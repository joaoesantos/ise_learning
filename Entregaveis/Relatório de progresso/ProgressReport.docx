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7E8B3311" w14:textId="2AB74CFD" w:rsidR="00D16F98"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iperligao"/>
          </w:rPr>
          <w:t>1.</w:t>
        </w:r>
        <w:r w:rsidR="00D16F98">
          <w:rPr>
            <w:sz w:val="22"/>
            <w:szCs w:val="22"/>
            <w:lang w:eastAsia="pt-PT"/>
          </w:rPr>
          <w:tab/>
        </w:r>
        <w:r w:rsidR="00D16F98" w:rsidRPr="005468A2">
          <w:rPr>
            <w:rStyle w:val="Hiperligao"/>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94743A">
      <w:pPr>
        <w:pStyle w:val="ndice2"/>
        <w:tabs>
          <w:tab w:val="right" w:leader="dot" w:pos="8494"/>
        </w:tabs>
        <w:rPr>
          <w:sz w:val="22"/>
          <w:szCs w:val="22"/>
          <w:lang w:eastAsia="pt-PT"/>
        </w:rPr>
      </w:pPr>
      <w:hyperlink w:anchor="_Toc38823918" w:history="1">
        <w:r w:rsidR="00D16F98" w:rsidRPr="005468A2">
          <w:rPr>
            <w:rStyle w:val="Hiperligao"/>
            <w:lang w:val="en-US"/>
          </w:rPr>
          <w:t>1.1. Outline</w:t>
        </w:r>
        <w:r w:rsidR="00D16F98">
          <w:rPr>
            <w:webHidden/>
          </w:rPr>
          <w:tab/>
        </w:r>
        <w:r w:rsidR="00D16F98">
          <w:rPr>
            <w:webHidden/>
          </w:rPr>
          <w:fldChar w:fldCharType="begin"/>
        </w:r>
        <w:r w:rsidR="00D16F98">
          <w:rPr>
            <w:webHidden/>
          </w:rPr>
          <w:instrText xml:space="preserve"> PAGEREF _Toc38823918 \h </w:instrText>
        </w:r>
        <w:r w:rsidR="00D16F98">
          <w:rPr>
            <w:webHidden/>
          </w:rPr>
        </w:r>
        <w:r w:rsidR="00D16F98">
          <w:rPr>
            <w:webHidden/>
          </w:rPr>
          <w:fldChar w:fldCharType="separate"/>
        </w:r>
        <w:r w:rsidR="00D16F98">
          <w:rPr>
            <w:webHidden/>
          </w:rPr>
          <w:t>10</w:t>
        </w:r>
        <w:r w:rsidR="00D16F98">
          <w:rPr>
            <w:webHidden/>
          </w:rPr>
          <w:fldChar w:fldCharType="end"/>
        </w:r>
      </w:hyperlink>
    </w:p>
    <w:p w14:paraId="697E8456" w14:textId="3B2E35BA" w:rsidR="00D16F98" w:rsidRDefault="0094743A">
      <w:pPr>
        <w:pStyle w:val="ndice1"/>
        <w:tabs>
          <w:tab w:val="left" w:pos="480"/>
          <w:tab w:val="right" w:leader="dot" w:pos="8494"/>
        </w:tabs>
        <w:rPr>
          <w:sz w:val="22"/>
          <w:szCs w:val="22"/>
          <w:lang w:eastAsia="pt-PT"/>
        </w:rPr>
      </w:pPr>
      <w:hyperlink w:anchor="_Toc38823919" w:history="1">
        <w:r w:rsidR="00D16F98" w:rsidRPr="005468A2">
          <w:rPr>
            <w:rStyle w:val="Hiperligao"/>
          </w:rPr>
          <w:t>2.</w:t>
        </w:r>
        <w:r w:rsidR="00D16F98">
          <w:rPr>
            <w:sz w:val="22"/>
            <w:szCs w:val="22"/>
            <w:lang w:eastAsia="pt-PT"/>
          </w:rPr>
          <w:tab/>
        </w:r>
        <w:r w:rsidR="00D16F98" w:rsidRPr="005468A2">
          <w:rPr>
            <w:rStyle w:val="Hiperligao"/>
          </w:rPr>
          <w:t>Requirements</w:t>
        </w:r>
        <w:r w:rsidR="00D16F98">
          <w:rPr>
            <w:webHidden/>
          </w:rPr>
          <w:tab/>
        </w:r>
        <w:r w:rsidR="00D16F98">
          <w:rPr>
            <w:webHidden/>
          </w:rPr>
          <w:fldChar w:fldCharType="begin"/>
        </w:r>
        <w:r w:rsidR="00D16F98">
          <w:rPr>
            <w:webHidden/>
          </w:rPr>
          <w:instrText xml:space="preserve"> PAGEREF _Toc38823919 \h </w:instrText>
        </w:r>
        <w:r w:rsidR="00D16F98">
          <w:rPr>
            <w:webHidden/>
          </w:rPr>
        </w:r>
        <w:r w:rsidR="00D16F98">
          <w:rPr>
            <w:webHidden/>
          </w:rPr>
          <w:fldChar w:fldCharType="separate"/>
        </w:r>
        <w:r w:rsidR="00D16F98">
          <w:rPr>
            <w:webHidden/>
          </w:rPr>
          <w:t>12</w:t>
        </w:r>
        <w:r w:rsidR="00D16F98">
          <w:rPr>
            <w:webHidden/>
          </w:rPr>
          <w:fldChar w:fldCharType="end"/>
        </w:r>
      </w:hyperlink>
    </w:p>
    <w:p w14:paraId="35A7D679" w14:textId="4460356B" w:rsidR="00D16F98" w:rsidRDefault="0094743A">
      <w:pPr>
        <w:pStyle w:val="ndice2"/>
        <w:tabs>
          <w:tab w:val="right" w:leader="dot" w:pos="8494"/>
        </w:tabs>
        <w:rPr>
          <w:sz w:val="22"/>
          <w:szCs w:val="22"/>
          <w:lang w:eastAsia="pt-PT"/>
        </w:rPr>
      </w:pPr>
      <w:hyperlink w:anchor="_Toc38823920" w:history="1">
        <w:r w:rsidR="00D16F98" w:rsidRPr="005468A2">
          <w:rPr>
            <w:rStyle w:val="Hiperligao"/>
            <w:rFonts w:eastAsia="Times New Roman"/>
            <w:lang w:val="en-GB" w:eastAsia="en-GB"/>
          </w:rPr>
          <w:t>User Journeys</w:t>
        </w:r>
        <w:r w:rsidR="00D16F98">
          <w:rPr>
            <w:webHidden/>
          </w:rPr>
          <w:tab/>
        </w:r>
        <w:r w:rsidR="00D16F98">
          <w:rPr>
            <w:webHidden/>
          </w:rPr>
          <w:fldChar w:fldCharType="begin"/>
        </w:r>
        <w:r w:rsidR="00D16F98">
          <w:rPr>
            <w:webHidden/>
          </w:rPr>
          <w:instrText xml:space="preserve"> PAGEREF _Toc38823920 \h </w:instrText>
        </w:r>
        <w:r w:rsidR="00D16F98">
          <w:rPr>
            <w:webHidden/>
          </w:rPr>
        </w:r>
        <w:r w:rsidR="00D16F98">
          <w:rPr>
            <w:webHidden/>
          </w:rPr>
          <w:fldChar w:fldCharType="separate"/>
        </w:r>
        <w:r w:rsidR="00D16F98">
          <w:rPr>
            <w:webHidden/>
          </w:rPr>
          <w:t>13</w:t>
        </w:r>
        <w:r w:rsidR="00D16F98">
          <w:rPr>
            <w:webHidden/>
          </w:rPr>
          <w:fldChar w:fldCharType="end"/>
        </w:r>
      </w:hyperlink>
    </w:p>
    <w:p w14:paraId="02DBA3C5" w14:textId="6F07014C" w:rsidR="00D16F98" w:rsidRDefault="0094743A">
      <w:pPr>
        <w:pStyle w:val="ndice3"/>
        <w:tabs>
          <w:tab w:val="right" w:leader="dot" w:pos="8494"/>
        </w:tabs>
        <w:rPr>
          <w:sz w:val="22"/>
          <w:szCs w:val="22"/>
          <w:lang w:eastAsia="pt-PT"/>
        </w:rPr>
      </w:pPr>
      <w:hyperlink w:anchor="_Toc38823921" w:history="1">
        <w:r w:rsidR="00D16F98" w:rsidRPr="005468A2">
          <w:rPr>
            <w:rStyle w:val="Hiperligao"/>
            <w:rFonts w:eastAsia="Times New Roman"/>
            <w:lang w:eastAsia="en-GB"/>
          </w:rPr>
          <w:t>Registration</w:t>
        </w:r>
        <w:r w:rsidR="00D16F98">
          <w:rPr>
            <w:webHidden/>
          </w:rPr>
          <w:tab/>
        </w:r>
        <w:r w:rsidR="00D16F98">
          <w:rPr>
            <w:webHidden/>
          </w:rPr>
          <w:fldChar w:fldCharType="begin"/>
        </w:r>
        <w:r w:rsidR="00D16F98">
          <w:rPr>
            <w:webHidden/>
          </w:rPr>
          <w:instrText xml:space="preserve"> PAGEREF _Toc38823921 \h </w:instrText>
        </w:r>
        <w:r w:rsidR="00D16F98">
          <w:rPr>
            <w:webHidden/>
          </w:rPr>
        </w:r>
        <w:r w:rsidR="00D16F98">
          <w:rPr>
            <w:webHidden/>
          </w:rPr>
          <w:fldChar w:fldCharType="separate"/>
        </w:r>
        <w:r w:rsidR="00D16F98">
          <w:rPr>
            <w:webHidden/>
          </w:rPr>
          <w:t>14</w:t>
        </w:r>
        <w:r w:rsidR="00D16F98">
          <w:rPr>
            <w:webHidden/>
          </w:rPr>
          <w:fldChar w:fldCharType="end"/>
        </w:r>
      </w:hyperlink>
    </w:p>
    <w:p w14:paraId="3F267ECE" w14:textId="0AAFA3BD" w:rsidR="00D16F98" w:rsidRDefault="0094743A">
      <w:pPr>
        <w:pStyle w:val="ndice3"/>
        <w:tabs>
          <w:tab w:val="right" w:leader="dot" w:pos="8494"/>
        </w:tabs>
        <w:rPr>
          <w:sz w:val="22"/>
          <w:szCs w:val="22"/>
          <w:lang w:eastAsia="pt-PT"/>
        </w:rPr>
      </w:pPr>
      <w:hyperlink w:anchor="_Toc38823922" w:history="1">
        <w:r w:rsidR="00D16F98" w:rsidRPr="005468A2">
          <w:rPr>
            <w:rStyle w:val="Hiperligao"/>
            <w:rFonts w:eastAsia="Times New Roman"/>
            <w:lang w:eastAsia="en-GB"/>
          </w:rPr>
          <w:t>Solving a Challenge</w:t>
        </w:r>
        <w:r w:rsidR="00D16F98">
          <w:rPr>
            <w:webHidden/>
          </w:rPr>
          <w:tab/>
        </w:r>
        <w:r w:rsidR="00D16F98">
          <w:rPr>
            <w:webHidden/>
          </w:rPr>
          <w:fldChar w:fldCharType="begin"/>
        </w:r>
        <w:r w:rsidR="00D16F98">
          <w:rPr>
            <w:webHidden/>
          </w:rPr>
          <w:instrText xml:space="preserve"> PAGEREF _Toc38823922 \h </w:instrText>
        </w:r>
        <w:r w:rsidR="00D16F98">
          <w:rPr>
            <w:webHidden/>
          </w:rPr>
        </w:r>
        <w:r w:rsidR="00D16F98">
          <w:rPr>
            <w:webHidden/>
          </w:rPr>
          <w:fldChar w:fldCharType="separate"/>
        </w:r>
        <w:r w:rsidR="00D16F98">
          <w:rPr>
            <w:webHidden/>
          </w:rPr>
          <w:t>15</w:t>
        </w:r>
        <w:r w:rsidR="00D16F98">
          <w:rPr>
            <w:webHidden/>
          </w:rPr>
          <w:fldChar w:fldCharType="end"/>
        </w:r>
      </w:hyperlink>
    </w:p>
    <w:p w14:paraId="42DB6E31" w14:textId="54A0AEFC" w:rsidR="00D16F98" w:rsidRDefault="0094743A">
      <w:pPr>
        <w:pStyle w:val="ndice3"/>
        <w:tabs>
          <w:tab w:val="right" w:leader="dot" w:pos="8494"/>
        </w:tabs>
        <w:rPr>
          <w:sz w:val="22"/>
          <w:szCs w:val="22"/>
          <w:lang w:eastAsia="pt-PT"/>
        </w:rPr>
      </w:pPr>
      <w:hyperlink w:anchor="_Toc38823923" w:history="1">
        <w:r w:rsidR="00D16F98" w:rsidRPr="005468A2">
          <w:rPr>
            <w:rStyle w:val="Hiperligao"/>
            <w:rFonts w:eastAsia="Times New Roman"/>
            <w:lang w:eastAsia="en-GB"/>
          </w:rPr>
          <w:t>Create a Challenge</w:t>
        </w:r>
        <w:r w:rsidR="00D16F98">
          <w:rPr>
            <w:webHidden/>
          </w:rPr>
          <w:tab/>
        </w:r>
        <w:r w:rsidR="00D16F98">
          <w:rPr>
            <w:webHidden/>
          </w:rPr>
          <w:fldChar w:fldCharType="begin"/>
        </w:r>
        <w:r w:rsidR="00D16F98">
          <w:rPr>
            <w:webHidden/>
          </w:rPr>
          <w:instrText xml:space="preserve"> PAGEREF _Toc38823923 \h </w:instrText>
        </w:r>
        <w:r w:rsidR="00D16F98">
          <w:rPr>
            <w:webHidden/>
          </w:rPr>
        </w:r>
        <w:r w:rsidR="00D16F98">
          <w:rPr>
            <w:webHidden/>
          </w:rPr>
          <w:fldChar w:fldCharType="separate"/>
        </w:r>
        <w:r w:rsidR="00D16F98">
          <w:rPr>
            <w:webHidden/>
          </w:rPr>
          <w:t>16</w:t>
        </w:r>
        <w:r w:rsidR="00D16F98">
          <w:rPr>
            <w:webHidden/>
          </w:rPr>
          <w:fldChar w:fldCharType="end"/>
        </w:r>
      </w:hyperlink>
    </w:p>
    <w:p w14:paraId="771F37F9" w14:textId="172624F5" w:rsidR="00D16F98" w:rsidRDefault="0094743A">
      <w:pPr>
        <w:pStyle w:val="ndice3"/>
        <w:tabs>
          <w:tab w:val="right" w:leader="dot" w:pos="8494"/>
        </w:tabs>
        <w:rPr>
          <w:sz w:val="22"/>
          <w:szCs w:val="22"/>
          <w:lang w:eastAsia="pt-PT"/>
        </w:rPr>
      </w:pPr>
      <w:hyperlink w:anchor="_Toc38823924" w:history="1">
        <w:r w:rsidR="00D16F98" w:rsidRPr="005468A2">
          <w:rPr>
            <w:rStyle w:val="Hiperligao"/>
            <w:rFonts w:eastAsia="Times New Roman"/>
            <w:lang w:eastAsia="en-GB"/>
          </w:rPr>
          <w:t>Create a Questionnaire</w:t>
        </w:r>
        <w:r w:rsidR="00D16F98">
          <w:rPr>
            <w:webHidden/>
          </w:rPr>
          <w:tab/>
        </w:r>
        <w:r w:rsidR="00D16F98">
          <w:rPr>
            <w:webHidden/>
          </w:rPr>
          <w:fldChar w:fldCharType="begin"/>
        </w:r>
        <w:r w:rsidR="00D16F98">
          <w:rPr>
            <w:webHidden/>
          </w:rPr>
          <w:instrText xml:space="preserve"> PAGEREF _Toc38823924 \h </w:instrText>
        </w:r>
        <w:r w:rsidR="00D16F98">
          <w:rPr>
            <w:webHidden/>
          </w:rPr>
        </w:r>
        <w:r w:rsidR="00D16F98">
          <w:rPr>
            <w:webHidden/>
          </w:rPr>
          <w:fldChar w:fldCharType="separate"/>
        </w:r>
        <w:r w:rsidR="00D16F98">
          <w:rPr>
            <w:webHidden/>
          </w:rPr>
          <w:t>17</w:t>
        </w:r>
        <w:r w:rsidR="00D16F98">
          <w:rPr>
            <w:webHidden/>
          </w:rPr>
          <w:fldChar w:fldCharType="end"/>
        </w:r>
      </w:hyperlink>
    </w:p>
    <w:p w14:paraId="03B33410" w14:textId="5108D1DC" w:rsidR="00D16F98" w:rsidRDefault="0094743A">
      <w:pPr>
        <w:pStyle w:val="ndice3"/>
        <w:tabs>
          <w:tab w:val="right" w:leader="dot" w:pos="8494"/>
        </w:tabs>
        <w:rPr>
          <w:sz w:val="22"/>
          <w:szCs w:val="22"/>
          <w:lang w:eastAsia="pt-PT"/>
        </w:rPr>
      </w:pPr>
      <w:hyperlink w:anchor="_Toc38823925" w:history="1">
        <w:r w:rsidR="00D16F98" w:rsidRPr="005468A2">
          <w:rPr>
            <w:rStyle w:val="Hiperligao"/>
            <w:rFonts w:eastAsia="Times New Roman"/>
            <w:lang w:eastAsia="en-GB"/>
          </w:rPr>
          <w:t>Run code</w:t>
        </w:r>
        <w:r w:rsidR="00D16F98">
          <w:rPr>
            <w:webHidden/>
          </w:rPr>
          <w:tab/>
        </w:r>
        <w:r w:rsidR="00D16F98">
          <w:rPr>
            <w:webHidden/>
          </w:rPr>
          <w:fldChar w:fldCharType="begin"/>
        </w:r>
        <w:r w:rsidR="00D16F98">
          <w:rPr>
            <w:webHidden/>
          </w:rPr>
          <w:instrText xml:space="preserve"> PAGEREF _Toc38823925 \h </w:instrText>
        </w:r>
        <w:r w:rsidR="00D16F98">
          <w:rPr>
            <w:webHidden/>
          </w:rPr>
        </w:r>
        <w:r w:rsidR="00D16F98">
          <w:rPr>
            <w:webHidden/>
          </w:rPr>
          <w:fldChar w:fldCharType="separate"/>
        </w:r>
        <w:r w:rsidR="00D16F98">
          <w:rPr>
            <w:webHidden/>
          </w:rPr>
          <w:t>18</w:t>
        </w:r>
        <w:r w:rsidR="00D16F98">
          <w:rPr>
            <w:webHidden/>
          </w:rPr>
          <w:fldChar w:fldCharType="end"/>
        </w:r>
      </w:hyperlink>
    </w:p>
    <w:p w14:paraId="0CE0ECCF" w14:textId="3FBC613B" w:rsidR="00D16F98" w:rsidRDefault="0094743A">
      <w:pPr>
        <w:pStyle w:val="ndice3"/>
        <w:tabs>
          <w:tab w:val="right" w:leader="dot" w:pos="8494"/>
        </w:tabs>
        <w:rPr>
          <w:sz w:val="22"/>
          <w:szCs w:val="22"/>
          <w:lang w:eastAsia="pt-PT"/>
        </w:rPr>
      </w:pPr>
      <w:hyperlink w:anchor="_Toc38823926" w:history="1">
        <w:r w:rsidR="00D16F98" w:rsidRPr="005468A2">
          <w:rPr>
            <w:rStyle w:val="Hiperligao"/>
            <w:rFonts w:eastAsia="Times New Roman"/>
            <w:lang w:eastAsia="en-GB"/>
          </w:rPr>
          <w:t>Answer a Questionnaire</w:t>
        </w:r>
        <w:r w:rsidR="00D16F98">
          <w:rPr>
            <w:webHidden/>
          </w:rPr>
          <w:tab/>
        </w:r>
        <w:r w:rsidR="00D16F98">
          <w:rPr>
            <w:webHidden/>
          </w:rPr>
          <w:fldChar w:fldCharType="begin"/>
        </w:r>
        <w:r w:rsidR="00D16F98">
          <w:rPr>
            <w:webHidden/>
          </w:rPr>
          <w:instrText xml:space="preserve"> PAGEREF _Toc38823926 \h </w:instrText>
        </w:r>
        <w:r w:rsidR="00D16F98">
          <w:rPr>
            <w:webHidden/>
          </w:rPr>
        </w:r>
        <w:r w:rsidR="00D16F98">
          <w:rPr>
            <w:webHidden/>
          </w:rPr>
          <w:fldChar w:fldCharType="separate"/>
        </w:r>
        <w:r w:rsidR="00D16F98">
          <w:rPr>
            <w:webHidden/>
          </w:rPr>
          <w:t>18</w:t>
        </w:r>
        <w:r w:rsidR="00D16F98">
          <w:rPr>
            <w:webHidden/>
          </w:rPr>
          <w:fldChar w:fldCharType="end"/>
        </w:r>
      </w:hyperlink>
    </w:p>
    <w:p w14:paraId="2BE96E02" w14:textId="3943FC41" w:rsidR="00D16F98" w:rsidRDefault="0094743A">
      <w:pPr>
        <w:pStyle w:val="ndice1"/>
        <w:tabs>
          <w:tab w:val="left" w:pos="480"/>
          <w:tab w:val="right" w:leader="dot" w:pos="8494"/>
        </w:tabs>
        <w:rPr>
          <w:sz w:val="22"/>
          <w:szCs w:val="22"/>
          <w:lang w:eastAsia="pt-PT"/>
        </w:rPr>
      </w:pPr>
      <w:hyperlink w:anchor="_Toc38823927" w:history="1">
        <w:r w:rsidR="00D16F98" w:rsidRPr="005468A2">
          <w:rPr>
            <w:rStyle w:val="Hiperligao"/>
          </w:rPr>
          <w:t>3.</w:t>
        </w:r>
        <w:r w:rsidR="00D16F98">
          <w:rPr>
            <w:sz w:val="22"/>
            <w:szCs w:val="22"/>
            <w:lang w:eastAsia="pt-PT"/>
          </w:rPr>
          <w:tab/>
        </w:r>
        <w:r w:rsidR="00D16F98" w:rsidRPr="005468A2">
          <w:rPr>
            <w:rStyle w:val="Hiperligao"/>
          </w:rPr>
          <w:t>Related work</w:t>
        </w:r>
        <w:r w:rsidR="00D16F98">
          <w:rPr>
            <w:webHidden/>
          </w:rPr>
          <w:tab/>
        </w:r>
        <w:r w:rsidR="00D16F98">
          <w:rPr>
            <w:webHidden/>
          </w:rPr>
          <w:fldChar w:fldCharType="begin"/>
        </w:r>
        <w:r w:rsidR="00D16F98">
          <w:rPr>
            <w:webHidden/>
          </w:rPr>
          <w:instrText xml:space="preserve"> PAGEREF _Toc38823927 \h </w:instrText>
        </w:r>
        <w:r w:rsidR="00D16F98">
          <w:rPr>
            <w:webHidden/>
          </w:rPr>
        </w:r>
        <w:r w:rsidR="00D16F98">
          <w:rPr>
            <w:webHidden/>
          </w:rPr>
          <w:fldChar w:fldCharType="separate"/>
        </w:r>
        <w:r w:rsidR="00D16F98">
          <w:rPr>
            <w:webHidden/>
          </w:rPr>
          <w:t>20</w:t>
        </w:r>
        <w:r w:rsidR="00D16F98">
          <w:rPr>
            <w:webHidden/>
          </w:rPr>
          <w:fldChar w:fldCharType="end"/>
        </w:r>
      </w:hyperlink>
    </w:p>
    <w:p w14:paraId="352E0E08" w14:textId="0D2C28E6" w:rsidR="00D16F98" w:rsidRDefault="0094743A">
      <w:pPr>
        <w:pStyle w:val="ndice2"/>
        <w:tabs>
          <w:tab w:val="left" w:pos="880"/>
          <w:tab w:val="right" w:leader="dot" w:pos="8494"/>
        </w:tabs>
        <w:rPr>
          <w:sz w:val="22"/>
          <w:szCs w:val="22"/>
          <w:lang w:eastAsia="pt-PT"/>
        </w:rPr>
      </w:pPr>
      <w:hyperlink w:anchor="_Toc38823928" w:history="1">
        <w:r w:rsidR="00D16F98" w:rsidRPr="005468A2">
          <w:rPr>
            <w:rStyle w:val="Hiperligao"/>
            <w:lang w:val="en-US"/>
          </w:rPr>
          <w:t>3.1.</w:t>
        </w:r>
        <w:r w:rsidR="00D16F98">
          <w:rPr>
            <w:sz w:val="22"/>
            <w:szCs w:val="22"/>
            <w:lang w:eastAsia="pt-PT"/>
          </w:rPr>
          <w:tab/>
        </w:r>
        <w:r w:rsidR="00D16F98" w:rsidRPr="005468A2">
          <w:rPr>
            <w:rStyle w:val="Hiperligao"/>
            <w:lang w:val="en-US"/>
          </w:rPr>
          <w:t>AlgoExpert</w:t>
        </w:r>
        <w:r w:rsidR="00D16F98">
          <w:rPr>
            <w:webHidden/>
          </w:rPr>
          <w:tab/>
        </w:r>
        <w:r w:rsidR="00D16F98">
          <w:rPr>
            <w:webHidden/>
          </w:rPr>
          <w:fldChar w:fldCharType="begin"/>
        </w:r>
        <w:r w:rsidR="00D16F98">
          <w:rPr>
            <w:webHidden/>
          </w:rPr>
          <w:instrText xml:space="preserve"> PAGEREF _Toc38823928 \h </w:instrText>
        </w:r>
        <w:r w:rsidR="00D16F98">
          <w:rPr>
            <w:webHidden/>
          </w:rPr>
        </w:r>
        <w:r w:rsidR="00D16F98">
          <w:rPr>
            <w:webHidden/>
          </w:rPr>
          <w:fldChar w:fldCharType="separate"/>
        </w:r>
        <w:r w:rsidR="00D16F98">
          <w:rPr>
            <w:webHidden/>
          </w:rPr>
          <w:t>20</w:t>
        </w:r>
        <w:r w:rsidR="00D16F98">
          <w:rPr>
            <w:webHidden/>
          </w:rPr>
          <w:fldChar w:fldCharType="end"/>
        </w:r>
      </w:hyperlink>
    </w:p>
    <w:p w14:paraId="42DD1170" w14:textId="795A88C8" w:rsidR="00D16F98" w:rsidRDefault="0094743A">
      <w:pPr>
        <w:pStyle w:val="ndice2"/>
        <w:tabs>
          <w:tab w:val="left" w:pos="880"/>
          <w:tab w:val="right" w:leader="dot" w:pos="8494"/>
        </w:tabs>
        <w:rPr>
          <w:sz w:val="22"/>
          <w:szCs w:val="22"/>
          <w:lang w:eastAsia="pt-PT"/>
        </w:rPr>
      </w:pPr>
      <w:hyperlink w:anchor="_Toc38823929" w:history="1">
        <w:r w:rsidR="00D16F98" w:rsidRPr="005468A2">
          <w:rPr>
            <w:rStyle w:val="Hiperligao"/>
            <w:lang w:val="en-US"/>
          </w:rPr>
          <w:t>3.2.</w:t>
        </w:r>
        <w:r w:rsidR="00D16F98">
          <w:rPr>
            <w:sz w:val="22"/>
            <w:szCs w:val="22"/>
            <w:lang w:eastAsia="pt-PT"/>
          </w:rPr>
          <w:tab/>
        </w:r>
        <w:r w:rsidR="00D16F98" w:rsidRPr="005468A2">
          <w:rPr>
            <w:rStyle w:val="Hiperligao"/>
            <w:lang w:val="en-US"/>
          </w:rPr>
          <w:t>HackerRank</w:t>
        </w:r>
        <w:r w:rsidR="00D16F98">
          <w:rPr>
            <w:webHidden/>
          </w:rPr>
          <w:tab/>
        </w:r>
        <w:r w:rsidR="00D16F98">
          <w:rPr>
            <w:webHidden/>
          </w:rPr>
          <w:fldChar w:fldCharType="begin"/>
        </w:r>
        <w:r w:rsidR="00D16F98">
          <w:rPr>
            <w:webHidden/>
          </w:rPr>
          <w:instrText xml:space="preserve"> PAGEREF _Toc38823929 \h </w:instrText>
        </w:r>
        <w:r w:rsidR="00D16F98">
          <w:rPr>
            <w:webHidden/>
          </w:rPr>
        </w:r>
        <w:r w:rsidR="00D16F98">
          <w:rPr>
            <w:webHidden/>
          </w:rPr>
          <w:fldChar w:fldCharType="separate"/>
        </w:r>
        <w:r w:rsidR="00D16F98">
          <w:rPr>
            <w:webHidden/>
          </w:rPr>
          <w:t>20</w:t>
        </w:r>
        <w:r w:rsidR="00D16F98">
          <w:rPr>
            <w:webHidden/>
          </w:rPr>
          <w:fldChar w:fldCharType="end"/>
        </w:r>
      </w:hyperlink>
    </w:p>
    <w:p w14:paraId="35F2C8EF" w14:textId="4970A42D" w:rsidR="00D16F98" w:rsidRDefault="0094743A">
      <w:pPr>
        <w:pStyle w:val="ndice2"/>
        <w:tabs>
          <w:tab w:val="left" w:pos="880"/>
          <w:tab w:val="right" w:leader="dot" w:pos="8494"/>
        </w:tabs>
        <w:rPr>
          <w:sz w:val="22"/>
          <w:szCs w:val="22"/>
          <w:lang w:eastAsia="pt-PT"/>
        </w:rPr>
      </w:pPr>
      <w:hyperlink w:anchor="_Toc38823930" w:history="1">
        <w:r w:rsidR="00D16F98" w:rsidRPr="005468A2">
          <w:rPr>
            <w:rStyle w:val="Hiperligao"/>
            <w:lang w:val="en-US"/>
          </w:rPr>
          <w:t>3.3.</w:t>
        </w:r>
        <w:r w:rsidR="00D16F98">
          <w:rPr>
            <w:sz w:val="22"/>
            <w:szCs w:val="22"/>
            <w:lang w:eastAsia="pt-PT"/>
          </w:rPr>
          <w:tab/>
        </w:r>
        <w:r w:rsidR="00D16F98" w:rsidRPr="005468A2">
          <w:rPr>
            <w:rStyle w:val="Hiperligao"/>
            <w:lang w:val="en-US"/>
          </w:rPr>
          <w:t>LeetCode</w:t>
        </w:r>
        <w:r w:rsidR="00D16F98">
          <w:rPr>
            <w:webHidden/>
          </w:rPr>
          <w:tab/>
        </w:r>
        <w:r w:rsidR="00D16F98">
          <w:rPr>
            <w:webHidden/>
          </w:rPr>
          <w:fldChar w:fldCharType="begin"/>
        </w:r>
        <w:r w:rsidR="00D16F98">
          <w:rPr>
            <w:webHidden/>
          </w:rPr>
          <w:instrText xml:space="preserve"> PAGEREF _Toc38823930 \h </w:instrText>
        </w:r>
        <w:r w:rsidR="00D16F98">
          <w:rPr>
            <w:webHidden/>
          </w:rPr>
        </w:r>
        <w:r w:rsidR="00D16F98">
          <w:rPr>
            <w:webHidden/>
          </w:rPr>
          <w:fldChar w:fldCharType="separate"/>
        </w:r>
        <w:r w:rsidR="00D16F98">
          <w:rPr>
            <w:webHidden/>
          </w:rPr>
          <w:t>21</w:t>
        </w:r>
        <w:r w:rsidR="00D16F98">
          <w:rPr>
            <w:webHidden/>
          </w:rPr>
          <w:fldChar w:fldCharType="end"/>
        </w:r>
      </w:hyperlink>
    </w:p>
    <w:p w14:paraId="3E134B19" w14:textId="48AD4C01" w:rsidR="00D16F98" w:rsidRDefault="0094743A">
      <w:pPr>
        <w:pStyle w:val="ndice2"/>
        <w:tabs>
          <w:tab w:val="left" w:pos="880"/>
          <w:tab w:val="right" w:leader="dot" w:pos="8494"/>
        </w:tabs>
        <w:rPr>
          <w:sz w:val="22"/>
          <w:szCs w:val="22"/>
          <w:lang w:eastAsia="pt-PT"/>
        </w:rPr>
      </w:pPr>
      <w:hyperlink w:anchor="_Toc38823931" w:history="1">
        <w:r w:rsidR="00D16F98" w:rsidRPr="005468A2">
          <w:rPr>
            <w:rStyle w:val="Hiperligao"/>
            <w:lang w:val="en-US"/>
          </w:rPr>
          <w:t>3.4.</w:t>
        </w:r>
        <w:r w:rsidR="00D16F98">
          <w:rPr>
            <w:sz w:val="22"/>
            <w:szCs w:val="22"/>
            <w:lang w:eastAsia="pt-PT"/>
          </w:rPr>
          <w:tab/>
        </w:r>
        <w:r w:rsidR="00D16F98" w:rsidRPr="005468A2">
          <w:rPr>
            <w:rStyle w:val="Hiperligao"/>
            <w:lang w:val="en-US"/>
          </w:rPr>
          <w:t>Codewars</w:t>
        </w:r>
        <w:r w:rsidR="00D16F98">
          <w:rPr>
            <w:webHidden/>
          </w:rPr>
          <w:tab/>
        </w:r>
        <w:r w:rsidR="00D16F98">
          <w:rPr>
            <w:webHidden/>
          </w:rPr>
          <w:fldChar w:fldCharType="begin"/>
        </w:r>
        <w:r w:rsidR="00D16F98">
          <w:rPr>
            <w:webHidden/>
          </w:rPr>
          <w:instrText xml:space="preserve"> PAGEREF _Toc38823931 \h </w:instrText>
        </w:r>
        <w:r w:rsidR="00D16F98">
          <w:rPr>
            <w:webHidden/>
          </w:rPr>
        </w:r>
        <w:r w:rsidR="00D16F98">
          <w:rPr>
            <w:webHidden/>
          </w:rPr>
          <w:fldChar w:fldCharType="separate"/>
        </w:r>
        <w:r w:rsidR="00D16F98">
          <w:rPr>
            <w:webHidden/>
          </w:rPr>
          <w:t>21</w:t>
        </w:r>
        <w:r w:rsidR="00D16F98">
          <w:rPr>
            <w:webHidden/>
          </w:rPr>
          <w:fldChar w:fldCharType="end"/>
        </w:r>
      </w:hyperlink>
    </w:p>
    <w:p w14:paraId="0534C27F" w14:textId="57DAE162" w:rsidR="00D16F98" w:rsidRDefault="0094743A">
      <w:pPr>
        <w:pStyle w:val="ndice2"/>
        <w:tabs>
          <w:tab w:val="left" w:pos="880"/>
          <w:tab w:val="right" w:leader="dot" w:pos="8494"/>
        </w:tabs>
        <w:rPr>
          <w:sz w:val="22"/>
          <w:szCs w:val="22"/>
          <w:lang w:eastAsia="pt-PT"/>
        </w:rPr>
      </w:pPr>
      <w:hyperlink w:anchor="_Toc38823932" w:history="1">
        <w:r w:rsidR="00D16F98" w:rsidRPr="005468A2">
          <w:rPr>
            <w:rStyle w:val="Hiperligao"/>
            <w:lang w:val="en-US"/>
          </w:rPr>
          <w:t>3.5.</w:t>
        </w:r>
        <w:r w:rsidR="00D16F98">
          <w:rPr>
            <w:sz w:val="22"/>
            <w:szCs w:val="22"/>
            <w:lang w:eastAsia="pt-PT"/>
          </w:rPr>
          <w:tab/>
        </w:r>
        <w:r w:rsidR="00D16F98" w:rsidRPr="005468A2">
          <w:rPr>
            <w:rStyle w:val="Hiperligao"/>
            <w:lang w:val="en-US"/>
          </w:rPr>
          <w:t>CodeChef</w:t>
        </w:r>
        <w:r w:rsidR="00D16F98">
          <w:rPr>
            <w:webHidden/>
          </w:rPr>
          <w:tab/>
        </w:r>
        <w:r w:rsidR="00D16F98">
          <w:rPr>
            <w:webHidden/>
          </w:rPr>
          <w:fldChar w:fldCharType="begin"/>
        </w:r>
        <w:r w:rsidR="00D16F98">
          <w:rPr>
            <w:webHidden/>
          </w:rPr>
          <w:instrText xml:space="preserve"> PAGEREF _Toc38823932 \h </w:instrText>
        </w:r>
        <w:r w:rsidR="00D16F98">
          <w:rPr>
            <w:webHidden/>
          </w:rPr>
        </w:r>
        <w:r w:rsidR="00D16F98">
          <w:rPr>
            <w:webHidden/>
          </w:rPr>
          <w:fldChar w:fldCharType="separate"/>
        </w:r>
        <w:r w:rsidR="00D16F98">
          <w:rPr>
            <w:webHidden/>
          </w:rPr>
          <w:t>21</w:t>
        </w:r>
        <w:r w:rsidR="00D16F98">
          <w:rPr>
            <w:webHidden/>
          </w:rPr>
          <w:fldChar w:fldCharType="end"/>
        </w:r>
      </w:hyperlink>
    </w:p>
    <w:p w14:paraId="54162F64" w14:textId="1B78E7D0" w:rsidR="00D16F98" w:rsidRDefault="0094743A">
      <w:pPr>
        <w:pStyle w:val="ndice1"/>
        <w:tabs>
          <w:tab w:val="left" w:pos="480"/>
          <w:tab w:val="right" w:leader="dot" w:pos="8494"/>
        </w:tabs>
        <w:rPr>
          <w:sz w:val="22"/>
          <w:szCs w:val="22"/>
          <w:lang w:eastAsia="pt-PT"/>
        </w:rPr>
      </w:pPr>
      <w:hyperlink w:anchor="_Toc38823933" w:history="1">
        <w:r w:rsidR="00D16F98" w:rsidRPr="005468A2">
          <w:rPr>
            <w:rStyle w:val="Hiperligao"/>
          </w:rPr>
          <w:t>4.</w:t>
        </w:r>
        <w:r w:rsidR="00D16F98">
          <w:rPr>
            <w:sz w:val="22"/>
            <w:szCs w:val="22"/>
            <w:lang w:eastAsia="pt-PT"/>
          </w:rPr>
          <w:tab/>
        </w:r>
        <w:r w:rsidR="00D16F98" w:rsidRPr="005468A2">
          <w:rPr>
            <w:rStyle w:val="Hiperligao"/>
          </w:rPr>
          <w:t>Related Technologies</w:t>
        </w:r>
        <w:r w:rsidR="00D16F98">
          <w:rPr>
            <w:webHidden/>
          </w:rPr>
          <w:tab/>
        </w:r>
        <w:r w:rsidR="00D16F98">
          <w:rPr>
            <w:webHidden/>
          </w:rPr>
          <w:fldChar w:fldCharType="begin"/>
        </w:r>
        <w:r w:rsidR="00D16F98">
          <w:rPr>
            <w:webHidden/>
          </w:rPr>
          <w:instrText xml:space="preserve"> PAGEREF _Toc38823933 \h </w:instrText>
        </w:r>
        <w:r w:rsidR="00D16F98">
          <w:rPr>
            <w:webHidden/>
          </w:rPr>
        </w:r>
        <w:r w:rsidR="00D16F98">
          <w:rPr>
            <w:webHidden/>
          </w:rPr>
          <w:fldChar w:fldCharType="separate"/>
        </w:r>
        <w:r w:rsidR="00D16F98">
          <w:rPr>
            <w:webHidden/>
          </w:rPr>
          <w:t>24</w:t>
        </w:r>
        <w:r w:rsidR="00D16F98">
          <w:rPr>
            <w:webHidden/>
          </w:rPr>
          <w:fldChar w:fldCharType="end"/>
        </w:r>
      </w:hyperlink>
    </w:p>
    <w:p w14:paraId="72250470" w14:textId="7786894D" w:rsidR="00D16F98" w:rsidRDefault="0094743A">
      <w:pPr>
        <w:pStyle w:val="ndice2"/>
        <w:tabs>
          <w:tab w:val="right" w:leader="dot" w:pos="8494"/>
        </w:tabs>
        <w:rPr>
          <w:sz w:val="22"/>
          <w:szCs w:val="22"/>
          <w:lang w:eastAsia="pt-PT"/>
        </w:rPr>
      </w:pPr>
      <w:hyperlink w:anchor="_Toc38823934" w:history="1">
        <w:r w:rsidR="00D16F98" w:rsidRPr="005468A2">
          <w:rPr>
            <w:rStyle w:val="Hiperligao"/>
            <w:lang w:val="en-US"/>
          </w:rPr>
          <w:t>4.1. React</w:t>
        </w:r>
        <w:r w:rsidR="00D16F98">
          <w:rPr>
            <w:webHidden/>
          </w:rPr>
          <w:tab/>
        </w:r>
        <w:r w:rsidR="00D16F98">
          <w:rPr>
            <w:webHidden/>
          </w:rPr>
          <w:fldChar w:fldCharType="begin"/>
        </w:r>
        <w:r w:rsidR="00D16F98">
          <w:rPr>
            <w:webHidden/>
          </w:rPr>
          <w:instrText xml:space="preserve"> PAGEREF _Toc38823934 \h </w:instrText>
        </w:r>
        <w:r w:rsidR="00D16F98">
          <w:rPr>
            <w:webHidden/>
          </w:rPr>
        </w:r>
        <w:r w:rsidR="00D16F98">
          <w:rPr>
            <w:webHidden/>
          </w:rPr>
          <w:fldChar w:fldCharType="separate"/>
        </w:r>
        <w:r w:rsidR="00D16F98">
          <w:rPr>
            <w:webHidden/>
          </w:rPr>
          <w:t>24</w:t>
        </w:r>
        <w:r w:rsidR="00D16F98">
          <w:rPr>
            <w:webHidden/>
          </w:rPr>
          <w:fldChar w:fldCharType="end"/>
        </w:r>
      </w:hyperlink>
    </w:p>
    <w:p w14:paraId="11283939" w14:textId="7556BE98" w:rsidR="00D16F98" w:rsidRDefault="0094743A">
      <w:pPr>
        <w:pStyle w:val="ndice2"/>
        <w:tabs>
          <w:tab w:val="right" w:leader="dot" w:pos="8494"/>
        </w:tabs>
        <w:rPr>
          <w:sz w:val="22"/>
          <w:szCs w:val="22"/>
          <w:lang w:eastAsia="pt-PT"/>
        </w:rPr>
      </w:pPr>
      <w:hyperlink w:anchor="_Toc38823935" w:history="1">
        <w:r w:rsidR="00D16F98" w:rsidRPr="005468A2">
          <w:rPr>
            <w:rStyle w:val="Hiperligao"/>
            <w:lang w:val="en-US"/>
          </w:rPr>
          <w:t>4.2. Spring</w:t>
        </w:r>
        <w:r w:rsidR="00D16F98">
          <w:rPr>
            <w:webHidden/>
          </w:rPr>
          <w:tab/>
        </w:r>
        <w:r w:rsidR="00D16F98">
          <w:rPr>
            <w:webHidden/>
          </w:rPr>
          <w:fldChar w:fldCharType="begin"/>
        </w:r>
        <w:r w:rsidR="00D16F98">
          <w:rPr>
            <w:webHidden/>
          </w:rPr>
          <w:instrText xml:space="preserve"> PAGEREF _Toc38823935 \h </w:instrText>
        </w:r>
        <w:r w:rsidR="00D16F98">
          <w:rPr>
            <w:webHidden/>
          </w:rPr>
        </w:r>
        <w:r w:rsidR="00D16F98">
          <w:rPr>
            <w:webHidden/>
          </w:rPr>
          <w:fldChar w:fldCharType="separate"/>
        </w:r>
        <w:r w:rsidR="00D16F98">
          <w:rPr>
            <w:webHidden/>
          </w:rPr>
          <w:t>24</w:t>
        </w:r>
        <w:r w:rsidR="00D16F98">
          <w:rPr>
            <w:webHidden/>
          </w:rPr>
          <w:fldChar w:fldCharType="end"/>
        </w:r>
      </w:hyperlink>
    </w:p>
    <w:p w14:paraId="4F27EEFC" w14:textId="0CD7AE58" w:rsidR="00D16F98" w:rsidRDefault="0094743A">
      <w:pPr>
        <w:pStyle w:val="ndice3"/>
        <w:tabs>
          <w:tab w:val="right" w:leader="dot" w:pos="8494"/>
        </w:tabs>
        <w:rPr>
          <w:sz w:val="22"/>
          <w:szCs w:val="22"/>
          <w:lang w:eastAsia="pt-PT"/>
        </w:rPr>
      </w:pPr>
      <w:hyperlink w:anchor="_Toc38823936" w:history="1">
        <w:r w:rsidR="00D16F98" w:rsidRPr="005468A2">
          <w:rPr>
            <w:rStyle w:val="Hiperligao"/>
            <w:lang w:val="en-GB"/>
          </w:rPr>
          <w:t>4.2.1. Spring Boot</w:t>
        </w:r>
        <w:r w:rsidR="00D16F98">
          <w:rPr>
            <w:webHidden/>
          </w:rPr>
          <w:tab/>
        </w:r>
        <w:r w:rsidR="00D16F98">
          <w:rPr>
            <w:webHidden/>
          </w:rPr>
          <w:fldChar w:fldCharType="begin"/>
        </w:r>
        <w:r w:rsidR="00D16F98">
          <w:rPr>
            <w:webHidden/>
          </w:rPr>
          <w:instrText xml:space="preserve"> PAGEREF _Toc38823936 \h </w:instrText>
        </w:r>
        <w:r w:rsidR="00D16F98">
          <w:rPr>
            <w:webHidden/>
          </w:rPr>
        </w:r>
        <w:r w:rsidR="00D16F98">
          <w:rPr>
            <w:webHidden/>
          </w:rPr>
          <w:fldChar w:fldCharType="separate"/>
        </w:r>
        <w:r w:rsidR="00D16F98">
          <w:rPr>
            <w:webHidden/>
          </w:rPr>
          <w:t>25</w:t>
        </w:r>
        <w:r w:rsidR="00D16F98">
          <w:rPr>
            <w:webHidden/>
          </w:rPr>
          <w:fldChar w:fldCharType="end"/>
        </w:r>
      </w:hyperlink>
    </w:p>
    <w:p w14:paraId="4A082AFD" w14:textId="19A01F2D" w:rsidR="00D16F98" w:rsidRDefault="0094743A">
      <w:pPr>
        <w:pStyle w:val="ndice3"/>
        <w:tabs>
          <w:tab w:val="right" w:leader="dot" w:pos="8494"/>
        </w:tabs>
        <w:rPr>
          <w:sz w:val="22"/>
          <w:szCs w:val="22"/>
          <w:lang w:eastAsia="pt-PT"/>
        </w:rPr>
      </w:pPr>
      <w:hyperlink w:anchor="_Toc38823937" w:history="1">
        <w:r w:rsidR="00D16F98" w:rsidRPr="005468A2">
          <w:rPr>
            <w:rStyle w:val="Hiperligao"/>
            <w:lang w:val="en-GB"/>
          </w:rPr>
          <w:t>4.2.2. Spring Security</w:t>
        </w:r>
        <w:r w:rsidR="00D16F98">
          <w:rPr>
            <w:webHidden/>
          </w:rPr>
          <w:tab/>
        </w:r>
        <w:r w:rsidR="00D16F98">
          <w:rPr>
            <w:webHidden/>
          </w:rPr>
          <w:fldChar w:fldCharType="begin"/>
        </w:r>
        <w:r w:rsidR="00D16F98">
          <w:rPr>
            <w:webHidden/>
          </w:rPr>
          <w:instrText xml:space="preserve"> PAGEREF _Toc38823937 \h </w:instrText>
        </w:r>
        <w:r w:rsidR="00D16F98">
          <w:rPr>
            <w:webHidden/>
          </w:rPr>
        </w:r>
        <w:r w:rsidR="00D16F98">
          <w:rPr>
            <w:webHidden/>
          </w:rPr>
          <w:fldChar w:fldCharType="separate"/>
        </w:r>
        <w:r w:rsidR="00D16F98">
          <w:rPr>
            <w:webHidden/>
          </w:rPr>
          <w:t>25</w:t>
        </w:r>
        <w:r w:rsidR="00D16F98">
          <w:rPr>
            <w:webHidden/>
          </w:rPr>
          <w:fldChar w:fldCharType="end"/>
        </w:r>
      </w:hyperlink>
    </w:p>
    <w:p w14:paraId="366605E6" w14:textId="383BCFB9" w:rsidR="00D16F98" w:rsidRDefault="0094743A">
      <w:pPr>
        <w:pStyle w:val="ndice2"/>
        <w:tabs>
          <w:tab w:val="right" w:leader="dot" w:pos="8494"/>
        </w:tabs>
        <w:rPr>
          <w:sz w:val="22"/>
          <w:szCs w:val="22"/>
          <w:lang w:eastAsia="pt-PT"/>
        </w:rPr>
      </w:pPr>
      <w:hyperlink w:anchor="_Toc38823938" w:history="1">
        <w:r w:rsidR="00D16F98" w:rsidRPr="005468A2">
          <w:rPr>
            <w:rStyle w:val="Hiperligao"/>
            <w:lang w:val="en-US"/>
          </w:rPr>
          <w:t>4.3. Docker</w:t>
        </w:r>
        <w:r w:rsidR="00D16F98">
          <w:rPr>
            <w:webHidden/>
          </w:rPr>
          <w:tab/>
        </w:r>
        <w:r w:rsidR="00D16F98">
          <w:rPr>
            <w:webHidden/>
          </w:rPr>
          <w:fldChar w:fldCharType="begin"/>
        </w:r>
        <w:r w:rsidR="00D16F98">
          <w:rPr>
            <w:webHidden/>
          </w:rPr>
          <w:instrText xml:space="preserve"> PAGEREF _Toc38823938 \h </w:instrText>
        </w:r>
        <w:r w:rsidR="00D16F98">
          <w:rPr>
            <w:webHidden/>
          </w:rPr>
        </w:r>
        <w:r w:rsidR="00D16F98">
          <w:rPr>
            <w:webHidden/>
          </w:rPr>
          <w:fldChar w:fldCharType="separate"/>
        </w:r>
        <w:r w:rsidR="00D16F98">
          <w:rPr>
            <w:webHidden/>
          </w:rPr>
          <w:t>25</w:t>
        </w:r>
        <w:r w:rsidR="00D16F98">
          <w:rPr>
            <w:webHidden/>
          </w:rPr>
          <w:fldChar w:fldCharType="end"/>
        </w:r>
      </w:hyperlink>
    </w:p>
    <w:p w14:paraId="02FD282B" w14:textId="6DD5C2C8" w:rsidR="00D16F98" w:rsidRDefault="0094743A">
      <w:pPr>
        <w:pStyle w:val="ndice2"/>
        <w:tabs>
          <w:tab w:val="right" w:leader="dot" w:pos="8494"/>
        </w:tabs>
        <w:rPr>
          <w:sz w:val="22"/>
          <w:szCs w:val="22"/>
          <w:lang w:eastAsia="pt-PT"/>
        </w:rPr>
      </w:pPr>
      <w:hyperlink w:anchor="_Toc38823939" w:history="1">
        <w:r w:rsidR="00D16F98" w:rsidRPr="005468A2">
          <w:rPr>
            <w:rStyle w:val="Hiperligao"/>
            <w:lang w:val="en-US"/>
          </w:rPr>
          <w:t>4.4. Swagger</w:t>
        </w:r>
        <w:r w:rsidR="00D16F98">
          <w:rPr>
            <w:webHidden/>
          </w:rPr>
          <w:tab/>
        </w:r>
        <w:r w:rsidR="00D16F98">
          <w:rPr>
            <w:webHidden/>
          </w:rPr>
          <w:fldChar w:fldCharType="begin"/>
        </w:r>
        <w:r w:rsidR="00D16F98">
          <w:rPr>
            <w:webHidden/>
          </w:rPr>
          <w:instrText xml:space="preserve"> PAGEREF _Toc38823939 \h </w:instrText>
        </w:r>
        <w:r w:rsidR="00D16F98">
          <w:rPr>
            <w:webHidden/>
          </w:rPr>
        </w:r>
        <w:r w:rsidR="00D16F98">
          <w:rPr>
            <w:webHidden/>
          </w:rPr>
          <w:fldChar w:fldCharType="separate"/>
        </w:r>
        <w:r w:rsidR="00D16F98">
          <w:rPr>
            <w:webHidden/>
          </w:rPr>
          <w:t>26</w:t>
        </w:r>
        <w:r w:rsidR="00D16F98">
          <w:rPr>
            <w:webHidden/>
          </w:rPr>
          <w:fldChar w:fldCharType="end"/>
        </w:r>
      </w:hyperlink>
    </w:p>
    <w:p w14:paraId="44FAA468" w14:textId="15AC2DA3" w:rsidR="00D16F98" w:rsidRDefault="0094743A">
      <w:pPr>
        <w:pStyle w:val="ndice1"/>
        <w:tabs>
          <w:tab w:val="left" w:pos="480"/>
          <w:tab w:val="right" w:leader="dot" w:pos="8494"/>
        </w:tabs>
        <w:rPr>
          <w:sz w:val="22"/>
          <w:szCs w:val="22"/>
          <w:lang w:eastAsia="pt-PT"/>
        </w:rPr>
      </w:pPr>
      <w:hyperlink w:anchor="_Toc38823940" w:history="1">
        <w:r w:rsidR="00D16F98" w:rsidRPr="005468A2">
          <w:rPr>
            <w:rStyle w:val="Hiperligao"/>
          </w:rPr>
          <w:t>5.</w:t>
        </w:r>
        <w:r w:rsidR="00D16F98">
          <w:rPr>
            <w:sz w:val="22"/>
            <w:szCs w:val="22"/>
            <w:lang w:eastAsia="pt-PT"/>
          </w:rPr>
          <w:tab/>
        </w:r>
        <w:r w:rsidR="00D16F98" w:rsidRPr="005468A2">
          <w:rPr>
            <w:rStyle w:val="Hiperligao"/>
          </w:rPr>
          <w:t>Arquitecture</w:t>
        </w:r>
        <w:r w:rsidR="00D16F98">
          <w:rPr>
            <w:webHidden/>
          </w:rPr>
          <w:tab/>
        </w:r>
        <w:r w:rsidR="00D16F98">
          <w:rPr>
            <w:webHidden/>
          </w:rPr>
          <w:fldChar w:fldCharType="begin"/>
        </w:r>
        <w:r w:rsidR="00D16F98">
          <w:rPr>
            <w:webHidden/>
          </w:rPr>
          <w:instrText xml:space="preserve"> PAGEREF _Toc38823940 \h </w:instrText>
        </w:r>
        <w:r w:rsidR="00D16F98">
          <w:rPr>
            <w:webHidden/>
          </w:rPr>
        </w:r>
        <w:r w:rsidR="00D16F98">
          <w:rPr>
            <w:webHidden/>
          </w:rPr>
          <w:fldChar w:fldCharType="separate"/>
        </w:r>
        <w:r w:rsidR="00D16F98">
          <w:rPr>
            <w:webHidden/>
          </w:rPr>
          <w:t>28</w:t>
        </w:r>
        <w:r w:rsidR="00D16F98">
          <w:rPr>
            <w:webHidden/>
          </w:rPr>
          <w:fldChar w:fldCharType="end"/>
        </w:r>
      </w:hyperlink>
    </w:p>
    <w:p w14:paraId="5E81F8C2" w14:textId="2E07CF00" w:rsidR="00D16F98" w:rsidRDefault="0094743A">
      <w:pPr>
        <w:pStyle w:val="ndice2"/>
        <w:tabs>
          <w:tab w:val="right" w:leader="dot" w:pos="8494"/>
        </w:tabs>
        <w:rPr>
          <w:sz w:val="22"/>
          <w:szCs w:val="22"/>
          <w:lang w:eastAsia="pt-PT"/>
        </w:rPr>
      </w:pPr>
      <w:hyperlink w:anchor="_Toc38823941" w:history="1">
        <w:r w:rsidR="00D16F98" w:rsidRPr="005468A2">
          <w:rPr>
            <w:rStyle w:val="Hiperligao"/>
            <w:lang w:val="en-US"/>
          </w:rPr>
          <w:t>5.1. Front end</w:t>
        </w:r>
        <w:r w:rsidR="00D16F98">
          <w:rPr>
            <w:webHidden/>
          </w:rPr>
          <w:tab/>
        </w:r>
        <w:r w:rsidR="00D16F98">
          <w:rPr>
            <w:webHidden/>
          </w:rPr>
          <w:fldChar w:fldCharType="begin"/>
        </w:r>
        <w:r w:rsidR="00D16F98">
          <w:rPr>
            <w:webHidden/>
          </w:rPr>
          <w:instrText xml:space="preserve"> PAGEREF _Toc38823941 \h </w:instrText>
        </w:r>
        <w:r w:rsidR="00D16F98">
          <w:rPr>
            <w:webHidden/>
          </w:rPr>
        </w:r>
        <w:r w:rsidR="00D16F98">
          <w:rPr>
            <w:webHidden/>
          </w:rPr>
          <w:fldChar w:fldCharType="separate"/>
        </w:r>
        <w:r w:rsidR="00D16F98">
          <w:rPr>
            <w:webHidden/>
          </w:rPr>
          <w:t>28</w:t>
        </w:r>
        <w:r w:rsidR="00D16F98">
          <w:rPr>
            <w:webHidden/>
          </w:rPr>
          <w:fldChar w:fldCharType="end"/>
        </w:r>
      </w:hyperlink>
    </w:p>
    <w:p w14:paraId="3B310630" w14:textId="090F0E11" w:rsidR="00D16F98" w:rsidRDefault="0094743A">
      <w:pPr>
        <w:pStyle w:val="ndice2"/>
        <w:tabs>
          <w:tab w:val="right" w:leader="dot" w:pos="8494"/>
        </w:tabs>
        <w:rPr>
          <w:sz w:val="22"/>
          <w:szCs w:val="22"/>
          <w:lang w:eastAsia="pt-PT"/>
        </w:rPr>
      </w:pPr>
      <w:hyperlink w:anchor="_Toc38823942" w:history="1">
        <w:r w:rsidR="00D16F98" w:rsidRPr="005468A2">
          <w:rPr>
            <w:rStyle w:val="Hiperligao"/>
            <w:lang w:val="en-US"/>
          </w:rPr>
          <w:t>5.2. Services</w:t>
        </w:r>
        <w:r w:rsidR="00D16F98">
          <w:rPr>
            <w:webHidden/>
          </w:rPr>
          <w:tab/>
        </w:r>
        <w:r w:rsidR="00D16F98">
          <w:rPr>
            <w:webHidden/>
          </w:rPr>
          <w:fldChar w:fldCharType="begin"/>
        </w:r>
        <w:r w:rsidR="00D16F98">
          <w:rPr>
            <w:webHidden/>
          </w:rPr>
          <w:instrText xml:space="preserve"> PAGEREF _Toc38823942 \h </w:instrText>
        </w:r>
        <w:r w:rsidR="00D16F98">
          <w:rPr>
            <w:webHidden/>
          </w:rPr>
        </w:r>
        <w:r w:rsidR="00D16F98">
          <w:rPr>
            <w:webHidden/>
          </w:rPr>
          <w:fldChar w:fldCharType="separate"/>
        </w:r>
        <w:r w:rsidR="00D16F98">
          <w:rPr>
            <w:webHidden/>
          </w:rPr>
          <w:t>29</w:t>
        </w:r>
        <w:r w:rsidR="00D16F98">
          <w:rPr>
            <w:webHidden/>
          </w:rPr>
          <w:fldChar w:fldCharType="end"/>
        </w:r>
      </w:hyperlink>
    </w:p>
    <w:p w14:paraId="62C745DD" w14:textId="42ED07D5" w:rsidR="00D16F98" w:rsidRDefault="0094743A">
      <w:pPr>
        <w:pStyle w:val="ndice3"/>
        <w:tabs>
          <w:tab w:val="right" w:leader="dot" w:pos="8494"/>
        </w:tabs>
        <w:rPr>
          <w:sz w:val="22"/>
          <w:szCs w:val="22"/>
          <w:lang w:eastAsia="pt-PT"/>
        </w:rPr>
      </w:pPr>
      <w:hyperlink w:anchor="_Toc38823943" w:history="1">
        <w:r w:rsidR="00D16F98" w:rsidRPr="005468A2">
          <w:rPr>
            <w:rStyle w:val="Hiperligao"/>
            <w:lang w:val="en-US"/>
          </w:rPr>
          <w:t>5.2.1 Data Model</w:t>
        </w:r>
        <w:r w:rsidR="00D16F98">
          <w:rPr>
            <w:webHidden/>
          </w:rPr>
          <w:tab/>
        </w:r>
        <w:r w:rsidR="00D16F98">
          <w:rPr>
            <w:webHidden/>
          </w:rPr>
          <w:fldChar w:fldCharType="begin"/>
        </w:r>
        <w:r w:rsidR="00D16F98">
          <w:rPr>
            <w:webHidden/>
          </w:rPr>
          <w:instrText xml:space="preserve"> PAGEREF _Toc38823943 \h </w:instrText>
        </w:r>
        <w:r w:rsidR="00D16F98">
          <w:rPr>
            <w:webHidden/>
          </w:rPr>
        </w:r>
        <w:r w:rsidR="00D16F98">
          <w:rPr>
            <w:webHidden/>
          </w:rPr>
          <w:fldChar w:fldCharType="separate"/>
        </w:r>
        <w:r w:rsidR="00D16F98">
          <w:rPr>
            <w:webHidden/>
          </w:rPr>
          <w:t>30</w:t>
        </w:r>
        <w:r w:rsidR="00D16F98">
          <w:rPr>
            <w:webHidden/>
          </w:rPr>
          <w:fldChar w:fldCharType="end"/>
        </w:r>
      </w:hyperlink>
    </w:p>
    <w:p w14:paraId="11D014BE" w14:textId="0287C956" w:rsidR="00D16F98" w:rsidRDefault="0094743A">
      <w:pPr>
        <w:pStyle w:val="ndice2"/>
        <w:tabs>
          <w:tab w:val="right" w:leader="dot" w:pos="8494"/>
        </w:tabs>
        <w:rPr>
          <w:sz w:val="22"/>
          <w:szCs w:val="22"/>
          <w:lang w:eastAsia="pt-PT"/>
        </w:rPr>
      </w:pPr>
      <w:hyperlink w:anchor="_Toc38823944" w:history="1">
        <w:r w:rsidR="00D16F98" w:rsidRPr="005468A2">
          <w:rPr>
            <w:rStyle w:val="Hiperligao"/>
            <w:lang w:val="en-US"/>
          </w:rPr>
          <w:t>5.3. Execution Environments</w:t>
        </w:r>
        <w:r w:rsidR="00D16F98">
          <w:rPr>
            <w:webHidden/>
          </w:rPr>
          <w:tab/>
        </w:r>
        <w:r w:rsidR="00D16F98">
          <w:rPr>
            <w:webHidden/>
          </w:rPr>
          <w:fldChar w:fldCharType="begin"/>
        </w:r>
        <w:r w:rsidR="00D16F98">
          <w:rPr>
            <w:webHidden/>
          </w:rPr>
          <w:instrText xml:space="preserve"> PAGEREF _Toc38823944 \h </w:instrText>
        </w:r>
        <w:r w:rsidR="00D16F98">
          <w:rPr>
            <w:webHidden/>
          </w:rPr>
        </w:r>
        <w:r w:rsidR="00D16F98">
          <w:rPr>
            <w:webHidden/>
          </w:rPr>
          <w:fldChar w:fldCharType="separate"/>
        </w:r>
        <w:r w:rsidR="00D16F98">
          <w:rPr>
            <w:webHidden/>
          </w:rPr>
          <w:t>31</w:t>
        </w:r>
        <w:r w:rsidR="00D16F98">
          <w:rPr>
            <w:webHidden/>
          </w:rPr>
          <w:fldChar w:fldCharType="end"/>
        </w:r>
      </w:hyperlink>
    </w:p>
    <w:p w14:paraId="76B86E40" w14:textId="2C2C1C21" w:rsidR="00D16F98" w:rsidRDefault="0094743A">
      <w:pPr>
        <w:pStyle w:val="ndice3"/>
        <w:tabs>
          <w:tab w:val="right" w:leader="dot" w:pos="8494"/>
        </w:tabs>
        <w:rPr>
          <w:sz w:val="22"/>
          <w:szCs w:val="22"/>
          <w:lang w:eastAsia="pt-PT"/>
        </w:rPr>
      </w:pPr>
      <w:hyperlink w:anchor="_Toc38823945" w:history="1">
        <w:r w:rsidR="00D16F98" w:rsidRPr="005468A2">
          <w:rPr>
            <w:rStyle w:val="Hiperligao"/>
            <w:lang w:val="en-GB"/>
          </w:rPr>
          <w:t>5.3.1. Java &amp; Kotlin</w:t>
        </w:r>
        <w:r w:rsidR="00D16F98">
          <w:rPr>
            <w:webHidden/>
          </w:rPr>
          <w:tab/>
        </w:r>
        <w:r w:rsidR="00D16F98">
          <w:rPr>
            <w:webHidden/>
          </w:rPr>
          <w:fldChar w:fldCharType="begin"/>
        </w:r>
        <w:r w:rsidR="00D16F98">
          <w:rPr>
            <w:webHidden/>
          </w:rPr>
          <w:instrText xml:space="preserve"> PAGEREF _Toc38823945 \h </w:instrText>
        </w:r>
        <w:r w:rsidR="00D16F98">
          <w:rPr>
            <w:webHidden/>
          </w:rPr>
        </w:r>
        <w:r w:rsidR="00D16F98">
          <w:rPr>
            <w:webHidden/>
          </w:rPr>
          <w:fldChar w:fldCharType="separate"/>
        </w:r>
        <w:r w:rsidR="00D16F98">
          <w:rPr>
            <w:webHidden/>
          </w:rPr>
          <w:t>32</w:t>
        </w:r>
        <w:r w:rsidR="00D16F98">
          <w:rPr>
            <w:webHidden/>
          </w:rPr>
          <w:fldChar w:fldCharType="end"/>
        </w:r>
      </w:hyperlink>
    </w:p>
    <w:p w14:paraId="1C6A740E" w14:textId="4AAAE193" w:rsidR="00D16F98" w:rsidRDefault="0094743A">
      <w:pPr>
        <w:pStyle w:val="ndice1"/>
        <w:tabs>
          <w:tab w:val="left" w:pos="480"/>
          <w:tab w:val="right" w:leader="dot" w:pos="8494"/>
        </w:tabs>
        <w:rPr>
          <w:sz w:val="22"/>
          <w:szCs w:val="22"/>
          <w:lang w:eastAsia="pt-PT"/>
        </w:rPr>
      </w:pPr>
      <w:hyperlink w:anchor="_Toc38823946" w:history="1">
        <w:r w:rsidR="00D16F98" w:rsidRPr="005468A2">
          <w:rPr>
            <w:rStyle w:val="Hiperligao"/>
          </w:rPr>
          <w:t>6.</w:t>
        </w:r>
        <w:r w:rsidR="00D16F98">
          <w:rPr>
            <w:sz w:val="22"/>
            <w:szCs w:val="22"/>
            <w:lang w:eastAsia="pt-PT"/>
          </w:rPr>
          <w:tab/>
        </w:r>
        <w:r w:rsidR="00D16F98" w:rsidRPr="005468A2">
          <w:rPr>
            <w:rStyle w:val="Hiperligao"/>
          </w:rPr>
          <w:t>Project progress</w:t>
        </w:r>
        <w:r w:rsidR="00D16F98">
          <w:rPr>
            <w:webHidden/>
          </w:rPr>
          <w:tab/>
        </w:r>
        <w:r w:rsidR="00D16F98">
          <w:rPr>
            <w:webHidden/>
          </w:rPr>
          <w:fldChar w:fldCharType="begin"/>
        </w:r>
        <w:r w:rsidR="00D16F98">
          <w:rPr>
            <w:webHidden/>
          </w:rPr>
          <w:instrText xml:space="preserve"> PAGEREF _Toc38823946 \h </w:instrText>
        </w:r>
        <w:r w:rsidR="00D16F98">
          <w:rPr>
            <w:webHidden/>
          </w:rPr>
        </w:r>
        <w:r w:rsidR="00D16F98">
          <w:rPr>
            <w:webHidden/>
          </w:rPr>
          <w:fldChar w:fldCharType="separate"/>
        </w:r>
        <w:r w:rsidR="00D16F98">
          <w:rPr>
            <w:webHidden/>
          </w:rPr>
          <w:t>34</w:t>
        </w:r>
        <w:r w:rsidR="00D16F98">
          <w:rPr>
            <w:webHidden/>
          </w:rPr>
          <w:fldChar w:fldCharType="end"/>
        </w:r>
      </w:hyperlink>
    </w:p>
    <w:p w14:paraId="3AF2F8A8" w14:textId="45182489" w:rsidR="00D16F98" w:rsidRDefault="0094743A">
      <w:pPr>
        <w:pStyle w:val="ndice1"/>
        <w:tabs>
          <w:tab w:val="left" w:pos="480"/>
          <w:tab w:val="right" w:leader="dot" w:pos="8494"/>
        </w:tabs>
        <w:rPr>
          <w:sz w:val="22"/>
          <w:szCs w:val="22"/>
          <w:lang w:eastAsia="pt-PT"/>
        </w:rPr>
      </w:pPr>
      <w:hyperlink w:anchor="_Toc38823947" w:history="1">
        <w:r w:rsidR="00D16F98" w:rsidRPr="005468A2">
          <w:rPr>
            <w:rStyle w:val="Hiperligao"/>
          </w:rPr>
          <w:t>7.</w:t>
        </w:r>
        <w:r w:rsidR="00D16F98">
          <w:rPr>
            <w:sz w:val="22"/>
            <w:szCs w:val="22"/>
            <w:lang w:eastAsia="pt-PT"/>
          </w:rPr>
          <w:tab/>
        </w:r>
        <w:r w:rsidR="00D16F98" w:rsidRPr="005468A2">
          <w:rPr>
            <w:rStyle w:val="Hiperligao"/>
          </w:rPr>
          <w:t>Lexicon</w:t>
        </w:r>
        <w:r w:rsidR="00D16F98">
          <w:rPr>
            <w:webHidden/>
          </w:rPr>
          <w:tab/>
        </w:r>
        <w:r w:rsidR="00D16F98">
          <w:rPr>
            <w:webHidden/>
          </w:rPr>
          <w:fldChar w:fldCharType="begin"/>
        </w:r>
        <w:r w:rsidR="00D16F98">
          <w:rPr>
            <w:webHidden/>
          </w:rPr>
          <w:instrText xml:space="preserve"> PAGEREF _Toc38823947 \h </w:instrText>
        </w:r>
        <w:r w:rsidR="00D16F98">
          <w:rPr>
            <w:webHidden/>
          </w:rPr>
        </w:r>
        <w:r w:rsidR="00D16F98">
          <w:rPr>
            <w:webHidden/>
          </w:rPr>
          <w:fldChar w:fldCharType="separate"/>
        </w:r>
        <w:r w:rsidR="00D16F98">
          <w:rPr>
            <w:webHidden/>
          </w:rPr>
          <w:t>37</w:t>
        </w:r>
        <w:r w:rsidR="00D16F98">
          <w:rPr>
            <w:webHidden/>
          </w:rPr>
          <w:fldChar w:fldCharType="end"/>
        </w:r>
      </w:hyperlink>
    </w:p>
    <w:p w14:paraId="163A0805" w14:textId="3E4C78C5" w:rsidR="00D16F98" w:rsidRDefault="0094743A">
      <w:pPr>
        <w:pStyle w:val="ndice1"/>
        <w:tabs>
          <w:tab w:val="left" w:pos="480"/>
          <w:tab w:val="right" w:leader="dot" w:pos="8494"/>
        </w:tabs>
        <w:rPr>
          <w:sz w:val="22"/>
          <w:szCs w:val="22"/>
          <w:lang w:eastAsia="pt-PT"/>
        </w:rPr>
      </w:pPr>
      <w:hyperlink w:anchor="_Toc38823948" w:history="1">
        <w:r w:rsidR="00D16F98" w:rsidRPr="005468A2">
          <w:rPr>
            <w:rStyle w:val="Hiperligao"/>
          </w:rPr>
          <w:t>8.</w:t>
        </w:r>
        <w:r w:rsidR="00D16F98">
          <w:rPr>
            <w:sz w:val="22"/>
            <w:szCs w:val="22"/>
            <w:lang w:eastAsia="pt-PT"/>
          </w:rPr>
          <w:tab/>
        </w:r>
        <w:r w:rsidR="00D16F98" w:rsidRPr="005468A2">
          <w:rPr>
            <w:rStyle w:val="Hiperligao"/>
          </w:rPr>
          <w:t>References</w:t>
        </w:r>
        <w:r w:rsidR="00D16F98">
          <w:rPr>
            <w:webHidden/>
          </w:rPr>
          <w:tab/>
        </w:r>
        <w:r w:rsidR="00D16F98">
          <w:rPr>
            <w:webHidden/>
          </w:rPr>
          <w:fldChar w:fldCharType="begin"/>
        </w:r>
        <w:r w:rsidR="00D16F98">
          <w:rPr>
            <w:webHidden/>
          </w:rPr>
          <w:instrText xml:space="preserve"> PAGEREF _Toc38823948 \h </w:instrText>
        </w:r>
        <w:r w:rsidR="00D16F98">
          <w:rPr>
            <w:webHidden/>
          </w:rPr>
        </w:r>
        <w:r w:rsidR="00D16F98">
          <w:rPr>
            <w:webHidden/>
          </w:rPr>
          <w:fldChar w:fldCharType="separate"/>
        </w:r>
        <w:r w:rsidR="00D16F98">
          <w:rPr>
            <w:webHidden/>
          </w:rPr>
          <w:t>39</w:t>
        </w:r>
        <w:r w:rsidR="00D16F98">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r>
        <w:rPr>
          <w:noProof w:val="0"/>
        </w:rPr>
        <w:lastRenderedPageBreak/>
        <w:t>List of Figures</w:t>
      </w:r>
    </w:p>
    <w:bookmarkEnd w:id="0"/>
    <w:p w14:paraId="7484367F" w14:textId="04F0CF37" w:rsidR="00A054C7"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iperligao"/>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94743A">
      <w:pPr>
        <w:pStyle w:val="ndicedeilustraes"/>
        <w:tabs>
          <w:tab w:val="right" w:leader="dot" w:pos="8494"/>
        </w:tabs>
        <w:rPr>
          <w:sz w:val="22"/>
          <w:szCs w:val="22"/>
          <w:lang w:eastAsia="pt-PT"/>
        </w:rPr>
      </w:pPr>
      <w:hyperlink w:anchor="_Toc38822929" w:history="1">
        <w:r w:rsidR="00A054C7" w:rsidRPr="003A4535">
          <w:rPr>
            <w:rStyle w:val="Hiperligao"/>
            <w:lang w:val="en-GB"/>
          </w:rPr>
          <w:t>Figure 2 - User Journey for solving a Challenge</w:t>
        </w:r>
        <w:r w:rsidR="00A054C7">
          <w:rPr>
            <w:webHidden/>
          </w:rPr>
          <w:tab/>
        </w:r>
        <w:r w:rsidR="00A054C7">
          <w:rPr>
            <w:webHidden/>
          </w:rPr>
          <w:fldChar w:fldCharType="begin"/>
        </w:r>
        <w:r w:rsidR="00A054C7">
          <w:rPr>
            <w:webHidden/>
          </w:rPr>
          <w:instrText xml:space="preserve"> PAGEREF _Toc38822929 \h </w:instrText>
        </w:r>
        <w:r w:rsidR="00A054C7">
          <w:rPr>
            <w:webHidden/>
          </w:rPr>
        </w:r>
        <w:r w:rsidR="00A054C7">
          <w:rPr>
            <w:webHidden/>
          </w:rPr>
          <w:fldChar w:fldCharType="separate"/>
        </w:r>
        <w:r w:rsidR="00A054C7">
          <w:rPr>
            <w:webHidden/>
          </w:rPr>
          <w:t>14</w:t>
        </w:r>
        <w:r w:rsidR="00A054C7">
          <w:rPr>
            <w:webHidden/>
          </w:rPr>
          <w:fldChar w:fldCharType="end"/>
        </w:r>
      </w:hyperlink>
    </w:p>
    <w:p w14:paraId="164903FF" w14:textId="7215BA33" w:rsidR="00A054C7" w:rsidRDefault="0094743A">
      <w:pPr>
        <w:pStyle w:val="ndicedeilustraes"/>
        <w:tabs>
          <w:tab w:val="right" w:leader="dot" w:pos="8494"/>
        </w:tabs>
        <w:rPr>
          <w:sz w:val="22"/>
          <w:szCs w:val="22"/>
          <w:lang w:eastAsia="pt-PT"/>
        </w:rPr>
      </w:pPr>
      <w:hyperlink w:anchor="_Toc38822930" w:history="1">
        <w:r w:rsidR="00A054C7" w:rsidRPr="003A4535">
          <w:rPr>
            <w:rStyle w:val="Hiperligao"/>
            <w:lang w:val="en-GB"/>
          </w:rPr>
          <w:t>Figure 3 - User Journey for creating a Challenge</w:t>
        </w:r>
        <w:r w:rsidR="00A054C7">
          <w:rPr>
            <w:webHidden/>
          </w:rPr>
          <w:tab/>
        </w:r>
        <w:r w:rsidR="00A054C7">
          <w:rPr>
            <w:webHidden/>
          </w:rPr>
          <w:fldChar w:fldCharType="begin"/>
        </w:r>
        <w:r w:rsidR="00A054C7">
          <w:rPr>
            <w:webHidden/>
          </w:rPr>
          <w:instrText xml:space="preserve"> PAGEREF _Toc38822930 \h </w:instrText>
        </w:r>
        <w:r w:rsidR="00A054C7">
          <w:rPr>
            <w:webHidden/>
          </w:rPr>
        </w:r>
        <w:r w:rsidR="00A054C7">
          <w:rPr>
            <w:webHidden/>
          </w:rPr>
          <w:fldChar w:fldCharType="separate"/>
        </w:r>
        <w:r w:rsidR="00A054C7">
          <w:rPr>
            <w:webHidden/>
          </w:rPr>
          <w:t>15</w:t>
        </w:r>
        <w:r w:rsidR="00A054C7">
          <w:rPr>
            <w:webHidden/>
          </w:rPr>
          <w:fldChar w:fldCharType="end"/>
        </w:r>
      </w:hyperlink>
    </w:p>
    <w:p w14:paraId="0A2B0C95" w14:textId="56ADA9FD" w:rsidR="00A054C7" w:rsidRDefault="0094743A">
      <w:pPr>
        <w:pStyle w:val="ndicedeilustraes"/>
        <w:tabs>
          <w:tab w:val="right" w:leader="dot" w:pos="8494"/>
        </w:tabs>
        <w:rPr>
          <w:sz w:val="22"/>
          <w:szCs w:val="22"/>
          <w:lang w:eastAsia="pt-PT"/>
        </w:rPr>
      </w:pPr>
      <w:hyperlink w:anchor="_Toc38822931" w:history="1">
        <w:r w:rsidR="00A054C7" w:rsidRPr="003A4535">
          <w:rPr>
            <w:rStyle w:val="Hiperligao"/>
            <w:lang w:val="en-GB"/>
          </w:rPr>
          <w:t>Figure 4 - User Journey for creating a Questionnaire</w:t>
        </w:r>
        <w:r w:rsidR="00A054C7">
          <w:rPr>
            <w:webHidden/>
          </w:rPr>
          <w:tab/>
        </w:r>
        <w:r w:rsidR="00A054C7">
          <w:rPr>
            <w:webHidden/>
          </w:rPr>
          <w:fldChar w:fldCharType="begin"/>
        </w:r>
        <w:r w:rsidR="00A054C7">
          <w:rPr>
            <w:webHidden/>
          </w:rPr>
          <w:instrText xml:space="preserve"> PAGEREF _Toc38822931 \h </w:instrText>
        </w:r>
        <w:r w:rsidR="00A054C7">
          <w:rPr>
            <w:webHidden/>
          </w:rPr>
        </w:r>
        <w:r w:rsidR="00A054C7">
          <w:rPr>
            <w:webHidden/>
          </w:rPr>
          <w:fldChar w:fldCharType="separate"/>
        </w:r>
        <w:r w:rsidR="00A054C7">
          <w:rPr>
            <w:webHidden/>
          </w:rPr>
          <w:t>16</w:t>
        </w:r>
        <w:r w:rsidR="00A054C7">
          <w:rPr>
            <w:webHidden/>
          </w:rPr>
          <w:fldChar w:fldCharType="end"/>
        </w:r>
      </w:hyperlink>
    </w:p>
    <w:p w14:paraId="308E536C" w14:textId="6E6EEFC4" w:rsidR="00A054C7" w:rsidRDefault="0094743A">
      <w:pPr>
        <w:pStyle w:val="ndicedeilustraes"/>
        <w:tabs>
          <w:tab w:val="right" w:leader="dot" w:pos="8494"/>
        </w:tabs>
        <w:rPr>
          <w:sz w:val="22"/>
          <w:szCs w:val="22"/>
          <w:lang w:eastAsia="pt-PT"/>
        </w:rPr>
      </w:pPr>
      <w:hyperlink w:anchor="_Toc38822932" w:history="1">
        <w:r w:rsidR="00A054C7" w:rsidRPr="003A4535">
          <w:rPr>
            <w:rStyle w:val="Hiperligao"/>
            <w:lang w:val="en-GB"/>
          </w:rPr>
          <w:t>Figure 5 - User Journey for runnin a piece of code</w:t>
        </w:r>
        <w:r w:rsidR="00A054C7">
          <w:rPr>
            <w:webHidden/>
          </w:rPr>
          <w:tab/>
        </w:r>
        <w:r w:rsidR="00A054C7">
          <w:rPr>
            <w:webHidden/>
          </w:rPr>
          <w:fldChar w:fldCharType="begin"/>
        </w:r>
        <w:r w:rsidR="00A054C7">
          <w:rPr>
            <w:webHidden/>
          </w:rPr>
          <w:instrText xml:space="preserve"> PAGEREF _Toc38822932 \h </w:instrText>
        </w:r>
        <w:r w:rsidR="00A054C7">
          <w:rPr>
            <w:webHidden/>
          </w:rPr>
        </w:r>
        <w:r w:rsidR="00A054C7">
          <w:rPr>
            <w:webHidden/>
          </w:rPr>
          <w:fldChar w:fldCharType="separate"/>
        </w:r>
        <w:r w:rsidR="00A054C7">
          <w:rPr>
            <w:webHidden/>
          </w:rPr>
          <w:t>17</w:t>
        </w:r>
        <w:r w:rsidR="00A054C7">
          <w:rPr>
            <w:webHidden/>
          </w:rPr>
          <w:fldChar w:fldCharType="end"/>
        </w:r>
      </w:hyperlink>
    </w:p>
    <w:p w14:paraId="5F231EEA" w14:textId="1952775E" w:rsidR="00A054C7" w:rsidRDefault="0094743A">
      <w:pPr>
        <w:pStyle w:val="ndicedeilustraes"/>
        <w:tabs>
          <w:tab w:val="right" w:leader="dot" w:pos="8494"/>
        </w:tabs>
        <w:rPr>
          <w:sz w:val="22"/>
          <w:szCs w:val="22"/>
          <w:lang w:eastAsia="pt-PT"/>
        </w:rPr>
      </w:pPr>
      <w:hyperlink w:anchor="_Toc38822933" w:history="1">
        <w:r w:rsidR="00A054C7" w:rsidRPr="003A4535">
          <w:rPr>
            <w:rStyle w:val="Hiperligao"/>
            <w:lang w:val="en-GB"/>
          </w:rPr>
          <w:t>Figure 6 - User Journey for answering a Questionnaire</w:t>
        </w:r>
        <w:r w:rsidR="00A054C7">
          <w:rPr>
            <w:webHidden/>
          </w:rPr>
          <w:tab/>
        </w:r>
        <w:r w:rsidR="00A054C7">
          <w:rPr>
            <w:webHidden/>
          </w:rPr>
          <w:fldChar w:fldCharType="begin"/>
        </w:r>
        <w:r w:rsidR="00A054C7">
          <w:rPr>
            <w:webHidden/>
          </w:rPr>
          <w:instrText xml:space="preserve"> PAGEREF _Toc38822933 \h </w:instrText>
        </w:r>
        <w:r w:rsidR="00A054C7">
          <w:rPr>
            <w:webHidden/>
          </w:rPr>
        </w:r>
        <w:r w:rsidR="00A054C7">
          <w:rPr>
            <w:webHidden/>
          </w:rPr>
          <w:fldChar w:fldCharType="separate"/>
        </w:r>
        <w:r w:rsidR="00A054C7">
          <w:rPr>
            <w:webHidden/>
          </w:rPr>
          <w:t>17</w:t>
        </w:r>
        <w:r w:rsidR="00A054C7">
          <w:rPr>
            <w:webHidden/>
          </w:rPr>
          <w:fldChar w:fldCharType="end"/>
        </w:r>
      </w:hyperlink>
    </w:p>
    <w:p w14:paraId="6165D830" w14:textId="64039F77" w:rsidR="00A054C7" w:rsidRDefault="0094743A">
      <w:pPr>
        <w:pStyle w:val="ndicedeilustraes"/>
        <w:tabs>
          <w:tab w:val="right" w:leader="dot" w:pos="8494"/>
        </w:tabs>
        <w:rPr>
          <w:sz w:val="22"/>
          <w:szCs w:val="22"/>
          <w:lang w:eastAsia="pt-PT"/>
        </w:rPr>
      </w:pPr>
      <w:hyperlink w:anchor="_Toc38822934" w:history="1">
        <w:r w:rsidR="00A054C7" w:rsidRPr="003A4535">
          <w:rPr>
            <w:rStyle w:val="Hiperligao"/>
            <w:lang w:val="en-US"/>
          </w:rPr>
          <w:t>Figure 7 – Project Modules interactions</w:t>
        </w:r>
        <w:r w:rsidR="00A054C7">
          <w:rPr>
            <w:webHidden/>
          </w:rPr>
          <w:tab/>
        </w:r>
        <w:r w:rsidR="00A054C7">
          <w:rPr>
            <w:webHidden/>
          </w:rPr>
          <w:fldChar w:fldCharType="begin"/>
        </w:r>
        <w:r w:rsidR="00A054C7">
          <w:rPr>
            <w:webHidden/>
          </w:rPr>
          <w:instrText xml:space="preserve"> PAGEREF _Toc38822934 \h </w:instrText>
        </w:r>
        <w:r w:rsidR="00A054C7">
          <w:rPr>
            <w:webHidden/>
          </w:rPr>
        </w:r>
        <w:r w:rsidR="00A054C7">
          <w:rPr>
            <w:webHidden/>
          </w:rPr>
          <w:fldChar w:fldCharType="separate"/>
        </w:r>
        <w:r w:rsidR="00A054C7">
          <w:rPr>
            <w:webHidden/>
          </w:rPr>
          <w:t>26</w:t>
        </w:r>
        <w:r w:rsidR="00A054C7">
          <w:rPr>
            <w:webHidden/>
          </w:rPr>
          <w:fldChar w:fldCharType="end"/>
        </w:r>
      </w:hyperlink>
    </w:p>
    <w:p w14:paraId="1B2399D5" w14:textId="5915100B" w:rsidR="00A054C7" w:rsidRDefault="0094743A">
      <w:pPr>
        <w:pStyle w:val="ndicedeilustraes"/>
        <w:tabs>
          <w:tab w:val="right" w:leader="dot" w:pos="8494"/>
        </w:tabs>
        <w:rPr>
          <w:sz w:val="22"/>
          <w:szCs w:val="22"/>
          <w:lang w:eastAsia="pt-PT"/>
        </w:rPr>
      </w:pPr>
      <w:hyperlink w:anchor="_Toc38822935" w:history="1">
        <w:r w:rsidR="00A054C7" w:rsidRPr="003A4535">
          <w:rPr>
            <w:rStyle w:val="Hiperligao"/>
            <w:lang w:val="en-US"/>
          </w:rPr>
          <w:t>Figure 8 – Detailed view of Services Module including DB</w:t>
        </w:r>
        <w:r w:rsidR="00A054C7">
          <w:rPr>
            <w:webHidden/>
          </w:rPr>
          <w:tab/>
        </w:r>
        <w:r w:rsidR="00A054C7">
          <w:rPr>
            <w:webHidden/>
          </w:rPr>
          <w:fldChar w:fldCharType="begin"/>
        </w:r>
        <w:r w:rsidR="00A054C7">
          <w:rPr>
            <w:webHidden/>
          </w:rPr>
          <w:instrText xml:space="preserve"> PAGEREF _Toc38822935 \h </w:instrText>
        </w:r>
        <w:r w:rsidR="00A054C7">
          <w:rPr>
            <w:webHidden/>
          </w:rPr>
        </w:r>
        <w:r w:rsidR="00A054C7">
          <w:rPr>
            <w:webHidden/>
          </w:rPr>
          <w:fldChar w:fldCharType="separate"/>
        </w:r>
        <w:r w:rsidR="00A054C7">
          <w:rPr>
            <w:webHidden/>
          </w:rPr>
          <w:t>27</w:t>
        </w:r>
        <w:r w:rsidR="00A054C7">
          <w:rPr>
            <w:webHidden/>
          </w:rPr>
          <w:fldChar w:fldCharType="end"/>
        </w:r>
      </w:hyperlink>
    </w:p>
    <w:p w14:paraId="3FD1458A" w14:textId="6DB1B44E" w:rsidR="00A054C7" w:rsidRDefault="0094743A">
      <w:pPr>
        <w:pStyle w:val="ndicedeilustraes"/>
        <w:tabs>
          <w:tab w:val="right" w:leader="dot" w:pos="8494"/>
        </w:tabs>
        <w:rPr>
          <w:sz w:val="22"/>
          <w:szCs w:val="22"/>
          <w:lang w:eastAsia="pt-PT"/>
        </w:rPr>
      </w:pPr>
      <w:hyperlink w:anchor="_Toc38822936" w:history="1">
        <w:r w:rsidR="00A054C7" w:rsidRPr="003A4535">
          <w:rPr>
            <w:rStyle w:val="Hiperligao"/>
            <w:lang w:val="en-US"/>
          </w:rPr>
          <w:t>Figure 9 – Data Model</w:t>
        </w:r>
        <w:r w:rsidR="00A054C7">
          <w:rPr>
            <w:webHidden/>
          </w:rPr>
          <w:tab/>
        </w:r>
        <w:r w:rsidR="00A054C7">
          <w:rPr>
            <w:webHidden/>
          </w:rPr>
          <w:fldChar w:fldCharType="begin"/>
        </w:r>
        <w:r w:rsidR="00A054C7">
          <w:rPr>
            <w:webHidden/>
          </w:rPr>
          <w:instrText xml:space="preserve"> PAGEREF _Toc38822936 \h </w:instrText>
        </w:r>
        <w:r w:rsidR="00A054C7">
          <w:rPr>
            <w:webHidden/>
          </w:rPr>
        </w:r>
        <w:r w:rsidR="00A054C7">
          <w:rPr>
            <w:webHidden/>
          </w:rPr>
          <w:fldChar w:fldCharType="separate"/>
        </w:r>
        <w:r w:rsidR="00A054C7">
          <w:rPr>
            <w:webHidden/>
          </w:rPr>
          <w:t>28</w:t>
        </w:r>
        <w:r w:rsidR="00A054C7">
          <w:rPr>
            <w:webHidden/>
          </w:rPr>
          <w:fldChar w:fldCharType="end"/>
        </w:r>
      </w:hyperlink>
    </w:p>
    <w:p w14:paraId="5A658BB5" w14:textId="077504C0" w:rsidR="00A054C7" w:rsidRDefault="0094743A">
      <w:pPr>
        <w:pStyle w:val="ndicedeilustraes"/>
        <w:tabs>
          <w:tab w:val="right" w:leader="dot" w:pos="8494"/>
        </w:tabs>
        <w:rPr>
          <w:sz w:val="22"/>
          <w:szCs w:val="22"/>
          <w:lang w:eastAsia="pt-PT"/>
        </w:rPr>
      </w:pPr>
      <w:hyperlink w:anchor="_Toc38822937" w:history="1">
        <w:r w:rsidR="00A054C7" w:rsidRPr="003A4535">
          <w:rPr>
            <w:rStyle w:val="Hiperligao"/>
            <w:lang w:val="en-US"/>
          </w:rPr>
          <w:t>Figure 10 – Detailed view of ExecutionEnvironments Module</w:t>
        </w:r>
        <w:r w:rsidR="00A054C7">
          <w:rPr>
            <w:webHidden/>
          </w:rPr>
          <w:tab/>
        </w:r>
        <w:r w:rsidR="00A054C7">
          <w:rPr>
            <w:webHidden/>
          </w:rPr>
          <w:fldChar w:fldCharType="begin"/>
        </w:r>
        <w:r w:rsidR="00A054C7">
          <w:rPr>
            <w:webHidden/>
          </w:rPr>
          <w:instrText xml:space="preserve"> PAGEREF _Toc38822937 \h </w:instrText>
        </w:r>
        <w:r w:rsidR="00A054C7">
          <w:rPr>
            <w:webHidden/>
          </w:rPr>
        </w:r>
        <w:r w:rsidR="00A054C7">
          <w:rPr>
            <w:webHidden/>
          </w:rPr>
          <w:fldChar w:fldCharType="separate"/>
        </w:r>
        <w:r w:rsidR="00A054C7">
          <w:rPr>
            <w:webHidden/>
          </w:rPr>
          <w:t>29</w:t>
        </w:r>
        <w:r w:rsidR="00A054C7">
          <w:rPr>
            <w:webHidden/>
          </w:rPr>
          <w:fldChar w:fldCharType="end"/>
        </w:r>
      </w:hyperlink>
    </w:p>
    <w:p w14:paraId="04AD9106" w14:textId="6052AF83" w:rsidR="00A054C7" w:rsidRDefault="0094743A">
      <w:pPr>
        <w:pStyle w:val="ndicedeilustraes"/>
        <w:tabs>
          <w:tab w:val="right" w:leader="dot" w:pos="8494"/>
        </w:tabs>
        <w:rPr>
          <w:sz w:val="22"/>
          <w:szCs w:val="22"/>
          <w:lang w:eastAsia="pt-PT"/>
        </w:rPr>
      </w:pPr>
      <w:hyperlink w:anchor="_Toc38822938" w:history="1">
        <w:r w:rsidR="00A054C7" w:rsidRPr="003A4535">
          <w:rPr>
            <w:rStyle w:val="Hiperligao"/>
            <w:lang w:val="en-US"/>
          </w:rPr>
          <w:t>Figure 11 – Planned Schedule before progess report delivery</w:t>
        </w:r>
        <w:r w:rsidR="00A054C7">
          <w:rPr>
            <w:webHidden/>
          </w:rPr>
          <w:tab/>
        </w:r>
        <w:r w:rsidR="00A054C7">
          <w:rPr>
            <w:webHidden/>
          </w:rPr>
          <w:fldChar w:fldCharType="begin"/>
        </w:r>
        <w:r w:rsidR="00A054C7">
          <w:rPr>
            <w:webHidden/>
          </w:rPr>
          <w:instrText xml:space="preserve"> PAGEREF _Toc38822938 \h </w:instrText>
        </w:r>
        <w:r w:rsidR="00A054C7">
          <w:rPr>
            <w:webHidden/>
          </w:rPr>
        </w:r>
        <w:r w:rsidR="00A054C7">
          <w:rPr>
            <w:webHidden/>
          </w:rPr>
          <w:fldChar w:fldCharType="separate"/>
        </w:r>
        <w:r w:rsidR="00A054C7">
          <w:rPr>
            <w:webHidden/>
          </w:rPr>
          <w:t>31</w:t>
        </w:r>
        <w:r w:rsidR="00A054C7">
          <w:rPr>
            <w:webHidden/>
          </w:rPr>
          <w:fldChar w:fldCharType="end"/>
        </w:r>
      </w:hyperlink>
    </w:p>
    <w:p w14:paraId="11A146BC" w14:textId="79EE13B3" w:rsidR="00A054C7" w:rsidRDefault="0094743A">
      <w:pPr>
        <w:pStyle w:val="ndicedeilustraes"/>
        <w:tabs>
          <w:tab w:val="right" w:leader="dot" w:pos="8494"/>
        </w:tabs>
        <w:rPr>
          <w:sz w:val="22"/>
          <w:szCs w:val="22"/>
          <w:lang w:eastAsia="pt-PT"/>
        </w:rPr>
      </w:pPr>
      <w:hyperlink w:anchor="_Toc38822939" w:history="1">
        <w:r w:rsidR="00A054C7" w:rsidRPr="003A4535">
          <w:rPr>
            <w:rStyle w:val="Hiperligao"/>
            <w:lang w:val="en-US"/>
          </w:rPr>
          <w:t>Figure 12 – Planned Schedule after progess report delivery</w:t>
        </w:r>
        <w:r w:rsidR="00A054C7">
          <w:rPr>
            <w:webHidden/>
          </w:rPr>
          <w:tab/>
        </w:r>
        <w:r w:rsidR="00A054C7">
          <w:rPr>
            <w:webHidden/>
          </w:rPr>
          <w:fldChar w:fldCharType="begin"/>
        </w:r>
        <w:r w:rsidR="00A054C7">
          <w:rPr>
            <w:webHidden/>
          </w:rPr>
          <w:instrText xml:space="preserve"> PAGEREF _Toc38822939 \h </w:instrText>
        </w:r>
        <w:r w:rsidR="00A054C7">
          <w:rPr>
            <w:webHidden/>
          </w:rPr>
        </w:r>
        <w:r w:rsidR="00A054C7">
          <w:rPr>
            <w:webHidden/>
          </w:rPr>
          <w:fldChar w:fldCharType="separate"/>
        </w:r>
        <w:r w:rsidR="00A054C7">
          <w:rPr>
            <w:webHidden/>
          </w:rPr>
          <w:t>32</w:t>
        </w:r>
        <w:r w:rsidR="00A054C7">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r w:rsidRPr="000D35BB">
        <w:rPr>
          <w:noProof w:val="0"/>
        </w:rPr>
        <w:lastRenderedPageBreak/>
        <w:t>List</w:t>
      </w:r>
      <w:r w:rsidR="004A2391">
        <w:rPr>
          <w:noProof w:val="0"/>
        </w:rPr>
        <w:t xml:space="preserve"> of</w:t>
      </w:r>
      <w:r w:rsidRPr="000D35BB">
        <w:rPr>
          <w:noProof w:val="0"/>
        </w:rPr>
        <w:t xml:space="preserve"> </w:t>
      </w:r>
      <w:r w:rsidR="004A2391">
        <w:rPr>
          <w:noProof w:val="0"/>
        </w:rPr>
        <w:t>Tables</w:t>
      </w:r>
    </w:p>
    <w:p w14:paraId="59DF922B" w14:textId="295D20D3" w:rsidR="00A054C7" w:rsidRDefault="00050398">
      <w:pPr>
        <w:pStyle w:val="ndicedeilustra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iperligao"/>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Ttulo1"/>
      </w:pPr>
      <w:bookmarkStart w:id="1" w:name="_Toc38823917"/>
      <w:r>
        <w:lastRenderedPageBreak/>
        <w:t>Introduction</w:t>
      </w:r>
      <w:bookmarkEnd w:id="1"/>
    </w:p>
    <w:p w14:paraId="42B915D6" w14:textId="41379119" w:rsidR="008F0F86" w:rsidRPr="008F0F86" w:rsidRDefault="008F0F86" w:rsidP="008F0F86">
      <w:pPr>
        <w:rPr>
          <w:noProof w:val="0"/>
          <w:lang w:val="en-US"/>
        </w:rPr>
      </w:pPr>
      <w:r w:rsidRPr="0094743A">
        <w:rPr>
          <w:noProof w:val="0"/>
          <w:lang w:val="en-US"/>
        </w:rPr>
        <w:t xml:space="preserve">In today’s competitive job market, programming jobs </w:t>
      </w:r>
      <w:del w:id="2" w:author="André Oliveira" w:date="2020-04-30T14:13:00Z">
        <w:r w:rsidRPr="0094743A" w:rsidDel="0094743A">
          <w:rPr>
            <w:noProof w:val="0"/>
            <w:lang w:val="en-US"/>
          </w:rPr>
          <w:delText xml:space="preserve">are </w:delText>
        </w:r>
        <w:r w:rsidR="0094743A" w:rsidRPr="0094743A" w:rsidDel="0094743A">
          <w:rPr>
            <w:noProof w:val="0"/>
            <w:lang w:val="en-US"/>
            <w:rPrChange w:id="3" w:author="André Oliveira" w:date="2020-04-30T14:13:00Z">
              <w:rPr>
                <w:noProof w:val="0"/>
                <w:highlight w:val="yellow"/>
                <w:lang w:val="en-US"/>
              </w:rPr>
            </w:rPrChange>
          </w:rPr>
          <w:delText>amongst the mo</w:delText>
        </w:r>
      </w:del>
      <w:ins w:id="4" w:author="André Oliveira" w:date="2020-04-30T14:13:00Z">
        <w:r w:rsidR="0094743A" w:rsidRPr="0094743A">
          <w:rPr>
            <w:noProof w:val="0"/>
            <w:lang w:val="en-US"/>
            <w:rPrChange w:id="5" w:author="André Oliveira" w:date="2020-04-30T14:13:00Z">
              <w:rPr>
                <w:noProof w:val="0"/>
                <w:highlight w:val="yellow"/>
                <w:lang w:val="en-US"/>
              </w:rPr>
            </w:rPrChange>
          </w:rPr>
          <w:t>are amongst the most desirable careers</w:t>
        </w:r>
      </w:ins>
      <w:r w:rsidRPr="0094743A">
        <w:rPr>
          <w:noProof w:val="0"/>
          <w:lang w:val="en-US"/>
        </w:rPr>
        <w:t>.</w:t>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3F4C0873"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lastRenderedPageBreak/>
        <w:t>complex algorithms is no easy task, and even experience programmers now</w:t>
      </w:r>
      <w:ins w:id="6" w:author="joao eduardo santos" w:date="2020-04-29T11:34:00Z">
        <w:r w:rsidR="00447942" w:rsidRPr="0094743A">
          <w:rPr>
            <w:noProof w:val="0"/>
            <w:lang w:val="en-US"/>
          </w:rPr>
          <w:t>a</w:t>
        </w:r>
      </w:ins>
      <w:del w:id="7" w:author="joao eduardo santos" w:date="2020-04-29T11:34:00Z">
        <w:r w:rsidRPr="0094743A" w:rsidDel="00447942">
          <w:rPr>
            <w:noProof w:val="0"/>
            <w:lang w:val="en-US"/>
            <w:rPrChange w:id="8" w:author="André Oliveira" w:date="2020-04-30T14:14:00Z">
              <w:rPr>
                <w:noProof w:val="0"/>
                <w:lang w:val="en-US"/>
              </w:rPr>
            </w:rPrChange>
          </w:rPr>
          <w:delText xml:space="preserve"> </w:delText>
        </w:r>
      </w:del>
      <w:r w:rsidRPr="0094743A">
        <w:rPr>
          <w:noProof w:val="0"/>
          <w:lang w:val="en-US"/>
          <w:rPrChange w:id="9" w:author="André Oliveira" w:date="2020-04-30T14:14:00Z">
            <w:rPr>
              <w:noProof w:val="0"/>
              <w:lang w:val="en-US"/>
            </w:rPr>
          </w:rPrChange>
        </w:rPr>
        <w:t>days</w:t>
      </w:r>
      <w:r w:rsidRPr="008F0F86">
        <w:rPr>
          <w:noProof w:val="0"/>
          <w:lang w:val="en-US"/>
        </w:rPr>
        <w:t xml:space="preserve">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w:t>
      </w:r>
      <w:ins w:id="10" w:author="André Oliveira" w:date="2020-04-30T14:15:00Z">
        <w:r w:rsidR="0094743A">
          <w:rPr>
            <w:noProof w:val="0"/>
            <w:lang w:val="en-US"/>
          </w:rPr>
          <w:t>.</w:t>
        </w:r>
      </w:ins>
      <w:ins w:id="11" w:author="André Oliveira" w:date="2020-04-30T14:18:00Z">
        <w:r w:rsidR="0094743A">
          <w:rPr>
            <w:noProof w:val="0"/>
            <w:lang w:val="en-US"/>
          </w:rPr>
          <w:t xml:space="preserve"> </w:t>
        </w:r>
      </w:ins>
      <w:ins w:id="12" w:author="André Oliveira" w:date="2020-04-30T14:15:00Z">
        <w:r w:rsidR="0094743A">
          <w:rPr>
            <w:noProof w:val="0"/>
            <w:lang w:val="en-US"/>
          </w:rPr>
          <w:t>And</w:t>
        </w:r>
      </w:ins>
      <w:r w:rsidRPr="008F0F86">
        <w:rPr>
          <w:noProof w:val="0"/>
          <w:lang w:val="en-US"/>
        </w:rPr>
        <w:t xml:space="preserve"> because </w:t>
      </w:r>
      <w:del w:id="13" w:author="André Oliveira" w:date="2020-04-30T14:18:00Z">
        <w:r w:rsidRPr="008F0F86" w:rsidDel="0094743A">
          <w:rPr>
            <w:noProof w:val="0"/>
            <w:lang w:val="en-US"/>
          </w:rPr>
          <w:delText xml:space="preserve">along </w:delText>
        </w:r>
      </w:del>
      <w:r w:rsidRPr="008F0F86">
        <w:rPr>
          <w:noProof w:val="0"/>
          <w:lang w:val="en-US"/>
        </w:rPr>
        <w:t xml:space="preserve">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9DFF010" w:rsidR="008F0F86" w:rsidRPr="008F0F86" w:rsidRDefault="008F0F86" w:rsidP="008F0F86">
      <w:pPr>
        <w:rPr>
          <w:noProof w:val="0"/>
          <w:lang w:val="en-US"/>
        </w:rPr>
      </w:pPr>
      <w:r w:rsidRPr="00447942">
        <w:rPr>
          <w:noProof w:val="0"/>
          <w:lang w:val="en-US"/>
        </w:rPr>
        <w:t xml:space="preserve">But despite of how much an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ins w:id="14" w:author="André Oliveira" w:date="2020-04-30T14:20:00Z">
        <w:r w:rsidR="00682486">
          <w:rPr>
            <w:noProof w:val="0"/>
            <w:lang w:val="en-US"/>
          </w:rPr>
          <w:t xml:space="preserve">appellative </w:t>
        </w:r>
      </w:ins>
      <w:r w:rsidRPr="008F0F86">
        <w:rPr>
          <w:noProof w:val="0"/>
          <w:lang w:val="en-US"/>
        </w:rPr>
        <w:t xml:space="preserve">e-learning platform that can be useful in academic environment, professional interviews, or even for just a programming enthusiast who wants to learn more, </w:t>
      </w:r>
      <w:ins w:id="15" w:author="André Oliveira" w:date="2020-04-30T14:21:00Z">
        <w:r w:rsidR="00682486">
          <w:rPr>
            <w:noProof w:val="0"/>
            <w:lang w:val="en-US"/>
          </w:rPr>
          <w:t xml:space="preserve">where every user can solve and create coding challenges, </w:t>
        </w:r>
        <w:r w:rsidR="00682486">
          <w:rPr>
            <w:noProof w:val="0"/>
            <w:lang w:val="en-US"/>
          </w:rPr>
          <w:t>as well as</w:t>
        </w:r>
        <w:r w:rsidR="00682486">
          <w:rPr>
            <w:noProof w:val="0"/>
            <w:lang w:val="en-US"/>
          </w:rPr>
          <w:t xml:space="preserve"> questionnaires to put to test </w:t>
        </w:r>
      </w:ins>
      <w:ins w:id="16" w:author="André Oliveira" w:date="2020-04-30T14:22:00Z">
        <w:r w:rsidR="00682486">
          <w:rPr>
            <w:noProof w:val="0"/>
            <w:lang w:val="en-US"/>
          </w:rPr>
          <w:t xml:space="preserve">the best of </w:t>
        </w:r>
      </w:ins>
      <w:ins w:id="17" w:author="André Oliveira" w:date="2020-04-30T14:21:00Z">
        <w:r w:rsidR="00682486">
          <w:rPr>
            <w:noProof w:val="0"/>
            <w:lang w:val="en-US"/>
          </w:rPr>
          <w:t>his abilities</w:t>
        </w:r>
      </w:ins>
      <w:ins w:id="18" w:author="André Oliveira" w:date="2020-04-30T14:22:00Z">
        <w:r w:rsidR="00682486">
          <w:rPr>
            <w:noProof w:val="0"/>
            <w:lang w:val="en-US"/>
          </w:rPr>
          <w:t>,</w:t>
        </w:r>
      </w:ins>
      <w:ins w:id="19" w:author="André Oliveira" w:date="2020-04-30T14:21:00Z">
        <w:r w:rsidR="00682486" w:rsidRPr="008F0F86">
          <w:rPr>
            <w:noProof w:val="0"/>
            <w:lang w:val="en-US"/>
          </w:rPr>
          <w:t xml:space="preserve"> </w:t>
        </w:r>
      </w:ins>
      <w:r w:rsidRPr="008F0F86">
        <w:rPr>
          <w:noProof w:val="0"/>
          <w:lang w:val="en-US"/>
        </w:rPr>
        <w:t>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0" w:name="_Toc27948158"/>
      <w:bookmarkStart w:id="21" w:name="_Toc38823918"/>
      <w:bookmarkStart w:id="22" w:name="_Hlk38980377"/>
      <w:r w:rsidRPr="000B30B5">
        <w:rPr>
          <w:noProof w:val="0"/>
          <w:color w:val="auto"/>
          <w:sz w:val="28"/>
          <w:szCs w:val="28"/>
          <w:lang w:val="en-US"/>
        </w:rPr>
        <w:t>1.1. Outline</w:t>
      </w:r>
      <w:bookmarkEnd w:id="20"/>
      <w:bookmarkEnd w:id="21"/>
    </w:p>
    <w:bookmarkEnd w:id="22"/>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lastRenderedPageBreak/>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23" w:author="Rodrigo LeaL" w:date="2020-04-27T22:35:00Z">
        <w:r>
          <w:rPr>
            <w:noProof w:val="0"/>
            <w:lang w:val="en-US"/>
          </w:rPr>
          <w:t>i</w:t>
        </w:r>
      </w:ins>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1BA1041D"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ins w:id="24" w:author="André Oliveira" w:date="2020-04-30T14:17:00Z">
        <w:r w:rsidR="0094743A">
          <w:rPr>
            <w:noProof w:val="0"/>
            <w:lang w:val="en-US"/>
          </w:rPr>
          <w:t xml:space="preserve">a comparison </w:t>
        </w:r>
      </w:ins>
      <w:del w:id="25" w:author="André Oliveira" w:date="2020-04-30T14:17:00Z">
        <w:r w:rsidDel="0094743A">
          <w:rPr>
            <w:noProof w:val="0"/>
            <w:lang w:val="en-US"/>
          </w:rPr>
          <w:delText>comparing</w:delText>
        </w:r>
        <w:r w:rsidR="008F0F86" w:rsidRPr="008F0F86" w:rsidDel="0094743A">
          <w:rPr>
            <w:noProof w:val="0"/>
            <w:lang w:val="en-US"/>
          </w:rPr>
          <w:delText xml:space="preserve"> </w:delText>
        </w:r>
      </w:del>
      <w:r w:rsidR="008F0F86" w:rsidRPr="008F0F86">
        <w:rPr>
          <w:noProof w:val="0"/>
          <w:lang w:val="en-US"/>
        </w:rPr>
        <w:t>them and our own solution</w:t>
      </w:r>
      <w:ins w:id="26" w:author="André Oliveira" w:date="2020-04-30T14:17:00Z">
        <w:r w:rsidR="0094743A">
          <w:rPr>
            <w:noProof w:val="0"/>
            <w:lang w:val="en-US"/>
          </w:rPr>
          <w:t xml:space="preserve"> is </w:t>
        </w:r>
      </w:ins>
      <w:ins w:id="27" w:author="André Oliveira" w:date="2020-04-30T14:18:00Z">
        <w:r w:rsidR="0094743A">
          <w:rPr>
            <w:noProof w:val="0"/>
            <w:lang w:val="en-US"/>
          </w:rPr>
          <w:t>performed</w:t>
        </w:r>
      </w:ins>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ins w:id="28" w:author="Rodrigo LeaL" w:date="2020-04-27T22:48:00Z"/>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29" w:name="_Toc38823919"/>
      <w:r>
        <w:lastRenderedPageBreak/>
        <w:t>Requir</w:t>
      </w:r>
      <w:r w:rsidR="00A311AD">
        <w:t>e</w:t>
      </w:r>
      <w:r>
        <w:t>ments</w:t>
      </w:r>
      <w:bookmarkEnd w:id="29"/>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009AA2AC" w14:textId="3CDF111C" w:rsidR="00A311AD" w:rsidRDefault="00A311AD" w:rsidP="00A311AD">
      <w:pPr>
        <w:pStyle w:val="PargrafodaLista"/>
        <w:numPr>
          <w:ilvl w:val="1"/>
          <w:numId w:val="14"/>
        </w:numPr>
        <w:rPr>
          <w:ins w:id="30"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31"/>
      <w:commentRangeStart w:id="32"/>
      <w:commentRangeStart w:id="33"/>
      <w:r w:rsidRPr="00A311AD">
        <w:rPr>
          <w:noProof w:val="0"/>
          <w:lang w:val="en-US"/>
        </w:rPr>
        <w:t>not</w:t>
      </w:r>
      <w:commentRangeEnd w:id="31"/>
      <w:r w:rsidR="00936440">
        <w:rPr>
          <w:rStyle w:val="Refdecomentrio"/>
        </w:rPr>
        <w:commentReference w:id="31"/>
      </w:r>
      <w:commentRangeEnd w:id="32"/>
      <w:r w:rsidR="00B61933">
        <w:rPr>
          <w:rStyle w:val="Refdecomentrio"/>
        </w:rPr>
        <w:commentReference w:id="32"/>
      </w:r>
      <w:commentRangeEnd w:id="33"/>
      <w:r w:rsidR="007B5CB0">
        <w:rPr>
          <w:rStyle w:val="Refdecomentrio"/>
        </w:rPr>
        <w:commentReference w:id="33"/>
      </w:r>
      <w:r w:rsidRPr="00A311AD">
        <w:rPr>
          <w:noProof w:val="0"/>
          <w:lang w:val="en-US"/>
        </w:rPr>
        <w:t>;</w:t>
      </w:r>
    </w:p>
    <w:p w14:paraId="54A02322" w14:textId="21575955" w:rsidR="00936440" w:rsidRPr="00FE0DE3" w:rsidRDefault="00936440" w:rsidP="00FE0DE3">
      <w:pPr>
        <w:rPr>
          <w:noProof w:val="0"/>
          <w:lang w:val="en-US"/>
        </w:rPr>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PargrafodaLista"/>
        <w:numPr>
          <w:ilvl w:val="1"/>
          <w:numId w:val="14"/>
        </w:numPr>
        <w:rPr>
          <w:del w:id="34"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35" w:name="_Toc3882392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p>
    <w:bookmarkEnd w:id="35"/>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Ttulo3"/>
        <w:rPr>
          <w:color w:val="auto"/>
          <w:sz w:val="28"/>
          <w:szCs w:val="28"/>
          <w:lang w:val="en-GB"/>
          <w:rPrChange w:id="36" w:author="André Oliveira" w:date="2020-04-28T15:35:00Z">
            <w:rPr>
              <w:rFonts w:eastAsia="Times New Roman"/>
              <w:color w:val="auto"/>
              <w:lang w:eastAsia="en-GB"/>
            </w:rPr>
          </w:rPrChange>
        </w:rPr>
      </w:pPr>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7"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37"/>
    </w:p>
    <w:p w14:paraId="6A164145" w14:textId="1DB517FB" w:rsidR="00231005" w:rsidRPr="00D74356" w:rsidRDefault="00231005" w:rsidP="00231005">
      <w:pPr>
        <w:pStyle w:val="Ttulo3"/>
        <w:rPr>
          <w:color w:val="auto"/>
          <w:sz w:val="28"/>
          <w:szCs w:val="28"/>
          <w:lang w:val="en-GB"/>
        </w:rPr>
      </w:pPr>
      <w:bookmarkStart w:id="38" w:name="_Toc3882392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p>
    <w:bookmarkEnd w:id="38"/>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9"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39"/>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p>
    <w:p w14:paraId="2517E5CE" w14:textId="77777777" w:rsidR="00231005" w:rsidRPr="00231005" w:rsidRDefault="00231005">
      <w:pPr>
        <w:rPr>
          <w:lang w:eastAsia="en-GB"/>
          <w:rPrChange w:id="40" w:author="André Oliveira" w:date="2020-04-28T15:36:00Z">
            <w:rPr>
              <w:rFonts w:eastAsia="Times New Roman"/>
              <w:color w:val="auto"/>
              <w:lang w:eastAsia="en-GB"/>
            </w:rPr>
          </w:rPrChange>
        </w:rPr>
        <w:pPrChange w:id="41"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42"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42"/>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43" w:name="_Toc3882392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p>
    <w:bookmarkEnd w:id="43"/>
    <w:p w14:paraId="030AAC8B" w14:textId="77777777" w:rsidR="00225B02" w:rsidRDefault="0094743A"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44"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44"/>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45" w:name="_Toc3882392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p>
    <w:bookmarkEnd w:id="45"/>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46"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46"/>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47"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47"/>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48" w:name="_Toc38823927"/>
      <w:r>
        <w:lastRenderedPageBreak/>
        <w:t>Related work</w:t>
      </w:r>
      <w:bookmarkEnd w:id="48"/>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49" w:name="_Toc38823928"/>
      <w:r>
        <w:rPr>
          <w:noProof w:val="0"/>
          <w:color w:val="auto"/>
          <w:sz w:val="28"/>
          <w:szCs w:val="28"/>
          <w:lang w:val="en-US"/>
        </w:rPr>
        <w:t>AlgoExpert</w:t>
      </w:r>
      <w:bookmarkEnd w:id="49"/>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50" w:name="_Toc38823929"/>
      <w:r>
        <w:rPr>
          <w:noProof w:val="0"/>
          <w:color w:val="auto"/>
          <w:sz w:val="28"/>
          <w:szCs w:val="28"/>
          <w:lang w:val="en-US"/>
        </w:rPr>
        <w:t>HackerRank</w:t>
      </w:r>
      <w:bookmarkEnd w:id="50"/>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51" w:name="_Toc38823930"/>
      <w:r>
        <w:rPr>
          <w:noProof w:val="0"/>
          <w:color w:val="auto"/>
          <w:sz w:val="28"/>
          <w:szCs w:val="28"/>
          <w:lang w:val="en-US"/>
        </w:rPr>
        <w:lastRenderedPageBreak/>
        <w:t>LeetCode</w:t>
      </w:r>
      <w:bookmarkEnd w:id="51"/>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52" w:name="_Toc38823931"/>
      <w:r>
        <w:rPr>
          <w:noProof w:val="0"/>
          <w:color w:val="auto"/>
          <w:sz w:val="28"/>
          <w:szCs w:val="28"/>
          <w:lang w:val="en-US"/>
        </w:rPr>
        <w:t>Codewars</w:t>
      </w:r>
      <w:bookmarkEnd w:id="52"/>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53" w:name="_Toc38823932"/>
      <w:r>
        <w:rPr>
          <w:noProof w:val="0"/>
          <w:color w:val="auto"/>
          <w:sz w:val="28"/>
          <w:szCs w:val="28"/>
          <w:lang w:val="en-US"/>
        </w:rPr>
        <w:t>CodeChef</w:t>
      </w:r>
      <w:bookmarkEnd w:id="53"/>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Legenda"/>
        <w:keepNext/>
        <w:rPr>
          <w:lang w:val="en-US"/>
        </w:rPr>
      </w:pPr>
      <w:bookmarkStart w:id="54"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54"/>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55" w:name="_Toc38823933"/>
      <w:r>
        <w:lastRenderedPageBreak/>
        <w:t>Related Technologies</w:t>
      </w:r>
      <w:bookmarkEnd w:id="55"/>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56"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56"/>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r w:rsidR="006468C2">
        <w:fldChar w:fldCharType="begin"/>
      </w:r>
      <w:r w:rsidR="006468C2" w:rsidRPr="006468C2">
        <w:rPr>
          <w:lang w:val="en-US"/>
          <w:rPrChange w:id="57" w:author="Rodrigo LeaL" w:date="2020-04-27T22:24:00Z">
            <w:rPr/>
          </w:rPrChange>
        </w:rPr>
        <w:instrText xml:space="preserve"> HYPERLINK "https://reactjs.org/" </w:instrText>
      </w:r>
      <w:r w:rsidR="006468C2">
        <w:fldChar w:fldCharType="separate"/>
      </w:r>
      <w:r w:rsidRPr="00FC6040">
        <w:rPr>
          <w:rStyle w:val="Hiperligao"/>
          <w:lang w:val="en-US"/>
        </w:rPr>
        <w:t>https://reactjs.org/</w:t>
      </w:r>
      <w:r w:rsidR="006468C2">
        <w:rPr>
          <w:rStyle w:val="Hiperligao"/>
          <w:lang w:val="en-US"/>
        </w:rPr>
        <w:fldChar w:fldCharType="end"/>
      </w:r>
      <w:r>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r w:rsidR="006468C2">
        <w:fldChar w:fldCharType="begin"/>
      </w:r>
      <w:r w:rsidR="006468C2" w:rsidRPr="006468C2">
        <w:rPr>
          <w:lang w:val="en-US"/>
          <w:rPrChange w:id="58" w:author="Rodrigo LeaL" w:date="2020-04-27T22:24:00Z">
            <w:rPr/>
          </w:rPrChange>
        </w:rPr>
        <w:instrText xml:space="preserve"> HYPERLINK "https://reactjs.org/docs/introducing-jsx.html" </w:instrText>
      </w:r>
      <w:r w:rsidR="006468C2">
        <w:fldChar w:fldCharType="separate"/>
      </w:r>
      <w:r w:rsidRPr="00FC6040">
        <w:rPr>
          <w:rStyle w:val="Hiperligao"/>
          <w:lang w:val="en-US"/>
        </w:rPr>
        <w:t>https://reactjs.org/docs/introducing-jsx.html</w:t>
      </w:r>
      <w:r w:rsidR="006468C2">
        <w:rPr>
          <w:rStyle w:val="Hiperligao"/>
          <w:lang w:val="en-US"/>
        </w:rPr>
        <w:fldChar w:fldCharType="end"/>
      </w:r>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59"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59"/>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r w:rsidR="006468C2">
        <w:fldChar w:fldCharType="begin"/>
      </w:r>
      <w:r w:rsidR="006468C2" w:rsidRPr="006468C2">
        <w:rPr>
          <w:lang w:val="en-US"/>
          <w:rPrChange w:id="60" w:author="Rodrigo LeaL" w:date="2020-04-27T22:24:00Z">
            <w:rPr/>
          </w:rPrChange>
        </w:rPr>
        <w:instrText xml:space="preserve"> HYPERLINK "https://spring.io/projects/spring-framework" </w:instrText>
      </w:r>
      <w:r w:rsidR="006468C2">
        <w:fldChar w:fldCharType="separate"/>
      </w:r>
      <w:r w:rsidRPr="00FC6040">
        <w:rPr>
          <w:rStyle w:val="Hiperligao"/>
          <w:lang w:val="en-US"/>
        </w:rPr>
        <w:t>https://spring.io/projects/spring-framework</w:t>
      </w:r>
      <w:r w:rsidR="006468C2">
        <w:rPr>
          <w:rStyle w:val="Hiperligao"/>
          <w:lang w:val="en-US"/>
        </w:rPr>
        <w:fldChar w:fldCharType="end"/>
      </w:r>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r w:rsidR="006468C2">
        <w:fldChar w:fldCharType="begin"/>
      </w:r>
      <w:r w:rsidR="006468C2" w:rsidRPr="006468C2">
        <w:rPr>
          <w:lang w:val="en-US"/>
          <w:rPrChange w:id="61" w:author="Rodrigo LeaL" w:date="2020-04-27T22:24:00Z">
            <w:rPr/>
          </w:rPrChange>
        </w:rPr>
        <w:instrText xml:space="preserve"> HYPERLINK "https://docs.spring.io/spring/docs/4.3.x/spring-framework-reference/html/overview.html" </w:instrText>
      </w:r>
      <w:r w:rsidR="006468C2">
        <w:fldChar w:fldCharType="separate"/>
      </w:r>
      <w:r w:rsidRPr="00FC6040">
        <w:rPr>
          <w:rStyle w:val="Hiperligao"/>
          <w:lang w:val="en-US"/>
        </w:rPr>
        <w:t>https://docs.spring.io/spring/docs/4.3.x/spring-framework-reference/html/overview.html</w:t>
      </w:r>
      <w:r w:rsidR="006468C2">
        <w:rPr>
          <w:rStyle w:val="Hiperligao"/>
          <w:lang w:val="en-US"/>
        </w:rPr>
        <w:fldChar w:fldCharType="end"/>
      </w:r>
      <w:r w:rsidRPr="00B473F1">
        <w:rPr>
          <w:lang w:val="en-US"/>
        </w:rPr>
        <w:t>,</w:t>
      </w:r>
      <w:r>
        <w:rPr>
          <w:lang w:val="en-US"/>
        </w:rPr>
        <w:t xml:space="preserve"> </w:t>
      </w:r>
      <w:r w:rsidR="006468C2">
        <w:fldChar w:fldCharType="begin"/>
      </w:r>
      <w:r w:rsidR="006468C2" w:rsidRPr="006468C2">
        <w:rPr>
          <w:lang w:val="en-US"/>
          <w:rPrChange w:id="62" w:author="Rodrigo LeaL" w:date="2020-04-27T22:24:00Z">
            <w:rPr/>
          </w:rPrChange>
        </w:rPr>
        <w:instrText xml:space="preserve"> HYPERLINK "https://spring.io/projects/spring-framework" </w:instrText>
      </w:r>
      <w:r w:rsidR="006468C2">
        <w:fldChar w:fldCharType="separate"/>
      </w:r>
      <w:r w:rsidRPr="00FC6040">
        <w:rPr>
          <w:rStyle w:val="Hiperligao"/>
          <w:lang w:val="en-US"/>
        </w:rPr>
        <w:t>https://spring.io/projects/spring-framework</w:t>
      </w:r>
      <w:r w:rsidR="006468C2">
        <w:rPr>
          <w:rStyle w:val="Hiperligao"/>
          <w:lang w:val="en-US"/>
        </w:rPr>
        <w:fldChar w:fldCharType="end"/>
      </w:r>
      <w:r>
        <w:rPr>
          <w:lang w:val="en-US"/>
        </w:rPr>
        <w:t>).</w:t>
      </w:r>
    </w:p>
    <w:p w14:paraId="1A4751E3" w14:textId="1A49027C" w:rsidR="00FC6040" w:rsidRDefault="00FC6040" w:rsidP="00FC6040">
      <w:pPr>
        <w:rPr>
          <w:lang w:val="en-US"/>
        </w:rPr>
      </w:pPr>
      <w:r>
        <w:rPr>
          <w:lang w:val="en-US"/>
        </w:rPr>
        <w:lastRenderedPageBreak/>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Default="00050398" w:rsidP="00050398">
      <w:pPr>
        <w:pStyle w:val="Ttulo2"/>
        <w:rPr>
          <w:noProof w:val="0"/>
          <w:color w:val="auto"/>
          <w:sz w:val="28"/>
          <w:szCs w:val="28"/>
          <w:lang w:val="en-GB"/>
        </w:rPr>
      </w:pPr>
    </w:p>
    <w:p w14:paraId="75595679" w14:textId="79E0E1E1" w:rsidR="00050398" w:rsidRPr="00AB6EF8" w:rsidRDefault="00050398" w:rsidP="00AB6EF8">
      <w:pPr>
        <w:pStyle w:val="Ttulo3"/>
        <w:rPr>
          <w:noProof w:val="0"/>
          <w:color w:val="auto"/>
          <w:sz w:val="28"/>
          <w:szCs w:val="28"/>
          <w:lang w:val="en-GB"/>
        </w:rPr>
      </w:pPr>
      <w:bookmarkStart w:id="63" w:name="_Toc533370019"/>
      <w:bookmarkStart w:id="64" w:name="_Toc27948159"/>
      <w:bookmarkStart w:id="65" w:name="_Toc38823936"/>
      <w:r w:rsidRPr="00AB6EF8">
        <w:rPr>
          <w:noProof w:val="0"/>
          <w:color w:val="auto"/>
          <w:sz w:val="28"/>
          <w:szCs w:val="28"/>
          <w:lang w:val="en-GB"/>
        </w:rPr>
        <w:t>4.</w:t>
      </w:r>
      <w:r w:rsidRPr="00A311AD">
        <w:rPr>
          <w:rStyle w:val="Ttulo3Carter"/>
          <w:color w:val="auto"/>
          <w:sz w:val="28"/>
          <w:szCs w:val="28"/>
          <w:lang w:val="en-GB"/>
        </w:rPr>
        <w:t>2.1. Spring Boot</w:t>
      </w:r>
      <w:bookmarkEnd w:id="63"/>
      <w:bookmarkEnd w:id="64"/>
      <w:bookmarkEnd w:id="65"/>
    </w:p>
    <w:p w14:paraId="23AE9140" w14:textId="2322B308"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r w:rsidR="006468C2">
        <w:fldChar w:fldCharType="begin"/>
      </w:r>
      <w:r w:rsidR="006468C2" w:rsidRPr="006468C2">
        <w:rPr>
          <w:lang w:val="en-US"/>
          <w:rPrChange w:id="66" w:author="Rodrigo LeaL" w:date="2020-04-27T22:24:00Z">
            <w:rPr/>
          </w:rPrChange>
        </w:rPr>
        <w:instrText xml:space="preserve"> HYPERLINK "https://spring.io/projects/spring-boot" </w:instrText>
      </w:r>
      <w:r w:rsidR="006468C2">
        <w:fldChar w:fldCharType="separate"/>
      </w:r>
      <w:r w:rsidRPr="00FC6040">
        <w:rPr>
          <w:rStyle w:val="Hiperligao"/>
          <w:lang w:val="en-US"/>
        </w:rPr>
        <w:t>https://spring.io/projects/spring-boot</w:t>
      </w:r>
      <w:r w:rsidR="006468C2">
        <w:rPr>
          <w:rStyle w:val="Hiperligao"/>
          <w:lang w:val="en-US"/>
        </w:rPr>
        <w:fldChar w:fldCharType="end"/>
      </w:r>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67" w:name="_Toc38823937"/>
      <w:r w:rsidRPr="00AB6EF8">
        <w:rPr>
          <w:color w:val="auto"/>
          <w:sz w:val="28"/>
          <w:szCs w:val="28"/>
          <w:lang w:val="en-GB"/>
        </w:rPr>
        <w:t>4.2.2. Spring Security</w:t>
      </w:r>
      <w:bookmarkEnd w:id="67"/>
    </w:p>
    <w:p w14:paraId="06F15ED2" w14:textId="46041CF9" w:rsidR="00FC6040" w:rsidRDefault="00FC6040" w:rsidP="00FC6040">
      <w:pPr>
        <w:rPr>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68" w:author="André Oliveira" w:date="2020-04-28T15:02:00Z">
        <w:r w:rsidR="00377445">
          <w:rPr>
            <w:lang w:val="en-US"/>
          </w:rPr>
          <w:t xml:space="preserve"> </w:t>
        </w:r>
      </w:ins>
      <w:r>
        <w:rPr>
          <w:lang w:val="en-US"/>
        </w:rPr>
        <w:t>necessary requirements (</w:t>
      </w:r>
      <w:r w:rsidRPr="00810198">
        <w:rPr>
          <w:color w:val="FF0000"/>
          <w:lang w:val="en-US"/>
        </w:rPr>
        <w:t xml:space="preserve">ref </w:t>
      </w:r>
      <w:r>
        <w:rPr>
          <w:lang w:val="en-US"/>
        </w:rPr>
        <w:t xml:space="preserve">- </w:t>
      </w:r>
      <w:r w:rsidR="006468C2">
        <w:fldChar w:fldCharType="begin"/>
      </w:r>
      <w:r w:rsidR="006468C2" w:rsidRPr="006468C2">
        <w:rPr>
          <w:lang w:val="en-US"/>
          <w:rPrChange w:id="69" w:author="Rodrigo LeaL" w:date="2020-04-27T22:24:00Z">
            <w:rPr/>
          </w:rPrChange>
        </w:rPr>
        <w:instrText xml:space="preserve"> HYPERLINK "https://spring.io/projects/spring-security" </w:instrText>
      </w:r>
      <w:r w:rsidR="006468C2">
        <w:fldChar w:fldCharType="separate"/>
      </w:r>
      <w:r w:rsidRPr="00FC6040">
        <w:rPr>
          <w:rStyle w:val="Hiperligao"/>
          <w:lang w:val="en-US"/>
        </w:rPr>
        <w:t>https://spring.io/projects/spring-security</w:t>
      </w:r>
      <w:r w:rsidR="006468C2">
        <w:rPr>
          <w:rStyle w:val="Hiperligao"/>
          <w:lang w:val="en-US"/>
        </w:rPr>
        <w:fldChar w:fldCharType="end"/>
      </w:r>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Ttulo2"/>
        <w:rPr>
          <w:noProof w:val="0"/>
          <w:color w:val="auto"/>
          <w:sz w:val="28"/>
          <w:szCs w:val="28"/>
          <w:lang w:val="en-US"/>
        </w:rPr>
      </w:pPr>
      <w:bookmarkStart w:id="70"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70"/>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r w:rsidR="006468C2">
        <w:fldChar w:fldCharType="begin"/>
      </w:r>
      <w:r w:rsidR="006468C2" w:rsidRPr="006468C2">
        <w:rPr>
          <w:lang w:val="en-US"/>
          <w:rPrChange w:id="71" w:author="Rodrigo LeaL" w:date="2020-04-27T22:24:00Z">
            <w:rPr/>
          </w:rPrChange>
        </w:rPr>
        <w:instrText xml:space="preserve"> HYPERLINK "https://www.docker.com/" </w:instrText>
      </w:r>
      <w:r w:rsidR="006468C2">
        <w:fldChar w:fldCharType="separate"/>
      </w:r>
      <w:r w:rsidRPr="00FC6040">
        <w:rPr>
          <w:rStyle w:val="Hiperligao"/>
          <w:lang w:val="en-US"/>
        </w:rPr>
        <w:t>https://www.docker.com/</w:t>
      </w:r>
      <w:r w:rsidR="006468C2">
        <w:rPr>
          <w:rStyle w:val="Hiperligao"/>
          <w:lang w:val="en-US"/>
        </w:rPr>
        <w:fldChar w:fldCharType="end"/>
      </w:r>
      <w:r>
        <w:rPr>
          <w:lang w:val="en-US"/>
        </w:rPr>
        <w:t xml:space="preserve"> </w:t>
      </w:r>
      <w:r w:rsidRPr="000D09FA">
        <w:rPr>
          <w:lang w:val="en-US"/>
        </w:rPr>
        <w:t>https://docs.docker.com/</w:t>
      </w:r>
      <w:r>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72"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r w:rsidR="006468C2">
        <w:fldChar w:fldCharType="begin"/>
      </w:r>
      <w:r w:rsidR="006468C2" w:rsidRPr="006468C2">
        <w:rPr>
          <w:lang w:val="en-US"/>
          <w:rPrChange w:id="73" w:author="Rodrigo LeaL" w:date="2020-04-27T22:24:00Z">
            <w:rPr/>
          </w:rPrChange>
        </w:rPr>
        <w:instrText xml:space="preserve"> HYPERLINK "https://hub.docker.com/" </w:instrText>
      </w:r>
      <w:r w:rsidR="006468C2">
        <w:fldChar w:fldCharType="separate"/>
      </w:r>
      <w:r w:rsidRPr="00FC6040">
        <w:rPr>
          <w:rStyle w:val="Hiperligao"/>
          <w:lang w:val="en-US"/>
        </w:rPr>
        <w:t>https://hub.docker.com/</w:t>
      </w:r>
      <w:r w:rsidR="006468C2">
        <w:rPr>
          <w:rStyle w:val="Hiperligao"/>
          <w:lang w:val="en-US"/>
        </w:rPr>
        <w:fldChar w:fldCharType="end"/>
      </w:r>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Ttulo2"/>
        <w:rPr>
          <w:noProof w:val="0"/>
          <w:color w:val="auto"/>
          <w:sz w:val="28"/>
          <w:szCs w:val="28"/>
          <w:lang w:val="en-US"/>
        </w:rPr>
      </w:pPr>
      <w:bookmarkStart w:id="74"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74"/>
    </w:p>
    <w:p w14:paraId="384EA5D9" w14:textId="5DA355E7" w:rsidR="00FC6040" w:rsidRDefault="00FC6040" w:rsidP="00FC6040">
      <w:pPr>
        <w:rPr>
          <w:lang w:val="en-US"/>
        </w:rPr>
      </w:pPr>
      <w:r>
        <w:rPr>
          <w:lang w:val="en-US"/>
        </w:rPr>
        <w:t xml:space="preserve">Swagger enables developers to describe their API’s structure in such a way that it is possible to build </w:t>
      </w:r>
      <w:r w:rsidR="001327C4">
        <w:rPr>
          <w:lang w:val="en-US"/>
        </w:rPr>
        <w:t xml:space="preserve">both </w:t>
      </w:r>
      <w:r>
        <w:rPr>
          <w:lang w:val="en-US"/>
        </w:rPr>
        <w:t>beautiful and interactive API documentation (</w:t>
      </w:r>
      <w:r w:rsidRPr="00165DF0">
        <w:rPr>
          <w:color w:val="FF0000"/>
          <w:lang w:val="en-US"/>
        </w:rPr>
        <w:t xml:space="preserve">ref </w:t>
      </w:r>
      <w:r>
        <w:rPr>
          <w:lang w:val="en-US"/>
        </w:rPr>
        <w:t xml:space="preserve">- </w:t>
      </w:r>
      <w:r w:rsidR="006468C2">
        <w:fldChar w:fldCharType="begin"/>
      </w:r>
      <w:r w:rsidR="006468C2" w:rsidRPr="006468C2">
        <w:rPr>
          <w:lang w:val="en-US"/>
          <w:rPrChange w:id="75" w:author="Rodrigo LeaL" w:date="2020-04-27T22:24:00Z">
            <w:rPr/>
          </w:rPrChange>
        </w:rPr>
        <w:instrText xml:space="preserve"> HYPERLINK "https://swagger.io/" </w:instrText>
      </w:r>
      <w:r w:rsidR="006468C2">
        <w:fldChar w:fldCharType="separate"/>
      </w:r>
      <w:r w:rsidRPr="00FC6040">
        <w:rPr>
          <w:rStyle w:val="Hiperligao"/>
          <w:lang w:val="en-US"/>
        </w:rPr>
        <w:t>https://swagger.io/</w:t>
      </w:r>
      <w:r w:rsidR="006468C2">
        <w:rPr>
          <w:rStyle w:val="Hiperligao"/>
          <w:lang w:val="en-US"/>
        </w:rPr>
        <w:fldChar w:fldCharType="end"/>
      </w:r>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76" w:name="_Toc38823940"/>
      <w:r>
        <w:lastRenderedPageBreak/>
        <w:t>Arquitecture</w:t>
      </w:r>
      <w:bookmarkEnd w:id="76"/>
    </w:p>
    <w:p w14:paraId="740567F0" w14:textId="54DAEEA0" w:rsidR="00567E9A" w:rsidRPr="00806D95" w:rsidRDefault="00567E9A" w:rsidP="00567E9A">
      <w:pPr>
        <w:rPr>
          <w:lang w:val="en-US"/>
        </w:rPr>
      </w:pPr>
      <w:r w:rsidRPr="00806D95">
        <w:rPr>
          <w:lang w:val="en-US"/>
        </w:rPr>
        <w:t xml:space="preserve">To develop the </w:t>
      </w:r>
      <w:r>
        <w:rPr>
          <w:lang w:val="en-US"/>
        </w:rPr>
        <w:t>IS</w:t>
      </w:r>
      <w:ins w:id="77"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 xml:space="preserve">The Services module will provide a </w:t>
      </w:r>
      <w:commentRangeStart w:id="78"/>
      <w:commentRangeStart w:id="79"/>
      <w:r w:rsidRPr="00806D95">
        <w:rPr>
          <w:lang w:val="en-US"/>
        </w:rPr>
        <w:t>REST API</w:t>
      </w:r>
      <w:commentRangeEnd w:id="78"/>
      <w:r w:rsidR="001327C4">
        <w:rPr>
          <w:rStyle w:val="Refdecomentrio"/>
        </w:rPr>
        <w:commentReference w:id="78"/>
      </w:r>
      <w:commentRangeEnd w:id="79"/>
      <w:r w:rsidR="00B61933">
        <w:rPr>
          <w:rStyle w:val="Refdecomentrio"/>
        </w:rPr>
        <w:commentReference w:id="79"/>
      </w:r>
      <w:r w:rsidRPr="00806D95">
        <w:rPr>
          <w:lang w:val="en-US"/>
        </w:rPr>
        <w:t xml:space="preserve">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Legenda"/>
        <w:rPr>
          <w:lang w:val="en-US"/>
        </w:rPr>
      </w:pPr>
      <w:bookmarkStart w:id="80"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80"/>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81"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81"/>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82"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Ttulo2"/>
      </w:pPr>
    </w:p>
    <w:p w14:paraId="7B73A36F" w14:textId="31457DA1" w:rsidR="004A2391" w:rsidRPr="006969E7" w:rsidRDefault="004A2391" w:rsidP="006969E7">
      <w:pPr>
        <w:pStyle w:val="Ttulo2"/>
        <w:rPr>
          <w:noProof w:val="0"/>
          <w:color w:val="auto"/>
          <w:sz w:val="28"/>
          <w:szCs w:val="28"/>
          <w:lang w:val="en-US"/>
        </w:rPr>
      </w:pPr>
      <w:bookmarkStart w:id="83" w:name="_Toc38823942"/>
      <w:r w:rsidRPr="006969E7">
        <w:rPr>
          <w:noProof w:val="0"/>
          <w:color w:val="auto"/>
          <w:sz w:val="28"/>
          <w:szCs w:val="28"/>
          <w:lang w:val="en-US"/>
        </w:rPr>
        <w:t>5.2. Services</w:t>
      </w:r>
      <w:bookmarkEnd w:id="83"/>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84"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85"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85"/>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r w:rsidR="006468C2">
        <w:fldChar w:fldCharType="begin"/>
      </w:r>
      <w:r w:rsidR="006468C2" w:rsidRPr="006468C2">
        <w:rPr>
          <w:lang w:val="en-US"/>
          <w:rPrChange w:id="86" w:author="Rodrigo LeaL" w:date="2020-04-27T22:24:00Z">
            <w:rPr/>
          </w:rPrChange>
        </w:rPr>
        <w:instrText xml:space="preserve"> HYPERLINK "https://github.com/OAI/OpenAPI-Specification/blob/master/versions/3.0.2.md" </w:instrText>
      </w:r>
      <w:r w:rsidR="006468C2">
        <w:fldChar w:fldCharType="separate"/>
      </w:r>
      <w:r w:rsidRPr="00567E9A">
        <w:rPr>
          <w:rStyle w:val="Hiperligao"/>
          <w:lang w:val="en-US"/>
        </w:rPr>
        <w:t>https://github.com/OAI/OpenAPI-Specification/blob/master/versions/3.0.2.md</w:t>
      </w:r>
      <w:r w:rsidR="006468C2">
        <w:rPr>
          <w:rStyle w:val="Hiperligao"/>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 hosted on Swagger UI (</w:t>
      </w:r>
      <w:r w:rsidR="006468C2">
        <w:fldChar w:fldCharType="begin"/>
      </w:r>
      <w:r w:rsidR="006468C2" w:rsidRPr="006468C2">
        <w:rPr>
          <w:lang w:val="en-US"/>
          <w:rPrChange w:id="87" w:author="Rodrigo LeaL" w:date="2020-04-27T22:24:00Z">
            <w:rPr/>
          </w:rPrChange>
        </w:rPr>
        <w:instrText xml:space="preserve"> HYPERLINK "https://joaoesantos.github.io/ise_learning/apiDocumentation/" </w:instrText>
      </w:r>
      <w:r w:rsidR="006468C2">
        <w:fldChar w:fldCharType="separate"/>
      </w:r>
      <w:r w:rsidRPr="00567E9A">
        <w:rPr>
          <w:rStyle w:val="Hiperligao"/>
          <w:lang w:val="en-US"/>
        </w:rPr>
        <w:t>https://joaoesantos.github.io/ise_learning/apiDocumentation</w:t>
      </w:r>
      <w:r w:rsidR="006468C2">
        <w:rPr>
          <w:rStyle w:val="Hiperligao"/>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88"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88"/>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89"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89"/>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r w:rsidR="006468C2">
        <w:fldChar w:fldCharType="begin"/>
      </w:r>
      <w:r w:rsidR="006468C2" w:rsidRPr="006468C2">
        <w:rPr>
          <w:lang w:val="en-US"/>
          <w:rPrChange w:id="90" w:author="Rodrigo LeaL" w:date="2020-04-27T22:24:00Z">
            <w:rPr/>
          </w:rPrChange>
        </w:rPr>
        <w:instrText xml:space="preserve"> HYPERLINK "https://www.tutorialspoint.com/sql/third-normal-form.htm" </w:instrText>
      </w:r>
      <w:r w:rsidR="006468C2">
        <w:fldChar w:fldCharType="separate"/>
      </w:r>
      <w:r w:rsidRPr="00567E9A">
        <w:rPr>
          <w:rStyle w:val="Hiperligao"/>
          <w:lang w:val="en-US"/>
        </w:rPr>
        <w:t>https://www.tutorialspoint.com/sql/third-normal-form.htm</w:t>
      </w:r>
      <w:r w:rsidR="006468C2">
        <w:rPr>
          <w:rStyle w:val="Hiperligao"/>
          <w:lang w:val="en-US"/>
        </w:rPr>
        <w:fldChar w:fldCharType="end"/>
      </w:r>
      <w:r w:rsidRPr="00F465CC">
        <w:rPr>
          <w:lang w:val="en-US"/>
        </w:rPr>
        <w:t>).</w:t>
      </w:r>
    </w:p>
    <w:p w14:paraId="78344ED1" w14:textId="64B7C378" w:rsidR="00567E9A" w:rsidRDefault="00567E9A" w:rsidP="00567E9A">
      <w:pPr>
        <w:rPr>
          <w:lang w:val="en-US"/>
        </w:rPr>
      </w:pPr>
      <w:r w:rsidRPr="00F30A61">
        <w:rPr>
          <w:lang w:val="en-US"/>
        </w:rPr>
        <w:t>An implementation d</w:t>
      </w:r>
      <w:r>
        <w:rPr>
          <w:lang w:val="en-US"/>
        </w:rPr>
        <w:t>etail worthy of note is the mandatory mutually exclusive relationships between Answer and it</w:t>
      </w:r>
      <w:ins w:id="91" w:author="André Oliveira" w:date="2020-04-28T15:15:00Z">
        <w:r w:rsidR="00BE6232">
          <w:rPr>
            <w:lang w:val="en-US"/>
          </w:rPr>
          <w:t>’</w:t>
        </w:r>
      </w:ins>
      <w:r>
        <w:rPr>
          <w:lang w:val="en-US"/>
        </w:rPr>
        <w:t xml:space="preserve">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92"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92"/>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477295DF" w:rsidR="00567E9A" w:rsidRDefault="00567E9A" w:rsidP="00567E9A">
      <w:pPr>
        <w:rPr>
          <w:lang w:val="en-US"/>
        </w:rPr>
      </w:pPr>
      <w:r>
        <w:rPr>
          <w:lang w:val="en-US"/>
        </w:rPr>
        <w:t xml:space="preserve">As can be seen below, this was achieved by having multiple applications running in separate containers, each container supporting a single runtime. Each application is listening to HTTP requests to execute the code, and when it receives a request </w:t>
      </w:r>
      <w:ins w:id="93" w:author="André Oliveira" w:date="2020-04-28T15:16:00Z">
        <w:r w:rsidR="00BE6232">
          <w:rPr>
            <w:lang w:val="en-US"/>
          </w:rPr>
          <w:t>it</w:t>
        </w:r>
      </w:ins>
      <w:del w:id="94" w:author="André Oliveira" w:date="2020-04-28T15:16:00Z">
        <w:r w:rsidDel="00BE6232">
          <w:rPr>
            <w:lang w:val="en-US"/>
          </w:rPr>
          <w:delText>is</w:delText>
        </w:r>
      </w:del>
      <w:r>
        <w:rPr>
          <w:lang w:val="en-US"/>
        </w:rPr>
        <w:t xml:space="preserve">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95"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95"/>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36B59ABA" w:rsidR="00567E9A" w:rsidRDefault="00567E9A" w:rsidP="00567E9A">
      <w:pPr>
        <w:rPr>
          <w:lang w:val="en-US"/>
        </w:rPr>
      </w:pPr>
      <w:r>
        <w:rPr>
          <w:lang w:val="en-US"/>
        </w:rPr>
        <w:lastRenderedPageBreak/>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ins w:id="96" w:author="André Oliveira" w:date="2020-04-28T15:17:00Z">
        <w:r w:rsidR="00BE6232">
          <w:rPr>
            <w:lang w:val="en-US"/>
          </w:rPr>
          <w:t>.</w:t>
        </w:r>
      </w:ins>
      <w:del w:id="97" w:author="André Oliveira" w:date="2020-04-28T15:17:00Z">
        <w:r w:rsidDel="00BE6232">
          <w:rPr>
            <w:lang w:val="en-US"/>
          </w:rPr>
          <w:delText>,</w:delText>
        </w:r>
      </w:del>
      <w:r>
        <w:rPr>
          <w:lang w:val="en-US"/>
        </w:rPr>
        <w:t xml:space="preserve"> </w:t>
      </w:r>
      <w:ins w:id="98" w:author="André Oliveira" w:date="2020-04-28T15:18:00Z">
        <w:r w:rsidR="00BE6232">
          <w:rPr>
            <w:lang w:val="en-US"/>
          </w:rPr>
          <w:t>T</w:t>
        </w:r>
      </w:ins>
      <w:del w:id="99" w:author="André Oliveira" w:date="2020-04-28T15:18:00Z">
        <w:r w:rsidDel="00BE6232">
          <w:rPr>
            <w:lang w:val="en-US"/>
          </w:rPr>
          <w:delText>t</w:delText>
        </w:r>
      </w:del>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Ttulo3"/>
        <w:rPr>
          <w:color w:val="auto"/>
          <w:sz w:val="28"/>
          <w:szCs w:val="28"/>
          <w:lang w:val="en-GB"/>
        </w:rPr>
      </w:pPr>
      <w:bookmarkStart w:id="100"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100"/>
    </w:p>
    <w:p w14:paraId="51870B82" w14:textId="6FFDAEDA" w:rsidR="00567E9A" w:rsidRDefault="00567E9A" w:rsidP="00567E9A">
      <w:pPr>
        <w:rPr>
          <w:lang w:val="en-US"/>
        </w:rPr>
      </w:pPr>
      <w:r>
        <w:rPr>
          <w:lang w:val="en-US"/>
        </w:rPr>
        <w:t>Because both Java and Kotlin can be compiled to be executed on the JVM</w:t>
      </w:r>
      <w:ins w:id="101"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ECC7AEE" w:rsidR="00567E9A" w:rsidRDefault="00567E9A" w:rsidP="00567E9A">
      <w:pPr>
        <w:rPr>
          <w:lang w:val="en-US"/>
        </w:rPr>
      </w:pPr>
      <w:commentRangeStart w:id="102"/>
      <w:commentRangeStart w:id="103"/>
      <w:r>
        <w:rPr>
          <w:lang w:val="en-US"/>
        </w:rPr>
        <w:t xml:space="preserve">One of the main differences between the Java and Kotlin execution Environments is the </w:t>
      </w:r>
      <w:r w:rsidR="00894276">
        <w:rPr>
          <w:lang w:val="en-US"/>
        </w:rPr>
        <w:t xml:space="preserve">execution </w:t>
      </w:r>
      <w:r>
        <w:rPr>
          <w:lang w:val="en-US"/>
        </w:rPr>
        <w:t xml:space="preserve">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commentRangeEnd w:id="102"/>
      <w:r w:rsidR="00BE6232">
        <w:rPr>
          <w:rStyle w:val="Refdecomentrio"/>
        </w:rPr>
        <w:commentReference w:id="102"/>
      </w:r>
      <w:commentRangeEnd w:id="103"/>
      <w:r w:rsidR="00537A11">
        <w:rPr>
          <w:rStyle w:val="Refdecomentrio"/>
        </w:rPr>
        <w:commentReference w:id="103"/>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lastRenderedPageBreak/>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Ttulo1"/>
      </w:pPr>
      <w:bookmarkStart w:id="104" w:name="_Toc38823946"/>
      <w:r>
        <w:lastRenderedPageBreak/>
        <w:t>Project progress</w:t>
      </w:r>
      <w:bookmarkEnd w:id="104"/>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105"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105"/>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5BB42B49"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106"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106"/>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Ttulo1"/>
      </w:pPr>
      <w:bookmarkStart w:id="107" w:name="_Toc38823947"/>
      <w:r>
        <w:lastRenderedPageBreak/>
        <w:t>Lexicon</w:t>
      </w:r>
      <w:bookmarkEnd w:id="107"/>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Ttulo1"/>
      </w:pPr>
      <w:bookmarkStart w:id="108" w:name="_Toc38823948"/>
      <w:r>
        <w:lastRenderedPageBreak/>
        <w:t>References</w:t>
      </w:r>
      <w:bookmarkEnd w:id="108"/>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32" w:history="1">
        <w:r>
          <w:rPr>
            <w:rStyle w:val="Hiperligao"/>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hyperlink r:id="rId33" w:history="1">
        <w:r w:rsidRPr="00936E89">
          <w:rPr>
            <w:rStyle w:val="Hiperligao"/>
            <w:lang w:val="en-US"/>
          </w:rPr>
          <w:t>https://www.hackerrank.com/</w:t>
        </w:r>
      </w:hyperlink>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hyperlink r:id="rId34" w:history="1">
        <w:r w:rsidRPr="00812C43">
          <w:rPr>
            <w:rStyle w:val="Hiperligao"/>
            <w:lang w:val="en-US"/>
          </w:rPr>
          <w:t>https://leetcode.com/</w:t>
        </w:r>
      </w:hyperlink>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hyperlink r:id="rId35" w:history="1">
        <w:r w:rsidRPr="003C5B09">
          <w:rPr>
            <w:rStyle w:val="Hiperligao"/>
            <w:lang w:val="en-US"/>
          </w:rPr>
          <w:t>https://www.codewars.com/</w:t>
        </w:r>
      </w:hyperlink>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36" w:history="1">
        <w:r w:rsidRPr="0026229E">
          <w:rPr>
            <w:rStyle w:val="Hiperligao"/>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r>
        <w:lastRenderedPageBreak/>
        <w:t>Annex</w:t>
      </w:r>
    </w:p>
    <w:p w14:paraId="2E64B1D1" w14:textId="48A71C49" w:rsidR="00A95392" w:rsidRPr="00E66F6D" w:rsidRDefault="00E66F6D" w:rsidP="00E66F6D">
      <w:pPr>
        <w:pStyle w:val="Ttulo2"/>
        <w:rPr>
          <w:color w:val="auto"/>
          <w:sz w:val="28"/>
          <w:szCs w:val="28"/>
        </w:rPr>
      </w:pPr>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André Oliveira" w:date="2020-04-28T15:30:00Z" w:initials="AO">
    <w:p w14:paraId="2F0AD47E" w14:textId="7C7AB424" w:rsidR="0094743A" w:rsidRDefault="0094743A">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32" w:author="joao eduardo santos" w:date="2020-04-29T11:44:00Z" w:initials="jes">
    <w:p w14:paraId="1FDED44D" w14:textId="249DA6E3" w:rsidR="0094743A" w:rsidRDefault="0094743A">
      <w:pPr>
        <w:pStyle w:val="Textodecomentrio"/>
      </w:pPr>
      <w:r>
        <w:rPr>
          <w:rStyle w:val="Refdecomentrio"/>
        </w:rPr>
        <w:annotationRef/>
      </w:r>
      <w:r>
        <w:t>Não percebi o que escreveste</w:t>
      </w:r>
    </w:p>
  </w:comment>
  <w:comment w:id="33" w:author="Rodrigo LeaL" w:date="2020-04-29T19:23:00Z" w:initials="RL">
    <w:p w14:paraId="186BB3EE" w14:textId="55ADACA4" w:rsidR="0094743A" w:rsidRDefault="0094743A">
      <w:pPr>
        <w:pStyle w:val="Textodecomentrio"/>
      </w:pPr>
      <w:r>
        <w:rPr>
          <w:rStyle w:val="Refdecomentrio"/>
        </w:rPr>
        <w:annotationRef/>
      </w:r>
      <w:r>
        <w:t>Tradução: deviamos detalhar melhor os requisitos dos questionnaire answers, ou num bullet a parte “Questionnaire answers” ou no mesmo bullet do “Questionnaire”</w:t>
      </w:r>
    </w:p>
  </w:comment>
  <w:comment w:id="78" w:author="André Oliveira" w:date="2020-04-28T15:07:00Z" w:initials="AO">
    <w:p w14:paraId="5B84DCA0" w14:textId="117DD14A" w:rsidR="0094743A" w:rsidRDefault="0094743A">
      <w:pPr>
        <w:pStyle w:val="Textodecomentrio"/>
      </w:pPr>
      <w:r>
        <w:rPr>
          <w:rStyle w:val="Refdecomentrio"/>
        </w:rPr>
        <w:annotationRef/>
      </w:r>
      <w:r>
        <w:t>Dizer o que é a REST API ou e fazer link para a documentação</w:t>
      </w:r>
    </w:p>
  </w:comment>
  <w:comment w:id="79" w:author="joao eduardo santos" w:date="2020-04-29T11:49:00Z" w:initials="jes">
    <w:p w14:paraId="75BD6350" w14:textId="3F5878D6" w:rsidR="0094743A" w:rsidRDefault="0094743A">
      <w:pPr>
        <w:pStyle w:val="Textodecomentrio"/>
      </w:pPr>
      <w:r>
        <w:rPr>
          <w:rStyle w:val="Refdecomentrio"/>
        </w:rPr>
        <w:annotationRef/>
      </w:r>
      <w:r>
        <w:t xml:space="preserve">Quanto muito uma referencia para </w:t>
      </w:r>
      <w:hyperlink r:id="rId1" w:history="1">
        <w:r w:rsidRPr="00734D58">
          <w:rPr>
            <w:rStyle w:val="Hiperligao"/>
          </w:rPr>
          <w:t>https://restfulapi.net/</w:t>
        </w:r>
      </w:hyperlink>
      <w:r>
        <w:t>. Explicar está fora do contexto deste documento e do final</w:t>
      </w:r>
    </w:p>
  </w:comment>
  <w:comment w:id="102" w:author="André Oliveira" w:date="2020-04-28T15:21:00Z" w:initials="AO">
    <w:p w14:paraId="31DC0AD6" w14:textId="44913ED7" w:rsidR="0094743A" w:rsidRDefault="0094743A">
      <w:pPr>
        <w:pStyle w:val="Textodecomentrio"/>
      </w:pPr>
      <w:r>
        <w:rPr>
          <w:rStyle w:val="Refdecomentrio"/>
        </w:rPr>
        <w:annotationRef/>
      </w:r>
      <w:r>
        <w:t>Não percebo o que queres dizer</w:t>
      </w:r>
    </w:p>
  </w:comment>
  <w:comment w:id="103" w:author="joao eduardo santos" w:date="2020-04-29T11:53:00Z" w:initials="jes">
    <w:p w14:paraId="395586FA" w14:textId="3F81F9D1" w:rsidR="0094743A" w:rsidRDefault="0094743A">
      <w:pPr>
        <w:pStyle w:val="Textodecomentrio"/>
      </w:pPr>
      <w:r>
        <w:rPr>
          <w:rStyle w:val="Refdecomentrio"/>
        </w:rPr>
        <w:annotationRef/>
      </w:r>
      <w:r>
        <w:t>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Ex w15:paraId="5B84DCA0" w15:done="0"/>
  <w15:commentEx w15:paraId="75BD6350" w15:paraIdParent="5B84DCA0" w15:done="0"/>
  <w15:commentEx w15:paraId="31DC0AD6" w15:done="0"/>
  <w15:commentEx w15:paraId="395586FA" w15:paraIdParent="31DC0A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Id w16cid:paraId="5B84DCA0" w16cid:durableId="2252C52F"/>
  <w16cid:commentId w16cid:paraId="75BD6350" w16cid:durableId="2253E82C"/>
  <w16cid:commentId w16cid:paraId="31DC0AD6" w16cid:durableId="2252C88C"/>
  <w16cid:commentId w16cid:paraId="395586FA" w16cid:durableId="2253E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112B7" w14:textId="77777777" w:rsidR="00BA59D3" w:rsidRDefault="00BA59D3" w:rsidP="00DE7218">
      <w:pPr>
        <w:spacing w:after="0" w:line="240" w:lineRule="auto"/>
      </w:pPr>
      <w:r>
        <w:separator/>
      </w:r>
    </w:p>
  </w:endnote>
  <w:endnote w:type="continuationSeparator" w:id="0">
    <w:p w14:paraId="4BF964F0" w14:textId="77777777" w:rsidR="00BA59D3" w:rsidRDefault="00BA59D3"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94743A" w:rsidRDefault="0094743A"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94743A" w:rsidRDefault="0094743A"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94743A" w:rsidRDefault="0094743A"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94743A" w:rsidRPr="00B2443B" w:rsidRDefault="0094743A">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94743A" w:rsidRDefault="0094743A"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94743A" w:rsidRDefault="0094743A">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94743A" w:rsidRPr="00513BF3" w:rsidRDefault="0094743A"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94743A" w:rsidRPr="00513BF3" w:rsidRDefault="0094743A"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B0684" w14:textId="77777777" w:rsidR="00BA59D3" w:rsidRDefault="00BA59D3" w:rsidP="00DE7218">
      <w:pPr>
        <w:spacing w:after="0" w:line="240" w:lineRule="auto"/>
      </w:pPr>
      <w:r>
        <w:separator/>
      </w:r>
    </w:p>
  </w:footnote>
  <w:footnote w:type="continuationSeparator" w:id="0">
    <w:p w14:paraId="7EB45049" w14:textId="77777777" w:rsidR="00BA59D3" w:rsidRDefault="00BA59D3"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94743A" w:rsidRDefault="0094743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7"/>
      <w:gridCol w:w="6023"/>
    </w:tblGrid>
    <w:tr w:rsidR="0094743A" w:rsidRPr="005B6B81" w14:paraId="6F471FB2" w14:textId="77777777" w:rsidTr="0076634F">
      <w:tc>
        <w:tcPr>
          <w:tcW w:w="895" w:type="pct"/>
        </w:tcPr>
        <w:p w14:paraId="19C17F0E" w14:textId="77777777" w:rsidR="0094743A" w:rsidRPr="005B6B81" w:rsidRDefault="0094743A"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75pt">
                <v:imagedata r:id="rId1" o:title=""/>
              </v:shape>
              <o:OLEObject Type="Embed" ProgID="Visio.Drawing.11" ShapeID="_x0000_i1025" DrawAspect="Content" ObjectID="_1649761685" r:id="rId2"/>
            </w:object>
          </w:r>
        </w:p>
      </w:tc>
      <w:tc>
        <w:tcPr>
          <w:tcW w:w="4105" w:type="pct"/>
        </w:tcPr>
        <w:p w14:paraId="2F33F1E3" w14:textId="38689ABA" w:rsidR="0094743A" w:rsidRPr="005B6B81" w:rsidRDefault="0094743A" w:rsidP="005B6B81">
          <w:pPr>
            <w:spacing w:line="220" w:lineRule="exact"/>
            <w:jc w:val="right"/>
          </w:pPr>
          <w:r w:rsidRPr="005B6B81">
            <w:t>2019/20</w:t>
          </w:r>
          <w:r w:rsidRPr="005B6B81">
            <w:rPr>
              <w:b/>
            </w:rPr>
            <w:br/>
          </w:r>
          <w:r>
            <w:t>Summer</w:t>
          </w:r>
        </w:p>
        <w:p w14:paraId="588C74AC" w14:textId="77777777" w:rsidR="0094743A" w:rsidRDefault="0094743A"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94743A" w:rsidRPr="005B6B81" w:rsidRDefault="0094743A"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94743A" w:rsidRDefault="0094743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é Oliveira">
    <w15:presenceInfo w15:providerId="Windows Live" w15:userId="e322069285e78dc2"/>
  </w15:person>
  <w15:person w15:author="joao eduardo santos">
    <w15:presenceInfo w15:providerId="Windows Live" w15:userId="329686ab1dce4f9b"/>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27C4"/>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1005"/>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5C1F"/>
    <w:rsid w:val="0030772B"/>
    <w:rsid w:val="0031211F"/>
    <w:rsid w:val="00312B9C"/>
    <w:rsid w:val="00313850"/>
    <w:rsid w:val="00320B15"/>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440"/>
    <w:rsid w:val="00936E89"/>
    <w:rsid w:val="00941287"/>
    <w:rsid w:val="00943800"/>
    <w:rsid w:val="0094743A"/>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0DE3"/>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stfulapi.ne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leetcode.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hackerrank.com/" TargetMode="External"/><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algoexpert.io/produc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yperlink" Target="https://www.codechef.com/"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openxmlformats.org/officeDocument/2006/relationships/hyperlink" Target="https://www.codewars.com/" TargetMode="Externa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2FFA81D0-6144-44F0-B04B-AA087304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42</Pages>
  <Words>5917</Words>
  <Characters>31954</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37796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32</cp:revision>
  <cp:lastPrinted>2018-10-17T18:27:00Z</cp:lastPrinted>
  <dcterms:created xsi:type="dcterms:W3CDTF">2018-10-17T10:07:00Z</dcterms:created>
  <dcterms:modified xsi:type="dcterms:W3CDTF">2020-04-30T13:22:00Z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