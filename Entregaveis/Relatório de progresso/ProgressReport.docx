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12B27" w14:textId="77777777" w:rsidR="00C733BE" w:rsidRPr="001727C3" w:rsidRDefault="0006099D" w:rsidP="00184925">
      <w:pPr>
        <w:pStyle w:val="Ttulo"/>
        <w:jc w:val="both"/>
        <w:rPr>
          <w:noProof w:val="0"/>
          <w:sz w:val="48"/>
          <w:lang w:val="pt-PT"/>
        </w:rPr>
      </w:pPr>
      <w:r>
        <w:rPr>
          <w:lang w:val="pt-PT"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1727C3" w:rsidRDefault="00C733BE" w:rsidP="00184925">
      <w:pPr>
        <w:rPr>
          <w:noProof w:val="0"/>
        </w:rPr>
      </w:pPr>
    </w:p>
    <w:p w14:paraId="7E6CC88D" w14:textId="5BF8234F" w:rsidR="00C733BE" w:rsidRPr="001727C3" w:rsidRDefault="000D35BB" w:rsidP="00184925">
      <w:pPr>
        <w:spacing w:after="480"/>
        <w:jc w:val="center"/>
        <w:rPr>
          <w:rFonts w:asciiTheme="majorHAnsi" w:hAnsiTheme="majorHAnsi"/>
          <w:b/>
          <w:noProof w:val="0"/>
          <w:sz w:val="32"/>
          <w:szCs w:val="32"/>
        </w:rPr>
      </w:pPr>
      <w:r>
        <w:rPr>
          <w:rFonts w:asciiTheme="majorHAnsi" w:hAnsiTheme="majorHAnsi"/>
          <w:b/>
          <w:noProof w:val="0"/>
          <w:sz w:val="32"/>
          <w:szCs w:val="32"/>
        </w:rPr>
        <w:t xml:space="preserve">Área Departamental de Engenharia de </w:t>
      </w:r>
      <w:r w:rsidR="0056587D">
        <w:rPr>
          <w:rFonts w:asciiTheme="majorHAnsi" w:hAnsiTheme="majorHAnsi"/>
          <w:b/>
          <w:noProof w:val="0"/>
          <w:sz w:val="32"/>
          <w:szCs w:val="32"/>
        </w:rPr>
        <w:t>Eletrónica</w:t>
      </w:r>
      <w:r>
        <w:rPr>
          <w:rFonts w:asciiTheme="majorHAnsi" w:hAnsiTheme="majorHAnsi"/>
          <w:b/>
          <w:noProof w:val="0"/>
          <w:sz w:val="32"/>
          <w:szCs w:val="32"/>
        </w:rPr>
        <w:t xml:space="preserve"> e Telecomunicações</w:t>
      </w:r>
      <w:r w:rsidR="00FE0DE3">
        <w:rPr>
          <w:rFonts w:asciiTheme="majorHAnsi" w:hAnsiTheme="majorHAnsi"/>
          <w:b/>
          <w:noProof w:val="0"/>
          <w:sz w:val="32"/>
          <w:szCs w:val="32"/>
        </w:rPr>
        <w:t xml:space="preserve"> </w:t>
      </w:r>
      <w:r>
        <w:rPr>
          <w:rFonts w:asciiTheme="majorHAnsi" w:hAnsiTheme="majorHAnsi"/>
          <w:b/>
          <w:noProof w:val="0"/>
          <w:sz w:val="32"/>
          <w:szCs w:val="32"/>
        </w:rPr>
        <w:t>e de Computadores</w:t>
      </w:r>
    </w:p>
    <w:p w14:paraId="2E56BB0A" w14:textId="24F2019D" w:rsidR="00C733BE" w:rsidRPr="001727C3" w:rsidRDefault="00384807" w:rsidP="00184925">
      <w:pPr>
        <w:spacing w:before="240" w:after="840"/>
        <w:jc w:val="center"/>
        <w:rPr>
          <w:rFonts w:asciiTheme="majorHAnsi" w:hAnsiTheme="majorHAnsi"/>
          <w:b/>
          <w:noProof w:val="0"/>
          <w:sz w:val="36"/>
          <w:szCs w:val="36"/>
        </w:rPr>
      </w:pPr>
      <w:proofErr w:type="spellStart"/>
      <w:r>
        <w:rPr>
          <w:rFonts w:asciiTheme="majorHAnsi" w:hAnsiTheme="majorHAnsi"/>
          <w:b/>
          <w:noProof w:val="0"/>
          <w:sz w:val="36"/>
          <w:szCs w:val="36"/>
        </w:rPr>
        <w:t>Progress</w:t>
      </w:r>
      <w:proofErr w:type="spellEnd"/>
      <w:r>
        <w:rPr>
          <w:rFonts w:asciiTheme="majorHAnsi" w:hAnsiTheme="majorHAnsi"/>
          <w:b/>
          <w:noProof w:val="0"/>
          <w:sz w:val="36"/>
          <w:szCs w:val="36"/>
        </w:rPr>
        <w:t xml:space="preserve"> </w:t>
      </w:r>
      <w:proofErr w:type="spellStart"/>
      <w:r>
        <w:rPr>
          <w:rFonts w:asciiTheme="majorHAnsi" w:hAnsiTheme="majorHAnsi"/>
          <w:b/>
          <w:noProof w:val="0"/>
          <w:sz w:val="36"/>
          <w:szCs w:val="36"/>
        </w:rPr>
        <w:t>Report</w:t>
      </w:r>
      <w:proofErr w:type="spellEnd"/>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1727C3" w14:paraId="0704651F" w14:textId="77777777" w:rsidTr="00184925">
        <w:trPr>
          <w:jc w:val="center"/>
        </w:trPr>
        <w:tc>
          <w:tcPr>
            <w:tcW w:w="1380" w:type="dxa"/>
          </w:tcPr>
          <w:p w14:paraId="5052452D" w14:textId="567CC0C3" w:rsidR="00B3536A" w:rsidRPr="001727C3" w:rsidRDefault="00384807" w:rsidP="00184925">
            <w:pPr>
              <w:ind w:right="-341"/>
              <w:rPr>
                <w:rFonts w:asciiTheme="majorHAnsi" w:hAnsiTheme="majorHAnsi"/>
                <w:noProof w:val="0"/>
                <w:sz w:val="30"/>
                <w:szCs w:val="30"/>
              </w:rPr>
            </w:pPr>
            <w:proofErr w:type="spellStart"/>
            <w:r>
              <w:rPr>
                <w:rFonts w:asciiTheme="majorHAnsi" w:hAnsiTheme="majorHAnsi"/>
                <w:noProof w:val="0"/>
                <w:sz w:val="30"/>
                <w:szCs w:val="30"/>
              </w:rPr>
              <w:t>Authors</w:t>
            </w:r>
            <w:proofErr w:type="spellEnd"/>
            <w:r w:rsidR="000D35BB">
              <w:rPr>
                <w:rFonts w:asciiTheme="majorHAnsi" w:hAnsiTheme="majorHAnsi"/>
                <w:noProof w:val="0"/>
                <w:sz w:val="30"/>
                <w:szCs w:val="30"/>
              </w:rPr>
              <w:t>:</w:t>
            </w:r>
          </w:p>
        </w:tc>
        <w:tc>
          <w:tcPr>
            <w:tcW w:w="1880" w:type="dxa"/>
          </w:tcPr>
          <w:p w14:paraId="7F34A15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44598</w:t>
            </w:r>
          </w:p>
        </w:tc>
        <w:tc>
          <w:tcPr>
            <w:tcW w:w="3934" w:type="dxa"/>
          </w:tcPr>
          <w:p w14:paraId="211D95B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André L. A. Q. de Oliveira</w:t>
            </w:r>
          </w:p>
        </w:tc>
      </w:tr>
      <w:tr w:rsidR="00B3536A" w:rsidRPr="001727C3" w14:paraId="7B942AFE" w14:textId="77777777" w:rsidTr="00184925">
        <w:trPr>
          <w:jc w:val="center"/>
        </w:trPr>
        <w:tc>
          <w:tcPr>
            <w:tcW w:w="1380" w:type="dxa"/>
          </w:tcPr>
          <w:p w14:paraId="4EA8041E" w14:textId="77777777" w:rsidR="00B3536A" w:rsidRPr="001727C3" w:rsidRDefault="00B3536A" w:rsidP="00184925">
            <w:pPr>
              <w:rPr>
                <w:rFonts w:asciiTheme="majorHAnsi" w:hAnsiTheme="majorHAnsi"/>
                <w:noProof w:val="0"/>
                <w:sz w:val="30"/>
                <w:szCs w:val="30"/>
              </w:rPr>
            </w:pPr>
          </w:p>
        </w:tc>
        <w:tc>
          <w:tcPr>
            <w:tcW w:w="1880" w:type="dxa"/>
          </w:tcPr>
          <w:p w14:paraId="4F72662D" w14:textId="77777777" w:rsidR="005B6B81" w:rsidRDefault="005B6B81" w:rsidP="005B6B81">
            <w:pPr>
              <w:rPr>
                <w:rFonts w:asciiTheme="majorHAnsi" w:hAnsiTheme="majorHAnsi"/>
                <w:sz w:val="30"/>
                <w:szCs w:val="30"/>
              </w:rPr>
            </w:pPr>
            <w:r w:rsidRPr="00411936">
              <w:rPr>
                <w:rFonts w:asciiTheme="majorHAnsi" w:hAnsiTheme="majorHAnsi"/>
                <w:sz w:val="30"/>
                <w:szCs w:val="30"/>
              </w:rPr>
              <w:t>44847</w:t>
            </w:r>
          </w:p>
          <w:p w14:paraId="4D56B578" w14:textId="2A75F845" w:rsidR="00285CED" w:rsidRPr="00066C59" w:rsidRDefault="005B6B81" w:rsidP="00465CA6">
            <w:pPr>
              <w:rPr>
                <w:rFonts w:asciiTheme="majorHAnsi" w:hAnsiTheme="majorHAnsi"/>
                <w:noProof w:val="0"/>
                <w:sz w:val="30"/>
                <w:szCs w:val="30"/>
                <w:highlight w:val="yellow"/>
              </w:rPr>
            </w:pPr>
            <w:r w:rsidRPr="00411936">
              <w:rPr>
                <w:rFonts w:asciiTheme="majorHAnsi" w:hAnsiTheme="majorHAnsi"/>
                <w:sz w:val="30"/>
                <w:szCs w:val="30"/>
              </w:rPr>
              <w:t>44823</w:t>
            </w:r>
          </w:p>
        </w:tc>
        <w:tc>
          <w:tcPr>
            <w:tcW w:w="3934" w:type="dxa"/>
          </w:tcPr>
          <w:p w14:paraId="791CD458" w14:textId="77777777" w:rsidR="005B6B81" w:rsidRDefault="005B6B81" w:rsidP="005B6B81">
            <w:pPr>
              <w:rPr>
                <w:rFonts w:asciiTheme="majorHAnsi" w:hAnsiTheme="majorHAnsi"/>
                <w:sz w:val="30"/>
                <w:szCs w:val="30"/>
              </w:rPr>
            </w:pPr>
            <w:r w:rsidRPr="00411936">
              <w:rPr>
                <w:rFonts w:asciiTheme="majorHAnsi" w:hAnsiTheme="majorHAnsi"/>
                <w:sz w:val="30"/>
                <w:szCs w:val="30"/>
              </w:rPr>
              <w:t>João Eduardo Santos</w:t>
            </w:r>
          </w:p>
          <w:p w14:paraId="50703453" w14:textId="5B91F6DC" w:rsidR="00285CED" w:rsidRPr="00066C59" w:rsidRDefault="005B6B81" w:rsidP="00184925">
            <w:pPr>
              <w:rPr>
                <w:rFonts w:asciiTheme="majorHAnsi" w:hAnsiTheme="majorHAnsi"/>
                <w:noProof w:val="0"/>
                <w:sz w:val="30"/>
                <w:szCs w:val="30"/>
                <w:highlight w:val="yellow"/>
              </w:rPr>
            </w:pPr>
            <w:r w:rsidRPr="00411936">
              <w:rPr>
                <w:rFonts w:asciiTheme="majorHAnsi" w:hAnsiTheme="majorHAnsi"/>
                <w:sz w:val="30"/>
                <w:szCs w:val="30"/>
              </w:rPr>
              <w:t>Rodrigo Mogár</w:t>
            </w:r>
            <w:r>
              <w:rPr>
                <w:rFonts w:asciiTheme="majorHAnsi" w:hAnsiTheme="majorHAnsi"/>
                <w:sz w:val="30"/>
                <w:szCs w:val="30"/>
              </w:rPr>
              <w:t>r</w:t>
            </w:r>
            <w:r w:rsidRPr="00411936">
              <w:rPr>
                <w:rFonts w:asciiTheme="majorHAnsi" w:hAnsiTheme="majorHAnsi"/>
                <w:sz w:val="30"/>
                <w:szCs w:val="30"/>
              </w:rPr>
              <w:t>io F. Leal</w:t>
            </w:r>
          </w:p>
        </w:tc>
      </w:tr>
      <w:tr w:rsidR="00B3536A" w:rsidRPr="001727C3" w14:paraId="04FD19F6" w14:textId="77777777" w:rsidTr="00184925">
        <w:trPr>
          <w:jc w:val="center"/>
        </w:trPr>
        <w:tc>
          <w:tcPr>
            <w:tcW w:w="1380" w:type="dxa"/>
          </w:tcPr>
          <w:p w14:paraId="7E42401D" w14:textId="77777777" w:rsidR="00B3536A" w:rsidRPr="001727C3" w:rsidRDefault="00B3536A" w:rsidP="00184925">
            <w:pPr>
              <w:rPr>
                <w:rFonts w:asciiTheme="majorHAnsi" w:hAnsiTheme="majorHAnsi"/>
                <w:noProof w:val="0"/>
                <w:sz w:val="30"/>
                <w:szCs w:val="30"/>
              </w:rPr>
            </w:pPr>
          </w:p>
        </w:tc>
        <w:tc>
          <w:tcPr>
            <w:tcW w:w="1880" w:type="dxa"/>
          </w:tcPr>
          <w:p w14:paraId="4EA2A3D4" w14:textId="77777777" w:rsidR="00B3536A" w:rsidRPr="001727C3" w:rsidRDefault="00B3536A" w:rsidP="00184925">
            <w:pPr>
              <w:rPr>
                <w:rFonts w:asciiTheme="majorHAnsi" w:hAnsiTheme="majorHAnsi"/>
                <w:noProof w:val="0"/>
                <w:sz w:val="30"/>
                <w:szCs w:val="30"/>
              </w:rPr>
            </w:pPr>
          </w:p>
        </w:tc>
        <w:tc>
          <w:tcPr>
            <w:tcW w:w="3934" w:type="dxa"/>
          </w:tcPr>
          <w:p w14:paraId="5073C944" w14:textId="77777777" w:rsidR="00B3536A" w:rsidRPr="001727C3" w:rsidRDefault="00B3536A" w:rsidP="00184925">
            <w:pPr>
              <w:rPr>
                <w:rFonts w:asciiTheme="majorHAnsi" w:hAnsiTheme="majorHAnsi"/>
                <w:noProof w:val="0"/>
                <w:sz w:val="30"/>
                <w:szCs w:val="30"/>
              </w:rPr>
            </w:pPr>
          </w:p>
        </w:tc>
      </w:tr>
    </w:tbl>
    <w:p w14:paraId="7CD9A730" w14:textId="77777777" w:rsidR="007A68EA" w:rsidRPr="001727C3" w:rsidRDefault="007A68EA" w:rsidP="00184925">
      <w:pPr>
        <w:rPr>
          <w:rFonts w:asciiTheme="majorHAnsi" w:hAnsiTheme="majorHAnsi"/>
          <w:b/>
          <w:noProof w:val="0"/>
          <w:sz w:val="30"/>
          <w:szCs w:val="30"/>
        </w:rPr>
      </w:pPr>
    </w:p>
    <w:p w14:paraId="44EFDED0" w14:textId="77777777" w:rsidR="00B3536A" w:rsidRPr="001727C3" w:rsidRDefault="00B3536A" w:rsidP="00184925">
      <w:pPr>
        <w:rPr>
          <w:rFonts w:asciiTheme="majorHAnsi" w:hAnsiTheme="majorHAnsi"/>
          <w:noProof w:val="0"/>
          <w:sz w:val="30"/>
          <w:szCs w:val="30"/>
        </w:rPr>
      </w:pPr>
    </w:p>
    <w:p w14:paraId="70A5D249" w14:textId="5173B492" w:rsidR="00B3536A" w:rsidRPr="001727C3" w:rsidRDefault="00050398" w:rsidP="00050398">
      <w:pPr>
        <w:jc w:val="center"/>
        <w:rPr>
          <w:rFonts w:asciiTheme="majorHAnsi" w:hAnsiTheme="majorHAnsi"/>
          <w:noProof w:val="0"/>
          <w:sz w:val="30"/>
          <w:szCs w:val="30"/>
        </w:rPr>
      </w:pPr>
      <w:proofErr w:type="spellStart"/>
      <w:r>
        <w:rPr>
          <w:rFonts w:asciiTheme="majorHAnsi" w:hAnsiTheme="majorHAnsi"/>
          <w:noProof w:val="0"/>
          <w:sz w:val="30"/>
          <w:szCs w:val="30"/>
        </w:rPr>
        <w:t>Progress</w:t>
      </w:r>
      <w:proofErr w:type="spellEnd"/>
      <w:r>
        <w:rPr>
          <w:rFonts w:asciiTheme="majorHAnsi" w:hAnsiTheme="majorHAnsi"/>
          <w:noProof w:val="0"/>
          <w:sz w:val="30"/>
          <w:szCs w:val="30"/>
        </w:rPr>
        <w:t xml:space="preserve"> </w:t>
      </w:r>
      <w:proofErr w:type="spellStart"/>
      <w:r>
        <w:rPr>
          <w:rFonts w:asciiTheme="majorHAnsi" w:hAnsiTheme="majorHAnsi"/>
          <w:noProof w:val="0"/>
          <w:sz w:val="30"/>
          <w:szCs w:val="30"/>
        </w:rPr>
        <w:t>report</w:t>
      </w:r>
      <w:proofErr w:type="spellEnd"/>
      <w:r>
        <w:rPr>
          <w:rFonts w:asciiTheme="majorHAnsi" w:hAnsiTheme="majorHAnsi"/>
          <w:noProof w:val="0"/>
          <w:sz w:val="30"/>
          <w:szCs w:val="30"/>
        </w:rPr>
        <w:t xml:space="preserve"> for</w:t>
      </w:r>
      <w:r w:rsidR="000D35BB">
        <w:rPr>
          <w:rFonts w:asciiTheme="majorHAnsi" w:hAnsiTheme="majorHAnsi"/>
          <w:noProof w:val="0"/>
          <w:sz w:val="30"/>
          <w:szCs w:val="30"/>
        </w:rPr>
        <w:t xml:space="preserve"> Unidade Curricular de </w:t>
      </w:r>
      <w:proofErr w:type="spellStart"/>
      <w:r w:rsidR="00A054C7">
        <w:rPr>
          <w:rFonts w:asciiTheme="majorHAnsi" w:hAnsiTheme="majorHAnsi"/>
          <w:noProof w:val="0"/>
          <w:sz w:val="30"/>
          <w:szCs w:val="30"/>
        </w:rPr>
        <w:t>Projecto</w:t>
      </w:r>
      <w:proofErr w:type="spellEnd"/>
      <w:r w:rsidR="00A054C7">
        <w:rPr>
          <w:rFonts w:asciiTheme="majorHAnsi" w:hAnsiTheme="majorHAnsi"/>
          <w:noProof w:val="0"/>
          <w:sz w:val="30"/>
          <w:szCs w:val="30"/>
        </w:rPr>
        <w:t xml:space="preserve"> e Seminário</w:t>
      </w:r>
      <w:r w:rsidR="000D35BB">
        <w:rPr>
          <w:rFonts w:asciiTheme="majorHAnsi" w:hAnsiTheme="majorHAnsi"/>
          <w:noProof w:val="0"/>
          <w:sz w:val="30"/>
          <w:szCs w:val="30"/>
        </w:rPr>
        <w:t xml:space="preserve"> Licenciatura em Engenharia Informática e de Computadores</w:t>
      </w:r>
    </w:p>
    <w:p w14:paraId="24813D1F" w14:textId="77777777" w:rsidR="00B3536A" w:rsidRPr="001727C3" w:rsidRDefault="00B3536A" w:rsidP="00184925">
      <w:pPr>
        <w:rPr>
          <w:rFonts w:asciiTheme="majorHAnsi" w:hAnsiTheme="majorHAnsi"/>
          <w:noProof w:val="0"/>
          <w:sz w:val="30"/>
          <w:szCs w:val="30"/>
        </w:rPr>
      </w:pPr>
    </w:p>
    <w:p w14:paraId="0D1298D2" w14:textId="0851C9C4" w:rsidR="00B3536A" w:rsidRDefault="00B3536A" w:rsidP="00184925">
      <w:pPr>
        <w:rPr>
          <w:rFonts w:asciiTheme="majorHAnsi" w:hAnsiTheme="majorHAnsi"/>
          <w:noProof w:val="0"/>
          <w:sz w:val="30"/>
          <w:szCs w:val="30"/>
        </w:rPr>
      </w:pPr>
    </w:p>
    <w:p w14:paraId="44B62637" w14:textId="77777777" w:rsidR="00050398" w:rsidRPr="001727C3" w:rsidRDefault="00050398" w:rsidP="00184925">
      <w:pPr>
        <w:rPr>
          <w:rFonts w:asciiTheme="majorHAnsi" w:hAnsiTheme="majorHAnsi"/>
          <w:noProof w:val="0"/>
          <w:sz w:val="30"/>
          <w:szCs w:val="30"/>
        </w:rPr>
      </w:pPr>
    </w:p>
    <w:p w14:paraId="1D7D5981" w14:textId="3A272DA3" w:rsidR="00C733BE" w:rsidRPr="00A311AD" w:rsidRDefault="00384807" w:rsidP="00184925">
      <w:pPr>
        <w:jc w:val="center"/>
        <w:rPr>
          <w:rFonts w:asciiTheme="majorHAnsi" w:hAnsiTheme="majorHAnsi"/>
          <w:noProof w:val="0"/>
          <w:sz w:val="30"/>
          <w:szCs w:val="30"/>
          <w:lang w:val="en-GB"/>
        </w:rPr>
      </w:pPr>
      <w:r w:rsidRPr="00A311AD">
        <w:rPr>
          <w:rFonts w:asciiTheme="majorHAnsi" w:hAnsiTheme="majorHAnsi"/>
          <w:noProof w:val="0"/>
          <w:sz w:val="30"/>
          <w:szCs w:val="30"/>
          <w:lang w:val="en-GB"/>
        </w:rPr>
        <w:t>Advisors</w:t>
      </w:r>
      <w:r w:rsidR="000D35BB" w:rsidRPr="00A311AD">
        <w:rPr>
          <w:rFonts w:asciiTheme="majorHAnsi" w:hAnsiTheme="majorHAnsi"/>
          <w:noProof w:val="0"/>
          <w:sz w:val="30"/>
          <w:szCs w:val="30"/>
          <w:lang w:val="en-GB"/>
        </w:rPr>
        <w:t xml:space="preserve">: </w:t>
      </w:r>
      <w:proofErr w:type="spellStart"/>
      <w:r w:rsidRPr="00A311AD">
        <w:rPr>
          <w:rFonts w:asciiTheme="majorHAnsi" w:hAnsiTheme="majorHAnsi"/>
          <w:noProof w:val="0"/>
          <w:sz w:val="30"/>
          <w:szCs w:val="30"/>
          <w:lang w:val="en-GB"/>
        </w:rPr>
        <w:t>Cátia</w:t>
      </w:r>
      <w:proofErr w:type="spellEnd"/>
      <w:r w:rsidRPr="00A311AD">
        <w:rPr>
          <w:rFonts w:asciiTheme="majorHAnsi" w:hAnsiTheme="majorHAnsi"/>
          <w:noProof w:val="0"/>
          <w:sz w:val="30"/>
          <w:szCs w:val="30"/>
          <w:lang w:val="en-GB"/>
        </w:rPr>
        <w:t xml:space="preserve"> </w:t>
      </w:r>
      <w:proofErr w:type="spellStart"/>
      <w:r w:rsidRPr="00A311AD">
        <w:rPr>
          <w:rFonts w:asciiTheme="majorHAnsi" w:hAnsiTheme="majorHAnsi"/>
          <w:noProof w:val="0"/>
          <w:sz w:val="30"/>
          <w:szCs w:val="30"/>
          <w:lang w:val="en-GB"/>
        </w:rPr>
        <w:t>Vaz</w:t>
      </w:r>
      <w:proofErr w:type="spellEnd"/>
      <w:r w:rsidRPr="00A311AD">
        <w:rPr>
          <w:rFonts w:asciiTheme="majorHAnsi" w:hAnsiTheme="majorHAnsi"/>
          <w:noProof w:val="0"/>
          <w:sz w:val="30"/>
          <w:szCs w:val="30"/>
          <w:lang w:val="en-GB"/>
        </w:rPr>
        <w:t xml:space="preserve">, José </w:t>
      </w:r>
      <w:proofErr w:type="spellStart"/>
      <w:r w:rsidRPr="00A311AD">
        <w:rPr>
          <w:rFonts w:asciiTheme="majorHAnsi" w:hAnsiTheme="majorHAnsi"/>
          <w:noProof w:val="0"/>
          <w:sz w:val="30"/>
          <w:szCs w:val="30"/>
          <w:lang w:val="en-GB"/>
        </w:rPr>
        <w:t>Simão</w:t>
      </w:r>
      <w:proofErr w:type="spellEnd"/>
    </w:p>
    <w:p w14:paraId="6CDF5997" w14:textId="77777777" w:rsidR="0007098F" w:rsidRPr="00A311AD" w:rsidRDefault="0007098F" w:rsidP="00184925">
      <w:pPr>
        <w:spacing w:after="0" w:line="240" w:lineRule="auto"/>
        <w:rPr>
          <w:rFonts w:asciiTheme="majorHAnsi" w:hAnsiTheme="majorHAnsi" w:cs="Times New Roman"/>
          <w:noProof w:val="0"/>
          <w:sz w:val="52"/>
          <w:szCs w:val="52"/>
          <w:lang w:val="en-GB"/>
        </w:rPr>
      </w:pPr>
    </w:p>
    <w:p w14:paraId="4F7CEABE" w14:textId="78608853" w:rsidR="00184925" w:rsidRPr="00A311AD" w:rsidRDefault="00384807" w:rsidP="00DC3F91">
      <w:pPr>
        <w:spacing w:after="0" w:line="240" w:lineRule="auto"/>
        <w:jc w:val="center"/>
        <w:rPr>
          <w:rFonts w:asciiTheme="majorHAnsi" w:hAnsiTheme="majorHAnsi" w:cs="Times New Roman"/>
          <w:noProof w:val="0"/>
          <w:sz w:val="30"/>
          <w:szCs w:val="30"/>
          <w:lang w:val="en-GB"/>
        </w:rPr>
        <w:sectPr w:rsidR="00184925" w:rsidRPr="00A311AD"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sidRPr="00A311AD">
        <w:rPr>
          <w:rFonts w:asciiTheme="majorHAnsi" w:hAnsiTheme="majorHAnsi" w:cs="Times New Roman"/>
          <w:noProof w:val="0"/>
          <w:sz w:val="30"/>
          <w:szCs w:val="30"/>
          <w:lang w:val="en-GB"/>
        </w:rPr>
        <w:t>0</w:t>
      </w:r>
      <w:r w:rsidR="008F0F86" w:rsidRPr="00A311AD">
        <w:rPr>
          <w:rFonts w:asciiTheme="majorHAnsi" w:hAnsiTheme="majorHAnsi" w:cs="Times New Roman"/>
          <w:noProof w:val="0"/>
          <w:sz w:val="30"/>
          <w:szCs w:val="30"/>
          <w:lang w:val="en-GB"/>
        </w:rPr>
        <w:t>5</w:t>
      </w:r>
      <w:r w:rsidR="000D35BB" w:rsidRPr="00A311AD">
        <w:rPr>
          <w:rFonts w:asciiTheme="majorHAnsi" w:hAnsiTheme="majorHAnsi" w:cs="Times New Roman"/>
          <w:noProof w:val="0"/>
          <w:sz w:val="30"/>
          <w:szCs w:val="30"/>
          <w:lang w:val="en-GB"/>
        </w:rPr>
        <w:t xml:space="preserve"> – </w:t>
      </w:r>
      <w:r w:rsidRPr="00A311AD">
        <w:rPr>
          <w:rFonts w:asciiTheme="majorHAnsi" w:hAnsiTheme="majorHAnsi" w:cs="Times New Roman"/>
          <w:noProof w:val="0"/>
          <w:sz w:val="30"/>
          <w:szCs w:val="30"/>
          <w:lang w:val="en-GB"/>
        </w:rPr>
        <w:t>May</w:t>
      </w:r>
      <w:r w:rsidR="000D35BB" w:rsidRPr="00A311AD">
        <w:rPr>
          <w:rFonts w:asciiTheme="majorHAnsi" w:hAnsiTheme="majorHAnsi" w:cs="Times New Roman"/>
          <w:noProof w:val="0"/>
          <w:sz w:val="30"/>
          <w:szCs w:val="30"/>
          <w:lang w:val="en-GB"/>
        </w:rPr>
        <w:t xml:space="preserve"> – 201</w:t>
      </w:r>
      <w:r w:rsidR="00032E6B" w:rsidRPr="00A311AD">
        <w:rPr>
          <w:rFonts w:asciiTheme="majorHAnsi" w:hAnsiTheme="majorHAnsi" w:cs="Times New Roman"/>
          <w:noProof w:val="0"/>
          <w:sz w:val="30"/>
          <w:szCs w:val="30"/>
          <w:lang w:val="en-GB"/>
        </w:rPr>
        <w:t>9</w:t>
      </w:r>
    </w:p>
    <w:p w14:paraId="1DEB0F5D" w14:textId="42A31FA1" w:rsidR="004B3D0E" w:rsidRPr="00A311AD" w:rsidRDefault="004B3D0E">
      <w:pPr>
        <w:spacing w:after="200"/>
        <w:jc w:val="left"/>
        <w:rPr>
          <w:rFonts w:asciiTheme="majorHAnsi" w:hAnsiTheme="majorHAnsi"/>
          <w:b/>
          <w:bCs/>
          <w:noProof w:val="0"/>
          <w:sz w:val="32"/>
          <w:szCs w:val="32"/>
          <w:lang w:val="en-GB"/>
        </w:rPr>
      </w:pPr>
      <w:r w:rsidRPr="00A311AD">
        <w:rPr>
          <w:noProof w:val="0"/>
          <w:lang w:val="en-GB"/>
        </w:rPr>
        <w:lastRenderedPageBreak/>
        <w:br w:type="page"/>
      </w:r>
    </w:p>
    <w:p w14:paraId="064662A7" w14:textId="0F8D4194" w:rsidR="00DC3F91" w:rsidRPr="001727C3" w:rsidRDefault="004A2391" w:rsidP="00DC3F91">
      <w:pPr>
        <w:pStyle w:val="Ttulondice"/>
        <w:rPr>
          <w:noProof w:val="0"/>
        </w:rPr>
      </w:pPr>
      <w:proofErr w:type="spellStart"/>
      <w:r>
        <w:rPr>
          <w:noProof w:val="0"/>
        </w:rPr>
        <w:lastRenderedPageBreak/>
        <w:t>Index</w:t>
      </w:r>
      <w:proofErr w:type="spellEnd"/>
    </w:p>
    <w:p w14:paraId="287F807B" w14:textId="7DB2D51C" w:rsidR="002302AE" w:rsidRDefault="00F55374">
      <w:pPr>
        <w:pStyle w:val="ndice1"/>
        <w:tabs>
          <w:tab w:val="left" w:pos="480"/>
          <w:tab w:val="right" w:leader="dot" w:pos="8494"/>
        </w:tabs>
        <w:rPr>
          <w:sz w:val="22"/>
          <w:szCs w:val="22"/>
          <w:lang w:eastAsia="pt-PT"/>
        </w:rPr>
      </w:pPr>
      <w:r w:rsidRPr="000D35BB">
        <w:rPr>
          <w:noProof w:val="0"/>
        </w:rPr>
        <w:fldChar w:fldCharType="begin"/>
      </w:r>
      <w:r w:rsidR="000D35BB">
        <w:rPr>
          <w:noProof w:val="0"/>
        </w:rPr>
        <w:instrText xml:space="preserve"> TOC \o "1-3" \h \z \u </w:instrText>
      </w:r>
      <w:r w:rsidRPr="000D35BB">
        <w:rPr>
          <w:noProof w:val="0"/>
        </w:rPr>
        <w:fldChar w:fldCharType="separate"/>
      </w:r>
      <w:hyperlink w:anchor="_Toc39266826" w:history="1">
        <w:r w:rsidR="002302AE" w:rsidRPr="00E440C8">
          <w:rPr>
            <w:rStyle w:val="Hiperligao"/>
          </w:rPr>
          <w:t>1.</w:t>
        </w:r>
        <w:r w:rsidR="002302AE">
          <w:rPr>
            <w:sz w:val="22"/>
            <w:szCs w:val="22"/>
            <w:lang w:eastAsia="pt-PT"/>
          </w:rPr>
          <w:tab/>
        </w:r>
        <w:r w:rsidR="002302AE" w:rsidRPr="00E440C8">
          <w:rPr>
            <w:rStyle w:val="Hiperligao"/>
          </w:rPr>
          <w:t>Introduction</w:t>
        </w:r>
        <w:r w:rsidR="002302AE">
          <w:rPr>
            <w:webHidden/>
          </w:rPr>
          <w:tab/>
        </w:r>
        <w:r w:rsidR="002302AE">
          <w:rPr>
            <w:webHidden/>
          </w:rPr>
          <w:fldChar w:fldCharType="begin"/>
        </w:r>
        <w:r w:rsidR="002302AE">
          <w:rPr>
            <w:webHidden/>
          </w:rPr>
          <w:instrText xml:space="preserve"> PAGEREF _Toc39266826 \h </w:instrText>
        </w:r>
        <w:r w:rsidR="002302AE">
          <w:rPr>
            <w:webHidden/>
          </w:rPr>
        </w:r>
        <w:r w:rsidR="002302AE">
          <w:rPr>
            <w:webHidden/>
          </w:rPr>
          <w:fldChar w:fldCharType="separate"/>
        </w:r>
        <w:r w:rsidR="002302AE">
          <w:rPr>
            <w:webHidden/>
          </w:rPr>
          <w:t>7</w:t>
        </w:r>
        <w:r w:rsidR="002302AE">
          <w:rPr>
            <w:webHidden/>
          </w:rPr>
          <w:fldChar w:fldCharType="end"/>
        </w:r>
      </w:hyperlink>
    </w:p>
    <w:p w14:paraId="3E70A708" w14:textId="477D4243" w:rsidR="002302AE" w:rsidRDefault="00040DC4">
      <w:pPr>
        <w:pStyle w:val="ndice2"/>
        <w:tabs>
          <w:tab w:val="right" w:leader="dot" w:pos="8494"/>
        </w:tabs>
        <w:rPr>
          <w:sz w:val="22"/>
          <w:szCs w:val="22"/>
          <w:lang w:eastAsia="pt-PT"/>
        </w:rPr>
      </w:pPr>
      <w:hyperlink w:anchor="_Toc39266827" w:history="1">
        <w:r w:rsidR="002302AE" w:rsidRPr="00E440C8">
          <w:rPr>
            <w:rStyle w:val="Hiperligao"/>
            <w:lang w:val="en-US"/>
          </w:rPr>
          <w:t>1.1. Outline</w:t>
        </w:r>
        <w:r w:rsidR="002302AE">
          <w:rPr>
            <w:webHidden/>
          </w:rPr>
          <w:tab/>
        </w:r>
        <w:r w:rsidR="002302AE">
          <w:rPr>
            <w:webHidden/>
          </w:rPr>
          <w:fldChar w:fldCharType="begin"/>
        </w:r>
        <w:r w:rsidR="002302AE">
          <w:rPr>
            <w:webHidden/>
          </w:rPr>
          <w:instrText xml:space="preserve"> PAGEREF _Toc39266827 \h </w:instrText>
        </w:r>
        <w:r w:rsidR="002302AE">
          <w:rPr>
            <w:webHidden/>
          </w:rPr>
        </w:r>
        <w:r w:rsidR="002302AE">
          <w:rPr>
            <w:webHidden/>
          </w:rPr>
          <w:fldChar w:fldCharType="separate"/>
        </w:r>
        <w:r w:rsidR="002302AE">
          <w:rPr>
            <w:webHidden/>
          </w:rPr>
          <w:t>8</w:t>
        </w:r>
        <w:r w:rsidR="002302AE">
          <w:rPr>
            <w:webHidden/>
          </w:rPr>
          <w:fldChar w:fldCharType="end"/>
        </w:r>
      </w:hyperlink>
    </w:p>
    <w:p w14:paraId="02C4A82A" w14:textId="7193A669" w:rsidR="002302AE" w:rsidRDefault="00040DC4">
      <w:pPr>
        <w:pStyle w:val="ndice1"/>
        <w:tabs>
          <w:tab w:val="left" w:pos="480"/>
          <w:tab w:val="right" w:leader="dot" w:pos="8494"/>
        </w:tabs>
        <w:rPr>
          <w:sz w:val="22"/>
          <w:szCs w:val="22"/>
          <w:lang w:eastAsia="pt-PT"/>
        </w:rPr>
      </w:pPr>
      <w:hyperlink w:anchor="_Toc39266828" w:history="1">
        <w:r w:rsidR="002302AE" w:rsidRPr="00E440C8">
          <w:rPr>
            <w:rStyle w:val="Hiperligao"/>
          </w:rPr>
          <w:t>2.</w:t>
        </w:r>
        <w:r w:rsidR="002302AE">
          <w:rPr>
            <w:sz w:val="22"/>
            <w:szCs w:val="22"/>
            <w:lang w:eastAsia="pt-PT"/>
          </w:rPr>
          <w:tab/>
        </w:r>
        <w:r w:rsidR="002302AE" w:rsidRPr="00E440C8">
          <w:rPr>
            <w:rStyle w:val="Hiperligao"/>
          </w:rPr>
          <w:t>Requirem</w:t>
        </w:r>
        <w:r w:rsidR="002302AE" w:rsidRPr="00E440C8">
          <w:rPr>
            <w:rStyle w:val="Hiperligao"/>
          </w:rPr>
          <w:t>e</w:t>
        </w:r>
        <w:r w:rsidR="002302AE" w:rsidRPr="00E440C8">
          <w:rPr>
            <w:rStyle w:val="Hiperligao"/>
          </w:rPr>
          <w:t>n</w:t>
        </w:r>
        <w:r w:rsidR="002302AE" w:rsidRPr="00E440C8">
          <w:rPr>
            <w:rStyle w:val="Hiperligao"/>
          </w:rPr>
          <w:t>ts</w:t>
        </w:r>
        <w:r w:rsidR="002302AE">
          <w:rPr>
            <w:webHidden/>
          </w:rPr>
          <w:tab/>
        </w:r>
        <w:r w:rsidR="002302AE">
          <w:rPr>
            <w:webHidden/>
          </w:rPr>
          <w:fldChar w:fldCharType="begin"/>
        </w:r>
        <w:r w:rsidR="002302AE">
          <w:rPr>
            <w:webHidden/>
          </w:rPr>
          <w:instrText xml:space="preserve"> PAGEREF _Toc39266828 \h </w:instrText>
        </w:r>
        <w:r w:rsidR="002302AE">
          <w:rPr>
            <w:webHidden/>
          </w:rPr>
        </w:r>
        <w:r w:rsidR="002302AE">
          <w:rPr>
            <w:webHidden/>
          </w:rPr>
          <w:fldChar w:fldCharType="separate"/>
        </w:r>
        <w:r w:rsidR="002302AE">
          <w:rPr>
            <w:webHidden/>
          </w:rPr>
          <w:t>11</w:t>
        </w:r>
        <w:r w:rsidR="002302AE">
          <w:rPr>
            <w:webHidden/>
          </w:rPr>
          <w:fldChar w:fldCharType="end"/>
        </w:r>
      </w:hyperlink>
    </w:p>
    <w:p w14:paraId="4D7406F5" w14:textId="506B67CD" w:rsidR="002302AE" w:rsidRDefault="00040DC4">
      <w:pPr>
        <w:pStyle w:val="ndice2"/>
        <w:tabs>
          <w:tab w:val="right" w:leader="dot" w:pos="8494"/>
        </w:tabs>
        <w:rPr>
          <w:sz w:val="22"/>
          <w:szCs w:val="22"/>
          <w:lang w:eastAsia="pt-PT"/>
        </w:rPr>
      </w:pPr>
      <w:hyperlink w:anchor="_Toc39266829" w:history="1">
        <w:r w:rsidR="002302AE" w:rsidRPr="00E440C8">
          <w:rPr>
            <w:rStyle w:val="Hiperligao"/>
            <w:rFonts w:asciiTheme="majorHAnsi" w:eastAsiaTheme="majorEastAsia" w:hAnsiTheme="majorHAnsi" w:cstheme="majorBidi"/>
            <w:lang w:val="en-US"/>
          </w:rPr>
          <w:t>2.1. Functional Requirements</w:t>
        </w:r>
        <w:r w:rsidR="002302AE">
          <w:rPr>
            <w:webHidden/>
          </w:rPr>
          <w:tab/>
        </w:r>
        <w:r w:rsidR="002302AE">
          <w:rPr>
            <w:webHidden/>
          </w:rPr>
          <w:fldChar w:fldCharType="begin"/>
        </w:r>
        <w:r w:rsidR="002302AE">
          <w:rPr>
            <w:webHidden/>
          </w:rPr>
          <w:instrText xml:space="preserve"> PAGEREF _Toc39266829 \h </w:instrText>
        </w:r>
        <w:r w:rsidR="002302AE">
          <w:rPr>
            <w:webHidden/>
          </w:rPr>
        </w:r>
        <w:r w:rsidR="002302AE">
          <w:rPr>
            <w:webHidden/>
          </w:rPr>
          <w:fldChar w:fldCharType="separate"/>
        </w:r>
        <w:r w:rsidR="002302AE">
          <w:rPr>
            <w:webHidden/>
          </w:rPr>
          <w:t>11</w:t>
        </w:r>
        <w:r w:rsidR="002302AE">
          <w:rPr>
            <w:webHidden/>
          </w:rPr>
          <w:fldChar w:fldCharType="end"/>
        </w:r>
      </w:hyperlink>
    </w:p>
    <w:p w14:paraId="773BCB94" w14:textId="5EF14983" w:rsidR="002302AE" w:rsidRDefault="00040DC4">
      <w:pPr>
        <w:pStyle w:val="ndice2"/>
        <w:tabs>
          <w:tab w:val="right" w:leader="dot" w:pos="8494"/>
        </w:tabs>
        <w:rPr>
          <w:sz w:val="22"/>
          <w:szCs w:val="22"/>
          <w:lang w:eastAsia="pt-PT"/>
        </w:rPr>
      </w:pPr>
      <w:hyperlink w:anchor="_Toc39266830" w:history="1">
        <w:r w:rsidR="002302AE" w:rsidRPr="00E440C8">
          <w:rPr>
            <w:rStyle w:val="Hiperligao"/>
            <w:rFonts w:asciiTheme="majorHAnsi" w:eastAsiaTheme="majorEastAsia" w:hAnsiTheme="majorHAnsi" w:cstheme="majorBidi"/>
            <w:lang w:val="en-US"/>
          </w:rPr>
          <w:t>2.3. User Journeys</w:t>
        </w:r>
        <w:r w:rsidR="002302AE">
          <w:rPr>
            <w:webHidden/>
          </w:rPr>
          <w:tab/>
        </w:r>
        <w:r w:rsidR="002302AE">
          <w:rPr>
            <w:webHidden/>
          </w:rPr>
          <w:fldChar w:fldCharType="begin"/>
        </w:r>
        <w:r w:rsidR="002302AE">
          <w:rPr>
            <w:webHidden/>
          </w:rPr>
          <w:instrText xml:space="preserve"> PAGEREF _Toc39266830 \h </w:instrText>
        </w:r>
        <w:r w:rsidR="002302AE">
          <w:rPr>
            <w:webHidden/>
          </w:rPr>
        </w:r>
        <w:r w:rsidR="002302AE">
          <w:rPr>
            <w:webHidden/>
          </w:rPr>
          <w:fldChar w:fldCharType="separate"/>
        </w:r>
        <w:r w:rsidR="002302AE">
          <w:rPr>
            <w:webHidden/>
          </w:rPr>
          <w:t>12</w:t>
        </w:r>
        <w:r w:rsidR="002302AE">
          <w:rPr>
            <w:webHidden/>
          </w:rPr>
          <w:fldChar w:fldCharType="end"/>
        </w:r>
      </w:hyperlink>
    </w:p>
    <w:p w14:paraId="4BFDF728" w14:textId="0D08358C" w:rsidR="002302AE" w:rsidRDefault="00040DC4">
      <w:pPr>
        <w:pStyle w:val="ndice3"/>
        <w:tabs>
          <w:tab w:val="right" w:leader="dot" w:pos="8494"/>
        </w:tabs>
        <w:rPr>
          <w:sz w:val="22"/>
          <w:szCs w:val="22"/>
          <w:lang w:eastAsia="pt-PT"/>
        </w:rPr>
      </w:pPr>
      <w:hyperlink w:anchor="_Toc39266831" w:history="1">
        <w:r w:rsidR="002302AE" w:rsidRPr="00E440C8">
          <w:rPr>
            <w:rStyle w:val="Hiperligao"/>
            <w:lang w:val="en-GB"/>
          </w:rPr>
          <w:t>2.3.1. Registration</w:t>
        </w:r>
        <w:r w:rsidR="002302AE">
          <w:rPr>
            <w:webHidden/>
          </w:rPr>
          <w:tab/>
        </w:r>
        <w:r w:rsidR="002302AE">
          <w:rPr>
            <w:webHidden/>
          </w:rPr>
          <w:fldChar w:fldCharType="begin"/>
        </w:r>
        <w:r w:rsidR="002302AE">
          <w:rPr>
            <w:webHidden/>
          </w:rPr>
          <w:instrText xml:space="preserve"> PAGEREF _Toc39266831 \h </w:instrText>
        </w:r>
        <w:r w:rsidR="002302AE">
          <w:rPr>
            <w:webHidden/>
          </w:rPr>
        </w:r>
        <w:r w:rsidR="002302AE">
          <w:rPr>
            <w:webHidden/>
          </w:rPr>
          <w:fldChar w:fldCharType="separate"/>
        </w:r>
        <w:r w:rsidR="002302AE">
          <w:rPr>
            <w:webHidden/>
          </w:rPr>
          <w:t>13</w:t>
        </w:r>
        <w:r w:rsidR="002302AE">
          <w:rPr>
            <w:webHidden/>
          </w:rPr>
          <w:fldChar w:fldCharType="end"/>
        </w:r>
      </w:hyperlink>
    </w:p>
    <w:p w14:paraId="68FFA640" w14:textId="39F68300" w:rsidR="002302AE" w:rsidRDefault="00040DC4">
      <w:pPr>
        <w:pStyle w:val="ndice3"/>
        <w:tabs>
          <w:tab w:val="right" w:leader="dot" w:pos="8494"/>
        </w:tabs>
        <w:rPr>
          <w:sz w:val="22"/>
          <w:szCs w:val="22"/>
          <w:lang w:eastAsia="pt-PT"/>
        </w:rPr>
      </w:pPr>
      <w:hyperlink w:anchor="_Toc39266832" w:history="1">
        <w:r w:rsidR="002302AE" w:rsidRPr="00E440C8">
          <w:rPr>
            <w:rStyle w:val="Hiperligao"/>
            <w:lang w:val="en-GB"/>
          </w:rPr>
          <w:t>2.3.2. Solving a Challenge</w:t>
        </w:r>
        <w:r w:rsidR="002302AE">
          <w:rPr>
            <w:webHidden/>
          </w:rPr>
          <w:tab/>
        </w:r>
        <w:r w:rsidR="002302AE">
          <w:rPr>
            <w:webHidden/>
          </w:rPr>
          <w:fldChar w:fldCharType="begin"/>
        </w:r>
        <w:r w:rsidR="002302AE">
          <w:rPr>
            <w:webHidden/>
          </w:rPr>
          <w:instrText xml:space="preserve"> PAGEREF _Toc39266832 \h </w:instrText>
        </w:r>
        <w:r w:rsidR="002302AE">
          <w:rPr>
            <w:webHidden/>
          </w:rPr>
        </w:r>
        <w:r w:rsidR="002302AE">
          <w:rPr>
            <w:webHidden/>
          </w:rPr>
          <w:fldChar w:fldCharType="separate"/>
        </w:r>
        <w:r w:rsidR="002302AE">
          <w:rPr>
            <w:webHidden/>
          </w:rPr>
          <w:t>14</w:t>
        </w:r>
        <w:r w:rsidR="002302AE">
          <w:rPr>
            <w:webHidden/>
          </w:rPr>
          <w:fldChar w:fldCharType="end"/>
        </w:r>
      </w:hyperlink>
    </w:p>
    <w:p w14:paraId="3299D498" w14:textId="725491FE" w:rsidR="002302AE" w:rsidRDefault="00040DC4">
      <w:pPr>
        <w:pStyle w:val="ndice3"/>
        <w:tabs>
          <w:tab w:val="right" w:leader="dot" w:pos="8494"/>
        </w:tabs>
        <w:rPr>
          <w:sz w:val="22"/>
          <w:szCs w:val="22"/>
          <w:lang w:eastAsia="pt-PT"/>
        </w:rPr>
      </w:pPr>
      <w:hyperlink w:anchor="_Toc39266833" w:history="1">
        <w:r w:rsidR="002302AE" w:rsidRPr="00E440C8">
          <w:rPr>
            <w:rStyle w:val="Hiperligao"/>
            <w:lang w:val="en-GB"/>
          </w:rPr>
          <w:t>2.3.3. Create a Challenge</w:t>
        </w:r>
        <w:r w:rsidR="002302AE">
          <w:rPr>
            <w:webHidden/>
          </w:rPr>
          <w:tab/>
        </w:r>
        <w:r w:rsidR="002302AE">
          <w:rPr>
            <w:webHidden/>
          </w:rPr>
          <w:fldChar w:fldCharType="begin"/>
        </w:r>
        <w:r w:rsidR="002302AE">
          <w:rPr>
            <w:webHidden/>
          </w:rPr>
          <w:instrText xml:space="preserve"> PAGEREF _Toc39266833 \h </w:instrText>
        </w:r>
        <w:r w:rsidR="002302AE">
          <w:rPr>
            <w:webHidden/>
          </w:rPr>
        </w:r>
        <w:r w:rsidR="002302AE">
          <w:rPr>
            <w:webHidden/>
          </w:rPr>
          <w:fldChar w:fldCharType="separate"/>
        </w:r>
        <w:r w:rsidR="002302AE">
          <w:rPr>
            <w:webHidden/>
          </w:rPr>
          <w:t>15</w:t>
        </w:r>
        <w:r w:rsidR="002302AE">
          <w:rPr>
            <w:webHidden/>
          </w:rPr>
          <w:fldChar w:fldCharType="end"/>
        </w:r>
      </w:hyperlink>
    </w:p>
    <w:p w14:paraId="527DA1E9" w14:textId="74A285E8" w:rsidR="002302AE" w:rsidRDefault="00040DC4">
      <w:pPr>
        <w:pStyle w:val="ndice3"/>
        <w:tabs>
          <w:tab w:val="right" w:leader="dot" w:pos="8494"/>
        </w:tabs>
        <w:rPr>
          <w:sz w:val="22"/>
          <w:szCs w:val="22"/>
          <w:lang w:eastAsia="pt-PT"/>
        </w:rPr>
      </w:pPr>
      <w:hyperlink w:anchor="_Toc39266834" w:history="1">
        <w:r w:rsidR="002302AE" w:rsidRPr="00E440C8">
          <w:rPr>
            <w:rStyle w:val="Hiperligao"/>
            <w:lang w:val="en-GB"/>
          </w:rPr>
          <w:t>2.3.4. Create a Questionnaire</w:t>
        </w:r>
        <w:r w:rsidR="002302AE">
          <w:rPr>
            <w:webHidden/>
          </w:rPr>
          <w:tab/>
        </w:r>
        <w:r w:rsidR="002302AE">
          <w:rPr>
            <w:webHidden/>
          </w:rPr>
          <w:fldChar w:fldCharType="begin"/>
        </w:r>
        <w:r w:rsidR="002302AE">
          <w:rPr>
            <w:webHidden/>
          </w:rPr>
          <w:instrText xml:space="preserve"> PAGEREF _Toc39266834 \h </w:instrText>
        </w:r>
        <w:r w:rsidR="002302AE">
          <w:rPr>
            <w:webHidden/>
          </w:rPr>
        </w:r>
        <w:r w:rsidR="002302AE">
          <w:rPr>
            <w:webHidden/>
          </w:rPr>
          <w:fldChar w:fldCharType="separate"/>
        </w:r>
        <w:r w:rsidR="002302AE">
          <w:rPr>
            <w:webHidden/>
          </w:rPr>
          <w:t>16</w:t>
        </w:r>
        <w:r w:rsidR="002302AE">
          <w:rPr>
            <w:webHidden/>
          </w:rPr>
          <w:fldChar w:fldCharType="end"/>
        </w:r>
      </w:hyperlink>
    </w:p>
    <w:p w14:paraId="38B9478E" w14:textId="3C3CBAE3" w:rsidR="002302AE" w:rsidRDefault="00040DC4">
      <w:pPr>
        <w:pStyle w:val="ndice3"/>
        <w:tabs>
          <w:tab w:val="right" w:leader="dot" w:pos="8494"/>
        </w:tabs>
        <w:rPr>
          <w:sz w:val="22"/>
          <w:szCs w:val="22"/>
          <w:lang w:eastAsia="pt-PT"/>
        </w:rPr>
      </w:pPr>
      <w:hyperlink w:anchor="_Toc39266835" w:history="1">
        <w:r w:rsidR="002302AE" w:rsidRPr="00E440C8">
          <w:rPr>
            <w:rStyle w:val="Hiperligao"/>
            <w:lang w:val="en-GB"/>
          </w:rPr>
          <w:t>2.3.5. Run code</w:t>
        </w:r>
        <w:r w:rsidR="002302AE">
          <w:rPr>
            <w:webHidden/>
          </w:rPr>
          <w:tab/>
        </w:r>
        <w:r w:rsidR="002302AE">
          <w:rPr>
            <w:webHidden/>
          </w:rPr>
          <w:fldChar w:fldCharType="begin"/>
        </w:r>
        <w:r w:rsidR="002302AE">
          <w:rPr>
            <w:webHidden/>
          </w:rPr>
          <w:instrText xml:space="preserve"> PAGEREF _Toc39266835 \h </w:instrText>
        </w:r>
        <w:r w:rsidR="002302AE">
          <w:rPr>
            <w:webHidden/>
          </w:rPr>
        </w:r>
        <w:r w:rsidR="002302AE">
          <w:rPr>
            <w:webHidden/>
          </w:rPr>
          <w:fldChar w:fldCharType="separate"/>
        </w:r>
        <w:r w:rsidR="002302AE">
          <w:rPr>
            <w:webHidden/>
          </w:rPr>
          <w:t>17</w:t>
        </w:r>
        <w:r w:rsidR="002302AE">
          <w:rPr>
            <w:webHidden/>
          </w:rPr>
          <w:fldChar w:fldCharType="end"/>
        </w:r>
      </w:hyperlink>
    </w:p>
    <w:p w14:paraId="36FAD93F" w14:textId="63C57561" w:rsidR="002302AE" w:rsidRDefault="00040DC4">
      <w:pPr>
        <w:pStyle w:val="ndice3"/>
        <w:tabs>
          <w:tab w:val="right" w:leader="dot" w:pos="8494"/>
        </w:tabs>
        <w:rPr>
          <w:sz w:val="22"/>
          <w:szCs w:val="22"/>
          <w:lang w:eastAsia="pt-PT"/>
        </w:rPr>
      </w:pPr>
      <w:hyperlink w:anchor="_Toc39266836" w:history="1">
        <w:r w:rsidR="002302AE" w:rsidRPr="00E440C8">
          <w:rPr>
            <w:rStyle w:val="Hiperligao"/>
            <w:lang w:val="en-GB"/>
          </w:rPr>
          <w:t>2.3.6. Answer a Questionnaire</w:t>
        </w:r>
        <w:r w:rsidR="002302AE">
          <w:rPr>
            <w:webHidden/>
          </w:rPr>
          <w:tab/>
        </w:r>
        <w:r w:rsidR="002302AE">
          <w:rPr>
            <w:webHidden/>
          </w:rPr>
          <w:fldChar w:fldCharType="begin"/>
        </w:r>
        <w:r w:rsidR="002302AE">
          <w:rPr>
            <w:webHidden/>
          </w:rPr>
          <w:instrText xml:space="preserve"> PAGEREF _Toc39266836 \h </w:instrText>
        </w:r>
        <w:r w:rsidR="002302AE">
          <w:rPr>
            <w:webHidden/>
          </w:rPr>
        </w:r>
        <w:r w:rsidR="002302AE">
          <w:rPr>
            <w:webHidden/>
          </w:rPr>
          <w:fldChar w:fldCharType="separate"/>
        </w:r>
        <w:r w:rsidR="002302AE">
          <w:rPr>
            <w:webHidden/>
          </w:rPr>
          <w:t>18</w:t>
        </w:r>
        <w:r w:rsidR="002302AE">
          <w:rPr>
            <w:webHidden/>
          </w:rPr>
          <w:fldChar w:fldCharType="end"/>
        </w:r>
      </w:hyperlink>
    </w:p>
    <w:p w14:paraId="506D0460" w14:textId="2B734F7B" w:rsidR="002302AE" w:rsidRDefault="00040DC4">
      <w:pPr>
        <w:pStyle w:val="ndice1"/>
        <w:tabs>
          <w:tab w:val="left" w:pos="480"/>
          <w:tab w:val="right" w:leader="dot" w:pos="8494"/>
        </w:tabs>
        <w:rPr>
          <w:sz w:val="22"/>
          <w:szCs w:val="22"/>
          <w:lang w:eastAsia="pt-PT"/>
        </w:rPr>
      </w:pPr>
      <w:hyperlink w:anchor="_Toc39266837" w:history="1">
        <w:r w:rsidR="002302AE" w:rsidRPr="00E440C8">
          <w:rPr>
            <w:rStyle w:val="Hiperligao"/>
          </w:rPr>
          <w:t>3.</w:t>
        </w:r>
        <w:r w:rsidR="002302AE">
          <w:rPr>
            <w:sz w:val="22"/>
            <w:szCs w:val="22"/>
            <w:lang w:eastAsia="pt-PT"/>
          </w:rPr>
          <w:tab/>
        </w:r>
        <w:r w:rsidR="002302AE" w:rsidRPr="00E440C8">
          <w:rPr>
            <w:rStyle w:val="Hiperligao"/>
          </w:rPr>
          <w:t>Related work</w:t>
        </w:r>
        <w:r w:rsidR="002302AE">
          <w:rPr>
            <w:webHidden/>
          </w:rPr>
          <w:tab/>
        </w:r>
        <w:r w:rsidR="002302AE">
          <w:rPr>
            <w:webHidden/>
          </w:rPr>
          <w:fldChar w:fldCharType="begin"/>
        </w:r>
        <w:r w:rsidR="002302AE">
          <w:rPr>
            <w:webHidden/>
          </w:rPr>
          <w:instrText xml:space="preserve"> PAGEREF _Toc39266837 \h </w:instrText>
        </w:r>
        <w:r w:rsidR="002302AE">
          <w:rPr>
            <w:webHidden/>
          </w:rPr>
        </w:r>
        <w:r w:rsidR="002302AE">
          <w:rPr>
            <w:webHidden/>
          </w:rPr>
          <w:fldChar w:fldCharType="separate"/>
        </w:r>
        <w:r w:rsidR="002302AE">
          <w:rPr>
            <w:webHidden/>
          </w:rPr>
          <w:t>19</w:t>
        </w:r>
        <w:r w:rsidR="002302AE">
          <w:rPr>
            <w:webHidden/>
          </w:rPr>
          <w:fldChar w:fldCharType="end"/>
        </w:r>
      </w:hyperlink>
    </w:p>
    <w:p w14:paraId="014DC373" w14:textId="00B285CD" w:rsidR="002302AE" w:rsidRDefault="00040DC4">
      <w:pPr>
        <w:pStyle w:val="ndice2"/>
        <w:tabs>
          <w:tab w:val="left" w:pos="880"/>
          <w:tab w:val="right" w:leader="dot" w:pos="8494"/>
        </w:tabs>
        <w:rPr>
          <w:sz w:val="22"/>
          <w:szCs w:val="22"/>
          <w:lang w:eastAsia="pt-PT"/>
        </w:rPr>
      </w:pPr>
      <w:hyperlink w:anchor="_Toc39266838" w:history="1">
        <w:r w:rsidR="002302AE" w:rsidRPr="00E440C8">
          <w:rPr>
            <w:rStyle w:val="Hiperligao"/>
            <w:lang w:val="en-US"/>
          </w:rPr>
          <w:t>3.1.</w:t>
        </w:r>
        <w:r w:rsidR="002302AE">
          <w:rPr>
            <w:sz w:val="22"/>
            <w:szCs w:val="22"/>
            <w:lang w:eastAsia="pt-PT"/>
          </w:rPr>
          <w:tab/>
        </w:r>
        <w:r w:rsidR="002302AE" w:rsidRPr="00E440C8">
          <w:rPr>
            <w:rStyle w:val="Hiperligao"/>
            <w:lang w:val="en-US"/>
          </w:rPr>
          <w:t>AlgoExpert</w:t>
        </w:r>
        <w:r w:rsidR="002302AE">
          <w:rPr>
            <w:webHidden/>
          </w:rPr>
          <w:tab/>
        </w:r>
        <w:r w:rsidR="002302AE">
          <w:rPr>
            <w:webHidden/>
          </w:rPr>
          <w:fldChar w:fldCharType="begin"/>
        </w:r>
        <w:r w:rsidR="002302AE">
          <w:rPr>
            <w:webHidden/>
          </w:rPr>
          <w:instrText xml:space="preserve"> PAGEREF _Toc39266838 \h </w:instrText>
        </w:r>
        <w:r w:rsidR="002302AE">
          <w:rPr>
            <w:webHidden/>
          </w:rPr>
        </w:r>
        <w:r w:rsidR="002302AE">
          <w:rPr>
            <w:webHidden/>
          </w:rPr>
          <w:fldChar w:fldCharType="separate"/>
        </w:r>
        <w:r w:rsidR="002302AE">
          <w:rPr>
            <w:webHidden/>
          </w:rPr>
          <w:t>19</w:t>
        </w:r>
        <w:r w:rsidR="002302AE">
          <w:rPr>
            <w:webHidden/>
          </w:rPr>
          <w:fldChar w:fldCharType="end"/>
        </w:r>
      </w:hyperlink>
    </w:p>
    <w:p w14:paraId="1F4FCDD3" w14:textId="0DCE5E1D" w:rsidR="002302AE" w:rsidRDefault="00040DC4">
      <w:pPr>
        <w:pStyle w:val="ndice2"/>
        <w:tabs>
          <w:tab w:val="left" w:pos="880"/>
          <w:tab w:val="right" w:leader="dot" w:pos="8494"/>
        </w:tabs>
        <w:rPr>
          <w:sz w:val="22"/>
          <w:szCs w:val="22"/>
          <w:lang w:eastAsia="pt-PT"/>
        </w:rPr>
      </w:pPr>
      <w:hyperlink w:anchor="_Toc39266839" w:history="1">
        <w:r w:rsidR="002302AE" w:rsidRPr="00E440C8">
          <w:rPr>
            <w:rStyle w:val="Hiperligao"/>
            <w:lang w:val="en-US"/>
          </w:rPr>
          <w:t>3.2.</w:t>
        </w:r>
        <w:r w:rsidR="002302AE">
          <w:rPr>
            <w:sz w:val="22"/>
            <w:szCs w:val="22"/>
            <w:lang w:eastAsia="pt-PT"/>
          </w:rPr>
          <w:tab/>
        </w:r>
        <w:r w:rsidR="002302AE" w:rsidRPr="00E440C8">
          <w:rPr>
            <w:rStyle w:val="Hiperligao"/>
            <w:lang w:val="en-US"/>
          </w:rPr>
          <w:t>HackerRank</w:t>
        </w:r>
        <w:r w:rsidR="002302AE">
          <w:rPr>
            <w:webHidden/>
          </w:rPr>
          <w:tab/>
        </w:r>
        <w:r w:rsidR="002302AE">
          <w:rPr>
            <w:webHidden/>
          </w:rPr>
          <w:fldChar w:fldCharType="begin"/>
        </w:r>
        <w:r w:rsidR="002302AE">
          <w:rPr>
            <w:webHidden/>
          </w:rPr>
          <w:instrText xml:space="preserve"> PAGEREF _Toc39266839 \h </w:instrText>
        </w:r>
        <w:r w:rsidR="002302AE">
          <w:rPr>
            <w:webHidden/>
          </w:rPr>
        </w:r>
        <w:r w:rsidR="002302AE">
          <w:rPr>
            <w:webHidden/>
          </w:rPr>
          <w:fldChar w:fldCharType="separate"/>
        </w:r>
        <w:r w:rsidR="002302AE">
          <w:rPr>
            <w:webHidden/>
          </w:rPr>
          <w:t>19</w:t>
        </w:r>
        <w:r w:rsidR="002302AE">
          <w:rPr>
            <w:webHidden/>
          </w:rPr>
          <w:fldChar w:fldCharType="end"/>
        </w:r>
      </w:hyperlink>
    </w:p>
    <w:p w14:paraId="5397D039" w14:textId="37FF1FCF" w:rsidR="002302AE" w:rsidRDefault="00040DC4">
      <w:pPr>
        <w:pStyle w:val="ndice2"/>
        <w:tabs>
          <w:tab w:val="left" w:pos="880"/>
          <w:tab w:val="right" w:leader="dot" w:pos="8494"/>
        </w:tabs>
        <w:rPr>
          <w:sz w:val="22"/>
          <w:szCs w:val="22"/>
          <w:lang w:eastAsia="pt-PT"/>
        </w:rPr>
      </w:pPr>
      <w:hyperlink w:anchor="_Toc39266840" w:history="1">
        <w:r w:rsidR="002302AE" w:rsidRPr="00E440C8">
          <w:rPr>
            <w:rStyle w:val="Hiperligao"/>
            <w:lang w:val="en-US"/>
          </w:rPr>
          <w:t>3.3.</w:t>
        </w:r>
        <w:r w:rsidR="002302AE">
          <w:rPr>
            <w:sz w:val="22"/>
            <w:szCs w:val="22"/>
            <w:lang w:eastAsia="pt-PT"/>
          </w:rPr>
          <w:tab/>
        </w:r>
        <w:r w:rsidR="002302AE" w:rsidRPr="00E440C8">
          <w:rPr>
            <w:rStyle w:val="Hiperligao"/>
            <w:lang w:val="en-US"/>
          </w:rPr>
          <w:t>LeetCode</w:t>
        </w:r>
        <w:r w:rsidR="002302AE">
          <w:rPr>
            <w:webHidden/>
          </w:rPr>
          <w:tab/>
        </w:r>
        <w:r w:rsidR="002302AE">
          <w:rPr>
            <w:webHidden/>
          </w:rPr>
          <w:fldChar w:fldCharType="begin"/>
        </w:r>
        <w:r w:rsidR="002302AE">
          <w:rPr>
            <w:webHidden/>
          </w:rPr>
          <w:instrText xml:space="preserve"> PAGEREF _Toc39266840 \h </w:instrText>
        </w:r>
        <w:r w:rsidR="002302AE">
          <w:rPr>
            <w:webHidden/>
          </w:rPr>
        </w:r>
        <w:r w:rsidR="002302AE">
          <w:rPr>
            <w:webHidden/>
          </w:rPr>
          <w:fldChar w:fldCharType="separate"/>
        </w:r>
        <w:r w:rsidR="002302AE">
          <w:rPr>
            <w:webHidden/>
          </w:rPr>
          <w:t>20</w:t>
        </w:r>
        <w:r w:rsidR="002302AE">
          <w:rPr>
            <w:webHidden/>
          </w:rPr>
          <w:fldChar w:fldCharType="end"/>
        </w:r>
      </w:hyperlink>
    </w:p>
    <w:p w14:paraId="021C055F" w14:textId="2F065AB3" w:rsidR="002302AE" w:rsidRDefault="00040DC4">
      <w:pPr>
        <w:pStyle w:val="ndice2"/>
        <w:tabs>
          <w:tab w:val="left" w:pos="880"/>
          <w:tab w:val="right" w:leader="dot" w:pos="8494"/>
        </w:tabs>
        <w:rPr>
          <w:sz w:val="22"/>
          <w:szCs w:val="22"/>
          <w:lang w:eastAsia="pt-PT"/>
        </w:rPr>
      </w:pPr>
      <w:hyperlink w:anchor="_Toc39266841" w:history="1">
        <w:r w:rsidR="002302AE" w:rsidRPr="00E440C8">
          <w:rPr>
            <w:rStyle w:val="Hiperligao"/>
            <w:lang w:val="en-US"/>
          </w:rPr>
          <w:t>3.4.</w:t>
        </w:r>
        <w:r w:rsidR="002302AE">
          <w:rPr>
            <w:sz w:val="22"/>
            <w:szCs w:val="22"/>
            <w:lang w:eastAsia="pt-PT"/>
          </w:rPr>
          <w:tab/>
        </w:r>
        <w:r w:rsidR="002302AE" w:rsidRPr="00E440C8">
          <w:rPr>
            <w:rStyle w:val="Hiperligao"/>
            <w:lang w:val="en-US"/>
          </w:rPr>
          <w:t>Codewars</w:t>
        </w:r>
        <w:r w:rsidR="002302AE">
          <w:rPr>
            <w:webHidden/>
          </w:rPr>
          <w:tab/>
        </w:r>
        <w:r w:rsidR="002302AE">
          <w:rPr>
            <w:webHidden/>
          </w:rPr>
          <w:fldChar w:fldCharType="begin"/>
        </w:r>
        <w:r w:rsidR="002302AE">
          <w:rPr>
            <w:webHidden/>
          </w:rPr>
          <w:instrText xml:space="preserve"> PAGEREF _Toc39266841 \h </w:instrText>
        </w:r>
        <w:r w:rsidR="002302AE">
          <w:rPr>
            <w:webHidden/>
          </w:rPr>
        </w:r>
        <w:r w:rsidR="002302AE">
          <w:rPr>
            <w:webHidden/>
          </w:rPr>
          <w:fldChar w:fldCharType="separate"/>
        </w:r>
        <w:r w:rsidR="002302AE">
          <w:rPr>
            <w:webHidden/>
          </w:rPr>
          <w:t>20</w:t>
        </w:r>
        <w:r w:rsidR="002302AE">
          <w:rPr>
            <w:webHidden/>
          </w:rPr>
          <w:fldChar w:fldCharType="end"/>
        </w:r>
      </w:hyperlink>
    </w:p>
    <w:p w14:paraId="0806C377" w14:textId="28C86E65" w:rsidR="002302AE" w:rsidRDefault="00040DC4">
      <w:pPr>
        <w:pStyle w:val="ndice2"/>
        <w:tabs>
          <w:tab w:val="left" w:pos="880"/>
          <w:tab w:val="right" w:leader="dot" w:pos="8494"/>
        </w:tabs>
        <w:rPr>
          <w:sz w:val="22"/>
          <w:szCs w:val="22"/>
          <w:lang w:eastAsia="pt-PT"/>
        </w:rPr>
      </w:pPr>
      <w:hyperlink w:anchor="_Toc39266842" w:history="1">
        <w:r w:rsidR="002302AE" w:rsidRPr="00E440C8">
          <w:rPr>
            <w:rStyle w:val="Hiperligao"/>
            <w:lang w:val="en-US"/>
          </w:rPr>
          <w:t>3.5.</w:t>
        </w:r>
        <w:r w:rsidR="002302AE">
          <w:rPr>
            <w:sz w:val="22"/>
            <w:szCs w:val="22"/>
            <w:lang w:eastAsia="pt-PT"/>
          </w:rPr>
          <w:tab/>
        </w:r>
        <w:r w:rsidR="002302AE" w:rsidRPr="00E440C8">
          <w:rPr>
            <w:rStyle w:val="Hiperligao"/>
            <w:lang w:val="en-US"/>
          </w:rPr>
          <w:t>CodeChef</w:t>
        </w:r>
        <w:r w:rsidR="002302AE">
          <w:rPr>
            <w:webHidden/>
          </w:rPr>
          <w:tab/>
        </w:r>
        <w:r w:rsidR="002302AE">
          <w:rPr>
            <w:webHidden/>
          </w:rPr>
          <w:fldChar w:fldCharType="begin"/>
        </w:r>
        <w:r w:rsidR="002302AE">
          <w:rPr>
            <w:webHidden/>
          </w:rPr>
          <w:instrText xml:space="preserve"> PAGEREF _Toc39266842 \h </w:instrText>
        </w:r>
        <w:r w:rsidR="002302AE">
          <w:rPr>
            <w:webHidden/>
          </w:rPr>
        </w:r>
        <w:r w:rsidR="002302AE">
          <w:rPr>
            <w:webHidden/>
          </w:rPr>
          <w:fldChar w:fldCharType="separate"/>
        </w:r>
        <w:r w:rsidR="002302AE">
          <w:rPr>
            <w:webHidden/>
          </w:rPr>
          <w:t>20</w:t>
        </w:r>
        <w:r w:rsidR="002302AE">
          <w:rPr>
            <w:webHidden/>
          </w:rPr>
          <w:fldChar w:fldCharType="end"/>
        </w:r>
      </w:hyperlink>
    </w:p>
    <w:p w14:paraId="06855752" w14:textId="4EA7B081" w:rsidR="002302AE" w:rsidRDefault="00040DC4">
      <w:pPr>
        <w:pStyle w:val="ndice1"/>
        <w:tabs>
          <w:tab w:val="left" w:pos="480"/>
          <w:tab w:val="right" w:leader="dot" w:pos="8494"/>
        </w:tabs>
        <w:rPr>
          <w:sz w:val="22"/>
          <w:szCs w:val="22"/>
          <w:lang w:eastAsia="pt-PT"/>
        </w:rPr>
      </w:pPr>
      <w:hyperlink w:anchor="_Toc39266843" w:history="1">
        <w:r w:rsidR="002302AE" w:rsidRPr="00E440C8">
          <w:rPr>
            <w:rStyle w:val="Hiperligao"/>
          </w:rPr>
          <w:t>4.</w:t>
        </w:r>
        <w:r w:rsidR="002302AE">
          <w:rPr>
            <w:sz w:val="22"/>
            <w:szCs w:val="22"/>
            <w:lang w:eastAsia="pt-PT"/>
          </w:rPr>
          <w:tab/>
        </w:r>
        <w:r w:rsidR="002302AE" w:rsidRPr="00E440C8">
          <w:rPr>
            <w:rStyle w:val="Hiperligao"/>
          </w:rPr>
          <w:t>Related Technologies</w:t>
        </w:r>
        <w:r w:rsidR="002302AE">
          <w:rPr>
            <w:webHidden/>
          </w:rPr>
          <w:tab/>
        </w:r>
        <w:r w:rsidR="002302AE">
          <w:rPr>
            <w:webHidden/>
          </w:rPr>
          <w:fldChar w:fldCharType="begin"/>
        </w:r>
        <w:r w:rsidR="002302AE">
          <w:rPr>
            <w:webHidden/>
          </w:rPr>
          <w:instrText xml:space="preserve"> PAGEREF _Toc39266843 \h </w:instrText>
        </w:r>
        <w:r w:rsidR="002302AE">
          <w:rPr>
            <w:webHidden/>
          </w:rPr>
        </w:r>
        <w:r w:rsidR="002302AE">
          <w:rPr>
            <w:webHidden/>
          </w:rPr>
          <w:fldChar w:fldCharType="separate"/>
        </w:r>
        <w:r w:rsidR="002302AE">
          <w:rPr>
            <w:webHidden/>
          </w:rPr>
          <w:t>23</w:t>
        </w:r>
        <w:r w:rsidR="002302AE">
          <w:rPr>
            <w:webHidden/>
          </w:rPr>
          <w:fldChar w:fldCharType="end"/>
        </w:r>
      </w:hyperlink>
    </w:p>
    <w:p w14:paraId="447399E7" w14:textId="337DB776" w:rsidR="002302AE" w:rsidRDefault="00040DC4">
      <w:pPr>
        <w:pStyle w:val="ndice2"/>
        <w:tabs>
          <w:tab w:val="right" w:leader="dot" w:pos="8494"/>
        </w:tabs>
        <w:rPr>
          <w:sz w:val="22"/>
          <w:szCs w:val="22"/>
          <w:lang w:eastAsia="pt-PT"/>
        </w:rPr>
      </w:pPr>
      <w:hyperlink w:anchor="_Toc39266844" w:history="1">
        <w:r w:rsidR="002302AE" w:rsidRPr="00E440C8">
          <w:rPr>
            <w:rStyle w:val="Hiperligao"/>
            <w:lang w:val="en-US"/>
          </w:rPr>
          <w:t>4.1. React</w:t>
        </w:r>
        <w:r w:rsidR="002302AE">
          <w:rPr>
            <w:webHidden/>
          </w:rPr>
          <w:tab/>
        </w:r>
        <w:r w:rsidR="002302AE">
          <w:rPr>
            <w:webHidden/>
          </w:rPr>
          <w:fldChar w:fldCharType="begin"/>
        </w:r>
        <w:r w:rsidR="002302AE">
          <w:rPr>
            <w:webHidden/>
          </w:rPr>
          <w:instrText xml:space="preserve"> PAGEREF _Toc39266844 \h </w:instrText>
        </w:r>
        <w:r w:rsidR="002302AE">
          <w:rPr>
            <w:webHidden/>
          </w:rPr>
        </w:r>
        <w:r w:rsidR="002302AE">
          <w:rPr>
            <w:webHidden/>
          </w:rPr>
          <w:fldChar w:fldCharType="separate"/>
        </w:r>
        <w:r w:rsidR="002302AE">
          <w:rPr>
            <w:webHidden/>
          </w:rPr>
          <w:t>23</w:t>
        </w:r>
        <w:r w:rsidR="002302AE">
          <w:rPr>
            <w:webHidden/>
          </w:rPr>
          <w:fldChar w:fldCharType="end"/>
        </w:r>
      </w:hyperlink>
    </w:p>
    <w:p w14:paraId="21E41B8C" w14:textId="7DE32BAB" w:rsidR="002302AE" w:rsidRDefault="00040DC4">
      <w:pPr>
        <w:pStyle w:val="ndice2"/>
        <w:tabs>
          <w:tab w:val="right" w:leader="dot" w:pos="8494"/>
        </w:tabs>
        <w:rPr>
          <w:sz w:val="22"/>
          <w:szCs w:val="22"/>
          <w:lang w:eastAsia="pt-PT"/>
        </w:rPr>
      </w:pPr>
      <w:hyperlink w:anchor="_Toc39266845" w:history="1">
        <w:r w:rsidR="002302AE" w:rsidRPr="00E440C8">
          <w:rPr>
            <w:rStyle w:val="Hiperligao"/>
            <w:lang w:val="en-US"/>
          </w:rPr>
          <w:t>4.2. Spring</w:t>
        </w:r>
        <w:r w:rsidR="002302AE">
          <w:rPr>
            <w:webHidden/>
          </w:rPr>
          <w:tab/>
        </w:r>
        <w:r w:rsidR="002302AE">
          <w:rPr>
            <w:webHidden/>
          </w:rPr>
          <w:fldChar w:fldCharType="begin"/>
        </w:r>
        <w:r w:rsidR="002302AE">
          <w:rPr>
            <w:webHidden/>
          </w:rPr>
          <w:instrText xml:space="preserve"> PAGEREF _Toc39266845 \h </w:instrText>
        </w:r>
        <w:r w:rsidR="002302AE">
          <w:rPr>
            <w:webHidden/>
          </w:rPr>
        </w:r>
        <w:r w:rsidR="002302AE">
          <w:rPr>
            <w:webHidden/>
          </w:rPr>
          <w:fldChar w:fldCharType="separate"/>
        </w:r>
        <w:r w:rsidR="002302AE">
          <w:rPr>
            <w:webHidden/>
          </w:rPr>
          <w:t>23</w:t>
        </w:r>
        <w:r w:rsidR="002302AE">
          <w:rPr>
            <w:webHidden/>
          </w:rPr>
          <w:fldChar w:fldCharType="end"/>
        </w:r>
      </w:hyperlink>
    </w:p>
    <w:p w14:paraId="47019AA2" w14:textId="526377CB" w:rsidR="002302AE" w:rsidRDefault="00040DC4">
      <w:pPr>
        <w:pStyle w:val="ndice3"/>
        <w:tabs>
          <w:tab w:val="right" w:leader="dot" w:pos="8494"/>
        </w:tabs>
        <w:rPr>
          <w:sz w:val="22"/>
          <w:szCs w:val="22"/>
          <w:lang w:eastAsia="pt-PT"/>
        </w:rPr>
      </w:pPr>
      <w:hyperlink w:anchor="_Toc39266846" w:history="1">
        <w:r w:rsidR="002302AE" w:rsidRPr="00E440C8">
          <w:rPr>
            <w:rStyle w:val="Hiperligao"/>
            <w:lang w:val="en-GB"/>
          </w:rPr>
          <w:t>4.2.1. Spring Boot</w:t>
        </w:r>
        <w:r w:rsidR="002302AE">
          <w:rPr>
            <w:webHidden/>
          </w:rPr>
          <w:tab/>
        </w:r>
        <w:r w:rsidR="002302AE">
          <w:rPr>
            <w:webHidden/>
          </w:rPr>
          <w:fldChar w:fldCharType="begin"/>
        </w:r>
        <w:r w:rsidR="002302AE">
          <w:rPr>
            <w:webHidden/>
          </w:rPr>
          <w:instrText xml:space="preserve"> PAGEREF _Toc39266846 \h </w:instrText>
        </w:r>
        <w:r w:rsidR="002302AE">
          <w:rPr>
            <w:webHidden/>
          </w:rPr>
        </w:r>
        <w:r w:rsidR="002302AE">
          <w:rPr>
            <w:webHidden/>
          </w:rPr>
          <w:fldChar w:fldCharType="separate"/>
        </w:r>
        <w:r w:rsidR="002302AE">
          <w:rPr>
            <w:webHidden/>
          </w:rPr>
          <w:t>24</w:t>
        </w:r>
        <w:r w:rsidR="002302AE">
          <w:rPr>
            <w:webHidden/>
          </w:rPr>
          <w:fldChar w:fldCharType="end"/>
        </w:r>
      </w:hyperlink>
    </w:p>
    <w:p w14:paraId="23960B5A" w14:textId="136400A3" w:rsidR="002302AE" w:rsidRDefault="00040DC4">
      <w:pPr>
        <w:pStyle w:val="ndice3"/>
        <w:tabs>
          <w:tab w:val="right" w:leader="dot" w:pos="8494"/>
        </w:tabs>
        <w:rPr>
          <w:sz w:val="22"/>
          <w:szCs w:val="22"/>
          <w:lang w:eastAsia="pt-PT"/>
        </w:rPr>
      </w:pPr>
      <w:hyperlink w:anchor="_Toc39266847" w:history="1">
        <w:r w:rsidR="002302AE" w:rsidRPr="00E440C8">
          <w:rPr>
            <w:rStyle w:val="Hiperligao"/>
            <w:lang w:val="en-GB"/>
          </w:rPr>
          <w:t>4.2.2. Spring Security</w:t>
        </w:r>
        <w:r w:rsidR="002302AE">
          <w:rPr>
            <w:webHidden/>
          </w:rPr>
          <w:tab/>
        </w:r>
        <w:r w:rsidR="002302AE">
          <w:rPr>
            <w:webHidden/>
          </w:rPr>
          <w:fldChar w:fldCharType="begin"/>
        </w:r>
        <w:r w:rsidR="002302AE">
          <w:rPr>
            <w:webHidden/>
          </w:rPr>
          <w:instrText xml:space="preserve"> PAGEREF _Toc39266847 \h </w:instrText>
        </w:r>
        <w:r w:rsidR="002302AE">
          <w:rPr>
            <w:webHidden/>
          </w:rPr>
        </w:r>
        <w:r w:rsidR="002302AE">
          <w:rPr>
            <w:webHidden/>
          </w:rPr>
          <w:fldChar w:fldCharType="separate"/>
        </w:r>
        <w:r w:rsidR="002302AE">
          <w:rPr>
            <w:webHidden/>
          </w:rPr>
          <w:t>24</w:t>
        </w:r>
        <w:r w:rsidR="002302AE">
          <w:rPr>
            <w:webHidden/>
          </w:rPr>
          <w:fldChar w:fldCharType="end"/>
        </w:r>
      </w:hyperlink>
    </w:p>
    <w:p w14:paraId="4E3E2EA5" w14:textId="11F8C9B7" w:rsidR="002302AE" w:rsidRDefault="00040DC4">
      <w:pPr>
        <w:pStyle w:val="ndice2"/>
        <w:tabs>
          <w:tab w:val="right" w:leader="dot" w:pos="8494"/>
        </w:tabs>
        <w:rPr>
          <w:sz w:val="22"/>
          <w:szCs w:val="22"/>
          <w:lang w:eastAsia="pt-PT"/>
        </w:rPr>
      </w:pPr>
      <w:hyperlink w:anchor="_Toc39266848" w:history="1">
        <w:r w:rsidR="002302AE" w:rsidRPr="00E440C8">
          <w:rPr>
            <w:rStyle w:val="Hiperligao"/>
            <w:lang w:val="en-US"/>
          </w:rPr>
          <w:t>4.3. Swagger</w:t>
        </w:r>
        <w:r w:rsidR="002302AE">
          <w:rPr>
            <w:webHidden/>
          </w:rPr>
          <w:tab/>
        </w:r>
        <w:r w:rsidR="002302AE">
          <w:rPr>
            <w:webHidden/>
          </w:rPr>
          <w:fldChar w:fldCharType="begin"/>
        </w:r>
        <w:r w:rsidR="002302AE">
          <w:rPr>
            <w:webHidden/>
          </w:rPr>
          <w:instrText xml:space="preserve"> PAGEREF _Toc39266848 \h </w:instrText>
        </w:r>
        <w:r w:rsidR="002302AE">
          <w:rPr>
            <w:webHidden/>
          </w:rPr>
        </w:r>
        <w:r w:rsidR="002302AE">
          <w:rPr>
            <w:webHidden/>
          </w:rPr>
          <w:fldChar w:fldCharType="separate"/>
        </w:r>
        <w:r w:rsidR="002302AE">
          <w:rPr>
            <w:webHidden/>
          </w:rPr>
          <w:t>24</w:t>
        </w:r>
        <w:r w:rsidR="002302AE">
          <w:rPr>
            <w:webHidden/>
          </w:rPr>
          <w:fldChar w:fldCharType="end"/>
        </w:r>
      </w:hyperlink>
    </w:p>
    <w:p w14:paraId="42905D90" w14:textId="23988B5B" w:rsidR="002302AE" w:rsidRDefault="00040DC4">
      <w:pPr>
        <w:pStyle w:val="ndice2"/>
        <w:tabs>
          <w:tab w:val="right" w:leader="dot" w:pos="8494"/>
        </w:tabs>
        <w:rPr>
          <w:sz w:val="22"/>
          <w:szCs w:val="22"/>
          <w:lang w:eastAsia="pt-PT"/>
        </w:rPr>
      </w:pPr>
      <w:hyperlink w:anchor="_Toc39266849" w:history="1">
        <w:r w:rsidR="002302AE" w:rsidRPr="00E440C8">
          <w:rPr>
            <w:rStyle w:val="Hiperligao"/>
            <w:lang w:val="en-US"/>
          </w:rPr>
          <w:t>4.4. Docker</w:t>
        </w:r>
        <w:r w:rsidR="002302AE">
          <w:rPr>
            <w:webHidden/>
          </w:rPr>
          <w:tab/>
        </w:r>
        <w:r w:rsidR="002302AE">
          <w:rPr>
            <w:webHidden/>
          </w:rPr>
          <w:fldChar w:fldCharType="begin"/>
        </w:r>
        <w:r w:rsidR="002302AE">
          <w:rPr>
            <w:webHidden/>
          </w:rPr>
          <w:instrText xml:space="preserve"> PAGEREF _Toc39266849 \h </w:instrText>
        </w:r>
        <w:r w:rsidR="002302AE">
          <w:rPr>
            <w:webHidden/>
          </w:rPr>
        </w:r>
        <w:r w:rsidR="002302AE">
          <w:rPr>
            <w:webHidden/>
          </w:rPr>
          <w:fldChar w:fldCharType="separate"/>
        </w:r>
        <w:r w:rsidR="002302AE">
          <w:rPr>
            <w:webHidden/>
          </w:rPr>
          <w:t>24</w:t>
        </w:r>
        <w:r w:rsidR="002302AE">
          <w:rPr>
            <w:webHidden/>
          </w:rPr>
          <w:fldChar w:fldCharType="end"/>
        </w:r>
      </w:hyperlink>
    </w:p>
    <w:p w14:paraId="37622D30" w14:textId="1DD0F3E6" w:rsidR="002302AE" w:rsidRDefault="00040DC4">
      <w:pPr>
        <w:pStyle w:val="ndice1"/>
        <w:tabs>
          <w:tab w:val="left" w:pos="480"/>
          <w:tab w:val="right" w:leader="dot" w:pos="8494"/>
        </w:tabs>
        <w:rPr>
          <w:sz w:val="22"/>
          <w:szCs w:val="22"/>
          <w:lang w:eastAsia="pt-PT"/>
        </w:rPr>
      </w:pPr>
      <w:hyperlink w:anchor="_Toc39266850" w:history="1">
        <w:r w:rsidR="002302AE" w:rsidRPr="00E440C8">
          <w:rPr>
            <w:rStyle w:val="Hiperligao"/>
          </w:rPr>
          <w:t>5.</w:t>
        </w:r>
        <w:r w:rsidR="002302AE">
          <w:rPr>
            <w:sz w:val="22"/>
            <w:szCs w:val="22"/>
            <w:lang w:eastAsia="pt-PT"/>
          </w:rPr>
          <w:tab/>
        </w:r>
        <w:r w:rsidR="002302AE" w:rsidRPr="00E440C8">
          <w:rPr>
            <w:rStyle w:val="Hiperligao"/>
          </w:rPr>
          <w:t>Arquitecture</w:t>
        </w:r>
        <w:r w:rsidR="002302AE">
          <w:rPr>
            <w:webHidden/>
          </w:rPr>
          <w:tab/>
        </w:r>
        <w:r w:rsidR="002302AE">
          <w:rPr>
            <w:webHidden/>
          </w:rPr>
          <w:fldChar w:fldCharType="begin"/>
        </w:r>
        <w:r w:rsidR="002302AE">
          <w:rPr>
            <w:webHidden/>
          </w:rPr>
          <w:instrText xml:space="preserve"> PAGEREF _Toc39266850 \h </w:instrText>
        </w:r>
        <w:r w:rsidR="002302AE">
          <w:rPr>
            <w:webHidden/>
          </w:rPr>
        </w:r>
        <w:r w:rsidR="002302AE">
          <w:rPr>
            <w:webHidden/>
          </w:rPr>
          <w:fldChar w:fldCharType="separate"/>
        </w:r>
        <w:r w:rsidR="002302AE">
          <w:rPr>
            <w:webHidden/>
          </w:rPr>
          <w:t>27</w:t>
        </w:r>
        <w:r w:rsidR="002302AE">
          <w:rPr>
            <w:webHidden/>
          </w:rPr>
          <w:fldChar w:fldCharType="end"/>
        </w:r>
      </w:hyperlink>
    </w:p>
    <w:p w14:paraId="4C6C560A" w14:textId="23EE7720" w:rsidR="002302AE" w:rsidRDefault="00040DC4">
      <w:pPr>
        <w:pStyle w:val="ndice2"/>
        <w:tabs>
          <w:tab w:val="right" w:leader="dot" w:pos="8494"/>
        </w:tabs>
        <w:rPr>
          <w:sz w:val="22"/>
          <w:szCs w:val="22"/>
          <w:lang w:eastAsia="pt-PT"/>
        </w:rPr>
      </w:pPr>
      <w:hyperlink w:anchor="_Toc39266851" w:history="1">
        <w:r w:rsidR="002302AE" w:rsidRPr="00E440C8">
          <w:rPr>
            <w:rStyle w:val="Hiperligao"/>
            <w:lang w:val="en-US"/>
          </w:rPr>
          <w:t>5.1. Front end</w:t>
        </w:r>
        <w:r w:rsidR="002302AE">
          <w:rPr>
            <w:webHidden/>
          </w:rPr>
          <w:tab/>
        </w:r>
        <w:r w:rsidR="002302AE">
          <w:rPr>
            <w:webHidden/>
          </w:rPr>
          <w:fldChar w:fldCharType="begin"/>
        </w:r>
        <w:r w:rsidR="002302AE">
          <w:rPr>
            <w:webHidden/>
          </w:rPr>
          <w:instrText xml:space="preserve"> PAGEREF _Toc39266851 \h </w:instrText>
        </w:r>
        <w:r w:rsidR="002302AE">
          <w:rPr>
            <w:webHidden/>
          </w:rPr>
        </w:r>
        <w:r w:rsidR="002302AE">
          <w:rPr>
            <w:webHidden/>
          </w:rPr>
          <w:fldChar w:fldCharType="separate"/>
        </w:r>
        <w:r w:rsidR="002302AE">
          <w:rPr>
            <w:webHidden/>
          </w:rPr>
          <w:t>27</w:t>
        </w:r>
        <w:r w:rsidR="002302AE">
          <w:rPr>
            <w:webHidden/>
          </w:rPr>
          <w:fldChar w:fldCharType="end"/>
        </w:r>
      </w:hyperlink>
    </w:p>
    <w:p w14:paraId="732DA209" w14:textId="041CDCCE" w:rsidR="002302AE" w:rsidRDefault="00040DC4">
      <w:pPr>
        <w:pStyle w:val="ndice2"/>
        <w:tabs>
          <w:tab w:val="right" w:leader="dot" w:pos="8494"/>
        </w:tabs>
        <w:rPr>
          <w:sz w:val="22"/>
          <w:szCs w:val="22"/>
          <w:lang w:eastAsia="pt-PT"/>
        </w:rPr>
      </w:pPr>
      <w:hyperlink w:anchor="_Toc39266852" w:history="1">
        <w:r w:rsidR="002302AE" w:rsidRPr="00E440C8">
          <w:rPr>
            <w:rStyle w:val="Hiperligao"/>
            <w:lang w:val="en-US"/>
          </w:rPr>
          <w:t>5.2. Services</w:t>
        </w:r>
        <w:r w:rsidR="002302AE">
          <w:rPr>
            <w:webHidden/>
          </w:rPr>
          <w:tab/>
        </w:r>
        <w:r w:rsidR="002302AE">
          <w:rPr>
            <w:webHidden/>
          </w:rPr>
          <w:fldChar w:fldCharType="begin"/>
        </w:r>
        <w:r w:rsidR="002302AE">
          <w:rPr>
            <w:webHidden/>
          </w:rPr>
          <w:instrText xml:space="preserve"> PAGEREF _Toc39266852 \h </w:instrText>
        </w:r>
        <w:r w:rsidR="002302AE">
          <w:rPr>
            <w:webHidden/>
          </w:rPr>
        </w:r>
        <w:r w:rsidR="002302AE">
          <w:rPr>
            <w:webHidden/>
          </w:rPr>
          <w:fldChar w:fldCharType="separate"/>
        </w:r>
        <w:r w:rsidR="002302AE">
          <w:rPr>
            <w:webHidden/>
          </w:rPr>
          <w:t>28</w:t>
        </w:r>
        <w:r w:rsidR="002302AE">
          <w:rPr>
            <w:webHidden/>
          </w:rPr>
          <w:fldChar w:fldCharType="end"/>
        </w:r>
      </w:hyperlink>
    </w:p>
    <w:p w14:paraId="38AE1C65" w14:textId="525F005D" w:rsidR="002302AE" w:rsidRDefault="00040DC4">
      <w:pPr>
        <w:pStyle w:val="ndice3"/>
        <w:tabs>
          <w:tab w:val="right" w:leader="dot" w:pos="8494"/>
        </w:tabs>
        <w:rPr>
          <w:sz w:val="22"/>
          <w:szCs w:val="22"/>
          <w:lang w:eastAsia="pt-PT"/>
        </w:rPr>
      </w:pPr>
      <w:hyperlink w:anchor="_Toc39266853" w:history="1">
        <w:r w:rsidR="002302AE" w:rsidRPr="00E440C8">
          <w:rPr>
            <w:rStyle w:val="Hiperligao"/>
            <w:lang w:val="en-US"/>
          </w:rPr>
          <w:t>5.2.1 Data Model</w:t>
        </w:r>
        <w:r w:rsidR="002302AE">
          <w:rPr>
            <w:webHidden/>
          </w:rPr>
          <w:tab/>
        </w:r>
        <w:r w:rsidR="002302AE">
          <w:rPr>
            <w:webHidden/>
          </w:rPr>
          <w:fldChar w:fldCharType="begin"/>
        </w:r>
        <w:r w:rsidR="002302AE">
          <w:rPr>
            <w:webHidden/>
          </w:rPr>
          <w:instrText xml:space="preserve"> PAGEREF _Toc39266853 \h </w:instrText>
        </w:r>
        <w:r w:rsidR="002302AE">
          <w:rPr>
            <w:webHidden/>
          </w:rPr>
        </w:r>
        <w:r w:rsidR="002302AE">
          <w:rPr>
            <w:webHidden/>
          </w:rPr>
          <w:fldChar w:fldCharType="separate"/>
        </w:r>
        <w:r w:rsidR="002302AE">
          <w:rPr>
            <w:webHidden/>
          </w:rPr>
          <w:t>29</w:t>
        </w:r>
        <w:r w:rsidR="002302AE">
          <w:rPr>
            <w:webHidden/>
          </w:rPr>
          <w:fldChar w:fldCharType="end"/>
        </w:r>
      </w:hyperlink>
    </w:p>
    <w:p w14:paraId="0A84228A" w14:textId="5230D9A4" w:rsidR="002302AE" w:rsidRDefault="00040DC4">
      <w:pPr>
        <w:pStyle w:val="ndice2"/>
        <w:tabs>
          <w:tab w:val="right" w:leader="dot" w:pos="8494"/>
        </w:tabs>
        <w:rPr>
          <w:sz w:val="22"/>
          <w:szCs w:val="22"/>
          <w:lang w:eastAsia="pt-PT"/>
        </w:rPr>
      </w:pPr>
      <w:hyperlink w:anchor="_Toc39266854" w:history="1">
        <w:r w:rsidR="002302AE" w:rsidRPr="00E440C8">
          <w:rPr>
            <w:rStyle w:val="Hiperligao"/>
            <w:lang w:val="en-US"/>
          </w:rPr>
          <w:t>5.3. Execution Environments</w:t>
        </w:r>
        <w:r w:rsidR="002302AE">
          <w:rPr>
            <w:webHidden/>
          </w:rPr>
          <w:tab/>
        </w:r>
        <w:r w:rsidR="002302AE">
          <w:rPr>
            <w:webHidden/>
          </w:rPr>
          <w:fldChar w:fldCharType="begin"/>
        </w:r>
        <w:r w:rsidR="002302AE">
          <w:rPr>
            <w:webHidden/>
          </w:rPr>
          <w:instrText xml:space="preserve"> PAGEREF _Toc39266854 \h </w:instrText>
        </w:r>
        <w:r w:rsidR="002302AE">
          <w:rPr>
            <w:webHidden/>
          </w:rPr>
        </w:r>
        <w:r w:rsidR="002302AE">
          <w:rPr>
            <w:webHidden/>
          </w:rPr>
          <w:fldChar w:fldCharType="separate"/>
        </w:r>
        <w:r w:rsidR="002302AE">
          <w:rPr>
            <w:webHidden/>
          </w:rPr>
          <w:t>31</w:t>
        </w:r>
        <w:r w:rsidR="002302AE">
          <w:rPr>
            <w:webHidden/>
          </w:rPr>
          <w:fldChar w:fldCharType="end"/>
        </w:r>
      </w:hyperlink>
    </w:p>
    <w:p w14:paraId="0A2DC56E" w14:textId="02286CEB" w:rsidR="002302AE" w:rsidRDefault="00040DC4">
      <w:pPr>
        <w:pStyle w:val="ndice3"/>
        <w:tabs>
          <w:tab w:val="right" w:leader="dot" w:pos="8494"/>
        </w:tabs>
        <w:rPr>
          <w:sz w:val="22"/>
          <w:szCs w:val="22"/>
          <w:lang w:eastAsia="pt-PT"/>
        </w:rPr>
      </w:pPr>
      <w:hyperlink w:anchor="_Toc39266855" w:history="1">
        <w:r w:rsidR="002302AE" w:rsidRPr="00E440C8">
          <w:rPr>
            <w:rStyle w:val="Hiperligao"/>
            <w:lang w:val="en-GB"/>
          </w:rPr>
          <w:t>5.3.1. Java &amp; Kotlin</w:t>
        </w:r>
        <w:r w:rsidR="002302AE">
          <w:rPr>
            <w:webHidden/>
          </w:rPr>
          <w:tab/>
        </w:r>
        <w:r w:rsidR="002302AE">
          <w:rPr>
            <w:webHidden/>
          </w:rPr>
          <w:fldChar w:fldCharType="begin"/>
        </w:r>
        <w:r w:rsidR="002302AE">
          <w:rPr>
            <w:webHidden/>
          </w:rPr>
          <w:instrText xml:space="preserve"> PAGEREF _Toc39266855 \h </w:instrText>
        </w:r>
        <w:r w:rsidR="002302AE">
          <w:rPr>
            <w:webHidden/>
          </w:rPr>
        </w:r>
        <w:r w:rsidR="002302AE">
          <w:rPr>
            <w:webHidden/>
          </w:rPr>
          <w:fldChar w:fldCharType="separate"/>
        </w:r>
        <w:r w:rsidR="002302AE">
          <w:rPr>
            <w:webHidden/>
          </w:rPr>
          <w:t>32</w:t>
        </w:r>
        <w:r w:rsidR="002302AE">
          <w:rPr>
            <w:webHidden/>
          </w:rPr>
          <w:fldChar w:fldCharType="end"/>
        </w:r>
      </w:hyperlink>
    </w:p>
    <w:p w14:paraId="18FBB068" w14:textId="33B4B7BC" w:rsidR="002302AE" w:rsidRDefault="00040DC4">
      <w:pPr>
        <w:pStyle w:val="ndice1"/>
        <w:tabs>
          <w:tab w:val="left" w:pos="480"/>
          <w:tab w:val="right" w:leader="dot" w:pos="8494"/>
        </w:tabs>
        <w:rPr>
          <w:sz w:val="22"/>
          <w:szCs w:val="22"/>
          <w:lang w:eastAsia="pt-PT"/>
        </w:rPr>
      </w:pPr>
      <w:hyperlink w:anchor="_Toc39266856" w:history="1">
        <w:r w:rsidR="002302AE" w:rsidRPr="00E440C8">
          <w:rPr>
            <w:rStyle w:val="Hiperligao"/>
          </w:rPr>
          <w:t>6.</w:t>
        </w:r>
        <w:r w:rsidR="002302AE">
          <w:rPr>
            <w:sz w:val="22"/>
            <w:szCs w:val="22"/>
            <w:lang w:eastAsia="pt-PT"/>
          </w:rPr>
          <w:tab/>
        </w:r>
        <w:r w:rsidR="002302AE" w:rsidRPr="00E440C8">
          <w:rPr>
            <w:rStyle w:val="Hiperligao"/>
          </w:rPr>
          <w:t>Project progress</w:t>
        </w:r>
        <w:r w:rsidR="002302AE">
          <w:rPr>
            <w:webHidden/>
          </w:rPr>
          <w:tab/>
        </w:r>
        <w:r w:rsidR="002302AE">
          <w:rPr>
            <w:webHidden/>
          </w:rPr>
          <w:fldChar w:fldCharType="begin"/>
        </w:r>
        <w:r w:rsidR="002302AE">
          <w:rPr>
            <w:webHidden/>
          </w:rPr>
          <w:instrText xml:space="preserve"> PAGEREF _Toc39266856 \h </w:instrText>
        </w:r>
        <w:r w:rsidR="002302AE">
          <w:rPr>
            <w:webHidden/>
          </w:rPr>
        </w:r>
        <w:r w:rsidR="002302AE">
          <w:rPr>
            <w:webHidden/>
          </w:rPr>
          <w:fldChar w:fldCharType="separate"/>
        </w:r>
        <w:r w:rsidR="002302AE">
          <w:rPr>
            <w:webHidden/>
          </w:rPr>
          <w:t>34</w:t>
        </w:r>
        <w:r w:rsidR="002302AE">
          <w:rPr>
            <w:webHidden/>
          </w:rPr>
          <w:fldChar w:fldCharType="end"/>
        </w:r>
      </w:hyperlink>
    </w:p>
    <w:p w14:paraId="0AAB360A" w14:textId="6118A3AA" w:rsidR="002302AE" w:rsidRDefault="00040DC4">
      <w:pPr>
        <w:pStyle w:val="ndice1"/>
        <w:tabs>
          <w:tab w:val="left" w:pos="480"/>
          <w:tab w:val="right" w:leader="dot" w:pos="8494"/>
        </w:tabs>
        <w:rPr>
          <w:sz w:val="22"/>
          <w:szCs w:val="22"/>
          <w:lang w:eastAsia="pt-PT"/>
        </w:rPr>
      </w:pPr>
      <w:hyperlink w:anchor="_Toc39266857" w:history="1">
        <w:r w:rsidR="002302AE" w:rsidRPr="00E440C8">
          <w:rPr>
            <w:rStyle w:val="Hiperligao"/>
          </w:rPr>
          <w:t>7.</w:t>
        </w:r>
        <w:r w:rsidR="002302AE">
          <w:rPr>
            <w:sz w:val="22"/>
            <w:szCs w:val="22"/>
            <w:lang w:eastAsia="pt-PT"/>
          </w:rPr>
          <w:tab/>
        </w:r>
        <w:r w:rsidR="002302AE" w:rsidRPr="00E440C8">
          <w:rPr>
            <w:rStyle w:val="Hiperligao"/>
          </w:rPr>
          <w:t>Lexicon</w:t>
        </w:r>
        <w:r w:rsidR="002302AE">
          <w:rPr>
            <w:webHidden/>
          </w:rPr>
          <w:tab/>
        </w:r>
        <w:r w:rsidR="002302AE">
          <w:rPr>
            <w:webHidden/>
          </w:rPr>
          <w:fldChar w:fldCharType="begin"/>
        </w:r>
        <w:r w:rsidR="002302AE">
          <w:rPr>
            <w:webHidden/>
          </w:rPr>
          <w:instrText xml:space="preserve"> PAGEREF _Toc39266857 \h </w:instrText>
        </w:r>
        <w:r w:rsidR="002302AE">
          <w:rPr>
            <w:webHidden/>
          </w:rPr>
        </w:r>
        <w:r w:rsidR="002302AE">
          <w:rPr>
            <w:webHidden/>
          </w:rPr>
          <w:fldChar w:fldCharType="separate"/>
        </w:r>
        <w:r w:rsidR="002302AE">
          <w:rPr>
            <w:webHidden/>
          </w:rPr>
          <w:t>36</w:t>
        </w:r>
        <w:r w:rsidR="002302AE">
          <w:rPr>
            <w:webHidden/>
          </w:rPr>
          <w:fldChar w:fldCharType="end"/>
        </w:r>
      </w:hyperlink>
    </w:p>
    <w:p w14:paraId="6544D035" w14:textId="63CFB3D6" w:rsidR="002302AE" w:rsidRDefault="00040DC4">
      <w:pPr>
        <w:pStyle w:val="ndice1"/>
        <w:tabs>
          <w:tab w:val="left" w:pos="480"/>
          <w:tab w:val="right" w:leader="dot" w:pos="8494"/>
        </w:tabs>
        <w:rPr>
          <w:sz w:val="22"/>
          <w:szCs w:val="22"/>
          <w:lang w:eastAsia="pt-PT"/>
        </w:rPr>
      </w:pPr>
      <w:hyperlink w:anchor="_Toc39266858" w:history="1">
        <w:r w:rsidR="002302AE" w:rsidRPr="00E440C8">
          <w:rPr>
            <w:rStyle w:val="Hiperligao"/>
          </w:rPr>
          <w:t>8.</w:t>
        </w:r>
        <w:r w:rsidR="002302AE">
          <w:rPr>
            <w:sz w:val="22"/>
            <w:szCs w:val="22"/>
            <w:lang w:eastAsia="pt-PT"/>
          </w:rPr>
          <w:tab/>
        </w:r>
        <w:r w:rsidR="002302AE" w:rsidRPr="00E440C8">
          <w:rPr>
            <w:rStyle w:val="Hiperligao"/>
          </w:rPr>
          <w:t>References</w:t>
        </w:r>
        <w:r w:rsidR="002302AE">
          <w:rPr>
            <w:webHidden/>
          </w:rPr>
          <w:tab/>
        </w:r>
        <w:r w:rsidR="002302AE">
          <w:rPr>
            <w:webHidden/>
          </w:rPr>
          <w:fldChar w:fldCharType="begin"/>
        </w:r>
        <w:r w:rsidR="002302AE">
          <w:rPr>
            <w:webHidden/>
          </w:rPr>
          <w:instrText xml:space="preserve"> PAGEREF _Toc39266858 \h </w:instrText>
        </w:r>
        <w:r w:rsidR="002302AE">
          <w:rPr>
            <w:webHidden/>
          </w:rPr>
        </w:r>
        <w:r w:rsidR="002302AE">
          <w:rPr>
            <w:webHidden/>
          </w:rPr>
          <w:fldChar w:fldCharType="separate"/>
        </w:r>
        <w:r w:rsidR="002302AE">
          <w:rPr>
            <w:webHidden/>
          </w:rPr>
          <w:t>38</w:t>
        </w:r>
        <w:r w:rsidR="002302AE">
          <w:rPr>
            <w:webHidden/>
          </w:rPr>
          <w:fldChar w:fldCharType="end"/>
        </w:r>
      </w:hyperlink>
    </w:p>
    <w:p w14:paraId="1BF47266" w14:textId="7885163B" w:rsidR="002302AE" w:rsidRDefault="00040DC4">
      <w:pPr>
        <w:pStyle w:val="ndice1"/>
        <w:tabs>
          <w:tab w:val="left" w:pos="480"/>
          <w:tab w:val="right" w:leader="dot" w:pos="8494"/>
        </w:tabs>
        <w:rPr>
          <w:sz w:val="22"/>
          <w:szCs w:val="22"/>
          <w:lang w:eastAsia="pt-PT"/>
        </w:rPr>
      </w:pPr>
      <w:hyperlink w:anchor="_Toc39266859" w:history="1">
        <w:r w:rsidR="002302AE" w:rsidRPr="00E440C8">
          <w:rPr>
            <w:rStyle w:val="Hiperligao"/>
          </w:rPr>
          <w:t>9.</w:t>
        </w:r>
        <w:r w:rsidR="002302AE">
          <w:rPr>
            <w:sz w:val="22"/>
            <w:szCs w:val="22"/>
            <w:lang w:eastAsia="pt-PT"/>
          </w:rPr>
          <w:tab/>
        </w:r>
        <w:r w:rsidR="002302AE" w:rsidRPr="00E440C8">
          <w:rPr>
            <w:rStyle w:val="Hiperligao"/>
          </w:rPr>
          <w:t>Annex</w:t>
        </w:r>
        <w:r w:rsidR="002302AE">
          <w:rPr>
            <w:webHidden/>
          </w:rPr>
          <w:tab/>
        </w:r>
        <w:r w:rsidR="002302AE">
          <w:rPr>
            <w:webHidden/>
          </w:rPr>
          <w:fldChar w:fldCharType="begin"/>
        </w:r>
        <w:r w:rsidR="002302AE">
          <w:rPr>
            <w:webHidden/>
          </w:rPr>
          <w:instrText xml:space="preserve"> PAGEREF _Toc39266859 \h </w:instrText>
        </w:r>
        <w:r w:rsidR="002302AE">
          <w:rPr>
            <w:webHidden/>
          </w:rPr>
        </w:r>
        <w:r w:rsidR="002302AE">
          <w:rPr>
            <w:webHidden/>
          </w:rPr>
          <w:fldChar w:fldCharType="separate"/>
        </w:r>
        <w:r w:rsidR="002302AE">
          <w:rPr>
            <w:webHidden/>
          </w:rPr>
          <w:t>41</w:t>
        </w:r>
        <w:r w:rsidR="002302AE">
          <w:rPr>
            <w:webHidden/>
          </w:rPr>
          <w:fldChar w:fldCharType="end"/>
        </w:r>
      </w:hyperlink>
    </w:p>
    <w:p w14:paraId="0BD5712C" w14:textId="3922FBF2" w:rsidR="002302AE" w:rsidRDefault="00040DC4">
      <w:pPr>
        <w:pStyle w:val="ndice2"/>
        <w:tabs>
          <w:tab w:val="right" w:leader="dot" w:pos="8494"/>
        </w:tabs>
        <w:rPr>
          <w:sz w:val="22"/>
          <w:szCs w:val="22"/>
          <w:lang w:eastAsia="pt-PT"/>
        </w:rPr>
      </w:pPr>
      <w:hyperlink w:anchor="_Toc39266860" w:history="1">
        <w:r w:rsidR="002302AE" w:rsidRPr="00E440C8">
          <w:rPr>
            <w:rStyle w:val="Hiperligao"/>
          </w:rPr>
          <w:t>9.1. Supported versions of container dependencies</w:t>
        </w:r>
        <w:r w:rsidR="002302AE">
          <w:rPr>
            <w:webHidden/>
          </w:rPr>
          <w:tab/>
        </w:r>
        <w:r w:rsidR="002302AE">
          <w:rPr>
            <w:webHidden/>
          </w:rPr>
          <w:fldChar w:fldCharType="begin"/>
        </w:r>
        <w:r w:rsidR="002302AE">
          <w:rPr>
            <w:webHidden/>
          </w:rPr>
          <w:instrText xml:space="preserve"> PAGEREF _Toc39266860 \h </w:instrText>
        </w:r>
        <w:r w:rsidR="002302AE">
          <w:rPr>
            <w:webHidden/>
          </w:rPr>
        </w:r>
        <w:r w:rsidR="002302AE">
          <w:rPr>
            <w:webHidden/>
          </w:rPr>
          <w:fldChar w:fldCharType="separate"/>
        </w:r>
        <w:r w:rsidR="002302AE">
          <w:rPr>
            <w:webHidden/>
          </w:rPr>
          <w:t>41</w:t>
        </w:r>
        <w:r w:rsidR="002302AE">
          <w:rPr>
            <w:webHidden/>
          </w:rPr>
          <w:fldChar w:fldCharType="end"/>
        </w:r>
      </w:hyperlink>
    </w:p>
    <w:p w14:paraId="18D8F943" w14:textId="4B526A21" w:rsidR="00FB4304" w:rsidRPr="001727C3" w:rsidRDefault="00F55374" w:rsidP="00184925">
      <w:pPr>
        <w:rPr>
          <w:noProof w:val="0"/>
        </w:rPr>
      </w:pPr>
      <w:r w:rsidRPr="000D35BB">
        <w:rPr>
          <w:noProof w:val="0"/>
        </w:rPr>
        <w:fldChar w:fldCharType="end"/>
      </w:r>
    </w:p>
    <w:p w14:paraId="56DF476B" w14:textId="77777777" w:rsidR="00FB4304" w:rsidRPr="001727C3" w:rsidRDefault="000D35BB">
      <w:pPr>
        <w:rPr>
          <w:noProof w:val="0"/>
        </w:rPr>
      </w:pPr>
      <w:r w:rsidRPr="000D35BB">
        <w:rPr>
          <w:noProof w:val="0"/>
        </w:rPr>
        <w:br w:type="page"/>
      </w:r>
    </w:p>
    <w:p w14:paraId="4EC3CA08" w14:textId="40486793" w:rsidR="00DE7218" w:rsidRPr="001727C3" w:rsidRDefault="004A2391" w:rsidP="0019106B">
      <w:pPr>
        <w:pStyle w:val="Ttulondice"/>
        <w:rPr>
          <w:noProof w:val="0"/>
        </w:rPr>
      </w:pPr>
      <w:bookmarkStart w:id="0" w:name="_Hlk527280685"/>
      <w:proofErr w:type="spellStart"/>
      <w:r>
        <w:rPr>
          <w:noProof w:val="0"/>
        </w:rPr>
        <w:lastRenderedPageBreak/>
        <w:t>List</w:t>
      </w:r>
      <w:proofErr w:type="spellEnd"/>
      <w:r>
        <w:rPr>
          <w:noProof w:val="0"/>
        </w:rPr>
        <w:t xml:space="preserve"> </w:t>
      </w:r>
      <w:proofErr w:type="spellStart"/>
      <w:proofErr w:type="gramStart"/>
      <w:r>
        <w:rPr>
          <w:noProof w:val="0"/>
        </w:rPr>
        <w:t>of</w:t>
      </w:r>
      <w:proofErr w:type="spellEnd"/>
      <w:r>
        <w:rPr>
          <w:noProof w:val="0"/>
        </w:rPr>
        <w:t xml:space="preserve"> Figures</w:t>
      </w:r>
      <w:proofErr w:type="gramEnd"/>
    </w:p>
    <w:bookmarkEnd w:id="0"/>
    <w:p w14:paraId="267EA423" w14:textId="0A540220" w:rsidR="002302AE" w:rsidRDefault="001A3F32">
      <w:pPr>
        <w:pStyle w:val="ndicedeilustraes"/>
        <w:tabs>
          <w:tab w:val="right" w:leader="dot" w:pos="8494"/>
        </w:tabs>
        <w:rPr>
          <w:sz w:val="22"/>
          <w:szCs w:val="22"/>
          <w:lang w:eastAsia="pt-PT"/>
        </w:rPr>
      </w:pPr>
      <w:r>
        <w:rPr>
          <w:noProof w:val="0"/>
        </w:rPr>
        <w:fldChar w:fldCharType="begin"/>
      </w:r>
      <w:r>
        <w:rPr>
          <w:noProof w:val="0"/>
        </w:rPr>
        <w:instrText xml:space="preserve"> TOC \h \z \c "Figure" </w:instrText>
      </w:r>
      <w:r>
        <w:rPr>
          <w:noProof w:val="0"/>
        </w:rPr>
        <w:fldChar w:fldCharType="separate"/>
      </w:r>
      <w:hyperlink w:anchor="_Toc39266861" w:history="1">
        <w:r w:rsidR="002302AE" w:rsidRPr="001313AB">
          <w:rPr>
            <w:rStyle w:val="Hiperligao"/>
            <w:lang w:val="en-GB"/>
          </w:rPr>
          <w:t>Figure 1 - User Journey for user's registration</w:t>
        </w:r>
        <w:r w:rsidR="002302AE">
          <w:rPr>
            <w:webHidden/>
          </w:rPr>
          <w:tab/>
        </w:r>
        <w:r w:rsidR="002302AE">
          <w:rPr>
            <w:webHidden/>
          </w:rPr>
          <w:fldChar w:fldCharType="begin"/>
        </w:r>
        <w:r w:rsidR="002302AE">
          <w:rPr>
            <w:webHidden/>
          </w:rPr>
          <w:instrText xml:space="preserve"> PAGEREF _Toc39266861 \h </w:instrText>
        </w:r>
        <w:r w:rsidR="002302AE">
          <w:rPr>
            <w:webHidden/>
          </w:rPr>
        </w:r>
        <w:r w:rsidR="002302AE">
          <w:rPr>
            <w:webHidden/>
          </w:rPr>
          <w:fldChar w:fldCharType="separate"/>
        </w:r>
        <w:r w:rsidR="002302AE">
          <w:rPr>
            <w:webHidden/>
          </w:rPr>
          <w:t>13</w:t>
        </w:r>
        <w:r w:rsidR="002302AE">
          <w:rPr>
            <w:webHidden/>
          </w:rPr>
          <w:fldChar w:fldCharType="end"/>
        </w:r>
      </w:hyperlink>
    </w:p>
    <w:p w14:paraId="636B9254" w14:textId="34BA55F9" w:rsidR="002302AE" w:rsidRDefault="00040DC4">
      <w:pPr>
        <w:pStyle w:val="ndicedeilustraes"/>
        <w:tabs>
          <w:tab w:val="right" w:leader="dot" w:pos="8494"/>
        </w:tabs>
        <w:rPr>
          <w:sz w:val="22"/>
          <w:szCs w:val="22"/>
          <w:lang w:eastAsia="pt-PT"/>
        </w:rPr>
      </w:pPr>
      <w:hyperlink w:anchor="_Toc39266862" w:history="1">
        <w:r w:rsidR="002302AE" w:rsidRPr="001313AB">
          <w:rPr>
            <w:rStyle w:val="Hiperligao"/>
            <w:lang w:val="en-GB"/>
          </w:rPr>
          <w:t>Figure 2 - User Journey for solving a Challenge</w:t>
        </w:r>
        <w:r w:rsidR="002302AE">
          <w:rPr>
            <w:webHidden/>
          </w:rPr>
          <w:tab/>
        </w:r>
        <w:r w:rsidR="002302AE">
          <w:rPr>
            <w:webHidden/>
          </w:rPr>
          <w:fldChar w:fldCharType="begin"/>
        </w:r>
        <w:r w:rsidR="002302AE">
          <w:rPr>
            <w:webHidden/>
          </w:rPr>
          <w:instrText xml:space="preserve"> PAGEREF _Toc39266862 \h </w:instrText>
        </w:r>
        <w:r w:rsidR="002302AE">
          <w:rPr>
            <w:webHidden/>
          </w:rPr>
        </w:r>
        <w:r w:rsidR="002302AE">
          <w:rPr>
            <w:webHidden/>
          </w:rPr>
          <w:fldChar w:fldCharType="separate"/>
        </w:r>
        <w:r w:rsidR="002302AE">
          <w:rPr>
            <w:webHidden/>
          </w:rPr>
          <w:t>14</w:t>
        </w:r>
        <w:r w:rsidR="002302AE">
          <w:rPr>
            <w:webHidden/>
          </w:rPr>
          <w:fldChar w:fldCharType="end"/>
        </w:r>
      </w:hyperlink>
    </w:p>
    <w:p w14:paraId="30D98286" w14:textId="1339B973" w:rsidR="002302AE" w:rsidRDefault="00040DC4">
      <w:pPr>
        <w:pStyle w:val="ndicedeilustraes"/>
        <w:tabs>
          <w:tab w:val="right" w:leader="dot" w:pos="8494"/>
        </w:tabs>
        <w:rPr>
          <w:sz w:val="22"/>
          <w:szCs w:val="22"/>
          <w:lang w:eastAsia="pt-PT"/>
        </w:rPr>
      </w:pPr>
      <w:hyperlink w:anchor="_Toc39266863" w:history="1">
        <w:r w:rsidR="002302AE" w:rsidRPr="001313AB">
          <w:rPr>
            <w:rStyle w:val="Hiperligao"/>
            <w:lang w:val="en-GB"/>
          </w:rPr>
          <w:t>Figure 3 - User Journey for creating a Challenge</w:t>
        </w:r>
        <w:r w:rsidR="002302AE">
          <w:rPr>
            <w:webHidden/>
          </w:rPr>
          <w:tab/>
        </w:r>
        <w:r w:rsidR="002302AE">
          <w:rPr>
            <w:webHidden/>
          </w:rPr>
          <w:fldChar w:fldCharType="begin"/>
        </w:r>
        <w:r w:rsidR="002302AE">
          <w:rPr>
            <w:webHidden/>
          </w:rPr>
          <w:instrText xml:space="preserve"> PAGEREF _Toc39266863 \h </w:instrText>
        </w:r>
        <w:r w:rsidR="002302AE">
          <w:rPr>
            <w:webHidden/>
          </w:rPr>
        </w:r>
        <w:r w:rsidR="002302AE">
          <w:rPr>
            <w:webHidden/>
          </w:rPr>
          <w:fldChar w:fldCharType="separate"/>
        </w:r>
        <w:r w:rsidR="002302AE">
          <w:rPr>
            <w:webHidden/>
          </w:rPr>
          <w:t>15</w:t>
        </w:r>
        <w:r w:rsidR="002302AE">
          <w:rPr>
            <w:webHidden/>
          </w:rPr>
          <w:fldChar w:fldCharType="end"/>
        </w:r>
      </w:hyperlink>
    </w:p>
    <w:p w14:paraId="237118A3" w14:textId="29BBD1A0" w:rsidR="002302AE" w:rsidRDefault="00040DC4">
      <w:pPr>
        <w:pStyle w:val="ndicedeilustraes"/>
        <w:tabs>
          <w:tab w:val="right" w:leader="dot" w:pos="8494"/>
        </w:tabs>
        <w:rPr>
          <w:sz w:val="22"/>
          <w:szCs w:val="22"/>
          <w:lang w:eastAsia="pt-PT"/>
        </w:rPr>
      </w:pPr>
      <w:hyperlink w:anchor="_Toc39266864" w:history="1">
        <w:r w:rsidR="002302AE" w:rsidRPr="001313AB">
          <w:rPr>
            <w:rStyle w:val="Hiperligao"/>
            <w:lang w:val="en-GB"/>
          </w:rPr>
          <w:t>Figure 4 - User Journey for creating a Questionnaire</w:t>
        </w:r>
        <w:r w:rsidR="002302AE">
          <w:rPr>
            <w:webHidden/>
          </w:rPr>
          <w:tab/>
        </w:r>
        <w:r w:rsidR="002302AE">
          <w:rPr>
            <w:webHidden/>
          </w:rPr>
          <w:fldChar w:fldCharType="begin"/>
        </w:r>
        <w:r w:rsidR="002302AE">
          <w:rPr>
            <w:webHidden/>
          </w:rPr>
          <w:instrText xml:space="preserve"> PAGEREF _Toc39266864 \h </w:instrText>
        </w:r>
        <w:r w:rsidR="002302AE">
          <w:rPr>
            <w:webHidden/>
          </w:rPr>
        </w:r>
        <w:r w:rsidR="002302AE">
          <w:rPr>
            <w:webHidden/>
          </w:rPr>
          <w:fldChar w:fldCharType="separate"/>
        </w:r>
        <w:r w:rsidR="002302AE">
          <w:rPr>
            <w:webHidden/>
          </w:rPr>
          <w:t>16</w:t>
        </w:r>
        <w:r w:rsidR="002302AE">
          <w:rPr>
            <w:webHidden/>
          </w:rPr>
          <w:fldChar w:fldCharType="end"/>
        </w:r>
      </w:hyperlink>
    </w:p>
    <w:p w14:paraId="44CAE368" w14:textId="41B7E81A" w:rsidR="002302AE" w:rsidRDefault="00040DC4">
      <w:pPr>
        <w:pStyle w:val="ndicedeilustraes"/>
        <w:tabs>
          <w:tab w:val="right" w:leader="dot" w:pos="8494"/>
        </w:tabs>
        <w:rPr>
          <w:sz w:val="22"/>
          <w:szCs w:val="22"/>
          <w:lang w:eastAsia="pt-PT"/>
        </w:rPr>
      </w:pPr>
      <w:hyperlink w:anchor="_Toc39266865" w:history="1">
        <w:r w:rsidR="002302AE" w:rsidRPr="001313AB">
          <w:rPr>
            <w:rStyle w:val="Hiperligao"/>
            <w:lang w:val="en-GB"/>
          </w:rPr>
          <w:t>Figure 5 - User Journey for runnin a piece of code</w:t>
        </w:r>
        <w:r w:rsidR="002302AE">
          <w:rPr>
            <w:webHidden/>
          </w:rPr>
          <w:tab/>
        </w:r>
        <w:r w:rsidR="002302AE">
          <w:rPr>
            <w:webHidden/>
          </w:rPr>
          <w:fldChar w:fldCharType="begin"/>
        </w:r>
        <w:r w:rsidR="002302AE">
          <w:rPr>
            <w:webHidden/>
          </w:rPr>
          <w:instrText xml:space="preserve"> PAGEREF _Toc39266865 \h </w:instrText>
        </w:r>
        <w:r w:rsidR="002302AE">
          <w:rPr>
            <w:webHidden/>
          </w:rPr>
        </w:r>
        <w:r w:rsidR="002302AE">
          <w:rPr>
            <w:webHidden/>
          </w:rPr>
          <w:fldChar w:fldCharType="separate"/>
        </w:r>
        <w:r w:rsidR="002302AE">
          <w:rPr>
            <w:webHidden/>
          </w:rPr>
          <w:t>17</w:t>
        </w:r>
        <w:r w:rsidR="002302AE">
          <w:rPr>
            <w:webHidden/>
          </w:rPr>
          <w:fldChar w:fldCharType="end"/>
        </w:r>
      </w:hyperlink>
    </w:p>
    <w:p w14:paraId="3682DD7B" w14:textId="67CA2327" w:rsidR="002302AE" w:rsidRDefault="00040DC4">
      <w:pPr>
        <w:pStyle w:val="ndicedeilustraes"/>
        <w:tabs>
          <w:tab w:val="right" w:leader="dot" w:pos="8494"/>
        </w:tabs>
        <w:rPr>
          <w:sz w:val="22"/>
          <w:szCs w:val="22"/>
          <w:lang w:eastAsia="pt-PT"/>
        </w:rPr>
      </w:pPr>
      <w:hyperlink w:anchor="_Toc39266866" w:history="1">
        <w:r w:rsidR="002302AE" w:rsidRPr="001313AB">
          <w:rPr>
            <w:rStyle w:val="Hiperligao"/>
            <w:lang w:val="en-GB"/>
          </w:rPr>
          <w:t>Figure 6 - User Journey for answering a Questionnaire</w:t>
        </w:r>
        <w:r w:rsidR="002302AE">
          <w:rPr>
            <w:webHidden/>
          </w:rPr>
          <w:tab/>
        </w:r>
        <w:r w:rsidR="002302AE">
          <w:rPr>
            <w:webHidden/>
          </w:rPr>
          <w:fldChar w:fldCharType="begin"/>
        </w:r>
        <w:r w:rsidR="002302AE">
          <w:rPr>
            <w:webHidden/>
          </w:rPr>
          <w:instrText xml:space="preserve"> PAGEREF _Toc39266866 \h </w:instrText>
        </w:r>
        <w:r w:rsidR="002302AE">
          <w:rPr>
            <w:webHidden/>
          </w:rPr>
        </w:r>
        <w:r w:rsidR="002302AE">
          <w:rPr>
            <w:webHidden/>
          </w:rPr>
          <w:fldChar w:fldCharType="separate"/>
        </w:r>
        <w:r w:rsidR="002302AE">
          <w:rPr>
            <w:webHidden/>
          </w:rPr>
          <w:t>18</w:t>
        </w:r>
        <w:r w:rsidR="002302AE">
          <w:rPr>
            <w:webHidden/>
          </w:rPr>
          <w:fldChar w:fldCharType="end"/>
        </w:r>
      </w:hyperlink>
    </w:p>
    <w:p w14:paraId="55778336" w14:textId="1A91C3A2" w:rsidR="002302AE" w:rsidRDefault="00040DC4">
      <w:pPr>
        <w:pStyle w:val="ndicedeilustraes"/>
        <w:tabs>
          <w:tab w:val="right" w:leader="dot" w:pos="8494"/>
        </w:tabs>
        <w:rPr>
          <w:sz w:val="22"/>
          <w:szCs w:val="22"/>
          <w:lang w:eastAsia="pt-PT"/>
        </w:rPr>
      </w:pPr>
      <w:hyperlink w:anchor="_Toc39266867" w:history="1">
        <w:r w:rsidR="002302AE" w:rsidRPr="001313AB">
          <w:rPr>
            <w:rStyle w:val="Hiperligao"/>
            <w:lang w:val="en-US"/>
          </w:rPr>
          <w:t>Figure 7 – Architectural Layered Module view, with inter module interactions</w:t>
        </w:r>
        <w:r w:rsidR="002302AE">
          <w:rPr>
            <w:webHidden/>
          </w:rPr>
          <w:tab/>
        </w:r>
        <w:r w:rsidR="002302AE">
          <w:rPr>
            <w:webHidden/>
          </w:rPr>
          <w:fldChar w:fldCharType="begin"/>
        </w:r>
        <w:r w:rsidR="002302AE">
          <w:rPr>
            <w:webHidden/>
          </w:rPr>
          <w:instrText xml:space="preserve"> PAGEREF _Toc39266867 \h </w:instrText>
        </w:r>
        <w:r w:rsidR="002302AE">
          <w:rPr>
            <w:webHidden/>
          </w:rPr>
        </w:r>
        <w:r w:rsidR="002302AE">
          <w:rPr>
            <w:webHidden/>
          </w:rPr>
          <w:fldChar w:fldCharType="separate"/>
        </w:r>
        <w:r w:rsidR="002302AE">
          <w:rPr>
            <w:webHidden/>
          </w:rPr>
          <w:t>27</w:t>
        </w:r>
        <w:r w:rsidR="002302AE">
          <w:rPr>
            <w:webHidden/>
          </w:rPr>
          <w:fldChar w:fldCharType="end"/>
        </w:r>
      </w:hyperlink>
    </w:p>
    <w:p w14:paraId="64F18C0D" w14:textId="7455BD95" w:rsidR="002302AE" w:rsidRDefault="00040DC4">
      <w:pPr>
        <w:pStyle w:val="ndicedeilustraes"/>
        <w:tabs>
          <w:tab w:val="right" w:leader="dot" w:pos="8494"/>
        </w:tabs>
        <w:rPr>
          <w:sz w:val="22"/>
          <w:szCs w:val="22"/>
          <w:lang w:eastAsia="pt-PT"/>
        </w:rPr>
      </w:pPr>
      <w:hyperlink w:anchor="_Toc39266868" w:history="1">
        <w:r w:rsidR="002302AE" w:rsidRPr="001313AB">
          <w:rPr>
            <w:rStyle w:val="Hiperligao"/>
            <w:lang w:val="en-US"/>
          </w:rPr>
          <w:t>Figure 8 – Detailed view of Services Module including DB</w:t>
        </w:r>
        <w:r w:rsidR="002302AE">
          <w:rPr>
            <w:webHidden/>
          </w:rPr>
          <w:tab/>
        </w:r>
        <w:r w:rsidR="002302AE">
          <w:rPr>
            <w:webHidden/>
          </w:rPr>
          <w:fldChar w:fldCharType="begin"/>
        </w:r>
        <w:r w:rsidR="002302AE">
          <w:rPr>
            <w:webHidden/>
          </w:rPr>
          <w:instrText xml:space="preserve"> PAGEREF _Toc39266868 \h </w:instrText>
        </w:r>
        <w:r w:rsidR="002302AE">
          <w:rPr>
            <w:webHidden/>
          </w:rPr>
        </w:r>
        <w:r w:rsidR="002302AE">
          <w:rPr>
            <w:webHidden/>
          </w:rPr>
          <w:fldChar w:fldCharType="separate"/>
        </w:r>
        <w:r w:rsidR="002302AE">
          <w:rPr>
            <w:webHidden/>
          </w:rPr>
          <w:t>28</w:t>
        </w:r>
        <w:r w:rsidR="002302AE">
          <w:rPr>
            <w:webHidden/>
          </w:rPr>
          <w:fldChar w:fldCharType="end"/>
        </w:r>
      </w:hyperlink>
    </w:p>
    <w:p w14:paraId="2196BBF8" w14:textId="0350E70E" w:rsidR="002302AE" w:rsidRDefault="00040DC4">
      <w:pPr>
        <w:pStyle w:val="ndicedeilustraes"/>
        <w:tabs>
          <w:tab w:val="right" w:leader="dot" w:pos="8494"/>
        </w:tabs>
        <w:rPr>
          <w:sz w:val="22"/>
          <w:szCs w:val="22"/>
          <w:lang w:eastAsia="pt-PT"/>
        </w:rPr>
      </w:pPr>
      <w:hyperlink w:anchor="_Toc39266869" w:history="1">
        <w:r w:rsidR="002302AE" w:rsidRPr="001313AB">
          <w:rPr>
            <w:rStyle w:val="Hiperligao"/>
            <w:lang w:val="en-US"/>
          </w:rPr>
          <w:t>Figure 9 – Data Model</w:t>
        </w:r>
        <w:r w:rsidR="002302AE">
          <w:rPr>
            <w:webHidden/>
          </w:rPr>
          <w:tab/>
        </w:r>
        <w:r w:rsidR="002302AE">
          <w:rPr>
            <w:webHidden/>
          </w:rPr>
          <w:fldChar w:fldCharType="begin"/>
        </w:r>
        <w:r w:rsidR="002302AE">
          <w:rPr>
            <w:webHidden/>
          </w:rPr>
          <w:instrText xml:space="preserve"> PAGEREF _Toc39266869 \h </w:instrText>
        </w:r>
        <w:r w:rsidR="002302AE">
          <w:rPr>
            <w:webHidden/>
          </w:rPr>
        </w:r>
        <w:r w:rsidR="002302AE">
          <w:rPr>
            <w:webHidden/>
          </w:rPr>
          <w:fldChar w:fldCharType="separate"/>
        </w:r>
        <w:r w:rsidR="002302AE">
          <w:rPr>
            <w:webHidden/>
          </w:rPr>
          <w:t>29</w:t>
        </w:r>
        <w:r w:rsidR="002302AE">
          <w:rPr>
            <w:webHidden/>
          </w:rPr>
          <w:fldChar w:fldCharType="end"/>
        </w:r>
      </w:hyperlink>
    </w:p>
    <w:p w14:paraId="2EB5EC7E" w14:textId="7EF8E299" w:rsidR="002302AE" w:rsidRDefault="00040DC4">
      <w:pPr>
        <w:pStyle w:val="ndicedeilustraes"/>
        <w:tabs>
          <w:tab w:val="right" w:leader="dot" w:pos="8494"/>
        </w:tabs>
        <w:rPr>
          <w:sz w:val="22"/>
          <w:szCs w:val="22"/>
          <w:lang w:eastAsia="pt-PT"/>
        </w:rPr>
      </w:pPr>
      <w:hyperlink w:anchor="_Toc39266870" w:history="1">
        <w:r w:rsidR="002302AE" w:rsidRPr="001313AB">
          <w:rPr>
            <w:rStyle w:val="Hiperligao"/>
            <w:lang w:val="en-US"/>
          </w:rPr>
          <w:t>Figure 10 – Detailed view of ExecutionEnvironments Module</w:t>
        </w:r>
        <w:r w:rsidR="002302AE">
          <w:rPr>
            <w:webHidden/>
          </w:rPr>
          <w:tab/>
        </w:r>
        <w:r w:rsidR="002302AE">
          <w:rPr>
            <w:webHidden/>
          </w:rPr>
          <w:fldChar w:fldCharType="begin"/>
        </w:r>
        <w:r w:rsidR="002302AE">
          <w:rPr>
            <w:webHidden/>
          </w:rPr>
          <w:instrText xml:space="preserve"> PAGEREF _Toc39266870 \h </w:instrText>
        </w:r>
        <w:r w:rsidR="002302AE">
          <w:rPr>
            <w:webHidden/>
          </w:rPr>
        </w:r>
        <w:r w:rsidR="002302AE">
          <w:rPr>
            <w:webHidden/>
          </w:rPr>
          <w:fldChar w:fldCharType="separate"/>
        </w:r>
        <w:r w:rsidR="002302AE">
          <w:rPr>
            <w:webHidden/>
          </w:rPr>
          <w:t>31</w:t>
        </w:r>
        <w:r w:rsidR="002302AE">
          <w:rPr>
            <w:webHidden/>
          </w:rPr>
          <w:fldChar w:fldCharType="end"/>
        </w:r>
      </w:hyperlink>
    </w:p>
    <w:p w14:paraId="143E579F" w14:textId="4427D542" w:rsidR="002302AE" w:rsidRDefault="00040DC4">
      <w:pPr>
        <w:pStyle w:val="ndicedeilustraes"/>
        <w:tabs>
          <w:tab w:val="right" w:leader="dot" w:pos="8494"/>
        </w:tabs>
        <w:rPr>
          <w:sz w:val="22"/>
          <w:szCs w:val="22"/>
          <w:lang w:eastAsia="pt-PT"/>
        </w:rPr>
      </w:pPr>
      <w:hyperlink w:anchor="_Toc39266871" w:history="1">
        <w:r w:rsidR="002302AE" w:rsidRPr="001313AB">
          <w:rPr>
            <w:rStyle w:val="Hiperligao"/>
            <w:lang w:val="en-US"/>
          </w:rPr>
          <w:t>Figure 11 – Planned Schedule before progess report delivery</w:t>
        </w:r>
        <w:r w:rsidR="002302AE">
          <w:rPr>
            <w:webHidden/>
          </w:rPr>
          <w:tab/>
        </w:r>
        <w:r w:rsidR="002302AE">
          <w:rPr>
            <w:webHidden/>
          </w:rPr>
          <w:fldChar w:fldCharType="begin"/>
        </w:r>
        <w:r w:rsidR="002302AE">
          <w:rPr>
            <w:webHidden/>
          </w:rPr>
          <w:instrText xml:space="preserve"> PAGEREF _Toc39266871 \h </w:instrText>
        </w:r>
        <w:r w:rsidR="002302AE">
          <w:rPr>
            <w:webHidden/>
          </w:rPr>
        </w:r>
        <w:r w:rsidR="002302AE">
          <w:rPr>
            <w:webHidden/>
          </w:rPr>
          <w:fldChar w:fldCharType="separate"/>
        </w:r>
        <w:r w:rsidR="002302AE">
          <w:rPr>
            <w:webHidden/>
          </w:rPr>
          <w:t>34</w:t>
        </w:r>
        <w:r w:rsidR="002302AE">
          <w:rPr>
            <w:webHidden/>
          </w:rPr>
          <w:fldChar w:fldCharType="end"/>
        </w:r>
      </w:hyperlink>
    </w:p>
    <w:p w14:paraId="36B42AEE" w14:textId="2A9ADE9A" w:rsidR="002302AE" w:rsidRDefault="00040DC4">
      <w:pPr>
        <w:pStyle w:val="ndicedeilustraes"/>
        <w:tabs>
          <w:tab w:val="right" w:leader="dot" w:pos="8494"/>
        </w:tabs>
        <w:rPr>
          <w:sz w:val="22"/>
          <w:szCs w:val="22"/>
          <w:lang w:eastAsia="pt-PT"/>
        </w:rPr>
      </w:pPr>
      <w:hyperlink w:anchor="_Toc39266872" w:history="1">
        <w:r w:rsidR="002302AE" w:rsidRPr="001313AB">
          <w:rPr>
            <w:rStyle w:val="Hiperligao"/>
            <w:lang w:val="en-US"/>
          </w:rPr>
          <w:t>Figure 12 – Planned Schedule after progess report delivery</w:t>
        </w:r>
        <w:r w:rsidR="002302AE">
          <w:rPr>
            <w:webHidden/>
          </w:rPr>
          <w:tab/>
        </w:r>
        <w:r w:rsidR="002302AE">
          <w:rPr>
            <w:webHidden/>
          </w:rPr>
          <w:fldChar w:fldCharType="begin"/>
        </w:r>
        <w:r w:rsidR="002302AE">
          <w:rPr>
            <w:webHidden/>
          </w:rPr>
          <w:instrText xml:space="preserve"> PAGEREF _Toc39266872 \h </w:instrText>
        </w:r>
        <w:r w:rsidR="002302AE">
          <w:rPr>
            <w:webHidden/>
          </w:rPr>
        </w:r>
        <w:r w:rsidR="002302AE">
          <w:rPr>
            <w:webHidden/>
          </w:rPr>
          <w:fldChar w:fldCharType="separate"/>
        </w:r>
        <w:r w:rsidR="002302AE">
          <w:rPr>
            <w:webHidden/>
          </w:rPr>
          <w:t>35</w:t>
        </w:r>
        <w:r w:rsidR="002302AE">
          <w:rPr>
            <w:webHidden/>
          </w:rPr>
          <w:fldChar w:fldCharType="end"/>
        </w:r>
      </w:hyperlink>
    </w:p>
    <w:p w14:paraId="5E449967" w14:textId="73234C92" w:rsidR="00FB4304" w:rsidRPr="001727C3" w:rsidRDefault="001A3F32" w:rsidP="00184925">
      <w:pPr>
        <w:rPr>
          <w:noProof w:val="0"/>
        </w:rPr>
      </w:pPr>
      <w:r>
        <w:rPr>
          <w:noProof w:val="0"/>
        </w:rPr>
        <w:fldChar w:fldCharType="end"/>
      </w:r>
      <w:r w:rsidR="000D35BB" w:rsidRPr="000D35BB">
        <w:rPr>
          <w:noProof w:val="0"/>
        </w:rPr>
        <w:br w:type="page"/>
      </w:r>
    </w:p>
    <w:p w14:paraId="55944A0E" w14:textId="77777777" w:rsidR="00A054C7" w:rsidRDefault="00A054C7">
      <w:pPr>
        <w:spacing w:after="200"/>
        <w:jc w:val="left"/>
        <w:rPr>
          <w:rFonts w:asciiTheme="majorHAnsi" w:hAnsiTheme="majorHAnsi"/>
          <w:b/>
          <w:bCs/>
          <w:noProof w:val="0"/>
          <w:sz w:val="32"/>
          <w:szCs w:val="32"/>
        </w:rPr>
      </w:pPr>
      <w:r>
        <w:rPr>
          <w:noProof w:val="0"/>
        </w:rPr>
        <w:lastRenderedPageBreak/>
        <w:br w:type="page"/>
      </w:r>
    </w:p>
    <w:p w14:paraId="08BDEC46" w14:textId="0BB6986F" w:rsidR="001A3F32" w:rsidRPr="00D71E0F" w:rsidRDefault="00A14F72" w:rsidP="00D71E0F">
      <w:pPr>
        <w:pStyle w:val="Ttulondice"/>
        <w:rPr>
          <w:lang w:val="en-US"/>
        </w:rPr>
      </w:pPr>
      <w:r w:rsidRPr="00D71E0F">
        <w:rPr>
          <w:noProof w:val="0"/>
          <w:lang w:val="en-US"/>
        </w:rPr>
        <w:lastRenderedPageBreak/>
        <w:t>List</w:t>
      </w:r>
      <w:r w:rsidR="004A2391" w:rsidRPr="00D71E0F">
        <w:rPr>
          <w:noProof w:val="0"/>
          <w:lang w:val="en-US"/>
        </w:rPr>
        <w:t xml:space="preserve"> of</w:t>
      </w:r>
      <w:r w:rsidRPr="00D71E0F">
        <w:rPr>
          <w:noProof w:val="0"/>
          <w:lang w:val="en-US"/>
        </w:rPr>
        <w:t xml:space="preserve"> </w:t>
      </w:r>
      <w:r w:rsidR="004A2391" w:rsidRPr="00D71E0F">
        <w:rPr>
          <w:noProof w:val="0"/>
          <w:lang w:val="en-US"/>
        </w:rPr>
        <w:t>Tables</w:t>
      </w:r>
    </w:p>
    <w:p w14:paraId="3B15345F" w14:textId="1FF51E6F" w:rsidR="0090147C" w:rsidRDefault="0090147C">
      <w:pPr>
        <w:pStyle w:val="ndicedeilustraes"/>
        <w:tabs>
          <w:tab w:val="right" w:leader="dot" w:pos="8494"/>
        </w:tabs>
        <w:rPr>
          <w:sz w:val="22"/>
          <w:szCs w:val="22"/>
          <w:lang w:eastAsia="pt-PT"/>
        </w:rPr>
      </w:pPr>
      <w:r>
        <w:rPr>
          <w:noProof w:val="0"/>
          <w:lang w:val="en-US"/>
        </w:rPr>
        <w:fldChar w:fldCharType="begin"/>
      </w:r>
      <w:r>
        <w:rPr>
          <w:noProof w:val="0"/>
          <w:lang w:val="en-US"/>
        </w:rPr>
        <w:instrText xml:space="preserve"> TOC \h \z \c "Table" </w:instrText>
      </w:r>
      <w:r>
        <w:rPr>
          <w:noProof w:val="0"/>
          <w:lang w:val="en-US"/>
        </w:rPr>
        <w:fldChar w:fldCharType="separate"/>
      </w:r>
      <w:hyperlink w:anchor="_Toc39227649" w:history="1">
        <w:r w:rsidRPr="000D1600">
          <w:rPr>
            <w:rStyle w:val="Hiperligao"/>
            <w:lang w:val="en-US"/>
          </w:rPr>
          <w:t>Table 1 - Feature comparison of select platforms</w:t>
        </w:r>
        <w:r>
          <w:rPr>
            <w:webHidden/>
          </w:rPr>
          <w:tab/>
        </w:r>
        <w:r>
          <w:rPr>
            <w:webHidden/>
          </w:rPr>
          <w:fldChar w:fldCharType="begin"/>
        </w:r>
        <w:r>
          <w:rPr>
            <w:webHidden/>
          </w:rPr>
          <w:instrText xml:space="preserve"> PAGEREF _Toc39227649 \h </w:instrText>
        </w:r>
        <w:r>
          <w:rPr>
            <w:webHidden/>
          </w:rPr>
        </w:r>
        <w:r>
          <w:rPr>
            <w:webHidden/>
          </w:rPr>
          <w:fldChar w:fldCharType="separate"/>
        </w:r>
        <w:r>
          <w:rPr>
            <w:webHidden/>
          </w:rPr>
          <w:t>21</w:t>
        </w:r>
        <w:r>
          <w:rPr>
            <w:webHidden/>
          </w:rPr>
          <w:fldChar w:fldCharType="end"/>
        </w:r>
      </w:hyperlink>
    </w:p>
    <w:p w14:paraId="3786FC00" w14:textId="048A8D58" w:rsidR="0090147C" w:rsidRDefault="00040DC4">
      <w:pPr>
        <w:pStyle w:val="ndicedeilustraes"/>
        <w:tabs>
          <w:tab w:val="right" w:leader="dot" w:pos="8494"/>
        </w:tabs>
        <w:rPr>
          <w:sz w:val="22"/>
          <w:szCs w:val="22"/>
          <w:lang w:eastAsia="pt-PT"/>
        </w:rPr>
      </w:pPr>
      <w:hyperlink w:anchor="_Toc39227650" w:history="1">
        <w:r w:rsidR="0090147C" w:rsidRPr="000D1600">
          <w:rPr>
            <w:rStyle w:val="Hiperligao"/>
          </w:rPr>
          <w:t>Table 2 – Assignment Types</w:t>
        </w:r>
        <w:r w:rsidR="0090147C">
          <w:rPr>
            <w:webHidden/>
          </w:rPr>
          <w:tab/>
        </w:r>
        <w:r w:rsidR="0090147C">
          <w:rPr>
            <w:webHidden/>
          </w:rPr>
          <w:fldChar w:fldCharType="begin"/>
        </w:r>
        <w:r w:rsidR="0090147C">
          <w:rPr>
            <w:webHidden/>
          </w:rPr>
          <w:instrText xml:space="preserve"> PAGEREF _Toc39227650 \h </w:instrText>
        </w:r>
        <w:r w:rsidR="0090147C">
          <w:rPr>
            <w:webHidden/>
          </w:rPr>
        </w:r>
        <w:r w:rsidR="0090147C">
          <w:rPr>
            <w:webHidden/>
          </w:rPr>
          <w:fldChar w:fldCharType="separate"/>
        </w:r>
        <w:r w:rsidR="0090147C">
          <w:rPr>
            <w:webHidden/>
          </w:rPr>
          <w:t>33</w:t>
        </w:r>
        <w:r w:rsidR="0090147C">
          <w:rPr>
            <w:webHidden/>
          </w:rPr>
          <w:fldChar w:fldCharType="end"/>
        </w:r>
      </w:hyperlink>
    </w:p>
    <w:p w14:paraId="61F1F389" w14:textId="507E5D85" w:rsidR="001A3F32" w:rsidRPr="00D71E0F" w:rsidRDefault="0090147C">
      <w:pPr>
        <w:spacing w:after="200"/>
        <w:jc w:val="left"/>
        <w:rPr>
          <w:noProof w:val="0"/>
          <w:lang w:val="en-US"/>
        </w:rPr>
      </w:pPr>
      <w:r>
        <w:rPr>
          <w:noProof w:val="0"/>
          <w:lang w:val="en-US"/>
        </w:rPr>
        <w:fldChar w:fldCharType="end"/>
      </w:r>
      <w:r w:rsidR="001A3F32" w:rsidRPr="00D71E0F">
        <w:rPr>
          <w:noProof w:val="0"/>
          <w:lang w:val="en-US"/>
        </w:rPr>
        <w:br w:type="page"/>
      </w:r>
    </w:p>
    <w:p w14:paraId="5E5DC63D" w14:textId="77777777" w:rsidR="00FB4304" w:rsidRPr="00D71E0F" w:rsidRDefault="00FB4304" w:rsidP="00184925">
      <w:pPr>
        <w:rPr>
          <w:noProof w:val="0"/>
          <w:lang w:val="en-US"/>
        </w:rPr>
        <w:sectPr w:rsidR="00FB4304" w:rsidRPr="00D71E0F"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Default="002302AE">
      <w:pPr>
        <w:spacing w:after="200"/>
        <w:jc w:val="left"/>
        <w:rPr>
          <w:rFonts w:asciiTheme="majorHAnsi" w:eastAsiaTheme="majorEastAsia" w:hAnsiTheme="majorHAnsi" w:cstheme="majorBidi"/>
          <w:b/>
          <w:bCs/>
          <w:color w:val="000000" w:themeColor="text1"/>
          <w:sz w:val="32"/>
          <w:szCs w:val="32"/>
        </w:rPr>
      </w:pPr>
      <w:bookmarkStart w:id="1" w:name="_Toc39266826"/>
      <w:r>
        <w:lastRenderedPageBreak/>
        <w:br w:type="page"/>
      </w:r>
    </w:p>
    <w:p w14:paraId="0B804C8E" w14:textId="418DED2A" w:rsidR="00567E9A" w:rsidRPr="00567E9A" w:rsidRDefault="00093589" w:rsidP="008F0F86">
      <w:pPr>
        <w:pStyle w:val="Ttulo1"/>
      </w:pPr>
      <w:r>
        <w:lastRenderedPageBreak/>
        <w:t>Introduction</w:t>
      </w:r>
      <w:bookmarkEnd w:id="1"/>
    </w:p>
    <w:p w14:paraId="42B915D6" w14:textId="29DE375A" w:rsidR="008F0F86" w:rsidRPr="008F0F86" w:rsidRDefault="008F0F86" w:rsidP="008F0F86">
      <w:pPr>
        <w:rPr>
          <w:noProof w:val="0"/>
          <w:lang w:val="en-US"/>
        </w:rPr>
      </w:pPr>
      <w:r w:rsidRPr="0094743A">
        <w:rPr>
          <w:noProof w:val="0"/>
          <w:lang w:val="en-US"/>
        </w:rPr>
        <w:t xml:space="preserve">In today’s competitive job market, programming jobs </w:t>
      </w:r>
      <w:r w:rsidR="0094743A" w:rsidRPr="00D71E0F">
        <w:rPr>
          <w:noProof w:val="0"/>
          <w:lang w:val="en-US"/>
        </w:rPr>
        <w:t>are amongst the most desirable careers</w:t>
      </w:r>
      <w:r w:rsidRPr="0094743A">
        <w:rPr>
          <w:noProof w:val="0"/>
          <w:lang w:val="en-US"/>
        </w:rPr>
        <w:t>.</w:t>
      </w:r>
      <w:r w:rsidRPr="008F0F86">
        <w:rPr>
          <w:noProof w:val="0"/>
          <w:lang w:val="en-US"/>
        </w:rPr>
        <w:t xml:space="preserve"> The ability to innovate, create and troubleshoot all kinds of technologies </w:t>
      </w:r>
      <w:proofErr w:type="gramStart"/>
      <w:r w:rsidRPr="008F0F86">
        <w:rPr>
          <w:noProof w:val="0"/>
          <w:lang w:val="en-US"/>
        </w:rPr>
        <w:t>on a daily basis</w:t>
      </w:r>
      <w:proofErr w:type="gramEnd"/>
      <w:r w:rsidRPr="008F0F86">
        <w:rPr>
          <w:noProof w:val="0"/>
          <w:lang w:val="en-US"/>
        </w:rPr>
        <w:t xml:space="preserve"> is what drives many individuals to seek experience and pursue a future in computer science or coding.</w:t>
      </w:r>
    </w:p>
    <w:p w14:paraId="518780E4" w14:textId="77777777" w:rsidR="008F0F86" w:rsidRPr="008F0F86" w:rsidRDefault="008F0F86" w:rsidP="008F0F86">
      <w:pPr>
        <w:rPr>
          <w:noProof w:val="0"/>
          <w:lang w:val="en-US"/>
        </w:rPr>
      </w:pPr>
      <w:r w:rsidRPr="008F0F86">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168C4336" w:rsidR="008F0F86" w:rsidRPr="008F0F86" w:rsidRDefault="008F0F86" w:rsidP="008F0F86">
      <w:pPr>
        <w:rPr>
          <w:noProof w:val="0"/>
          <w:lang w:val="en-US"/>
        </w:rPr>
      </w:pPr>
      <w:r w:rsidRPr="008F0F86">
        <w:rPr>
          <w:noProof w:val="0"/>
          <w:lang w:val="en-US"/>
        </w:rPr>
        <w:t>For this reason, there are out there some platforms that provide an environment for defining algorithms and testing</w:t>
      </w:r>
      <w:r w:rsidR="00D73A25">
        <w:rPr>
          <w:noProof w:val="0"/>
          <w:lang w:val="en-US"/>
        </w:rPr>
        <w:t xml:space="preserve"> </w:t>
      </w:r>
      <w:sdt>
        <w:sdtPr>
          <w:rPr>
            <w:noProof w:val="0"/>
            <w:lang w:val="en-US"/>
          </w:rPr>
          <w:id w:val="865200"/>
          <w:citation/>
        </w:sdtPr>
        <w:sdtContent>
          <w:r w:rsidR="00D73A25">
            <w:rPr>
              <w:noProof w:val="0"/>
              <w:lang w:val="en-US"/>
            </w:rPr>
            <w:fldChar w:fldCharType="begin"/>
          </w:r>
          <w:r w:rsidR="000F784E">
            <w:rPr>
              <w:noProof w:val="0"/>
              <w:lang w:val="en-US"/>
            </w:rPr>
            <w:instrText xml:space="preserve">CITATION Wik20 \l 2070 </w:instrText>
          </w:r>
          <w:r w:rsidR="00D73A25">
            <w:rPr>
              <w:noProof w:val="0"/>
              <w:lang w:val="en-US"/>
            </w:rPr>
            <w:fldChar w:fldCharType="separate"/>
          </w:r>
          <w:r w:rsidR="00B27D60" w:rsidRPr="00B27D60">
            <w:rPr>
              <w:lang w:val="en-US"/>
            </w:rPr>
            <w:t>[1]</w:t>
          </w:r>
          <w:r w:rsidR="00D73A25">
            <w:rPr>
              <w:noProof w:val="0"/>
              <w:lang w:val="en-US"/>
            </w:rPr>
            <w:fldChar w:fldCharType="end"/>
          </w:r>
        </w:sdtContent>
      </w:sdt>
      <w:r w:rsidRPr="008F0F86">
        <w:rPr>
          <w:noProof w:val="0"/>
          <w:lang w:val="en-US"/>
        </w:rPr>
        <w:t>.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054E67EC" w14:textId="77777777" w:rsidR="008F0F86" w:rsidRPr="008F0F86" w:rsidRDefault="008F0F86" w:rsidP="008F0F86">
      <w:pPr>
        <w:rPr>
          <w:noProof w:val="0"/>
          <w:lang w:val="en-US"/>
        </w:rPr>
      </w:pPr>
      <w:r w:rsidRPr="008F0F86">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53CCE377" w:rsidR="008F0F86" w:rsidRPr="008F0F86" w:rsidRDefault="008F0F86" w:rsidP="008F0F86">
      <w:pPr>
        <w:rPr>
          <w:noProof w:val="0"/>
          <w:lang w:val="en-US"/>
        </w:rPr>
      </w:pPr>
      <w:r w:rsidRPr="008F0F86">
        <w:rPr>
          <w:noProof w:val="0"/>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w:t>
      </w:r>
      <w:r w:rsidRPr="0094743A">
        <w:rPr>
          <w:noProof w:val="0"/>
          <w:lang w:val="en-US"/>
        </w:rPr>
        <w:t>complex algorithms is no easy task, and even experience programmers now</w:t>
      </w:r>
      <w:r w:rsidR="00447942" w:rsidRPr="0094743A">
        <w:rPr>
          <w:noProof w:val="0"/>
          <w:lang w:val="en-US"/>
        </w:rPr>
        <w:t>a</w:t>
      </w:r>
      <w:r w:rsidRPr="0094743A">
        <w:rPr>
          <w:noProof w:val="0"/>
          <w:lang w:val="en-US"/>
        </w:rPr>
        <w:t>days</w:t>
      </w:r>
      <w:r w:rsidRPr="008F0F86">
        <w:rPr>
          <w:noProof w:val="0"/>
          <w:lang w:val="en-US"/>
        </w:rPr>
        <w:t xml:space="preserve"> </w:t>
      </w:r>
      <w:r w:rsidRPr="008F0F86">
        <w:rPr>
          <w:noProof w:val="0"/>
          <w:lang w:val="en-US"/>
        </w:rPr>
        <w:lastRenderedPageBreak/>
        <w:t xml:space="preserve">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someone who understands the subject, the IS E-Learning platform comes with a service that provides </w:t>
      </w:r>
      <w:r w:rsidRPr="00D71E0F">
        <w:rPr>
          <w:i/>
          <w:iCs/>
          <w:noProof w:val="0"/>
          <w:lang w:val="en-US"/>
        </w:rPr>
        <w:t>Challenges</w:t>
      </w:r>
      <w:r w:rsidRPr="008F0F86">
        <w:rPr>
          <w:noProof w:val="0"/>
          <w:lang w:val="en-US"/>
        </w:rPr>
        <w:t>, which are programming problems that needs to be solved</w:t>
      </w:r>
      <w:r w:rsidR="0094743A">
        <w:rPr>
          <w:noProof w:val="0"/>
          <w:lang w:val="en-US"/>
        </w:rPr>
        <w:t>. And</w:t>
      </w:r>
      <w:r w:rsidRPr="008F0F86">
        <w:rPr>
          <w:noProof w:val="0"/>
          <w:lang w:val="en-US"/>
        </w:rPr>
        <w:t xml:space="preserve">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w:t>
      </w:r>
    </w:p>
    <w:p w14:paraId="04AAC9C8" w14:textId="4B3E7AC4" w:rsidR="008F0F86" w:rsidRPr="008F0F86" w:rsidRDefault="008F0F86" w:rsidP="008F0F86">
      <w:pPr>
        <w:rPr>
          <w:noProof w:val="0"/>
          <w:lang w:val="en-US"/>
        </w:rPr>
      </w:pPr>
      <w:r w:rsidRPr="00447942">
        <w:rPr>
          <w:noProof w:val="0"/>
          <w:lang w:val="en-US"/>
        </w:rPr>
        <w:t>But despite of how much an individual studies or practices, he</w:t>
      </w:r>
      <w:r w:rsidR="00B06583">
        <w:rPr>
          <w:noProof w:val="0"/>
          <w:lang w:val="en-US"/>
        </w:rPr>
        <w:t>/she</w:t>
      </w:r>
      <w:r w:rsidRPr="00447942">
        <w:rPr>
          <w:noProof w:val="0"/>
          <w:lang w:val="en-US"/>
        </w:rPr>
        <w:t xml:space="preserve"> will only know if he</w:t>
      </w:r>
      <w:r w:rsidR="00B06583">
        <w:rPr>
          <w:noProof w:val="0"/>
          <w:lang w:val="en-US"/>
        </w:rPr>
        <w:t>/she</w:t>
      </w:r>
      <w:r w:rsidRPr="00447942">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D71E0F">
        <w:rPr>
          <w:i/>
          <w:iCs/>
          <w:noProof w:val="0"/>
          <w:lang w:val="en-US"/>
        </w:rPr>
        <w:t>Questionnaires</w:t>
      </w:r>
      <w:r w:rsidRPr="00447942">
        <w:rPr>
          <w:noProof w:val="0"/>
          <w:lang w:val="en-US"/>
        </w:rPr>
        <w:t xml:space="preserve">. Questionnaires are a selected number of pre-existent challenges all grouped up and put together to create a single test. </w:t>
      </w:r>
    </w:p>
    <w:p w14:paraId="270BC18B" w14:textId="77777777" w:rsidR="008F0F86" w:rsidRPr="008F0F86" w:rsidRDefault="008F0F86" w:rsidP="008F0F86">
      <w:pPr>
        <w:rPr>
          <w:noProof w:val="0"/>
          <w:lang w:val="en-US"/>
        </w:rPr>
      </w:pPr>
      <w:r w:rsidRPr="008F0F86">
        <w:rPr>
          <w:noProof w:val="0"/>
          <w:lang w:val="en-US"/>
        </w:rPr>
        <w:t xml:space="preserve">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w:t>
      </w:r>
      <w:r w:rsidRPr="00FE0DE3">
        <w:rPr>
          <w:noProof w:val="0"/>
          <w:lang w:val="en-US"/>
        </w:rPr>
        <w:t>5</w:t>
      </w:r>
      <w:r w:rsidRPr="008F0F86">
        <w:rPr>
          <w:noProof w:val="0"/>
          <w:lang w:val="en-US"/>
        </w:rPr>
        <w:t xml:space="preserve"> popular ones.</w:t>
      </w:r>
    </w:p>
    <w:p w14:paraId="090CBAB4" w14:textId="2019D191" w:rsidR="008F0F86" w:rsidRPr="008F0F86" w:rsidRDefault="008F0F86" w:rsidP="008F0F86">
      <w:pPr>
        <w:rPr>
          <w:noProof w:val="0"/>
          <w:lang w:val="en-US"/>
        </w:rPr>
      </w:pPr>
      <w:r w:rsidRPr="008F0F86">
        <w:rPr>
          <w:noProof w:val="0"/>
          <w:lang w:val="en-US"/>
        </w:rPr>
        <w:t xml:space="preserve">In the end, our goal is simple and honest, not only we want to provide an </w:t>
      </w:r>
      <w:r w:rsidR="00682486">
        <w:rPr>
          <w:noProof w:val="0"/>
          <w:lang w:val="en-US"/>
        </w:rPr>
        <w:t xml:space="preserve">appellative </w:t>
      </w:r>
      <w:r w:rsidRPr="008F0F86">
        <w:rPr>
          <w:noProof w:val="0"/>
          <w:lang w:val="en-US"/>
        </w:rPr>
        <w:t xml:space="preserve">e-learning platform that can be useful in academic environment, professional interviews, or even for just a programming enthusiast who wants to learn more, </w:t>
      </w:r>
      <w:r w:rsidR="00682486">
        <w:rPr>
          <w:noProof w:val="0"/>
          <w:lang w:val="en-US"/>
        </w:rPr>
        <w:t>where every user can solve and create coding challenges, as well as questionnaires to put to test the best of his abilities,</w:t>
      </w:r>
      <w:r w:rsidR="00682486" w:rsidRPr="008F0F86">
        <w:rPr>
          <w:noProof w:val="0"/>
          <w:lang w:val="en-US"/>
        </w:rPr>
        <w:t xml:space="preserve"> </w:t>
      </w:r>
      <w:r w:rsidRPr="008F0F86">
        <w:rPr>
          <w:noProof w:val="0"/>
          <w:lang w:val="en-US"/>
        </w:rPr>
        <w:t>but also we want to do it  in openly manner, so that it can be freely accessed, used, changed, and shared by everyone.</w:t>
      </w:r>
    </w:p>
    <w:p w14:paraId="486350A0" w14:textId="5FD88BF8" w:rsidR="008F0F86" w:rsidRDefault="008F0F86" w:rsidP="008F0F86">
      <w:pPr>
        <w:rPr>
          <w:noProof w:val="0"/>
          <w:lang w:val="en-US"/>
        </w:rPr>
      </w:pPr>
    </w:p>
    <w:p w14:paraId="117E9E5C" w14:textId="77777777" w:rsidR="002302AE" w:rsidRDefault="002302AE" w:rsidP="008F0F86">
      <w:pPr>
        <w:rPr>
          <w:noProof w:val="0"/>
          <w:lang w:val="en-US"/>
        </w:rPr>
      </w:pPr>
    </w:p>
    <w:p w14:paraId="15F6BA58" w14:textId="290A533F" w:rsidR="000B30B5" w:rsidRPr="000B30B5" w:rsidRDefault="000B30B5" w:rsidP="000B30B5">
      <w:pPr>
        <w:pStyle w:val="Ttulo2"/>
        <w:rPr>
          <w:noProof w:val="0"/>
          <w:color w:val="auto"/>
          <w:sz w:val="28"/>
          <w:szCs w:val="28"/>
          <w:lang w:val="en-US"/>
        </w:rPr>
      </w:pPr>
      <w:bookmarkStart w:id="2" w:name="_Toc27948158"/>
      <w:bookmarkStart w:id="3" w:name="_Toc39266827"/>
      <w:bookmarkStart w:id="4" w:name="_Hlk38980377"/>
      <w:r w:rsidRPr="000B30B5">
        <w:rPr>
          <w:noProof w:val="0"/>
          <w:color w:val="auto"/>
          <w:sz w:val="28"/>
          <w:szCs w:val="28"/>
          <w:lang w:val="en-US"/>
        </w:rPr>
        <w:lastRenderedPageBreak/>
        <w:t>1.1. Outline</w:t>
      </w:r>
      <w:bookmarkEnd w:id="2"/>
      <w:bookmarkEnd w:id="3"/>
    </w:p>
    <w:bookmarkEnd w:id="4"/>
    <w:p w14:paraId="69C3C202" w14:textId="77777777" w:rsidR="000B30B5" w:rsidRPr="000B30B5" w:rsidRDefault="000B30B5" w:rsidP="008F0F86">
      <w:pPr>
        <w:rPr>
          <w:noProof w:val="0"/>
          <w:lang w:val="en-US"/>
        </w:rPr>
      </w:pPr>
    </w:p>
    <w:p w14:paraId="45FCD744" w14:textId="0D826899" w:rsidR="008F0F86" w:rsidRPr="008F0F86" w:rsidRDefault="008F0F86" w:rsidP="008F0F86">
      <w:pPr>
        <w:rPr>
          <w:noProof w:val="0"/>
          <w:lang w:val="en-US"/>
        </w:rPr>
      </w:pPr>
      <w:r w:rsidRPr="008F0F86">
        <w:rPr>
          <w:noProof w:val="0"/>
          <w:lang w:val="en-US"/>
        </w:rPr>
        <w:t xml:space="preserve">This </w:t>
      </w:r>
      <w:r w:rsidR="00355317">
        <w:rPr>
          <w:noProof w:val="0"/>
          <w:lang w:val="en-US"/>
        </w:rPr>
        <w:t>project</w:t>
      </w:r>
      <w:r w:rsidR="00355317" w:rsidRPr="008F0F86">
        <w:rPr>
          <w:noProof w:val="0"/>
          <w:lang w:val="en-US"/>
        </w:rPr>
        <w:t xml:space="preserve"> </w:t>
      </w:r>
      <w:r w:rsidRPr="008F0F86">
        <w:rPr>
          <w:noProof w:val="0"/>
          <w:lang w:val="en-US"/>
        </w:rPr>
        <w:t>is divided in</w:t>
      </w:r>
      <w:r w:rsidR="00355317">
        <w:rPr>
          <w:noProof w:val="0"/>
          <w:lang w:val="en-US"/>
        </w:rPr>
        <w:t>to</w:t>
      </w:r>
      <w:r w:rsidRPr="008F0F86">
        <w:rPr>
          <w:noProof w:val="0"/>
          <w:lang w:val="en-US"/>
        </w:rPr>
        <w:t xml:space="preserve"> 6 chapters.</w:t>
      </w:r>
    </w:p>
    <w:p w14:paraId="0FDB25FF" w14:textId="54CDEC89" w:rsidR="008F0F86" w:rsidRPr="008F0F86" w:rsidRDefault="00355317" w:rsidP="008F0F86">
      <w:pPr>
        <w:rPr>
          <w:noProof w:val="0"/>
          <w:lang w:val="en-US"/>
        </w:rPr>
      </w:pPr>
      <w:r>
        <w:rPr>
          <w:noProof w:val="0"/>
          <w:lang w:val="en-US"/>
        </w:rPr>
        <w:t>C</w:t>
      </w:r>
      <w:r w:rsidR="008F0F86" w:rsidRPr="008F0F86">
        <w:rPr>
          <w:noProof w:val="0"/>
          <w:lang w:val="en-US"/>
        </w:rPr>
        <w:t>hapter 2 describe</w:t>
      </w:r>
      <w:r>
        <w:rPr>
          <w:noProof w:val="0"/>
          <w:lang w:val="en-US"/>
        </w:rPr>
        <w:t>s</w:t>
      </w:r>
      <w:r w:rsidR="008F0F86" w:rsidRPr="008F0F86">
        <w:rPr>
          <w:noProof w:val="0"/>
          <w:lang w:val="en-US"/>
        </w:rPr>
        <w:t xml:space="preserve"> both functional requirements, where the technical details are explained in order to illustrate what our platform is supposed to accomplish, and the non-functional ones, which are ma</w:t>
      </w:r>
      <w:r>
        <w:rPr>
          <w:noProof w:val="0"/>
          <w:lang w:val="en-US"/>
        </w:rPr>
        <w:t>i</w:t>
      </w:r>
      <w:r w:rsidR="008F0F86" w:rsidRPr="008F0F86">
        <w:rPr>
          <w:noProof w:val="0"/>
          <w:lang w:val="en-US"/>
        </w:rPr>
        <w:t xml:space="preserve">nly focused on </w:t>
      </w:r>
      <w:r>
        <w:rPr>
          <w:noProof w:val="0"/>
          <w:lang w:val="en-US"/>
        </w:rPr>
        <w:t xml:space="preserve">specific </w:t>
      </w:r>
      <w:r w:rsidR="008F0F86" w:rsidRPr="008F0F86">
        <w:rPr>
          <w:noProof w:val="0"/>
          <w:lang w:val="en-US"/>
        </w:rPr>
        <w:t>design and implement</w:t>
      </w:r>
      <w:r>
        <w:rPr>
          <w:noProof w:val="0"/>
          <w:lang w:val="en-US"/>
        </w:rPr>
        <w:t>ation concerns of</w:t>
      </w:r>
      <w:r w:rsidR="008F0F86" w:rsidRPr="008F0F86">
        <w:rPr>
          <w:noProof w:val="0"/>
          <w:lang w:val="en-US"/>
        </w:rPr>
        <w:t xml:space="preserve"> </w:t>
      </w:r>
      <w:r>
        <w:rPr>
          <w:noProof w:val="0"/>
          <w:lang w:val="en-US"/>
        </w:rPr>
        <w:t xml:space="preserve">the </w:t>
      </w:r>
      <w:r w:rsidR="008F0F86" w:rsidRPr="008F0F86">
        <w:rPr>
          <w:noProof w:val="0"/>
          <w:lang w:val="en-US"/>
        </w:rPr>
        <w:t xml:space="preserve">solution, so it can </w:t>
      </w:r>
      <w:r>
        <w:rPr>
          <w:noProof w:val="0"/>
          <w:lang w:val="en-US"/>
        </w:rPr>
        <w:t>meet the requirements</w:t>
      </w:r>
      <w:r w:rsidR="008F0F86" w:rsidRPr="008F0F86">
        <w:rPr>
          <w:noProof w:val="0"/>
          <w:lang w:val="en-US"/>
        </w:rPr>
        <w:t>, with great performance and a solid security.</w:t>
      </w:r>
    </w:p>
    <w:p w14:paraId="654D5664" w14:textId="729E0FF0" w:rsidR="008F0F86" w:rsidRPr="008F0F86" w:rsidRDefault="00355317" w:rsidP="008F0F86">
      <w:pPr>
        <w:rPr>
          <w:noProof w:val="0"/>
          <w:lang w:val="en-US"/>
        </w:rPr>
      </w:pPr>
      <w:r>
        <w:rPr>
          <w:noProof w:val="0"/>
          <w:lang w:val="en-US"/>
        </w:rPr>
        <w:t>Chapter 3</w:t>
      </w:r>
      <w:r w:rsidR="008F0F86" w:rsidRPr="008F0F86">
        <w:rPr>
          <w:noProof w:val="0"/>
          <w:lang w:val="en-US"/>
        </w:rPr>
        <w:t xml:space="preserve"> briefly </w:t>
      </w:r>
      <w:r>
        <w:rPr>
          <w:noProof w:val="0"/>
          <w:lang w:val="en-US"/>
        </w:rPr>
        <w:t>describes</w:t>
      </w:r>
      <w:r w:rsidRPr="008F0F86">
        <w:rPr>
          <w:noProof w:val="0"/>
          <w:lang w:val="en-US"/>
        </w:rPr>
        <w:t xml:space="preserve"> </w:t>
      </w:r>
      <w:r w:rsidR="008F0F86" w:rsidRPr="008F0F86">
        <w:rPr>
          <w:noProof w:val="0"/>
          <w:lang w:val="en-US"/>
        </w:rPr>
        <w:t xml:space="preserve">the current state of art </w:t>
      </w:r>
      <w:r>
        <w:rPr>
          <w:noProof w:val="0"/>
          <w:lang w:val="en-US"/>
        </w:rPr>
        <w:t>regarding</w:t>
      </w:r>
      <w:r w:rsidRPr="008F0F86">
        <w:rPr>
          <w:noProof w:val="0"/>
          <w:lang w:val="en-US"/>
        </w:rPr>
        <w:t xml:space="preserve"> </w:t>
      </w:r>
      <w:r>
        <w:rPr>
          <w:noProof w:val="0"/>
          <w:lang w:val="en-US"/>
        </w:rPr>
        <w:t xml:space="preserve">similar </w:t>
      </w:r>
      <w:r w:rsidR="008F0F86" w:rsidRPr="008F0F86">
        <w:rPr>
          <w:noProof w:val="0"/>
          <w:lang w:val="en-US"/>
        </w:rPr>
        <w:t xml:space="preserve">platforms, and </w:t>
      </w:r>
      <w:r w:rsidR="0094743A">
        <w:rPr>
          <w:noProof w:val="0"/>
          <w:lang w:val="en-US"/>
        </w:rPr>
        <w:t xml:space="preserve">a comparison </w:t>
      </w:r>
      <w:r w:rsidR="008F0F86" w:rsidRPr="008F0F86">
        <w:rPr>
          <w:noProof w:val="0"/>
          <w:lang w:val="en-US"/>
        </w:rPr>
        <w:t>them and our own solution</w:t>
      </w:r>
      <w:r w:rsidR="0094743A">
        <w:rPr>
          <w:noProof w:val="0"/>
          <w:lang w:val="en-US"/>
        </w:rPr>
        <w:t xml:space="preserve"> is performed</w:t>
      </w:r>
      <w:r w:rsidR="008F0F86" w:rsidRPr="008F0F86">
        <w:rPr>
          <w:noProof w:val="0"/>
          <w:lang w:val="en-US"/>
        </w:rPr>
        <w:t>.</w:t>
      </w:r>
    </w:p>
    <w:p w14:paraId="62F8215A" w14:textId="5DB3D6CC" w:rsidR="008F0F86" w:rsidRPr="008F0F86" w:rsidRDefault="00355317" w:rsidP="008F0F86">
      <w:pPr>
        <w:rPr>
          <w:noProof w:val="0"/>
          <w:lang w:val="en-US"/>
        </w:rPr>
      </w:pPr>
      <w:r>
        <w:rPr>
          <w:noProof w:val="0"/>
          <w:lang w:val="en-US"/>
        </w:rPr>
        <w:t>Chapter 4</w:t>
      </w:r>
      <w:r w:rsidR="008F0F86" w:rsidRPr="008F0F86">
        <w:rPr>
          <w:noProof w:val="0"/>
          <w:lang w:val="en-US"/>
        </w:rPr>
        <w:t xml:space="preserve"> introduce</w:t>
      </w:r>
      <w:r>
        <w:rPr>
          <w:noProof w:val="0"/>
          <w:lang w:val="en-US"/>
        </w:rPr>
        <w:t>s some of</w:t>
      </w:r>
      <w:r w:rsidR="008F0F86" w:rsidRPr="008F0F86">
        <w:rPr>
          <w:noProof w:val="0"/>
          <w:lang w:val="en-US"/>
        </w:rPr>
        <w:t xml:space="preserve"> the technologies that support </w:t>
      </w:r>
      <w:r>
        <w:rPr>
          <w:noProof w:val="0"/>
          <w:lang w:val="en-US"/>
        </w:rPr>
        <w:t>are used for the development of the solution</w:t>
      </w:r>
      <w:r w:rsidR="008F0F86" w:rsidRPr="008F0F86">
        <w:rPr>
          <w:noProof w:val="0"/>
          <w:lang w:val="en-US"/>
        </w:rPr>
        <w:t>.</w:t>
      </w:r>
    </w:p>
    <w:p w14:paraId="64FDEE64" w14:textId="43E91EF1" w:rsidR="008F0F86" w:rsidRPr="008F0F86" w:rsidRDefault="00355317" w:rsidP="008F0F86">
      <w:pPr>
        <w:rPr>
          <w:noProof w:val="0"/>
          <w:lang w:val="en-US"/>
        </w:rPr>
      </w:pPr>
      <w:r>
        <w:rPr>
          <w:noProof w:val="0"/>
          <w:lang w:val="en-US"/>
        </w:rPr>
        <w:t xml:space="preserve">Chapter </w:t>
      </w:r>
      <w:r w:rsidR="008F0F86" w:rsidRPr="008F0F86">
        <w:rPr>
          <w:noProof w:val="0"/>
          <w:lang w:val="en-US"/>
        </w:rPr>
        <w:t>5</w:t>
      </w:r>
      <w:r>
        <w:rPr>
          <w:noProof w:val="0"/>
          <w:lang w:val="en-US"/>
        </w:rPr>
        <w:t xml:space="preserve"> </w:t>
      </w:r>
      <w:r w:rsidR="008F0F86" w:rsidRPr="008F0F86">
        <w:rPr>
          <w:noProof w:val="0"/>
          <w:lang w:val="en-US"/>
        </w:rPr>
        <w:t>address</w:t>
      </w:r>
      <w:r>
        <w:rPr>
          <w:noProof w:val="0"/>
          <w:lang w:val="en-US"/>
        </w:rPr>
        <w:t>es</w:t>
      </w:r>
      <w:r w:rsidR="008F0F86" w:rsidRPr="008F0F86">
        <w:rPr>
          <w:noProof w:val="0"/>
          <w:lang w:val="en-US"/>
        </w:rPr>
        <w:t xml:space="preserve"> the implementation details regarding each component that compose</w:t>
      </w:r>
      <w:r>
        <w:rPr>
          <w:noProof w:val="0"/>
          <w:lang w:val="en-US"/>
        </w:rPr>
        <w:t>s</w:t>
      </w:r>
      <w:r w:rsidR="008F0F86" w:rsidRPr="008F0F86">
        <w:rPr>
          <w:noProof w:val="0"/>
          <w:lang w:val="en-US"/>
        </w:rPr>
        <w:t xml:space="preserve"> IS E-Learning platform, their functionalities, and their interactions.</w:t>
      </w:r>
    </w:p>
    <w:p w14:paraId="7D2AF6D4" w14:textId="232F1CC9" w:rsidR="00A7706F" w:rsidRDefault="00355317" w:rsidP="008F0F86">
      <w:pPr>
        <w:rPr>
          <w:noProof w:val="0"/>
          <w:lang w:val="en-US"/>
        </w:rPr>
      </w:pPr>
      <w:r>
        <w:rPr>
          <w:noProof w:val="0"/>
          <w:lang w:val="en-US"/>
        </w:rPr>
        <w:t xml:space="preserve">Chapter </w:t>
      </w:r>
      <w:r w:rsidR="008F0F86" w:rsidRPr="008F0F86">
        <w:rPr>
          <w:noProof w:val="0"/>
          <w:lang w:val="en-US"/>
        </w:rPr>
        <w:t xml:space="preserve">6 </w:t>
      </w:r>
      <w:r>
        <w:rPr>
          <w:noProof w:val="0"/>
          <w:lang w:val="en-US"/>
        </w:rPr>
        <w:t>gives an</w:t>
      </w:r>
      <w:r w:rsidR="008F0F86" w:rsidRPr="008F0F86">
        <w:rPr>
          <w:noProof w:val="0"/>
          <w:lang w:val="en-US"/>
        </w:rPr>
        <w:t xml:space="preserve"> overview </w:t>
      </w:r>
      <w:r w:rsidR="00A7706F">
        <w:rPr>
          <w:noProof w:val="0"/>
          <w:lang w:val="en-US"/>
        </w:rPr>
        <w:t>about the progress of the project, what has been completed, the road ahead and some considerations for the planning of the remaining activities.</w:t>
      </w:r>
    </w:p>
    <w:p w14:paraId="308D1771" w14:textId="77777777" w:rsidR="00DC3F91" w:rsidRPr="0094743A" w:rsidRDefault="00DC3F91" w:rsidP="00160CC5">
      <w:pPr>
        <w:rPr>
          <w:noProof w:val="0"/>
          <w:lang w:val="en-US"/>
        </w:rPr>
      </w:pPr>
    </w:p>
    <w:p w14:paraId="2FC91821" w14:textId="0D4EEE0F" w:rsidR="00DC3F91" w:rsidRPr="0094743A" w:rsidRDefault="00DC3F91" w:rsidP="00160CC5">
      <w:pPr>
        <w:rPr>
          <w:noProof w:val="0"/>
          <w:lang w:val="en-US"/>
        </w:rPr>
      </w:pPr>
    </w:p>
    <w:p w14:paraId="762D0626" w14:textId="3B73DF41" w:rsidR="00936E89" w:rsidRPr="0094743A"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94743A">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94743A" w:rsidRDefault="00A054C7">
      <w:pPr>
        <w:spacing w:after="200"/>
        <w:jc w:val="left"/>
        <w:rPr>
          <w:rFonts w:asciiTheme="majorHAnsi" w:eastAsiaTheme="majorEastAsia" w:hAnsiTheme="majorHAnsi" w:cstheme="majorBidi"/>
          <w:b/>
          <w:bCs/>
          <w:color w:val="000000" w:themeColor="text1"/>
          <w:sz w:val="32"/>
          <w:szCs w:val="32"/>
          <w:lang w:val="en-US"/>
        </w:rPr>
      </w:pPr>
      <w:r w:rsidRPr="0094743A">
        <w:rPr>
          <w:lang w:val="en-US"/>
        </w:rPr>
        <w:lastRenderedPageBreak/>
        <w:br w:type="page"/>
      </w:r>
    </w:p>
    <w:p w14:paraId="2947A62A" w14:textId="5EE317C2" w:rsidR="00DC3F91" w:rsidRPr="001727C3" w:rsidRDefault="004B3D0E" w:rsidP="008F0F86">
      <w:pPr>
        <w:pStyle w:val="Ttulo1"/>
      </w:pPr>
      <w:bookmarkStart w:id="5" w:name="_Ref39266593"/>
      <w:bookmarkStart w:id="6" w:name="_Ref39266674"/>
      <w:bookmarkStart w:id="7" w:name="_Ref39266710"/>
      <w:bookmarkStart w:id="8" w:name="_Ref39266722"/>
      <w:bookmarkStart w:id="9" w:name="_Toc39266828"/>
      <w:r>
        <w:lastRenderedPageBreak/>
        <w:t>Requir</w:t>
      </w:r>
      <w:r w:rsidR="00A311AD">
        <w:t>e</w:t>
      </w:r>
      <w:r>
        <w:t>ments</w:t>
      </w:r>
      <w:bookmarkEnd w:id="5"/>
      <w:bookmarkEnd w:id="6"/>
      <w:bookmarkEnd w:id="7"/>
      <w:bookmarkEnd w:id="8"/>
      <w:bookmarkEnd w:id="9"/>
    </w:p>
    <w:p w14:paraId="0A4DDC0D" w14:textId="0871BF6D" w:rsidR="00A311AD" w:rsidRPr="00A311AD" w:rsidRDefault="00A311AD" w:rsidP="00A311AD">
      <w:pPr>
        <w:rPr>
          <w:noProof w:val="0"/>
          <w:lang w:val="en-US"/>
        </w:rPr>
      </w:pPr>
      <w:r>
        <w:rPr>
          <w:noProof w:val="0"/>
          <w:lang w:val="en-US"/>
        </w:rPr>
        <w:t xml:space="preserve">For this project </w:t>
      </w:r>
      <w:r w:rsidRPr="00A311AD">
        <w:rPr>
          <w:noProof w:val="0"/>
          <w:lang w:val="en-US"/>
        </w:rPr>
        <w:t xml:space="preserve">a series of functional and non-functional </w:t>
      </w:r>
      <w:ins w:id="10" w:author="joao eduardo santos" w:date="2020-05-03T16:29:00Z">
        <w:r w:rsidR="00297CB7">
          <w:rPr>
            <w:noProof w:val="0"/>
            <w:lang w:val="en-US"/>
          </w:rPr>
          <w:t xml:space="preserve">requirements </w:t>
        </w:r>
      </w:ins>
      <w:customXmlInsRangeStart w:id="11" w:author="joao eduardo santos" w:date="2020-05-03T16:29:00Z"/>
      <w:sdt>
        <w:sdtPr>
          <w:rPr>
            <w:noProof w:val="0"/>
            <w:lang w:val="en-US"/>
          </w:rPr>
          <w:id w:val="336651304"/>
          <w:citation/>
        </w:sdtPr>
        <w:sdtContent>
          <w:customXmlInsRangeEnd w:id="11"/>
          <w:ins w:id="12" w:author="joao eduardo santos" w:date="2020-05-03T16:29:00Z">
            <w:r w:rsidR="00297CB7">
              <w:rPr>
                <w:noProof w:val="0"/>
                <w:lang w:val="en-US"/>
              </w:rPr>
              <w:fldChar w:fldCharType="begin"/>
            </w:r>
            <w:r w:rsidR="00297CB7">
              <w:rPr>
                <w:noProof w:val="0"/>
                <w:lang w:val="en-GB"/>
              </w:rPr>
              <w:instrText xml:space="preserve"> CITATION Kar13 \l 2057 </w:instrText>
            </w:r>
          </w:ins>
          <w:r w:rsidR="00297CB7">
            <w:rPr>
              <w:noProof w:val="0"/>
              <w:lang w:val="en-US"/>
            </w:rPr>
            <w:fldChar w:fldCharType="separate"/>
          </w:r>
          <w:r w:rsidR="00B27D60" w:rsidRPr="00B27D60">
            <w:rPr>
              <w:lang w:val="en-GB"/>
            </w:rPr>
            <w:t>[2]</w:t>
          </w:r>
          <w:ins w:id="13" w:author="joao eduardo santos" w:date="2020-05-03T16:29:00Z">
            <w:r w:rsidR="00297CB7">
              <w:rPr>
                <w:noProof w:val="0"/>
                <w:lang w:val="en-US"/>
              </w:rPr>
              <w:fldChar w:fldCharType="end"/>
            </w:r>
          </w:ins>
          <w:customXmlInsRangeStart w:id="14" w:author="joao eduardo santos" w:date="2020-05-03T16:29:00Z"/>
        </w:sdtContent>
      </w:sdt>
      <w:customXmlInsRangeEnd w:id="14"/>
      <w:del w:id="15" w:author="joao eduardo santos" w:date="2020-05-03T16:29:00Z">
        <w:r w:rsidRPr="00A311AD" w:rsidDel="00297CB7">
          <w:rPr>
            <w:noProof w:val="0"/>
            <w:lang w:val="en-US"/>
          </w:rPr>
          <w:delText xml:space="preserve">requirements </w:delText>
        </w:r>
      </w:del>
      <w:r w:rsidR="00855290">
        <w:rPr>
          <w:noProof w:val="0"/>
          <w:lang w:val="en-US"/>
        </w:rPr>
        <w:t xml:space="preserve">were identified </w:t>
      </w:r>
      <w:r>
        <w:rPr>
          <w:noProof w:val="0"/>
          <w:lang w:val="en-US"/>
        </w:rPr>
        <w:t>and are listed below.</w:t>
      </w:r>
    </w:p>
    <w:p w14:paraId="67FF93C5" w14:textId="77777777" w:rsidR="00A311AD" w:rsidRPr="00A311AD" w:rsidRDefault="00A311AD" w:rsidP="00A311AD">
      <w:pPr>
        <w:rPr>
          <w:noProof w:val="0"/>
          <w:lang w:val="en-US"/>
        </w:rPr>
      </w:pPr>
    </w:p>
    <w:p w14:paraId="15FAB1F3" w14:textId="64FAAA12" w:rsidR="00936440" w:rsidRPr="00936440"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16" w:name="_Toc39266829"/>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 xml:space="preserve">.1. </w:t>
      </w:r>
      <w:r>
        <w:rPr>
          <w:rFonts w:asciiTheme="majorHAnsi" w:eastAsiaTheme="majorEastAsia" w:hAnsiTheme="majorHAnsi" w:cstheme="majorBidi"/>
          <w:noProof w:val="0"/>
          <w:sz w:val="28"/>
          <w:szCs w:val="28"/>
          <w:lang w:val="en-US"/>
        </w:rPr>
        <w:t>Functional Requirements</w:t>
      </w:r>
      <w:bookmarkEnd w:id="16"/>
    </w:p>
    <w:p w14:paraId="52D4DD7C" w14:textId="59C0FF9B" w:rsidR="00A311AD" w:rsidRPr="00A311AD" w:rsidRDefault="00A311AD" w:rsidP="00A311AD">
      <w:pPr>
        <w:rPr>
          <w:noProof w:val="0"/>
          <w:lang w:val="en-US"/>
        </w:rPr>
      </w:pPr>
    </w:p>
    <w:p w14:paraId="4B41AD9F" w14:textId="2E6B8F4C" w:rsidR="00A311AD" w:rsidRPr="00A311AD" w:rsidRDefault="00A311AD" w:rsidP="00A311AD">
      <w:pPr>
        <w:pStyle w:val="PargrafodaLista"/>
        <w:numPr>
          <w:ilvl w:val="0"/>
          <w:numId w:val="14"/>
        </w:numPr>
        <w:rPr>
          <w:noProof w:val="0"/>
          <w:lang w:val="en-US"/>
        </w:rPr>
      </w:pPr>
      <w:r w:rsidRPr="00A311AD">
        <w:rPr>
          <w:noProof w:val="0"/>
          <w:lang w:val="en-US"/>
        </w:rPr>
        <w:t>Challenges – Challenges are a programming problem that needs to be solve</w:t>
      </w:r>
      <w:r w:rsidR="001C2E87">
        <w:rPr>
          <w:noProof w:val="0"/>
          <w:lang w:val="en-US"/>
        </w:rPr>
        <w:t>d</w:t>
      </w:r>
      <w:r w:rsidRPr="00A311AD">
        <w:rPr>
          <w:noProof w:val="0"/>
          <w:lang w:val="en-US"/>
        </w:rPr>
        <w:t>. Every challenge has a built-in solution that will be compared with the user submitted answer to determinate its "correctness" through unit tests.</w:t>
      </w:r>
    </w:p>
    <w:p w14:paraId="31AE82DB" w14:textId="77777777" w:rsidR="00A311AD" w:rsidRPr="00A311AD" w:rsidRDefault="00A311AD" w:rsidP="00A311AD">
      <w:pPr>
        <w:pStyle w:val="PargrafodaLista"/>
        <w:numPr>
          <w:ilvl w:val="1"/>
          <w:numId w:val="14"/>
        </w:numPr>
        <w:rPr>
          <w:noProof w:val="0"/>
          <w:lang w:val="en-US"/>
        </w:rPr>
      </w:pPr>
      <w:r w:rsidRPr="00A311AD">
        <w:rPr>
          <w:noProof w:val="0"/>
          <w:lang w:val="en-US"/>
        </w:rPr>
        <w:t>Challenges can be solved on one or more programming language</w:t>
      </w:r>
      <w:del w:id="17" w:author="André Oliveira" w:date="2020-05-03T09:07:00Z">
        <w:r w:rsidRPr="00A311AD" w:rsidDel="00D71E0F">
          <w:rPr>
            <w:noProof w:val="0"/>
            <w:lang w:val="en-US"/>
          </w:rPr>
          <w:delText>s</w:delText>
        </w:r>
      </w:del>
      <w:r w:rsidRPr="00A311AD">
        <w:rPr>
          <w:noProof w:val="0"/>
          <w:lang w:val="en-US"/>
        </w:rPr>
        <w:t>;</w:t>
      </w:r>
    </w:p>
    <w:p w14:paraId="0EDEDA16" w14:textId="77777777" w:rsidR="00A311AD" w:rsidRPr="00A311AD" w:rsidRDefault="00A311AD" w:rsidP="00A311AD">
      <w:pPr>
        <w:pStyle w:val="PargrafodaLista"/>
        <w:numPr>
          <w:ilvl w:val="1"/>
          <w:numId w:val="14"/>
        </w:numPr>
        <w:rPr>
          <w:noProof w:val="0"/>
          <w:lang w:val="en-US"/>
        </w:rPr>
      </w:pPr>
      <w:r w:rsidRPr="00A311AD">
        <w:rPr>
          <w:noProof w:val="0"/>
          <w:lang w:val="en-US"/>
        </w:rPr>
        <w:t>To respond to a Challenge a user doesn’t need to be logged in;</w:t>
      </w:r>
    </w:p>
    <w:p w14:paraId="16613F42" w14:textId="77777777" w:rsidR="00A311AD" w:rsidRPr="00A311AD" w:rsidRDefault="00A311AD" w:rsidP="00A311AD">
      <w:pPr>
        <w:pStyle w:val="PargrafodaLista"/>
        <w:numPr>
          <w:ilvl w:val="1"/>
          <w:numId w:val="14"/>
        </w:numPr>
        <w:rPr>
          <w:noProof w:val="0"/>
          <w:lang w:val="en-US"/>
        </w:rPr>
      </w:pPr>
      <w:r w:rsidRPr="00A311AD">
        <w:rPr>
          <w:noProof w:val="0"/>
          <w:lang w:val="en-US"/>
        </w:rPr>
        <w:t>Only logged in users can create Challenges;</w:t>
      </w:r>
    </w:p>
    <w:p w14:paraId="2BC48279" w14:textId="77777777" w:rsidR="00A311AD" w:rsidRPr="00A311AD" w:rsidRDefault="00A311AD" w:rsidP="00A311AD">
      <w:pPr>
        <w:pStyle w:val="PargrafodaLista"/>
        <w:numPr>
          <w:ilvl w:val="1"/>
          <w:numId w:val="14"/>
        </w:numPr>
        <w:rPr>
          <w:noProof w:val="0"/>
          <w:lang w:val="en-US"/>
        </w:rPr>
      </w:pPr>
      <w:r w:rsidRPr="00A311AD">
        <w:rPr>
          <w:noProof w:val="0"/>
          <w:lang w:val="en-US"/>
        </w:rPr>
        <w:t>To create a Challenge a solution and unit tests must be provided;</w:t>
      </w:r>
    </w:p>
    <w:p w14:paraId="2CCE17FA" w14:textId="2E011789" w:rsidR="00A311AD" w:rsidRPr="00A311AD" w:rsidRDefault="00A311AD" w:rsidP="00A311AD">
      <w:pPr>
        <w:pStyle w:val="PargrafodaLista"/>
        <w:numPr>
          <w:ilvl w:val="1"/>
          <w:numId w:val="14"/>
        </w:numPr>
        <w:rPr>
          <w:noProof w:val="0"/>
          <w:lang w:val="en-US"/>
        </w:rPr>
      </w:pPr>
      <w:r w:rsidRPr="00A311AD">
        <w:rPr>
          <w:noProof w:val="0"/>
          <w:lang w:val="en-US"/>
        </w:rPr>
        <w:t xml:space="preserve">To create </w:t>
      </w:r>
      <w:r w:rsidR="00DA0DED" w:rsidRPr="00A311AD">
        <w:rPr>
          <w:noProof w:val="0"/>
          <w:lang w:val="en-US"/>
        </w:rPr>
        <w:t xml:space="preserve">a Challenge </w:t>
      </w:r>
      <w:r w:rsidRPr="00A311AD">
        <w:rPr>
          <w:noProof w:val="0"/>
          <w:lang w:val="en-US"/>
        </w:rPr>
        <w:t xml:space="preserve">the code must </w:t>
      </w:r>
      <w:proofErr w:type="gramStart"/>
      <w:r w:rsidRPr="00A311AD">
        <w:rPr>
          <w:noProof w:val="0"/>
          <w:lang w:val="en-US"/>
        </w:rPr>
        <w:t>compile</w:t>
      </w:r>
      <w:proofErr w:type="gramEnd"/>
      <w:r w:rsidRPr="00A311AD">
        <w:rPr>
          <w:noProof w:val="0"/>
          <w:lang w:val="en-US"/>
        </w:rPr>
        <w:t xml:space="preserve"> and the test</w:t>
      </w:r>
      <w:r w:rsidR="00936440">
        <w:rPr>
          <w:noProof w:val="0"/>
          <w:lang w:val="en-US"/>
        </w:rPr>
        <w:t>s</w:t>
      </w:r>
      <w:r w:rsidRPr="00A311AD">
        <w:rPr>
          <w:noProof w:val="0"/>
          <w:lang w:val="en-US"/>
        </w:rPr>
        <w:t xml:space="preserve"> must pass;</w:t>
      </w:r>
    </w:p>
    <w:p w14:paraId="797A9840" w14:textId="14258BCA" w:rsidR="00A311AD" w:rsidRPr="00A311AD" w:rsidRDefault="00A311AD" w:rsidP="00A311AD">
      <w:pPr>
        <w:pStyle w:val="PargrafodaLista"/>
        <w:numPr>
          <w:ilvl w:val="1"/>
          <w:numId w:val="14"/>
        </w:numPr>
        <w:rPr>
          <w:noProof w:val="0"/>
          <w:lang w:val="en-US"/>
        </w:rPr>
      </w:pPr>
      <w:r w:rsidRPr="00A311AD">
        <w:rPr>
          <w:noProof w:val="0"/>
          <w:lang w:val="en-US"/>
        </w:rPr>
        <w:t xml:space="preserve">Challenges can </w:t>
      </w:r>
      <w:r w:rsidR="001A2015">
        <w:rPr>
          <w:noProof w:val="0"/>
          <w:lang w:val="en-US"/>
        </w:rPr>
        <w:t>be associated with</w:t>
      </w:r>
      <w:r w:rsidRPr="00A311AD">
        <w:rPr>
          <w:noProof w:val="0"/>
          <w:lang w:val="en-US"/>
        </w:rPr>
        <w:t xml:space="preserve"> tags, </w:t>
      </w:r>
      <w:r w:rsidR="001A2015">
        <w:rPr>
          <w:noProof w:val="0"/>
          <w:lang w:val="en-US"/>
        </w:rPr>
        <w:t>which</w:t>
      </w:r>
      <w:r w:rsidR="001A2015" w:rsidRPr="00A311AD">
        <w:rPr>
          <w:noProof w:val="0"/>
          <w:lang w:val="en-US"/>
        </w:rPr>
        <w:t xml:space="preserve"> </w:t>
      </w:r>
      <w:r w:rsidRPr="00A311AD">
        <w:rPr>
          <w:noProof w:val="0"/>
          <w:lang w:val="en-US"/>
        </w:rPr>
        <w:t>can be used to search specific topics;</w:t>
      </w:r>
    </w:p>
    <w:p w14:paraId="6F2FC58F" w14:textId="77777777" w:rsidR="00A311AD" w:rsidRPr="00A311AD" w:rsidRDefault="00A311AD" w:rsidP="00A311AD">
      <w:pPr>
        <w:pStyle w:val="PargrafodaLista"/>
        <w:numPr>
          <w:ilvl w:val="1"/>
          <w:numId w:val="14"/>
        </w:numPr>
        <w:rPr>
          <w:noProof w:val="0"/>
          <w:lang w:val="en-US"/>
        </w:rPr>
      </w:pPr>
      <w:r w:rsidRPr="00A311AD">
        <w:rPr>
          <w:noProof w:val="0"/>
          <w:lang w:val="en-US"/>
        </w:rPr>
        <w:t>Only a logged in user can consult the Challenges he/she submitted;</w:t>
      </w:r>
    </w:p>
    <w:p w14:paraId="16BAF7F6" w14:textId="77777777" w:rsidR="00A311AD" w:rsidRPr="00A311AD" w:rsidRDefault="00A311AD" w:rsidP="00A311AD">
      <w:pPr>
        <w:pStyle w:val="PargrafodaLista"/>
        <w:numPr>
          <w:ilvl w:val="1"/>
          <w:numId w:val="14"/>
        </w:numPr>
        <w:rPr>
          <w:noProof w:val="0"/>
          <w:lang w:val="en-US"/>
        </w:rPr>
      </w:pPr>
      <w:r w:rsidRPr="00A311AD">
        <w:rPr>
          <w:noProof w:val="0"/>
          <w:lang w:val="en-US"/>
        </w:rPr>
        <w:t>A user can create a private Challenge that is unreachable as a single Challenger and can only be visible in a Questionnaire created by the Challenge’s creator;</w:t>
      </w:r>
    </w:p>
    <w:p w14:paraId="1DC75955" w14:textId="5FC31C7D" w:rsidR="00A311AD" w:rsidRDefault="00A311AD" w:rsidP="00A311AD">
      <w:pPr>
        <w:pStyle w:val="PargrafodaLista"/>
        <w:numPr>
          <w:ilvl w:val="1"/>
          <w:numId w:val="14"/>
        </w:numPr>
        <w:rPr>
          <w:ins w:id="18" w:author="joao eduardo santos" w:date="2020-05-02T17:37:00Z"/>
          <w:noProof w:val="0"/>
          <w:lang w:val="en-US"/>
        </w:rPr>
      </w:pPr>
      <w:r w:rsidRPr="00A311AD">
        <w:rPr>
          <w:noProof w:val="0"/>
          <w:lang w:val="en-US"/>
        </w:rPr>
        <w:t>Only a logged in user can track and consult previously answered Challenges;</w:t>
      </w:r>
    </w:p>
    <w:p w14:paraId="5B28BE7A" w14:textId="0B8AB878" w:rsidR="00E07F64" w:rsidRDefault="005958B5" w:rsidP="00A311AD">
      <w:pPr>
        <w:pStyle w:val="PargrafodaLista"/>
        <w:numPr>
          <w:ilvl w:val="1"/>
          <w:numId w:val="14"/>
        </w:numPr>
        <w:rPr>
          <w:ins w:id="19" w:author="joao eduardo santos" w:date="2020-05-02T18:03:00Z"/>
          <w:noProof w:val="0"/>
          <w:lang w:val="en-US"/>
        </w:rPr>
      </w:pPr>
      <w:ins w:id="20" w:author="joao eduardo santos" w:date="2020-05-02T18:02:00Z">
        <w:r>
          <w:rPr>
            <w:noProof w:val="0"/>
            <w:lang w:val="en-US"/>
          </w:rPr>
          <w:t xml:space="preserve">A </w:t>
        </w:r>
      </w:ins>
      <w:ins w:id="21" w:author="joao eduardo santos" w:date="2020-05-02T19:27:00Z">
        <w:r w:rsidR="006B7EAA">
          <w:rPr>
            <w:noProof w:val="0"/>
            <w:lang w:val="en-US"/>
          </w:rPr>
          <w:t>Challenge’s</w:t>
        </w:r>
      </w:ins>
      <w:ins w:id="22" w:author="joao eduardo santos" w:date="2020-05-02T18:02:00Z">
        <w:r>
          <w:rPr>
            <w:noProof w:val="0"/>
            <w:lang w:val="en-US"/>
          </w:rPr>
          <w:t xml:space="preserve"> solution can only be edited by the Cha</w:t>
        </w:r>
      </w:ins>
      <w:ins w:id="23" w:author="joao eduardo santos" w:date="2020-05-02T18:03:00Z">
        <w:r>
          <w:rPr>
            <w:noProof w:val="0"/>
            <w:lang w:val="en-US"/>
          </w:rPr>
          <w:t>llenge’s creator;</w:t>
        </w:r>
      </w:ins>
    </w:p>
    <w:p w14:paraId="0B29D585" w14:textId="0061A7A2" w:rsidR="005958B5" w:rsidRDefault="005958B5" w:rsidP="00A311AD">
      <w:pPr>
        <w:pStyle w:val="PargrafodaLista"/>
        <w:numPr>
          <w:ilvl w:val="1"/>
          <w:numId w:val="14"/>
        </w:numPr>
        <w:rPr>
          <w:ins w:id="24" w:author="joao eduardo santos" w:date="2020-05-02T18:03:00Z"/>
          <w:noProof w:val="0"/>
          <w:lang w:val="en-US"/>
        </w:rPr>
      </w:pPr>
      <w:ins w:id="25" w:author="joao eduardo santos" w:date="2020-05-02T18:03:00Z">
        <w:r>
          <w:rPr>
            <w:noProof w:val="0"/>
            <w:lang w:val="en-US"/>
          </w:rPr>
          <w:t>A public Challenge’s solution can be always consulted;</w:t>
        </w:r>
      </w:ins>
    </w:p>
    <w:p w14:paraId="3D68A6FA" w14:textId="73E09F59" w:rsidR="005958B5" w:rsidRDefault="005958B5" w:rsidP="00A311AD">
      <w:pPr>
        <w:pStyle w:val="PargrafodaLista"/>
        <w:numPr>
          <w:ilvl w:val="1"/>
          <w:numId w:val="14"/>
        </w:numPr>
        <w:rPr>
          <w:ins w:id="26" w:author="joao eduardo santos" w:date="2020-05-03T12:58:00Z"/>
          <w:noProof w:val="0"/>
          <w:lang w:val="en-US"/>
        </w:rPr>
      </w:pPr>
      <w:ins w:id="27" w:author="joao eduardo santos" w:date="2020-05-02T18:03:00Z">
        <w:r>
          <w:rPr>
            <w:noProof w:val="0"/>
            <w:lang w:val="en-US"/>
          </w:rPr>
          <w:t>A private Challenge’s solution can only be seen by its</w:t>
        </w:r>
      </w:ins>
      <w:ins w:id="28" w:author="joao eduardo santos" w:date="2020-05-02T18:04:00Z">
        <w:r>
          <w:rPr>
            <w:noProof w:val="0"/>
            <w:lang w:val="en-US"/>
          </w:rPr>
          <w:t xml:space="preserve"> creator;</w:t>
        </w:r>
      </w:ins>
    </w:p>
    <w:p w14:paraId="0B4E05C2" w14:textId="0E3008B3" w:rsidR="00040DC4" w:rsidRPr="00A311AD" w:rsidRDefault="0025426A" w:rsidP="00A311AD">
      <w:pPr>
        <w:pStyle w:val="PargrafodaLista"/>
        <w:numPr>
          <w:ilvl w:val="1"/>
          <w:numId w:val="14"/>
        </w:numPr>
        <w:rPr>
          <w:noProof w:val="0"/>
          <w:lang w:val="en-US"/>
        </w:rPr>
      </w:pPr>
      <w:ins w:id="29" w:author="joao eduardo santos" w:date="2020-05-03T12:58:00Z">
        <w:r>
          <w:rPr>
            <w:noProof w:val="0"/>
            <w:lang w:val="en-US"/>
          </w:rPr>
          <w:t>Challenge’s answer can only be consulted by the user that submit it;</w:t>
        </w:r>
      </w:ins>
    </w:p>
    <w:p w14:paraId="03BAD7DE" w14:textId="77777777" w:rsidR="00A311AD" w:rsidRPr="00A311AD" w:rsidRDefault="00A311AD" w:rsidP="00A311AD">
      <w:pPr>
        <w:pStyle w:val="PargrafodaLista"/>
        <w:numPr>
          <w:ilvl w:val="0"/>
          <w:numId w:val="14"/>
        </w:numPr>
        <w:rPr>
          <w:noProof w:val="0"/>
          <w:lang w:val="en-US"/>
        </w:rPr>
      </w:pPr>
      <w:r w:rsidRPr="00A311AD">
        <w:rPr>
          <w:noProof w:val="0"/>
          <w:lang w:val="en-US"/>
        </w:rPr>
        <w:t>Execute Code: users will have a UI element where they run code in a multitude of languages:</w:t>
      </w:r>
    </w:p>
    <w:p w14:paraId="31F805CA" w14:textId="77777777" w:rsidR="00A311AD" w:rsidRPr="00A311AD" w:rsidRDefault="00A311AD" w:rsidP="00A311AD">
      <w:pPr>
        <w:pStyle w:val="PargrafodaLista"/>
        <w:numPr>
          <w:ilvl w:val="1"/>
          <w:numId w:val="14"/>
        </w:numPr>
        <w:rPr>
          <w:noProof w:val="0"/>
          <w:lang w:val="en-US"/>
        </w:rPr>
      </w:pPr>
      <w:r w:rsidRPr="00A311AD">
        <w:rPr>
          <w:noProof w:val="0"/>
          <w:lang w:val="en-US"/>
        </w:rPr>
        <w:t>Users don´t have to be logged in to use this functionality;</w:t>
      </w:r>
    </w:p>
    <w:p w14:paraId="1302DB52" w14:textId="77777777" w:rsidR="00A311AD" w:rsidRPr="00A311AD" w:rsidRDefault="00A311AD" w:rsidP="00A311AD">
      <w:pPr>
        <w:pStyle w:val="PargrafodaLista"/>
        <w:numPr>
          <w:ilvl w:val="1"/>
          <w:numId w:val="14"/>
        </w:numPr>
        <w:rPr>
          <w:noProof w:val="0"/>
          <w:lang w:val="en-US"/>
        </w:rPr>
      </w:pPr>
      <w:r w:rsidRPr="00A311AD">
        <w:rPr>
          <w:noProof w:val="0"/>
          <w:lang w:val="en-US"/>
        </w:rPr>
        <w:t>Users can choose a language to write code;</w:t>
      </w:r>
    </w:p>
    <w:p w14:paraId="6FA49075"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Users can run then written code and verify the output; </w:t>
      </w:r>
    </w:p>
    <w:p w14:paraId="1746D723" w14:textId="77777777" w:rsidR="00A311AD" w:rsidRPr="00A311AD" w:rsidRDefault="00A311AD" w:rsidP="00A311AD">
      <w:pPr>
        <w:pStyle w:val="PargrafodaLista"/>
        <w:numPr>
          <w:ilvl w:val="0"/>
          <w:numId w:val="14"/>
        </w:numPr>
        <w:rPr>
          <w:noProof w:val="0"/>
          <w:lang w:val="en-US"/>
        </w:rPr>
      </w:pPr>
      <w:r w:rsidRPr="00A311AD">
        <w:rPr>
          <w:noProof w:val="0"/>
          <w:lang w:val="en-US"/>
        </w:rPr>
        <w:t>Questionnaire: is a group of Challenges.</w:t>
      </w:r>
    </w:p>
    <w:p w14:paraId="13B80C4B" w14:textId="77777777" w:rsidR="00A311AD" w:rsidRPr="00A311AD" w:rsidRDefault="00A311AD" w:rsidP="00A311AD">
      <w:pPr>
        <w:pStyle w:val="PargrafodaLista"/>
        <w:numPr>
          <w:ilvl w:val="1"/>
          <w:numId w:val="14"/>
        </w:numPr>
        <w:rPr>
          <w:noProof w:val="0"/>
          <w:lang w:val="en-US"/>
        </w:rPr>
      </w:pPr>
      <w:r w:rsidRPr="00A311AD">
        <w:rPr>
          <w:noProof w:val="0"/>
          <w:lang w:val="en-US"/>
        </w:rPr>
        <w:t>Only logged in users can create Questionnaires;</w:t>
      </w:r>
    </w:p>
    <w:p w14:paraId="16BC6407" w14:textId="77777777" w:rsidR="00A311AD" w:rsidRPr="00A311AD" w:rsidRDefault="00A311AD" w:rsidP="00A311AD">
      <w:pPr>
        <w:pStyle w:val="PargrafodaLista"/>
        <w:numPr>
          <w:ilvl w:val="1"/>
          <w:numId w:val="14"/>
        </w:numPr>
        <w:rPr>
          <w:noProof w:val="0"/>
          <w:lang w:val="en-US"/>
        </w:rPr>
      </w:pPr>
      <w:r w:rsidRPr="00A311AD">
        <w:rPr>
          <w:noProof w:val="0"/>
          <w:lang w:val="en-US"/>
        </w:rPr>
        <w:t>Can have public and private Challenges;</w:t>
      </w:r>
    </w:p>
    <w:p w14:paraId="54561EA8" w14:textId="77777777" w:rsidR="00A311AD" w:rsidRPr="00A311AD" w:rsidRDefault="00A311AD" w:rsidP="00A311AD">
      <w:pPr>
        <w:pStyle w:val="PargrafodaLista"/>
        <w:numPr>
          <w:ilvl w:val="1"/>
          <w:numId w:val="14"/>
        </w:numPr>
        <w:rPr>
          <w:noProof w:val="0"/>
          <w:lang w:val="en-US"/>
        </w:rPr>
      </w:pPr>
      <w:r w:rsidRPr="00A311AD">
        <w:rPr>
          <w:noProof w:val="0"/>
          <w:lang w:val="en-US"/>
        </w:rPr>
        <w:t>Only the creator can edit the Questionnaire;</w:t>
      </w:r>
    </w:p>
    <w:p w14:paraId="06E30321" w14:textId="77777777" w:rsidR="00A311AD" w:rsidRPr="00A311AD" w:rsidRDefault="00A311AD" w:rsidP="00A311AD">
      <w:pPr>
        <w:pStyle w:val="PargrafodaLista"/>
        <w:numPr>
          <w:ilvl w:val="1"/>
          <w:numId w:val="14"/>
        </w:numPr>
        <w:rPr>
          <w:noProof w:val="0"/>
          <w:lang w:val="en-US"/>
        </w:rPr>
      </w:pPr>
      <w:r w:rsidRPr="00A311AD">
        <w:rPr>
          <w:noProof w:val="0"/>
          <w:lang w:val="en-US"/>
        </w:rPr>
        <w:lastRenderedPageBreak/>
        <w:t>Questionnaires can be shared through a link created by the platform.</w:t>
      </w:r>
    </w:p>
    <w:p w14:paraId="4DFBB246" w14:textId="1BA422B6" w:rsidR="00A311AD" w:rsidRPr="00A311AD" w:rsidRDefault="00A311AD" w:rsidP="00A311AD">
      <w:pPr>
        <w:pStyle w:val="PargrafodaLista"/>
        <w:numPr>
          <w:ilvl w:val="1"/>
          <w:numId w:val="14"/>
        </w:numPr>
        <w:rPr>
          <w:noProof w:val="0"/>
          <w:lang w:val="en-US"/>
        </w:rPr>
      </w:pPr>
      <w:r w:rsidRPr="00A311AD">
        <w:rPr>
          <w:noProof w:val="0"/>
          <w:lang w:val="en-US"/>
        </w:rPr>
        <w:t xml:space="preserve">Questionnaire can </w:t>
      </w:r>
      <w:r w:rsidR="001A2015">
        <w:rPr>
          <w:noProof w:val="0"/>
          <w:lang w:val="en-US"/>
        </w:rPr>
        <w:t>be associated with</w:t>
      </w:r>
      <w:r w:rsidRPr="00A311AD">
        <w:rPr>
          <w:noProof w:val="0"/>
          <w:lang w:val="en-US"/>
        </w:rPr>
        <w:t xml:space="preserve"> tags</w:t>
      </w:r>
      <w:r w:rsidR="001A2015">
        <w:rPr>
          <w:noProof w:val="0"/>
          <w:lang w:val="en-US"/>
        </w:rPr>
        <w:t xml:space="preserve">, </w:t>
      </w:r>
      <w:r w:rsidRPr="00A311AD">
        <w:rPr>
          <w:noProof w:val="0"/>
          <w:lang w:val="en-US"/>
        </w:rPr>
        <w:t xml:space="preserve">which can be used for searching </w:t>
      </w:r>
    </w:p>
    <w:p w14:paraId="4BF3047D"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 can have a timer associate with it;</w:t>
      </w:r>
    </w:p>
    <w:p w14:paraId="4500202D"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Questionnaire’s timer starts when link is accessed;</w:t>
      </w:r>
    </w:p>
    <w:p w14:paraId="30DF4659"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Questionnaire’s creator can define what programming language can be used in any challenge;</w:t>
      </w:r>
    </w:p>
    <w:p w14:paraId="4698B635" w14:textId="77777777" w:rsidR="00FE5835" w:rsidRDefault="00A311AD" w:rsidP="00FE5835">
      <w:pPr>
        <w:pStyle w:val="PargrafodaLista"/>
        <w:numPr>
          <w:ilvl w:val="1"/>
          <w:numId w:val="14"/>
        </w:numPr>
        <w:rPr>
          <w:ins w:id="30" w:author="joao eduardo santos" w:date="2020-05-02T23:38:00Z"/>
          <w:noProof w:val="0"/>
          <w:lang w:val="en-US"/>
        </w:rPr>
      </w:pPr>
      <w:r w:rsidRPr="00A311AD">
        <w:rPr>
          <w:noProof w:val="0"/>
          <w:lang w:val="en-US"/>
        </w:rPr>
        <w:t xml:space="preserve">Questionnaire’s creator can decide whether the user responding can view the final evaluation or </w:t>
      </w:r>
      <w:commentRangeStart w:id="31"/>
      <w:commentRangeStart w:id="32"/>
      <w:commentRangeStart w:id="33"/>
      <w:r w:rsidRPr="00A311AD">
        <w:rPr>
          <w:noProof w:val="0"/>
          <w:lang w:val="en-US"/>
        </w:rPr>
        <w:t>not</w:t>
      </w:r>
      <w:commentRangeEnd w:id="31"/>
      <w:r w:rsidR="00936440">
        <w:rPr>
          <w:rStyle w:val="Refdecomentrio"/>
        </w:rPr>
        <w:commentReference w:id="31"/>
      </w:r>
      <w:commentRangeEnd w:id="32"/>
      <w:r w:rsidR="00B61933">
        <w:rPr>
          <w:rStyle w:val="Refdecomentrio"/>
        </w:rPr>
        <w:commentReference w:id="32"/>
      </w:r>
      <w:commentRangeEnd w:id="33"/>
      <w:r w:rsidR="007B5CB0">
        <w:rPr>
          <w:rStyle w:val="Refdecomentrio"/>
        </w:rPr>
        <w:commentReference w:id="33"/>
      </w:r>
      <w:r w:rsidRPr="00A311AD">
        <w:rPr>
          <w:noProof w:val="0"/>
          <w:lang w:val="en-US"/>
        </w:rPr>
        <w:t>;</w:t>
      </w:r>
    </w:p>
    <w:p w14:paraId="6C3291DC" w14:textId="4E04ADB3" w:rsidR="00E07F64" w:rsidRPr="00FE5835" w:rsidDel="006B7EAA" w:rsidRDefault="00E07F64" w:rsidP="00FE5835">
      <w:pPr>
        <w:pStyle w:val="PargrafodaLista"/>
        <w:numPr>
          <w:ilvl w:val="1"/>
          <w:numId w:val="14"/>
        </w:numPr>
        <w:rPr>
          <w:ins w:id="34" w:author="André Oliveira" w:date="2020-04-28T15:30:00Z"/>
          <w:del w:id="35" w:author="joao eduardo santos" w:date="2020-05-02T19:27:00Z"/>
          <w:noProof w:val="0"/>
          <w:lang w:val="en-US"/>
          <w:rPrChange w:id="36" w:author="joao eduardo santos" w:date="2020-05-02T23:38:00Z">
            <w:rPr>
              <w:ins w:id="37" w:author="André Oliveira" w:date="2020-04-28T15:30:00Z"/>
              <w:del w:id="38" w:author="joao eduardo santos" w:date="2020-05-02T19:27:00Z"/>
              <w:lang w:val="en-US"/>
            </w:rPr>
          </w:rPrChange>
        </w:rPr>
      </w:pPr>
      <w:ins w:id="39" w:author="joao eduardo santos" w:date="2020-05-02T17:36:00Z">
        <w:r w:rsidRPr="00FE5835">
          <w:rPr>
            <w:noProof w:val="0"/>
            <w:lang w:val="en-US"/>
            <w:rPrChange w:id="40" w:author="joao eduardo santos" w:date="2020-05-02T23:38:00Z">
              <w:rPr>
                <w:lang w:val="en-US"/>
              </w:rPr>
            </w:rPrChange>
          </w:rPr>
          <w:t>Submitted answers for</w:t>
        </w:r>
      </w:ins>
      <w:ins w:id="41" w:author="André Oliveira" w:date="2020-05-03T09:16:00Z">
        <w:r w:rsidR="00E90BD0">
          <w:rPr>
            <w:noProof w:val="0"/>
            <w:lang w:val="en-US"/>
          </w:rPr>
          <w:t xml:space="preserve"> a</w:t>
        </w:r>
      </w:ins>
      <w:ins w:id="42" w:author="joao eduardo santos" w:date="2020-05-02T17:36:00Z">
        <w:r w:rsidRPr="00FE5835">
          <w:rPr>
            <w:noProof w:val="0"/>
            <w:lang w:val="en-US"/>
            <w:rPrChange w:id="43" w:author="joao eduardo santos" w:date="2020-05-02T23:38:00Z">
              <w:rPr>
                <w:lang w:val="en-US"/>
              </w:rPr>
            </w:rPrChange>
          </w:rPr>
          <w:t xml:space="preserve"> Questionnaire</w:t>
        </w:r>
        <w:del w:id="44" w:author="André Oliveira" w:date="2020-05-03T09:16:00Z">
          <w:r w:rsidRPr="00FE5835" w:rsidDel="00E90BD0">
            <w:rPr>
              <w:noProof w:val="0"/>
              <w:lang w:val="en-US"/>
              <w:rPrChange w:id="45" w:author="joao eduardo santos" w:date="2020-05-02T23:38:00Z">
                <w:rPr>
                  <w:lang w:val="en-US"/>
                </w:rPr>
              </w:rPrChange>
            </w:rPr>
            <w:delText>’s</w:delText>
          </w:r>
        </w:del>
        <w:r w:rsidRPr="00FE5835">
          <w:rPr>
            <w:noProof w:val="0"/>
            <w:lang w:val="en-US"/>
            <w:rPrChange w:id="46" w:author="joao eduardo santos" w:date="2020-05-02T23:38:00Z">
              <w:rPr>
                <w:lang w:val="en-US"/>
              </w:rPr>
            </w:rPrChange>
          </w:rPr>
          <w:t xml:space="preserve"> </w:t>
        </w:r>
      </w:ins>
      <w:ins w:id="47" w:author="André Oliveira" w:date="2020-05-03T09:16:00Z">
        <w:r w:rsidR="00E90BD0">
          <w:rPr>
            <w:noProof w:val="0"/>
            <w:lang w:val="en-US"/>
          </w:rPr>
          <w:t>c</w:t>
        </w:r>
      </w:ins>
      <w:ins w:id="48" w:author="joao eduardo santos" w:date="2020-05-02T17:36:00Z">
        <w:del w:id="49" w:author="André Oliveira" w:date="2020-05-03T09:16:00Z">
          <w:r w:rsidRPr="00FE5835" w:rsidDel="00E90BD0">
            <w:rPr>
              <w:noProof w:val="0"/>
              <w:lang w:val="en-US"/>
              <w:rPrChange w:id="50" w:author="joao eduardo santos" w:date="2020-05-02T23:38:00Z">
                <w:rPr>
                  <w:lang w:val="en-US"/>
                </w:rPr>
              </w:rPrChange>
            </w:rPr>
            <w:delText>C</w:delText>
          </w:r>
        </w:del>
        <w:r w:rsidRPr="00FE5835">
          <w:rPr>
            <w:noProof w:val="0"/>
            <w:lang w:val="en-US"/>
            <w:rPrChange w:id="51" w:author="joao eduardo santos" w:date="2020-05-02T23:38:00Z">
              <w:rPr>
                <w:lang w:val="en-US"/>
              </w:rPr>
            </w:rPrChange>
          </w:rPr>
          <w:t>hallenge</w:t>
        </w:r>
      </w:ins>
      <w:ins w:id="52" w:author="André Oliveira" w:date="2020-05-03T09:16:00Z">
        <w:r w:rsidR="00E90BD0">
          <w:rPr>
            <w:noProof w:val="0"/>
            <w:lang w:val="en-US"/>
          </w:rPr>
          <w:t>s</w:t>
        </w:r>
      </w:ins>
      <w:ins w:id="53" w:author="joao eduardo santos" w:date="2020-05-02T17:36:00Z">
        <w:r w:rsidRPr="00FE5835">
          <w:rPr>
            <w:noProof w:val="0"/>
            <w:lang w:val="en-US"/>
            <w:rPrChange w:id="54" w:author="joao eduardo santos" w:date="2020-05-02T23:38:00Z">
              <w:rPr>
                <w:lang w:val="en-US"/>
              </w:rPr>
            </w:rPrChange>
          </w:rPr>
          <w:t xml:space="preserve"> can only be viewed by the</w:t>
        </w:r>
      </w:ins>
      <w:ins w:id="55" w:author="joao eduardo santos" w:date="2020-05-02T17:37:00Z">
        <w:r w:rsidRPr="00FE5835">
          <w:rPr>
            <w:noProof w:val="0"/>
            <w:lang w:val="en-US"/>
            <w:rPrChange w:id="56" w:author="joao eduardo santos" w:date="2020-05-02T23:38:00Z">
              <w:rPr>
                <w:lang w:val="en-US"/>
              </w:rPr>
            </w:rPrChange>
          </w:rPr>
          <w:t xml:space="preserve"> Questionnaire’s creator;</w:t>
        </w:r>
      </w:ins>
    </w:p>
    <w:p w14:paraId="54A02322" w14:textId="21575955" w:rsidR="00936440" w:rsidRPr="006B7EAA" w:rsidRDefault="00936440">
      <w:pPr>
        <w:pStyle w:val="PargrafodaLista"/>
        <w:ind w:left="1440"/>
        <w:rPr>
          <w:noProof w:val="0"/>
          <w:lang w:val="en-US"/>
          <w:rPrChange w:id="57" w:author="joao eduardo santos" w:date="2020-05-02T19:27:00Z">
            <w:rPr>
              <w:lang w:val="en-US"/>
            </w:rPr>
          </w:rPrChange>
        </w:rPr>
        <w:pPrChange w:id="58" w:author="joao eduardo santos" w:date="2020-05-02T19:27:00Z">
          <w:pPr/>
        </w:pPrChange>
      </w:pPr>
    </w:p>
    <w:p w14:paraId="475F47E6" w14:textId="77777777" w:rsidR="00A311AD" w:rsidRPr="00A311AD" w:rsidRDefault="00A311AD" w:rsidP="00A311AD">
      <w:pPr>
        <w:pStyle w:val="PargrafodaLista"/>
        <w:numPr>
          <w:ilvl w:val="0"/>
          <w:numId w:val="14"/>
        </w:numPr>
        <w:rPr>
          <w:noProof w:val="0"/>
          <w:lang w:val="en-US"/>
        </w:rPr>
      </w:pPr>
      <w:r w:rsidRPr="00A311AD">
        <w:rPr>
          <w:noProof w:val="0"/>
          <w:lang w:val="en-US"/>
        </w:rPr>
        <w:t>Authentication:</w:t>
      </w:r>
    </w:p>
    <w:p w14:paraId="2D560ADD" w14:textId="77777777" w:rsidR="00A311AD" w:rsidRPr="00A311AD" w:rsidRDefault="00A311AD" w:rsidP="00A311AD">
      <w:pPr>
        <w:pStyle w:val="PargrafodaLista"/>
        <w:numPr>
          <w:ilvl w:val="1"/>
          <w:numId w:val="14"/>
        </w:numPr>
        <w:rPr>
          <w:noProof w:val="0"/>
          <w:lang w:val="en-US"/>
        </w:rPr>
      </w:pPr>
      <w:r w:rsidRPr="00A311AD">
        <w:rPr>
          <w:noProof w:val="0"/>
          <w:lang w:val="en-US"/>
        </w:rPr>
        <w:t>Users can create an account;</w:t>
      </w:r>
    </w:p>
    <w:p w14:paraId="58EB8A17" w14:textId="77777777" w:rsidR="00A311AD" w:rsidRPr="00A311AD" w:rsidRDefault="00A311AD" w:rsidP="00A311AD">
      <w:pPr>
        <w:pStyle w:val="PargrafodaLista"/>
        <w:numPr>
          <w:ilvl w:val="1"/>
          <w:numId w:val="14"/>
        </w:numPr>
        <w:rPr>
          <w:noProof w:val="0"/>
          <w:lang w:val="en-US"/>
        </w:rPr>
      </w:pPr>
      <w:r w:rsidRPr="00A311AD">
        <w:rPr>
          <w:noProof w:val="0"/>
          <w:lang w:val="en-US"/>
        </w:rPr>
        <w:t>Authentication uses a basic username/password scheme;</w:t>
      </w:r>
    </w:p>
    <w:p w14:paraId="5F1D6AF9" w14:textId="77777777" w:rsidR="00A311AD" w:rsidRPr="00A311AD" w:rsidRDefault="00A311AD" w:rsidP="00A311AD">
      <w:pPr>
        <w:pStyle w:val="PargrafodaLista"/>
        <w:numPr>
          <w:ilvl w:val="1"/>
          <w:numId w:val="14"/>
        </w:numPr>
        <w:rPr>
          <w:noProof w:val="0"/>
          <w:lang w:val="en-US"/>
        </w:rPr>
      </w:pPr>
      <w:r w:rsidRPr="00A311AD">
        <w:rPr>
          <w:noProof w:val="0"/>
          <w:lang w:val="en-US"/>
        </w:rPr>
        <w:t>When creating an account, user must provide username, password, name, email and an avatar;</w:t>
      </w:r>
    </w:p>
    <w:p w14:paraId="069DAB67" w14:textId="77777777" w:rsidR="00A311AD" w:rsidRPr="00A311AD" w:rsidRDefault="00A311AD" w:rsidP="00A311AD">
      <w:pPr>
        <w:pStyle w:val="PargrafodaLista"/>
        <w:numPr>
          <w:ilvl w:val="0"/>
          <w:numId w:val="14"/>
        </w:numPr>
        <w:rPr>
          <w:noProof w:val="0"/>
          <w:lang w:val="en-US"/>
        </w:rPr>
      </w:pPr>
      <w:r w:rsidRPr="00A311AD">
        <w:rPr>
          <w:noProof w:val="0"/>
          <w:lang w:val="en-US"/>
        </w:rPr>
        <w:t>Multi-Language:</w:t>
      </w:r>
    </w:p>
    <w:p w14:paraId="69C532D5" w14:textId="02C4F748" w:rsidR="00A311AD" w:rsidRPr="00A311AD" w:rsidDel="00231005" w:rsidRDefault="00A311AD" w:rsidP="00A311AD">
      <w:pPr>
        <w:pStyle w:val="PargrafodaLista"/>
        <w:numPr>
          <w:ilvl w:val="1"/>
          <w:numId w:val="14"/>
        </w:numPr>
        <w:rPr>
          <w:del w:id="59" w:author="André Oliveira" w:date="2020-04-28T15:33:00Z"/>
          <w:noProof w:val="0"/>
          <w:lang w:val="en-US"/>
        </w:rPr>
      </w:pPr>
      <w:r w:rsidRPr="00A311AD">
        <w:rPr>
          <w:noProof w:val="0"/>
          <w:lang w:val="en-US"/>
        </w:rPr>
        <w:t>Platform must provide an environment to run code for multiple programming languages (Java, Kotlin, C#, Java</w:t>
      </w:r>
      <w:r w:rsidR="00936440">
        <w:rPr>
          <w:noProof w:val="0"/>
          <w:lang w:val="en-US"/>
        </w:rPr>
        <w:t>S</w:t>
      </w:r>
      <w:r w:rsidRPr="00A311AD">
        <w:rPr>
          <w:noProof w:val="0"/>
          <w:lang w:val="en-US"/>
        </w:rPr>
        <w:t>cript and Python)</w:t>
      </w:r>
    </w:p>
    <w:p w14:paraId="7C50EE68" w14:textId="21050C99" w:rsidR="00936440" w:rsidRPr="00FE0DE3" w:rsidRDefault="00936440" w:rsidP="00FE0DE3">
      <w:pPr>
        <w:rPr>
          <w:noProof w:val="0"/>
          <w:lang w:val="en-US"/>
        </w:rPr>
      </w:pPr>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w:t>
      </w:r>
      <w:r w:rsidR="00231005">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 xml:space="preserve">. </w:t>
      </w:r>
      <w:r w:rsidR="00231005">
        <w:rPr>
          <w:rFonts w:asciiTheme="majorHAnsi" w:eastAsiaTheme="majorEastAsia" w:hAnsiTheme="majorHAnsi" w:cstheme="majorBidi"/>
          <w:noProof w:val="0"/>
          <w:sz w:val="28"/>
          <w:szCs w:val="28"/>
          <w:lang w:val="en-US"/>
        </w:rPr>
        <w:t>Non-</w:t>
      </w:r>
      <w:r>
        <w:rPr>
          <w:rFonts w:asciiTheme="majorHAnsi" w:eastAsiaTheme="majorEastAsia" w:hAnsiTheme="majorHAnsi" w:cstheme="majorBidi"/>
          <w:noProof w:val="0"/>
          <w:sz w:val="28"/>
          <w:szCs w:val="28"/>
          <w:lang w:val="en-US"/>
        </w:rPr>
        <w:t>Functional Requirements</w:t>
      </w:r>
    </w:p>
    <w:p w14:paraId="77567450" w14:textId="77777777" w:rsidR="00A311AD" w:rsidRPr="00A311AD" w:rsidRDefault="00A311AD" w:rsidP="00A311AD">
      <w:pPr>
        <w:pStyle w:val="PargrafodaLista"/>
        <w:numPr>
          <w:ilvl w:val="0"/>
          <w:numId w:val="14"/>
        </w:numPr>
        <w:rPr>
          <w:noProof w:val="0"/>
          <w:lang w:val="en-US"/>
        </w:rPr>
      </w:pPr>
      <w:r w:rsidRPr="00A311AD">
        <w:rPr>
          <w:noProof w:val="0"/>
          <w:lang w:val="en-US"/>
        </w:rPr>
        <w:t>Scalability: This platform may be accessed by hundreds or even thousands of users. As such the platform must be able maintain a high level of performance.</w:t>
      </w:r>
    </w:p>
    <w:p w14:paraId="4AB9247D" w14:textId="77777777" w:rsidR="00A311AD" w:rsidRPr="00A311AD" w:rsidRDefault="00A311AD" w:rsidP="00A311AD">
      <w:pPr>
        <w:pStyle w:val="PargrafodaLista"/>
        <w:numPr>
          <w:ilvl w:val="0"/>
          <w:numId w:val="14"/>
        </w:numPr>
        <w:rPr>
          <w:noProof w:val="0"/>
          <w:lang w:val="en-US"/>
        </w:rPr>
      </w:pPr>
      <w:r w:rsidRPr="00A311AD">
        <w:rPr>
          <w:noProof w:val="0"/>
          <w:lang w:val="en-US"/>
        </w:rPr>
        <w:t>Security: Executing third party code in a machine raises security concerns.</w:t>
      </w:r>
    </w:p>
    <w:p w14:paraId="5A54684E" w14:textId="06A09C66" w:rsidR="00A311AD" w:rsidRPr="00A311AD" w:rsidRDefault="00A311AD" w:rsidP="00A311AD">
      <w:pPr>
        <w:pStyle w:val="PargrafodaLista"/>
        <w:numPr>
          <w:ilvl w:val="1"/>
          <w:numId w:val="14"/>
        </w:numPr>
        <w:rPr>
          <w:noProof w:val="0"/>
          <w:lang w:val="en-US"/>
        </w:rPr>
      </w:pPr>
      <w:r w:rsidRPr="00A311AD">
        <w:rPr>
          <w:noProof w:val="0"/>
          <w:lang w:val="en-US"/>
        </w:rPr>
        <w:t>A self-contained run environment limits the impact of malicious code to the container which executes it, protecting the remaining infrastructure.</w:t>
      </w:r>
    </w:p>
    <w:p w14:paraId="7E081186" w14:textId="3B3830E5" w:rsidR="00A311AD" w:rsidRPr="00A311AD" w:rsidRDefault="00A311AD" w:rsidP="00A311AD">
      <w:pPr>
        <w:pStyle w:val="PargrafodaLista"/>
        <w:numPr>
          <w:ilvl w:val="0"/>
          <w:numId w:val="14"/>
        </w:numPr>
        <w:rPr>
          <w:noProof w:val="0"/>
          <w:lang w:val="en-US"/>
        </w:rPr>
      </w:pPr>
      <w:r w:rsidRPr="00A311AD">
        <w:rPr>
          <w:noProof w:val="0"/>
          <w:lang w:val="en-US"/>
        </w:rPr>
        <w:t>Solution Maintenance:</w:t>
      </w:r>
    </w:p>
    <w:p w14:paraId="73324E6D" w14:textId="77777777" w:rsidR="00A311AD" w:rsidRPr="00A311AD" w:rsidRDefault="00A311AD" w:rsidP="00A311AD">
      <w:pPr>
        <w:pStyle w:val="PargrafodaLista"/>
        <w:numPr>
          <w:ilvl w:val="1"/>
          <w:numId w:val="14"/>
        </w:numPr>
        <w:rPr>
          <w:noProof w:val="0"/>
          <w:lang w:val="en-US"/>
        </w:rPr>
      </w:pPr>
      <w:r w:rsidRPr="00A311AD">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A311AD" w:rsidRDefault="00A311AD" w:rsidP="00A311AD">
      <w:pPr>
        <w:pStyle w:val="PargrafodaLista"/>
        <w:numPr>
          <w:ilvl w:val="0"/>
          <w:numId w:val="14"/>
        </w:numPr>
        <w:rPr>
          <w:noProof w:val="0"/>
          <w:lang w:val="en-US"/>
        </w:rPr>
      </w:pPr>
      <w:r w:rsidRPr="00A311AD">
        <w:rPr>
          <w:noProof w:val="0"/>
          <w:lang w:val="en-US"/>
        </w:rPr>
        <w:t>Efficiency:</w:t>
      </w:r>
    </w:p>
    <w:p w14:paraId="15D49CAD" w14:textId="77777777" w:rsidR="00A311AD" w:rsidRPr="00A311AD" w:rsidRDefault="00A311AD" w:rsidP="00A311AD">
      <w:pPr>
        <w:pStyle w:val="PargrafodaLista"/>
        <w:numPr>
          <w:ilvl w:val="1"/>
          <w:numId w:val="14"/>
        </w:numPr>
        <w:rPr>
          <w:noProof w:val="0"/>
          <w:lang w:val="en-US"/>
        </w:rPr>
      </w:pPr>
      <w:r w:rsidRPr="00A311AD">
        <w:rPr>
          <w:noProof w:val="0"/>
          <w:lang w:val="en-US"/>
        </w:rPr>
        <w:t>Hosting the solution in a cloud-based environment improves efficiency of the solution.</w:t>
      </w:r>
    </w:p>
    <w:p w14:paraId="188B546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311AD">
        <w:rPr>
          <w:rFonts w:ascii="Courier New" w:eastAsia="Times New Roman" w:hAnsi="Courier New" w:cs="Courier New"/>
          <w:color w:val="000000"/>
          <w:sz w:val="20"/>
          <w:szCs w:val="20"/>
          <w:lang w:val="en-GB" w:eastAsia="en-GB"/>
        </w:rPr>
        <w:t xml:space="preserve">         </w:t>
      </w:r>
    </w:p>
    <w:p w14:paraId="4D6B6E53" w14:textId="2033FBCC" w:rsidR="00231005" w:rsidRPr="00936440"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60" w:name="_Toc39266830"/>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w:t>
      </w:r>
      <w:r>
        <w:rPr>
          <w:rFonts w:asciiTheme="majorHAnsi" w:eastAsiaTheme="majorEastAsia" w:hAnsiTheme="majorHAnsi" w:cstheme="majorBidi"/>
          <w:noProof w:val="0"/>
          <w:sz w:val="28"/>
          <w:szCs w:val="28"/>
          <w:lang w:val="en-US"/>
        </w:rPr>
        <w:t>3</w:t>
      </w:r>
      <w:r w:rsidRPr="00936440">
        <w:rPr>
          <w:rFonts w:asciiTheme="majorHAnsi" w:eastAsiaTheme="majorEastAsia" w:hAnsiTheme="majorHAnsi" w:cstheme="majorBidi"/>
          <w:noProof w:val="0"/>
          <w:sz w:val="28"/>
          <w:szCs w:val="28"/>
          <w:lang w:val="en-US"/>
        </w:rPr>
        <w:t xml:space="preserve">. </w:t>
      </w:r>
      <w:r>
        <w:rPr>
          <w:rFonts w:asciiTheme="majorHAnsi" w:eastAsiaTheme="majorEastAsia" w:hAnsiTheme="majorHAnsi" w:cstheme="majorBidi"/>
          <w:noProof w:val="0"/>
          <w:sz w:val="28"/>
          <w:szCs w:val="28"/>
          <w:lang w:val="en-US"/>
        </w:rPr>
        <w:t>User Journeys</w:t>
      </w:r>
      <w:bookmarkEnd w:id="60"/>
    </w:p>
    <w:p w14:paraId="092E6D3D" w14:textId="2F613B0B" w:rsidR="00A311AD" w:rsidRDefault="00A311AD" w:rsidP="00A311AD">
      <w:pPr>
        <w:rPr>
          <w:ins w:id="61" w:author="joao eduardo santos" w:date="2020-05-02T18:05:00Z"/>
          <w:noProof w:val="0"/>
          <w:lang w:val="en-US"/>
        </w:rPr>
      </w:pPr>
      <w:r w:rsidRPr="00A311AD">
        <w:rPr>
          <w:noProof w:val="0"/>
          <w:lang w:val="en-US"/>
        </w:rPr>
        <w:t xml:space="preserve">With the previous enumerated requirements, </w:t>
      </w:r>
      <w:r>
        <w:rPr>
          <w:noProof w:val="0"/>
          <w:lang w:val="en-US"/>
        </w:rPr>
        <w:t>it was</w:t>
      </w:r>
      <w:r w:rsidRPr="00A311AD">
        <w:rPr>
          <w:noProof w:val="0"/>
          <w:lang w:val="en-US"/>
        </w:rPr>
        <w:t xml:space="preserve"> possible to define a series of user journeys that will help to identify and implement functionalities</w:t>
      </w:r>
      <w:ins w:id="62" w:author="joao eduardo santos" w:date="2020-05-02T18:05:00Z">
        <w:r w:rsidR="005958B5">
          <w:rPr>
            <w:noProof w:val="0"/>
            <w:lang w:val="en-US"/>
          </w:rPr>
          <w:t>.</w:t>
        </w:r>
      </w:ins>
    </w:p>
    <w:p w14:paraId="4022F4AE" w14:textId="271D3835" w:rsidR="005958B5" w:rsidRDefault="005958B5" w:rsidP="00A311AD">
      <w:pPr>
        <w:rPr>
          <w:ins w:id="63" w:author="joao eduardo santos" w:date="2020-05-02T20:10:00Z"/>
          <w:noProof w:val="0"/>
          <w:lang w:val="en-US"/>
        </w:rPr>
      </w:pPr>
      <w:ins w:id="64" w:author="joao eduardo santos" w:date="2020-05-02T18:05:00Z">
        <w:r>
          <w:rPr>
            <w:noProof w:val="0"/>
            <w:lang w:val="en-US"/>
          </w:rPr>
          <w:lastRenderedPageBreak/>
          <w:t xml:space="preserve">Figure </w:t>
        </w:r>
      </w:ins>
      <w:ins w:id="65" w:author="joao eduardo santos" w:date="2020-05-02T18:06:00Z">
        <w:r>
          <w:rPr>
            <w:noProof w:val="0"/>
            <w:lang w:val="en-US"/>
          </w:rPr>
          <w:t xml:space="preserve">1 </w:t>
        </w:r>
      </w:ins>
      <w:ins w:id="66" w:author="joao eduardo santos" w:date="2020-05-02T18:21:00Z">
        <w:r w:rsidR="00FC7BAB">
          <w:rPr>
            <w:noProof w:val="0"/>
            <w:lang w:val="en-US"/>
          </w:rPr>
          <w:t xml:space="preserve">represents the user journey for registration that </w:t>
        </w:r>
      </w:ins>
      <w:ins w:id="67" w:author="joao eduardo santos" w:date="2020-05-02T19:26:00Z">
        <w:r w:rsidR="006B7EAA">
          <w:rPr>
            <w:noProof w:val="0"/>
            <w:lang w:val="en-US"/>
          </w:rPr>
          <w:t xml:space="preserve">reflects the </w:t>
        </w:r>
      </w:ins>
      <w:ins w:id="68" w:author="joao eduardo santos" w:date="2020-05-03T12:28:00Z">
        <w:r w:rsidR="00040DC4">
          <w:rPr>
            <w:noProof w:val="0"/>
            <w:lang w:val="en-US"/>
          </w:rPr>
          <w:t xml:space="preserve">account creation </w:t>
        </w:r>
      </w:ins>
      <w:ins w:id="69" w:author="joao eduardo santos" w:date="2020-05-02T19:52:00Z">
        <w:r w:rsidR="00466604">
          <w:rPr>
            <w:noProof w:val="0"/>
            <w:lang w:val="en-US"/>
          </w:rPr>
          <w:t xml:space="preserve">and </w:t>
        </w:r>
      </w:ins>
      <w:ins w:id="70" w:author="joao eduardo santos" w:date="2020-05-03T12:29:00Z">
        <w:r w:rsidR="00040DC4">
          <w:rPr>
            <w:noProof w:val="0"/>
            <w:lang w:val="en-US"/>
          </w:rPr>
          <w:t>information needed for</w:t>
        </w:r>
      </w:ins>
      <w:ins w:id="71" w:author="joao eduardo santos" w:date="2020-05-02T19:52:00Z">
        <w:r w:rsidR="00466604">
          <w:rPr>
            <w:noProof w:val="0"/>
            <w:lang w:val="en-US"/>
          </w:rPr>
          <w:t xml:space="preserve"> Authentication’s requirements</w:t>
        </w:r>
      </w:ins>
      <w:ins w:id="72" w:author="joao eduardo santos" w:date="2020-05-02T20:10:00Z">
        <w:r w:rsidR="005C6213">
          <w:rPr>
            <w:noProof w:val="0"/>
            <w:lang w:val="en-US"/>
          </w:rPr>
          <w:t>.</w:t>
        </w:r>
      </w:ins>
    </w:p>
    <w:p w14:paraId="4A8FCEF5" w14:textId="77C24BBE" w:rsidR="005C6213" w:rsidRDefault="005C6213" w:rsidP="00040DC4">
      <w:pPr>
        <w:rPr>
          <w:ins w:id="73" w:author="joao eduardo santos" w:date="2020-05-02T20:37:00Z"/>
          <w:noProof w:val="0"/>
          <w:lang w:val="en-US"/>
        </w:rPr>
      </w:pPr>
      <w:ins w:id="74" w:author="joao eduardo santos" w:date="2020-05-02T20:10:00Z">
        <w:r>
          <w:rPr>
            <w:noProof w:val="0"/>
            <w:lang w:val="en-US"/>
          </w:rPr>
          <w:t xml:space="preserve">Figure </w:t>
        </w:r>
      </w:ins>
      <w:ins w:id="75" w:author="joao eduardo santos" w:date="2020-05-02T20:24:00Z">
        <w:r>
          <w:rPr>
            <w:noProof w:val="0"/>
            <w:lang w:val="en-US"/>
          </w:rPr>
          <w:t>2</w:t>
        </w:r>
      </w:ins>
      <w:ins w:id="76" w:author="joao eduardo santos" w:date="2020-05-02T20:10:00Z">
        <w:r>
          <w:rPr>
            <w:noProof w:val="0"/>
            <w:lang w:val="en-US"/>
          </w:rPr>
          <w:t xml:space="preserve"> represents the user journey for </w:t>
        </w:r>
      </w:ins>
      <w:ins w:id="77" w:author="joao eduardo santos" w:date="2020-05-02T20:24:00Z">
        <w:r>
          <w:rPr>
            <w:noProof w:val="0"/>
            <w:lang w:val="en-US"/>
          </w:rPr>
          <w:t>solving a Challenge</w:t>
        </w:r>
      </w:ins>
      <w:ins w:id="78" w:author="joao eduardo santos" w:date="2020-05-02T20:10:00Z">
        <w:r>
          <w:rPr>
            <w:noProof w:val="0"/>
            <w:lang w:val="en-US"/>
          </w:rPr>
          <w:t xml:space="preserve"> that reflects the </w:t>
        </w:r>
      </w:ins>
      <w:ins w:id="79" w:author="joao eduardo santos" w:date="2020-05-03T12:29:00Z">
        <w:r w:rsidR="00040DC4">
          <w:rPr>
            <w:noProof w:val="0"/>
            <w:lang w:val="en-US"/>
          </w:rPr>
          <w:t>basi</w:t>
        </w:r>
      </w:ins>
      <w:ins w:id="80" w:author="joao eduardo santos" w:date="2020-05-03T12:30:00Z">
        <w:r w:rsidR="00040DC4">
          <w:rPr>
            <w:noProof w:val="0"/>
            <w:lang w:val="en-US"/>
          </w:rPr>
          <w:t>c authentication scheme</w:t>
        </w:r>
      </w:ins>
      <w:ins w:id="81" w:author="joao eduardo santos" w:date="2020-05-02T20:31:00Z">
        <w:r w:rsidR="0078326B">
          <w:rPr>
            <w:noProof w:val="0"/>
            <w:lang w:val="en-US"/>
          </w:rPr>
          <w:t xml:space="preserve"> and the </w:t>
        </w:r>
      </w:ins>
      <w:ins w:id="82" w:author="joao eduardo santos" w:date="2020-05-03T12:36:00Z">
        <w:r w:rsidR="00040DC4">
          <w:rPr>
            <w:noProof w:val="0"/>
            <w:lang w:val="en-US"/>
          </w:rPr>
          <w:t>multiple language</w:t>
        </w:r>
      </w:ins>
      <w:ins w:id="83" w:author="joao eduardo santos" w:date="2020-05-02T20:31:00Z">
        <w:r w:rsidR="0078326B">
          <w:rPr>
            <w:noProof w:val="0"/>
            <w:lang w:val="en-US"/>
          </w:rPr>
          <w:t xml:space="preserve">, </w:t>
        </w:r>
      </w:ins>
      <w:ins w:id="84" w:author="joao eduardo santos" w:date="2020-05-03T12:36:00Z">
        <w:r w:rsidR="00040DC4">
          <w:rPr>
            <w:noProof w:val="0"/>
            <w:lang w:val="en-US"/>
          </w:rPr>
          <w:t>everyone can solve a challenge</w:t>
        </w:r>
      </w:ins>
      <w:ins w:id="85" w:author="joao eduardo santos" w:date="2020-05-02T20:31:00Z">
        <w:r w:rsidR="0078326B">
          <w:rPr>
            <w:noProof w:val="0"/>
            <w:lang w:val="en-US"/>
          </w:rPr>
          <w:t xml:space="preserve">, </w:t>
        </w:r>
      </w:ins>
      <w:ins w:id="86" w:author="joao eduardo santos" w:date="2020-05-03T12:36:00Z">
        <w:r w:rsidR="00040DC4">
          <w:rPr>
            <w:noProof w:val="0"/>
            <w:lang w:val="en-US"/>
          </w:rPr>
          <w:t>read only</w:t>
        </w:r>
      </w:ins>
      <w:ins w:id="87" w:author="joao eduardo santos" w:date="2020-05-03T12:37:00Z">
        <w:r w:rsidR="00040DC4">
          <w:rPr>
            <w:noProof w:val="0"/>
            <w:lang w:val="en-US"/>
          </w:rPr>
          <w:t xml:space="preserve"> solution</w:t>
        </w:r>
      </w:ins>
      <w:ins w:id="88" w:author="joao eduardo santos" w:date="2020-05-02T20:31:00Z">
        <w:r w:rsidR="0078326B">
          <w:rPr>
            <w:noProof w:val="0"/>
            <w:lang w:val="en-US"/>
          </w:rPr>
          <w:t xml:space="preserve"> and </w:t>
        </w:r>
      </w:ins>
      <w:ins w:id="89" w:author="joao eduardo santos" w:date="2020-05-03T12:57:00Z">
        <w:r w:rsidR="00040DC4">
          <w:rPr>
            <w:noProof w:val="0"/>
            <w:lang w:val="en-US"/>
          </w:rPr>
          <w:t xml:space="preserve">public solution </w:t>
        </w:r>
      </w:ins>
      <w:ins w:id="90" w:author="joao eduardo santos" w:date="2020-05-02T20:32:00Z">
        <w:r w:rsidR="0078326B">
          <w:rPr>
            <w:noProof w:val="0"/>
            <w:lang w:val="en-US"/>
          </w:rPr>
          <w:t>Challenge’s requirements.</w:t>
        </w:r>
      </w:ins>
    </w:p>
    <w:p w14:paraId="5CF94616" w14:textId="54BF180D" w:rsidR="00280D79" w:rsidRDefault="00280D79" w:rsidP="005C6213">
      <w:pPr>
        <w:rPr>
          <w:ins w:id="91" w:author="joao eduardo santos" w:date="2020-05-02T20:32:00Z"/>
          <w:noProof w:val="0"/>
          <w:lang w:val="en-US"/>
        </w:rPr>
      </w:pPr>
      <w:ins w:id="92" w:author="joao eduardo santos" w:date="2020-05-02T20:37:00Z">
        <w:r>
          <w:rPr>
            <w:noProof w:val="0"/>
            <w:lang w:val="en-US"/>
          </w:rPr>
          <w:t xml:space="preserve">Figure 3 represents the ability to create Challenges and reflects the </w:t>
        </w:r>
      </w:ins>
      <w:ins w:id="93" w:author="joao eduardo santos" w:date="2020-05-03T12:59:00Z">
        <w:r w:rsidR="0025426A">
          <w:rPr>
            <w:noProof w:val="0"/>
            <w:lang w:val="en-US"/>
          </w:rPr>
          <w:t>user</w:t>
        </w:r>
      </w:ins>
      <w:ins w:id="94" w:author="joao eduardo santos" w:date="2020-05-03T13:03:00Z">
        <w:r w:rsidR="0025426A">
          <w:rPr>
            <w:noProof w:val="0"/>
            <w:lang w:val="en-US"/>
          </w:rPr>
          <w:t>’s</w:t>
        </w:r>
      </w:ins>
      <w:ins w:id="95" w:author="joao eduardo santos" w:date="2020-05-03T12:59:00Z">
        <w:r w:rsidR="0025426A">
          <w:rPr>
            <w:noProof w:val="0"/>
            <w:lang w:val="en-US"/>
          </w:rPr>
          <w:t xml:space="preserve"> permissions</w:t>
        </w:r>
      </w:ins>
      <w:ins w:id="96" w:author="joao eduardo santos" w:date="2020-05-02T20:37:00Z">
        <w:r>
          <w:rPr>
            <w:noProof w:val="0"/>
            <w:lang w:val="en-US"/>
          </w:rPr>
          <w:t xml:space="preserve">, </w:t>
        </w:r>
      </w:ins>
      <w:ins w:id="97" w:author="joao eduardo santos" w:date="2020-05-03T12:59:00Z">
        <w:r w:rsidR="0025426A">
          <w:rPr>
            <w:noProof w:val="0"/>
            <w:lang w:val="en-US"/>
          </w:rPr>
          <w:t>code comp</w:t>
        </w:r>
      </w:ins>
      <w:ins w:id="98" w:author="joao eduardo santos" w:date="2020-05-03T13:00:00Z">
        <w:r w:rsidR="0025426A">
          <w:rPr>
            <w:noProof w:val="0"/>
            <w:lang w:val="en-US"/>
          </w:rPr>
          <w:t>ilation</w:t>
        </w:r>
      </w:ins>
      <w:ins w:id="99" w:author="joao eduardo santos" w:date="2020-05-02T20:37:00Z">
        <w:r>
          <w:rPr>
            <w:noProof w:val="0"/>
            <w:lang w:val="en-US"/>
          </w:rPr>
          <w:t xml:space="preserve">, </w:t>
        </w:r>
      </w:ins>
      <w:ins w:id="100" w:author="joao eduardo santos" w:date="2020-05-03T13:00:00Z">
        <w:r w:rsidR="0025426A">
          <w:rPr>
            <w:noProof w:val="0"/>
            <w:lang w:val="en-US"/>
          </w:rPr>
          <w:t>mandatory fields</w:t>
        </w:r>
      </w:ins>
      <w:ins w:id="101" w:author="joao eduardo santos" w:date="2020-05-02T20:37:00Z">
        <w:r>
          <w:rPr>
            <w:noProof w:val="0"/>
            <w:lang w:val="en-US"/>
          </w:rPr>
          <w:t xml:space="preserve">, </w:t>
        </w:r>
      </w:ins>
      <w:ins w:id="102" w:author="joao eduardo santos" w:date="2020-05-03T13:13:00Z">
        <w:r w:rsidR="00B47AD9">
          <w:rPr>
            <w:noProof w:val="0"/>
            <w:lang w:val="en-US"/>
          </w:rPr>
          <w:t>tags and</w:t>
        </w:r>
      </w:ins>
      <w:ins w:id="103" w:author="joao eduardo santos" w:date="2020-05-02T20:37:00Z">
        <w:r>
          <w:rPr>
            <w:noProof w:val="0"/>
            <w:lang w:val="en-US"/>
          </w:rPr>
          <w:t xml:space="preserve"> </w:t>
        </w:r>
      </w:ins>
      <w:ins w:id="104" w:author="joao eduardo santos" w:date="2020-05-03T13:01:00Z">
        <w:r w:rsidR="0025426A">
          <w:rPr>
            <w:noProof w:val="0"/>
            <w:lang w:val="en-US"/>
          </w:rPr>
          <w:t>challenge tracking</w:t>
        </w:r>
      </w:ins>
      <w:ins w:id="105" w:author="joao eduardo santos" w:date="2020-05-02T20:37:00Z">
        <w:r>
          <w:rPr>
            <w:noProof w:val="0"/>
            <w:lang w:val="en-US"/>
          </w:rPr>
          <w:t xml:space="preserve"> Challenge’s requirements.</w:t>
        </w:r>
      </w:ins>
    </w:p>
    <w:p w14:paraId="6350F54E" w14:textId="2614714D" w:rsidR="0078326B" w:rsidRDefault="00280D79" w:rsidP="005C6213">
      <w:pPr>
        <w:rPr>
          <w:ins w:id="106" w:author="joao eduardo santos" w:date="2020-05-02T20:41:00Z"/>
          <w:noProof w:val="0"/>
          <w:lang w:val="en-US"/>
        </w:rPr>
      </w:pPr>
      <w:ins w:id="107" w:author="joao eduardo santos" w:date="2020-05-02T20:41:00Z">
        <w:r>
          <w:rPr>
            <w:noProof w:val="0"/>
            <w:lang w:val="en-US"/>
          </w:rPr>
          <w:t xml:space="preserve">Figure </w:t>
        </w:r>
      </w:ins>
      <w:ins w:id="108" w:author="joao eduardo santos" w:date="2020-05-02T23:22:00Z">
        <w:r w:rsidR="00DB20A9">
          <w:rPr>
            <w:noProof w:val="0"/>
            <w:lang w:val="en-US"/>
          </w:rPr>
          <w:t xml:space="preserve">4 represents the ability to create a Questionnaire and reflects the </w:t>
        </w:r>
      </w:ins>
      <w:ins w:id="109" w:author="joao eduardo santos" w:date="2020-05-03T13:03:00Z">
        <w:r w:rsidR="0025426A">
          <w:rPr>
            <w:noProof w:val="0"/>
            <w:lang w:val="en-US"/>
          </w:rPr>
          <w:t>user’s permissions</w:t>
        </w:r>
      </w:ins>
      <w:ins w:id="110" w:author="joao eduardo santos" w:date="2020-05-02T23:22:00Z">
        <w:r w:rsidR="00DB20A9">
          <w:rPr>
            <w:noProof w:val="0"/>
            <w:lang w:val="en-US"/>
          </w:rPr>
          <w:t xml:space="preserve">, </w:t>
        </w:r>
      </w:ins>
      <w:ins w:id="111" w:author="joao eduardo santos" w:date="2020-05-03T13:07:00Z">
        <w:r w:rsidR="0025426A">
          <w:rPr>
            <w:noProof w:val="0"/>
            <w:lang w:val="en-US"/>
          </w:rPr>
          <w:t>Challenge’s privacy</w:t>
        </w:r>
      </w:ins>
      <w:ins w:id="112" w:author="joao eduardo santos" w:date="2020-05-02T23:22:00Z">
        <w:r w:rsidR="00DB20A9">
          <w:rPr>
            <w:noProof w:val="0"/>
            <w:lang w:val="en-US"/>
          </w:rPr>
          <w:t xml:space="preserve">, </w:t>
        </w:r>
      </w:ins>
      <w:ins w:id="113" w:author="joao eduardo santos" w:date="2020-05-03T13:13:00Z">
        <w:r w:rsidR="00B47AD9">
          <w:rPr>
            <w:noProof w:val="0"/>
            <w:lang w:val="en-US"/>
          </w:rPr>
          <w:t>shareable link</w:t>
        </w:r>
        <w:r w:rsidR="00B47AD9">
          <w:rPr>
            <w:noProof w:val="0"/>
            <w:lang w:val="en-US"/>
          </w:rPr>
          <w:t xml:space="preserve"> </w:t>
        </w:r>
      </w:ins>
      <w:ins w:id="114" w:author="joao eduardo santos" w:date="2020-05-03T13:07:00Z">
        <w:r w:rsidR="0025426A">
          <w:rPr>
            <w:noProof w:val="0"/>
            <w:lang w:val="en-US"/>
          </w:rPr>
          <w:t>creation</w:t>
        </w:r>
      </w:ins>
      <w:ins w:id="115" w:author="joao eduardo santos" w:date="2020-05-02T23:22:00Z">
        <w:r w:rsidR="00DB20A9">
          <w:rPr>
            <w:noProof w:val="0"/>
            <w:lang w:val="en-US"/>
          </w:rPr>
          <w:t xml:space="preserve">, </w:t>
        </w:r>
      </w:ins>
      <w:ins w:id="116" w:author="joao eduardo santos" w:date="2020-05-03T13:07:00Z">
        <w:r w:rsidR="0025426A">
          <w:rPr>
            <w:noProof w:val="0"/>
            <w:lang w:val="en-US"/>
          </w:rPr>
          <w:t>timer</w:t>
        </w:r>
      </w:ins>
      <w:ins w:id="117" w:author="joao eduardo santos" w:date="2020-05-02T23:22:00Z">
        <w:r w:rsidR="00DB20A9">
          <w:rPr>
            <w:noProof w:val="0"/>
            <w:lang w:val="en-US"/>
          </w:rPr>
          <w:t xml:space="preserve"> and </w:t>
        </w:r>
      </w:ins>
      <w:ins w:id="118" w:author="joao eduardo santos" w:date="2020-05-03T13:12:00Z">
        <w:r w:rsidR="00B47AD9">
          <w:rPr>
            <w:noProof w:val="0"/>
            <w:lang w:val="en-US"/>
          </w:rPr>
          <w:t xml:space="preserve">final evaluation visibility </w:t>
        </w:r>
      </w:ins>
      <w:ins w:id="119" w:author="joao eduardo santos" w:date="2020-05-02T23:22:00Z">
        <w:r w:rsidR="00DB20A9">
          <w:rPr>
            <w:noProof w:val="0"/>
            <w:lang w:val="en-US"/>
          </w:rPr>
          <w:t>requirements present in the Questionnaire section.</w:t>
        </w:r>
      </w:ins>
    </w:p>
    <w:p w14:paraId="1ACAC35A" w14:textId="58E3C12F" w:rsidR="00280D79" w:rsidRDefault="00280D79" w:rsidP="005C6213">
      <w:pPr>
        <w:rPr>
          <w:ins w:id="120" w:author="joao eduardo santos" w:date="2020-05-02T20:10:00Z"/>
          <w:noProof w:val="0"/>
          <w:lang w:val="en-US"/>
        </w:rPr>
      </w:pPr>
      <w:ins w:id="121" w:author="joao eduardo santos" w:date="2020-05-02T20:41:00Z">
        <w:r>
          <w:rPr>
            <w:noProof w:val="0"/>
            <w:lang w:val="en-US"/>
          </w:rPr>
          <w:t xml:space="preserve">Figure 5 represents the ability to run a piece of code in the platform </w:t>
        </w:r>
      </w:ins>
      <w:ins w:id="122" w:author="joao eduardo santos" w:date="2020-05-02T20:42:00Z">
        <w:r>
          <w:rPr>
            <w:noProof w:val="0"/>
            <w:lang w:val="en-US"/>
          </w:rPr>
          <w:t>and reflects all requirements present in the Run Code section.</w:t>
        </w:r>
      </w:ins>
    </w:p>
    <w:p w14:paraId="25CA65DA" w14:textId="420A96D8" w:rsidR="005C6213" w:rsidDel="00730B9D" w:rsidRDefault="00280D79" w:rsidP="00A311AD">
      <w:pPr>
        <w:rPr>
          <w:del w:id="123" w:author="joao eduardo santos" w:date="2020-05-02T20:10:00Z"/>
          <w:noProof w:val="0"/>
          <w:lang w:val="en-US"/>
        </w:rPr>
      </w:pPr>
      <w:ins w:id="124" w:author="joao eduardo santos" w:date="2020-05-02T20:42:00Z">
        <w:r>
          <w:rPr>
            <w:noProof w:val="0"/>
            <w:lang w:val="en-US"/>
          </w:rPr>
          <w:t>Figure 6</w:t>
        </w:r>
      </w:ins>
      <w:ins w:id="125" w:author="joao eduardo santos" w:date="2020-05-02T23:16:00Z">
        <w:r w:rsidR="00DB20A9">
          <w:rPr>
            <w:noProof w:val="0"/>
            <w:lang w:val="en-US"/>
          </w:rPr>
          <w:t xml:space="preserve"> </w:t>
        </w:r>
      </w:ins>
      <w:ins w:id="126" w:author="joao eduardo santos" w:date="2020-05-02T23:22:00Z">
        <w:r w:rsidR="00DB20A9">
          <w:rPr>
            <w:noProof w:val="0"/>
            <w:lang w:val="en-US"/>
          </w:rPr>
          <w:t xml:space="preserve">represents the ability to </w:t>
        </w:r>
      </w:ins>
      <w:ins w:id="127" w:author="joao eduardo santos" w:date="2020-05-02T23:23:00Z">
        <w:r w:rsidR="00DB20A9">
          <w:rPr>
            <w:noProof w:val="0"/>
            <w:lang w:val="en-US"/>
          </w:rPr>
          <w:t>answer a Questionnaire</w:t>
        </w:r>
      </w:ins>
      <w:ins w:id="128" w:author="joao eduardo santos" w:date="2020-05-02T23:39:00Z">
        <w:r w:rsidR="00730B9D">
          <w:rPr>
            <w:noProof w:val="0"/>
            <w:lang w:val="en-US"/>
          </w:rPr>
          <w:t xml:space="preserve"> in the platform and reflects the </w:t>
        </w:r>
      </w:ins>
      <w:ins w:id="129" w:author="joao eduardo santos" w:date="2020-05-03T13:13:00Z">
        <w:r w:rsidR="00B47AD9">
          <w:rPr>
            <w:noProof w:val="0"/>
            <w:lang w:val="en-US"/>
          </w:rPr>
          <w:t>shareable link</w:t>
        </w:r>
      </w:ins>
      <w:ins w:id="130" w:author="joao eduardo santos" w:date="2020-05-02T23:39:00Z">
        <w:r w:rsidR="00730B9D">
          <w:rPr>
            <w:noProof w:val="0"/>
            <w:lang w:val="en-US"/>
          </w:rPr>
          <w:t xml:space="preserve">, </w:t>
        </w:r>
      </w:ins>
      <w:ins w:id="131" w:author="joao eduardo santos" w:date="2020-05-03T13:07:00Z">
        <w:r w:rsidR="0025426A">
          <w:rPr>
            <w:noProof w:val="0"/>
            <w:lang w:val="en-US"/>
          </w:rPr>
          <w:t>timer</w:t>
        </w:r>
      </w:ins>
      <w:ins w:id="132" w:author="joao eduardo santos" w:date="2020-05-02T23:39:00Z">
        <w:r w:rsidR="00730B9D">
          <w:rPr>
            <w:noProof w:val="0"/>
            <w:lang w:val="en-US"/>
          </w:rPr>
          <w:t xml:space="preserve">, </w:t>
        </w:r>
      </w:ins>
      <w:ins w:id="133" w:author="joao eduardo santos" w:date="2020-05-03T13:12:00Z">
        <w:r w:rsidR="00B47AD9">
          <w:rPr>
            <w:noProof w:val="0"/>
            <w:lang w:val="en-US"/>
          </w:rPr>
          <w:t>final evaluation visibility</w:t>
        </w:r>
      </w:ins>
      <w:ins w:id="134" w:author="joao eduardo santos" w:date="2020-05-02T23:39:00Z">
        <w:r w:rsidR="00730B9D">
          <w:rPr>
            <w:noProof w:val="0"/>
            <w:lang w:val="en-US"/>
          </w:rPr>
          <w:t xml:space="preserve"> and </w:t>
        </w:r>
      </w:ins>
      <w:ins w:id="135" w:author="joao eduardo santos" w:date="2020-05-03T13:13:00Z">
        <w:r w:rsidR="00B47AD9">
          <w:rPr>
            <w:noProof w:val="0"/>
            <w:lang w:val="en-US"/>
          </w:rPr>
          <w:t>submit answers visibility</w:t>
        </w:r>
      </w:ins>
      <w:ins w:id="136" w:author="joao eduardo santos" w:date="2020-05-02T23:39:00Z">
        <w:r w:rsidR="00730B9D">
          <w:rPr>
            <w:noProof w:val="0"/>
            <w:lang w:val="en-US"/>
          </w:rPr>
          <w:t xml:space="preserve"> requirements present in the </w:t>
        </w:r>
        <w:proofErr w:type="spellStart"/>
        <w:r w:rsidR="00730B9D">
          <w:rPr>
            <w:noProof w:val="0"/>
            <w:lang w:val="en-US"/>
          </w:rPr>
          <w:t>Questi</w:t>
        </w:r>
      </w:ins>
      <w:ins w:id="137" w:author="joao eduardo santos" w:date="2020-05-02T23:40:00Z">
        <w:r w:rsidR="00730B9D">
          <w:rPr>
            <w:noProof w:val="0"/>
            <w:lang w:val="en-US"/>
          </w:rPr>
          <w:t>onnaire</w:t>
        </w:r>
      </w:ins>
    </w:p>
    <w:p w14:paraId="6510FAA9" w14:textId="4681DF42" w:rsidR="00730B9D" w:rsidRPr="00A311AD" w:rsidRDefault="00B47AD9" w:rsidP="00A311AD">
      <w:pPr>
        <w:rPr>
          <w:ins w:id="138" w:author="joao eduardo santos" w:date="2020-05-02T23:40:00Z"/>
          <w:noProof w:val="0"/>
          <w:lang w:val="en-US"/>
        </w:rPr>
      </w:pPr>
      <w:ins w:id="139" w:author="joao eduardo santos" w:date="2020-05-03T13:14:00Z">
        <w:r>
          <w:rPr>
            <w:noProof w:val="0"/>
            <w:lang w:val="en-US"/>
          </w:rPr>
          <w:t>s</w:t>
        </w:r>
      </w:ins>
      <w:ins w:id="140" w:author="joao eduardo santos" w:date="2020-05-03T13:13:00Z">
        <w:r>
          <w:rPr>
            <w:noProof w:val="0"/>
            <w:lang w:val="en-US"/>
          </w:rPr>
          <w:t>ection</w:t>
        </w:r>
        <w:proofErr w:type="spellEnd"/>
        <w:r>
          <w:rPr>
            <w:noProof w:val="0"/>
            <w:lang w:val="en-US"/>
          </w:rPr>
          <w:t>. With</w:t>
        </w:r>
      </w:ins>
      <w:ins w:id="141" w:author="joao eduardo santos" w:date="2020-05-02T23:40:00Z">
        <w:r w:rsidR="00730B9D">
          <w:rPr>
            <w:noProof w:val="0"/>
            <w:lang w:val="en-US"/>
          </w:rPr>
          <w:t xml:space="preserve"> these user journey we get a good coverage of the requirements and base usability of the platform.</w:t>
        </w:r>
      </w:ins>
    </w:p>
    <w:p w14:paraId="5521671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22B1810" w14:textId="6B23F730" w:rsidR="00231005" w:rsidRPr="00231005" w:rsidRDefault="00231005" w:rsidP="00231005">
      <w:pPr>
        <w:pStyle w:val="Ttulo3"/>
        <w:rPr>
          <w:color w:val="auto"/>
          <w:sz w:val="28"/>
          <w:szCs w:val="28"/>
          <w:lang w:val="en-GB"/>
          <w:rPrChange w:id="142" w:author="André Oliveira" w:date="2020-04-28T15:35:00Z">
            <w:rPr>
              <w:rFonts w:eastAsia="Times New Roman"/>
              <w:color w:val="auto"/>
              <w:lang w:eastAsia="en-GB"/>
            </w:rPr>
          </w:rPrChange>
        </w:rPr>
      </w:pPr>
      <w:bookmarkStart w:id="143" w:name="_Toc39266831"/>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 xml:space="preserve">.1. </w:t>
      </w:r>
      <w:r>
        <w:rPr>
          <w:color w:val="auto"/>
          <w:sz w:val="28"/>
          <w:szCs w:val="28"/>
          <w:lang w:val="en-GB"/>
        </w:rPr>
        <w:t>Registration</w:t>
      </w:r>
      <w:bookmarkEnd w:id="143"/>
    </w:p>
    <w:p w14:paraId="771551F7"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17CB22DF"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144" w:name="_Toc39266861"/>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1</w:t>
      </w:r>
      <w:r>
        <w:fldChar w:fldCharType="end"/>
      </w:r>
      <w:r w:rsidRPr="00A311AD">
        <w:rPr>
          <w:lang w:val="en-GB"/>
        </w:rPr>
        <w:t xml:space="preserve"> - User Journey for user's registration</w:t>
      </w:r>
      <w:bookmarkEnd w:id="144"/>
    </w:p>
    <w:p w14:paraId="6A164145" w14:textId="1DB517FB" w:rsidR="00231005" w:rsidRPr="00D74356" w:rsidRDefault="00231005" w:rsidP="00231005">
      <w:pPr>
        <w:pStyle w:val="Ttulo3"/>
        <w:rPr>
          <w:color w:val="auto"/>
          <w:sz w:val="28"/>
          <w:szCs w:val="28"/>
          <w:lang w:val="en-GB"/>
        </w:rPr>
      </w:pPr>
      <w:bookmarkStart w:id="145" w:name="_Toc39266832"/>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2</w:t>
      </w:r>
      <w:r w:rsidRPr="00AB6EF8">
        <w:rPr>
          <w:color w:val="auto"/>
          <w:sz w:val="28"/>
          <w:szCs w:val="28"/>
          <w:lang w:val="en-GB"/>
        </w:rPr>
        <w:t xml:space="preserve">. </w:t>
      </w:r>
      <w:r>
        <w:rPr>
          <w:color w:val="auto"/>
          <w:sz w:val="28"/>
          <w:szCs w:val="28"/>
          <w:lang w:val="en-GB"/>
        </w:rPr>
        <w:t>Solving a Challenge</w:t>
      </w:r>
      <w:bookmarkEnd w:id="145"/>
    </w:p>
    <w:p w14:paraId="7C1D2EBE" w14:textId="77777777" w:rsidR="00A311AD"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446A30DC"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146" w:name="_Toc39266862"/>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2</w:t>
      </w:r>
      <w:r>
        <w:fldChar w:fldCharType="end"/>
      </w:r>
      <w:r w:rsidRPr="00A311AD">
        <w:rPr>
          <w:lang w:val="en-GB"/>
        </w:rPr>
        <w:t xml:space="preserve"> - User Journey for </w:t>
      </w:r>
      <w:r>
        <w:rPr>
          <w:lang w:val="en-GB"/>
        </w:rPr>
        <w:t>s</w:t>
      </w:r>
      <w:r w:rsidRPr="00A311AD">
        <w:rPr>
          <w:lang w:val="en-GB"/>
        </w:rPr>
        <w:t xml:space="preserve">olving a </w:t>
      </w:r>
      <w:r w:rsidR="00225B02">
        <w:rPr>
          <w:lang w:val="en-GB"/>
        </w:rPr>
        <w:t>C</w:t>
      </w:r>
      <w:r w:rsidRPr="00A311AD">
        <w:rPr>
          <w:lang w:val="en-GB"/>
        </w:rPr>
        <w:t>hallenge</w:t>
      </w:r>
      <w:bookmarkEnd w:id="146"/>
    </w:p>
    <w:p w14:paraId="729E54A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F22E7C8"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922BE6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EF014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0100F4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26E98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D934C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5CBCA7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22BB80"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D8004E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348DED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D9AD96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2A4E3D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EC30EAB" w14:textId="77777777" w:rsidR="007B5CB0" w:rsidRDefault="007B5CB0">
      <w:pPr>
        <w:spacing w:after="200"/>
        <w:jc w:val="left"/>
        <w:rPr>
          <w:rFonts w:asciiTheme="majorHAnsi" w:eastAsiaTheme="majorEastAsia" w:hAnsiTheme="majorHAnsi" w:cstheme="majorBidi"/>
          <w:sz w:val="28"/>
          <w:szCs w:val="28"/>
          <w:lang w:val="en-GB"/>
        </w:rPr>
      </w:pPr>
      <w:r>
        <w:rPr>
          <w:sz w:val="28"/>
          <w:szCs w:val="28"/>
          <w:lang w:val="en-GB"/>
        </w:rPr>
        <w:br w:type="page"/>
      </w:r>
    </w:p>
    <w:p w14:paraId="20D7E3FC" w14:textId="151E8438" w:rsidR="00231005" w:rsidRPr="00D74356" w:rsidRDefault="00231005" w:rsidP="00231005">
      <w:pPr>
        <w:pStyle w:val="Ttulo3"/>
        <w:rPr>
          <w:color w:val="auto"/>
          <w:sz w:val="28"/>
          <w:szCs w:val="28"/>
          <w:lang w:val="en-GB"/>
        </w:rPr>
      </w:pPr>
      <w:bookmarkStart w:id="147" w:name="_Toc39266833"/>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3</w:t>
      </w:r>
      <w:r w:rsidRPr="00AB6EF8">
        <w:rPr>
          <w:color w:val="auto"/>
          <w:sz w:val="28"/>
          <w:szCs w:val="28"/>
          <w:lang w:val="en-GB"/>
        </w:rPr>
        <w:t xml:space="preserve">. </w:t>
      </w:r>
      <w:r>
        <w:rPr>
          <w:color w:val="auto"/>
          <w:sz w:val="28"/>
          <w:szCs w:val="28"/>
          <w:lang w:val="en-GB"/>
        </w:rPr>
        <w:t>Create a Challenge</w:t>
      </w:r>
      <w:bookmarkEnd w:id="147"/>
    </w:p>
    <w:p w14:paraId="2517E5CE" w14:textId="77777777" w:rsidR="00231005" w:rsidRPr="00231005" w:rsidRDefault="00231005">
      <w:pPr>
        <w:rPr>
          <w:lang w:eastAsia="en-GB"/>
          <w:rPrChange w:id="148" w:author="André Oliveira" w:date="2020-04-28T15:36:00Z">
            <w:rPr>
              <w:rFonts w:eastAsia="Times New Roman"/>
              <w:color w:val="auto"/>
              <w:lang w:eastAsia="en-GB"/>
            </w:rPr>
          </w:rPrChange>
        </w:rPr>
        <w:pPrChange w:id="149" w:author="André Oliveira" w:date="2020-04-28T15:36:00Z">
          <w:pPr>
            <w:pStyle w:val="Ttulo3"/>
          </w:pPr>
        </w:pPrChange>
      </w:pPr>
    </w:p>
    <w:p w14:paraId="066C8696"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048208EE"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150" w:name="_Toc39266863"/>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3</w:t>
      </w:r>
      <w:r>
        <w:fldChar w:fldCharType="end"/>
      </w:r>
      <w:r w:rsidRPr="00A311AD">
        <w:rPr>
          <w:lang w:val="en-GB"/>
        </w:rPr>
        <w:t xml:space="preserve"> - User Journey for creating a </w:t>
      </w:r>
      <w:r w:rsidR="00225B02">
        <w:rPr>
          <w:lang w:val="en-GB"/>
        </w:rPr>
        <w:t>C</w:t>
      </w:r>
      <w:r w:rsidRPr="00A311AD">
        <w:rPr>
          <w:lang w:val="en-GB"/>
        </w:rPr>
        <w:t>hallenge</w:t>
      </w:r>
      <w:bookmarkEnd w:id="150"/>
    </w:p>
    <w:p w14:paraId="6CF200C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B15035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02E4F91"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BAF26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9583E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956162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69D56F2"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D1D6E57"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D1EACC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CD7892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3B5EA8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F3D1F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8CB4AD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A03374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1D3B8D"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9F05A28" w14:textId="37307E5C" w:rsidR="00231005" w:rsidRPr="00D74356" w:rsidRDefault="00231005" w:rsidP="00231005">
      <w:pPr>
        <w:pStyle w:val="Ttulo3"/>
        <w:rPr>
          <w:color w:val="auto"/>
          <w:sz w:val="28"/>
          <w:szCs w:val="28"/>
          <w:lang w:val="en-GB"/>
        </w:rPr>
      </w:pPr>
      <w:bookmarkStart w:id="151" w:name="_Toc39266834"/>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4</w:t>
      </w:r>
      <w:r w:rsidRPr="00AB6EF8">
        <w:rPr>
          <w:color w:val="auto"/>
          <w:sz w:val="28"/>
          <w:szCs w:val="28"/>
          <w:lang w:val="en-GB"/>
        </w:rPr>
        <w:t xml:space="preserve">. </w:t>
      </w:r>
      <w:r>
        <w:rPr>
          <w:color w:val="auto"/>
          <w:sz w:val="28"/>
          <w:szCs w:val="28"/>
          <w:lang w:val="en-GB"/>
        </w:rPr>
        <w:t>Create a Questionnaire</w:t>
      </w:r>
      <w:bookmarkEnd w:id="151"/>
    </w:p>
    <w:p w14:paraId="030AAC8B" w14:textId="77777777" w:rsidR="00225B02" w:rsidRDefault="00040DC4"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547E89DC" w:rsidR="00A311AD" w:rsidRPr="00225B02" w:rsidRDefault="00225B02" w:rsidP="00225B02">
      <w:pPr>
        <w:pStyle w:val="Legenda"/>
        <w:rPr>
          <w:rFonts w:ascii="Courier New" w:eastAsia="Times New Roman" w:hAnsi="Courier New" w:cs="Courier New"/>
          <w:color w:val="000000"/>
          <w:sz w:val="20"/>
          <w:szCs w:val="20"/>
          <w:lang w:val="en-GB" w:eastAsia="en-GB"/>
        </w:rPr>
      </w:pPr>
      <w:bookmarkStart w:id="152" w:name="_Toc39266864"/>
      <w:r w:rsidRPr="00225B02">
        <w:rPr>
          <w:lang w:val="en-GB"/>
        </w:rPr>
        <w:t xml:space="preserve">Figure </w:t>
      </w:r>
      <w:r>
        <w:fldChar w:fldCharType="begin"/>
      </w:r>
      <w:r w:rsidRPr="00225B02">
        <w:rPr>
          <w:lang w:val="en-GB"/>
        </w:rPr>
        <w:instrText xml:space="preserve"> SEQ Figure \* ARABIC </w:instrText>
      </w:r>
      <w:r>
        <w:fldChar w:fldCharType="separate"/>
      </w:r>
      <w:r>
        <w:rPr>
          <w:lang w:val="en-GB"/>
        </w:rPr>
        <w:t>4</w:t>
      </w:r>
      <w:r>
        <w:fldChar w:fldCharType="end"/>
      </w:r>
      <w:r w:rsidRPr="00225B02">
        <w:rPr>
          <w:lang w:val="en-GB"/>
        </w:rPr>
        <w:t xml:space="preserve"> - User Journey for creating a Questionnaire</w:t>
      </w:r>
      <w:bookmarkEnd w:id="152"/>
    </w:p>
    <w:p w14:paraId="543616B0"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7D16541"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62CF076" w14:textId="490B679C" w:rsidR="00231005" w:rsidRPr="00D74356" w:rsidRDefault="00231005" w:rsidP="00231005">
      <w:pPr>
        <w:pStyle w:val="Ttulo3"/>
        <w:rPr>
          <w:color w:val="auto"/>
          <w:sz w:val="28"/>
          <w:szCs w:val="28"/>
          <w:lang w:val="en-GB"/>
        </w:rPr>
      </w:pPr>
      <w:bookmarkStart w:id="153" w:name="_Toc39266835"/>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5</w:t>
      </w:r>
      <w:r w:rsidRPr="00AB6EF8">
        <w:rPr>
          <w:color w:val="auto"/>
          <w:sz w:val="28"/>
          <w:szCs w:val="28"/>
          <w:lang w:val="en-GB"/>
        </w:rPr>
        <w:t xml:space="preserve">. </w:t>
      </w:r>
      <w:r>
        <w:rPr>
          <w:color w:val="auto"/>
          <w:sz w:val="28"/>
          <w:szCs w:val="28"/>
          <w:lang w:val="en-GB"/>
        </w:rPr>
        <w:t>Run code</w:t>
      </w:r>
      <w:bookmarkEnd w:id="153"/>
    </w:p>
    <w:p w14:paraId="2D4DC1E8"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4BEE4703" w:rsidR="00A311AD" w:rsidRPr="00225B02" w:rsidRDefault="00225B02" w:rsidP="00225B02">
      <w:pPr>
        <w:pStyle w:val="Legenda"/>
        <w:rPr>
          <w:rFonts w:ascii="Courier New" w:eastAsia="Times New Roman" w:hAnsi="Courier New" w:cs="Courier New"/>
          <w:color w:val="000000"/>
          <w:sz w:val="20"/>
          <w:szCs w:val="20"/>
          <w:u w:val="single"/>
          <w:lang w:val="en-GB" w:eastAsia="en-GB"/>
        </w:rPr>
      </w:pPr>
      <w:bookmarkStart w:id="154" w:name="_Toc39266865"/>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5</w:t>
      </w:r>
      <w:r>
        <w:fldChar w:fldCharType="end"/>
      </w:r>
      <w:r w:rsidRPr="00225B02">
        <w:rPr>
          <w:lang w:val="en-GB"/>
        </w:rPr>
        <w:t xml:space="preserve"> - User Journey for runnin a piece of code</w:t>
      </w:r>
      <w:bookmarkEnd w:id="154"/>
    </w:p>
    <w:p w14:paraId="3ED1C983"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F48562A" w14:textId="77777777" w:rsidR="007B5CB0" w:rsidRDefault="007B5CB0">
      <w:pPr>
        <w:spacing w:after="200"/>
        <w:jc w:val="left"/>
        <w:rPr>
          <w:rFonts w:asciiTheme="majorHAnsi" w:eastAsiaTheme="majorEastAsia" w:hAnsiTheme="majorHAnsi" w:cstheme="majorBidi"/>
          <w:sz w:val="28"/>
          <w:szCs w:val="28"/>
          <w:lang w:val="en-GB"/>
        </w:rPr>
      </w:pPr>
      <w:r>
        <w:rPr>
          <w:sz w:val="28"/>
          <w:szCs w:val="28"/>
          <w:lang w:val="en-GB"/>
        </w:rPr>
        <w:br w:type="page"/>
      </w:r>
    </w:p>
    <w:p w14:paraId="41CA4921" w14:textId="247A34CD" w:rsidR="00231005" w:rsidRPr="00D74356" w:rsidRDefault="00231005" w:rsidP="00231005">
      <w:pPr>
        <w:pStyle w:val="Ttulo3"/>
        <w:rPr>
          <w:color w:val="auto"/>
          <w:sz w:val="28"/>
          <w:szCs w:val="28"/>
          <w:lang w:val="en-GB"/>
        </w:rPr>
      </w:pPr>
      <w:bookmarkStart w:id="155" w:name="_Toc39266836"/>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6</w:t>
      </w:r>
      <w:r w:rsidRPr="00AB6EF8">
        <w:rPr>
          <w:color w:val="auto"/>
          <w:sz w:val="28"/>
          <w:szCs w:val="28"/>
          <w:lang w:val="en-GB"/>
        </w:rPr>
        <w:t xml:space="preserve">. </w:t>
      </w:r>
      <w:r>
        <w:rPr>
          <w:color w:val="auto"/>
          <w:sz w:val="28"/>
          <w:szCs w:val="28"/>
          <w:lang w:val="en-GB"/>
        </w:rPr>
        <w:t>Answer a Questionnaire</w:t>
      </w:r>
      <w:bookmarkEnd w:id="155"/>
    </w:p>
    <w:p w14:paraId="786B2729" w14:textId="77777777" w:rsidR="00231005" w:rsidRPr="007B5CB0" w:rsidRDefault="00231005" w:rsidP="007B5CB0">
      <w:pPr>
        <w:rPr>
          <w:lang w:eastAsia="en-GB"/>
        </w:rPr>
      </w:pPr>
    </w:p>
    <w:p w14:paraId="026EDCEF"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5735C5C4" w:rsidR="00936E89" w:rsidRPr="00225B02" w:rsidRDefault="00225B02" w:rsidP="00225B02">
      <w:pPr>
        <w:pStyle w:val="Legenda"/>
        <w:rPr>
          <w:rFonts w:ascii="Courier New" w:eastAsia="Times New Roman" w:hAnsi="Courier New" w:cs="Courier New"/>
          <w:color w:val="000000"/>
          <w:sz w:val="20"/>
          <w:szCs w:val="20"/>
          <w:lang w:val="en-GB" w:eastAsia="en-GB"/>
        </w:rPr>
      </w:pPr>
      <w:bookmarkStart w:id="156" w:name="_Toc39266866"/>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6</w:t>
      </w:r>
      <w:r>
        <w:fldChar w:fldCharType="end"/>
      </w:r>
      <w:r w:rsidRPr="00225B02">
        <w:rPr>
          <w:lang w:val="en-GB"/>
        </w:rPr>
        <w:t xml:space="preserve"> - User Journey for answering a Questionnaire</w:t>
      </w:r>
      <w:bookmarkEnd w:id="156"/>
    </w:p>
    <w:p w14:paraId="577E51DA"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r w:rsidRPr="00E66F6D">
        <w:rPr>
          <w:lang w:val="en-US"/>
        </w:rPr>
        <w:br w:type="page"/>
      </w:r>
    </w:p>
    <w:p w14:paraId="5BECC3EF" w14:textId="762A8006" w:rsidR="00C76A4C" w:rsidRDefault="004B3D0E" w:rsidP="008F0F86">
      <w:pPr>
        <w:pStyle w:val="Ttulo1"/>
      </w:pPr>
      <w:bookmarkStart w:id="157" w:name="_Toc39266837"/>
      <w:r>
        <w:lastRenderedPageBreak/>
        <w:t>Related work</w:t>
      </w:r>
      <w:bookmarkEnd w:id="157"/>
    </w:p>
    <w:p w14:paraId="6CB221B2" w14:textId="7435298D" w:rsidR="00DE1405" w:rsidRDefault="00730C4A" w:rsidP="008F0F86">
      <w:pPr>
        <w:rPr>
          <w:lang w:val="en-US"/>
        </w:rPr>
      </w:pPr>
      <w:r>
        <w:rPr>
          <w:lang w:val="en-US"/>
        </w:rPr>
        <w:t>As</w:t>
      </w:r>
      <w:r w:rsidR="008F0F86" w:rsidRPr="00D872F4">
        <w:rPr>
          <w:lang w:val="en-US"/>
        </w:rPr>
        <w:t xml:space="preserve"> emphasized in</w:t>
      </w:r>
      <w:r>
        <w:rPr>
          <w:lang w:val="en-US"/>
        </w:rPr>
        <w:t xml:space="preserve"> the</w:t>
      </w:r>
      <w:r w:rsidR="008F0F86">
        <w:rPr>
          <w:lang w:val="en-US"/>
        </w:rPr>
        <w:t xml:space="preserve"> introduction, there are plenty of e-learning platforms out there, each one them serving their own purpose and </w:t>
      </w:r>
      <w:r>
        <w:rPr>
          <w:lang w:val="en-US"/>
        </w:rPr>
        <w:t xml:space="preserve">having </w:t>
      </w:r>
      <w:r w:rsidR="008F0F86">
        <w:rPr>
          <w:lang w:val="en-US"/>
        </w:rPr>
        <w:t xml:space="preserve">unique characteristics. In this chapter we aim to briefly </w:t>
      </w:r>
      <w:r>
        <w:rPr>
          <w:lang w:val="en-US"/>
        </w:rPr>
        <w:t xml:space="preserve">showcase </w:t>
      </w:r>
      <w:r w:rsidR="008F0F86">
        <w:rPr>
          <w:lang w:val="en-US"/>
        </w:rPr>
        <w:t>some of them, as a way to demonstrate what are the most common features between them and our own platfor</w:t>
      </w:r>
      <w:r>
        <w:rPr>
          <w:lang w:val="en-US"/>
        </w:rPr>
        <w:t>m</w:t>
      </w:r>
      <w:r w:rsidR="008F0F86">
        <w:rPr>
          <w:lang w:val="en-US"/>
        </w:rPr>
        <w:t xml:space="preserve">, and </w:t>
      </w:r>
      <w:r>
        <w:rPr>
          <w:lang w:val="en-US"/>
        </w:rPr>
        <w:t>their differences</w:t>
      </w:r>
      <w:r w:rsidR="008F0F86">
        <w:rPr>
          <w:lang w:val="en-US"/>
        </w:rPr>
        <w:t xml:space="preserve"> </w:t>
      </w:r>
      <w:r>
        <w:rPr>
          <w:lang w:val="en-US"/>
        </w:rPr>
        <w:t>weighing their pros and cons</w:t>
      </w:r>
      <w:r w:rsidR="008F0F86">
        <w:rPr>
          <w:lang w:val="en-US"/>
        </w:rPr>
        <w:t>.</w:t>
      </w:r>
    </w:p>
    <w:p w14:paraId="3AABB4EB" w14:textId="77777777" w:rsidR="00DE1405" w:rsidRPr="00D872F4" w:rsidRDefault="00DE1405" w:rsidP="008F0F86">
      <w:pPr>
        <w:rPr>
          <w:lang w:val="en-US"/>
        </w:rPr>
      </w:pPr>
    </w:p>
    <w:p w14:paraId="677BE0C4" w14:textId="7850B370" w:rsidR="00DE1405" w:rsidRPr="004A2391" w:rsidRDefault="000B30B5" w:rsidP="00DE1405">
      <w:pPr>
        <w:pStyle w:val="Ttulo2"/>
        <w:numPr>
          <w:ilvl w:val="1"/>
          <w:numId w:val="10"/>
        </w:numPr>
        <w:ind w:left="567" w:hanging="567"/>
        <w:rPr>
          <w:noProof w:val="0"/>
          <w:color w:val="auto"/>
          <w:sz w:val="28"/>
          <w:szCs w:val="28"/>
          <w:lang w:val="en-US"/>
        </w:rPr>
      </w:pPr>
      <w:bookmarkStart w:id="158" w:name="_Toc39266838"/>
      <w:proofErr w:type="spellStart"/>
      <w:r>
        <w:rPr>
          <w:noProof w:val="0"/>
          <w:color w:val="auto"/>
          <w:sz w:val="28"/>
          <w:szCs w:val="28"/>
          <w:lang w:val="en-US"/>
        </w:rPr>
        <w:t>AlgoExpert</w:t>
      </w:r>
      <w:bookmarkEnd w:id="158"/>
      <w:proofErr w:type="spellEnd"/>
    </w:p>
    <w:p w14:paraId="676C280D" w14:textId="11428B8D" w:rsidR="008F0F86" w:rsidRDefault="008F0F86" w:rsidP="008F0F86">
      <w:pPr>
        <w:rPr>
          <w:lang w:val="en-US"/>
        </w:rPr>
      </w:pPr>
      <w:r>
        <w:rPr>
          <w:lang w:val="en-US"/>
        </w:rPr>
        <w:t>AlgoExpert</w:t>
      </w:r>
      <w:ins w:id="159" w:author="André Oliveira" w:date="2020-05-01T17:05:00Z">
        <w:r w:rsidR="00D73A25">
          <w:rPr>
            <w:lang w:val="en-US"/>
          </w:rPr>
          <w:t xml:space="preserve"> </w:t>
        </w:r>
      </w:ins>
      <w:sdt>
        <w:sdtPr>
          <w:rPr>
            <w:lang w:val="en-US"/>
          </w:rPr>
          <w:id w:val="-1841388782"/>
          <w:citation/>
        </w:sdtPr>
        <w:sdtContent>
          <w:r w:rsidR="00D73A25">
            <w:rPr>
              <w:lang w:val="en-US"/>
            </w:rPr>
            <w:fldChar w:fldCharType="begin"/>
          </w:r>
          <w:r w:rsidR="000F784E">
            <w:rPr>
              <w:lang w:val="en-US"/>
            </w:rPr>
            <w:instrText xml:space="preserve">CITATION Alg20 \l 2070 </w:instrText>
          </w:r>
          <w:r w:rsidR="00D73A25">
            <w:rPr>
              <w:lang w:val="en-US"/>
            </w:rPr>
            <w:fldChar w:fldCharType="separate"/>
          </w:r>
          <w:r w:rsidR="00B27D60" w:rsidRPr="00B27D60">
            <w:rPr>
              <w:lang w:val="en-US"/>
            </w:rPr>
            <w:t>[3]</w:t>
          </w:r>
          <w:r w:rsidR="00D73A25">
            <w:rPr>
              <w:lang w:val="en-US"/>
            </w:rPr>
            <w:fldChar w:fldCharType="end"/>
          </w:r>
        </w:sdtContent>
      </w:sdt>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as a way to promote their programming skills.</w:t>
      </w:r>
    </w:p>
    <w:p w14:paraId="3C024A1B" w14:textId="77777777" w:rsidR="00DE1405" w:rsidRPr="00DA1AA4" w:rsidRDefault="00DE1405" w:rsidP="008F0F86">
      <w:pPr>
        <w:rPr>
          <w:lang w:val="en-US"/>
        </w:rPr>
      </w:pPr>
    </w:p>
    <w:p w14:paraId="6CF3D516" w14:textId="0E413A1F" w:rsidR="00DE1405" w:rsidRPr="004A2391" w:rsidRDefault="000B30B5" w:rsidP="00DE1405">
      <w:pPr>
        <w:pStyle w:val="Ttulo2"/>
        <w:numPr>
          <w:ilvl w:val="1"/>
          <w:numId w:val="10"/>
        </w:numPr>
        <w:ind w:left="567" w:hanging="567"/>
        <w:rPr>
          <w:noProof w:val="0"/>
          <w:color w:val="auto"/>
          <w:sz w:val="28"/>
          <w:szCs w:val="28"/>
          <w:lang w:val="en-US"/>
        </w:rPr>
      </w:pPr>
      <w:bookmarkStart w:id="160" w:name="_Toc39266839"/>
      <w:proofErr w:type="spellStart"/>
      <w:r>
        <w:rPr>
          <w:noProof w:val="0"/>
          <w:color w:val="auto"/>
          <w:sz w:val="28"/>
          <w:szCs w:val="28"/>
          <w:lang w:val="en-US"/>
        </w:rPr>
        <w:t>HackerRank</w:t>
      </w:r>
      <w:bookmarkEnd w:id="160"/>
      <w:proofErr w:type="spellEnd"/>
    </w:p>
    <w:p w14:paraId="6EB0B192" w14:textId="68FC7EF5" w:rsidR="008F0F86" w:rsidRDefault="008F0F86" w:rsidP="008F0F86">
      <w:pPr>
        <w:rPr>
          <w:lang w:val="en-US"/>
        </w:rPr>
      </w:pPr>
      <w:r w:rsidRPr="0054194A">
        <w:rPr>
          <w:lang w:val="en-US"/>
        </w:rPr>
        <w:t>HackerRank</w:t>
      </w:r>
      <w:r w:rsidR="00FD13F8">
        <w:rPr>
          <w:lang w:val="en-US"/>
        </w:rPr>
        <w:t xml:space="preserve"> </w:t>
      </w:r>
      <w:sdt>
        <w:sdtPr>
          <w:rPr>
            <w:lang w:val="en-US"/>
          </w:rPr>
          <w:id w:val="-494418237"/>
          <w:citation/>
        </w:sdtPr>
        <w:sdtContent>
          <w:r w:rsidR="00FD13F8">
            <w:rPr>
              <w:lang w:val="en-US"/>
            </w:rPr>
            <w:fldChar w:fldCharType="begin"/>
          </w:r>
          <w:r w:rsidR="00FD13F8" w:rsidRPr="00D71E0F">
            <w:rPr>
              <w:lang w:val="en-US"/>
            </w:rPr>
            <w:instrText xml:space="preserve"> CITATION Hac20 \l 2070 </w:instrText>
          </w:r>
          <w:r w:rsidR="00FD13F8">
            <w:rPr>
              <w:lang w:val="en-US"/>
            </w:rPr>
            <w:fldChar w:fldCharType="separate"/>
          </w:r>
          <w:r w:rsidR="00B27D60" w:rsidRPr="00B27D60">
            <w:rPr>
              <w:lang w:val="en-US"/>
            </w:rPr>
            <w:t>[4]</w:t>
          </w:r>
          <w:r w:rsidR="00FD13F8">
            <w:rPr>
              <w:lang w:val="en-US"/>
            </w:rPr>
            <w:fldChar w:fldCharType="end"/>
          </w:r>
        </w:sdtContent>
      </w:sdt>
      <w:r w:rsidRPr="0054194A">
        <w:rPr>
          <w:lang w:val="en-US"/>
        </w:rPr>
        <w:t xml:space="preserve"> is </w:t>
      </w:r>
      <w:r>
        <w:rPr>
          <w:lang w:val="en-US"/>
        </w:rPr>
        <w:t>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Default="00DE1405" w:rsidP="008F0F86">
      <w:pPr>
        <w:rPr>
          <w:lang w:val="en-US"/>
        </w:rPr>
      </w:pPr>
    </w:p>
    <w:p w14:paraId="70301D8F" w14:textId="2E24B292" w:rsidR="004A2391" w:rsidRPr="004A2391" w:rsidRDefault="000B30B5" w:rsidP="004A2391">
      <w:pPr>
        <w:pStyle w:val="Ttulo2"/>
        <w:numPr>
          <w:ilvl w:val="1"/>
          <w:numId w:val="10"/>
        </w:numPr>
        <w:ind w:left="567" w:hanging="567"/>
        <w:rPr>
          <w:noProof w:val="0"/>
          <w:color w:val="auto"/>
          <w:sz w:val="28"/>
          <w:szCs w:val="28"/>
          <w:lang w:val="en-US"/>
        </w:rPr>
      </w:pPr>
      <w:bookmarkStart w:id="161" w:name="_Toc39266840"/>
      <w:proofErr w:type="spellStart"/>
      <w:r>
        <w:rPr>
          <w:noProof w:val="0"/>
          <w:color w:val="auto"/>
          <w:sz w:val="28"/>
          <w:szCs w:val="28"/>
          <w:lang w:val="en-US"/>
        </w:rPr>
        <w:lastRenderedPageBreak/>
        <w:t>LeetCode</w:t>
      </w:r>
      <w:bookmarkEnd w:id="161"/>
      <w:proofErr w:type="spellEnd"/>
    </w:p>
    <w:p w14:paraId="5A765A9F" w14:textId="5D0A00E7" w:rsidR="008F0F86" w:rsidRDefault="008F0F86" w:rsidP="008F0F86">
      <w:pPr>
        <w:rPr>
          <w:lang w:val="en-US"/>
        </w:rPr>
      </w:pPr>
      <w:r>
        <w:rPr>
          <w:lang w:val="en-US"/>
        </w:rPr>
        <w:t xml:space="preserve">LeetCode </w:t>
      </w:r>
      <w:sdt>
        <w:sdtPr>
          <w:rPr>
            <w:lang w:val="en-US"/>
          </w:rPr>
          <w:id w:val="2116402409"/>
          <w:citation/>
        </w:sdtPr>
        <w:sdtContent>
          <w:r w:rsidR="00795FAD">
            <w:rPr>
              <w:lang w:val="en-US"/>
            </w:rPr>
            <w:fldChar w:fldCharType="begin"/>
          </w:r>
          <w:r w:rsidR="00795FAD" w:rsidRPr="00D71E0F">
            <w:rPr>
              <w:lang w:val="en-US"/>
            </w:rPr>
            <w:instrText xml:space="preserve"> CITATION Lee20 \l 2070 </w:instrText>
          </w:r>
          <w:r w:rsidR="00795FAD">
            <w:rPr>
              <w:lang w:val="en-US"/>
            </w:rPr>
            <w:fldChar w:fldCharType="separate"/>
          </w:r>
          <w:r w:rsidR="00B27D60" w:rsidRPr="00B27D60">
            <w:rPr>
              <w:lang w:val="en-US"/>
            </w:rPr>
            <w:t>[5]</w:t>
          </w:r>
          <w:r w:rsidR="00795FAD">
            <w:rPr>
              <w:lang w:val="en-US"/>
            </w:rPr>
            <w:fldChar w:fldCharType="end"/>
          </w:r>
        </w:sdtContent>
      </w:sdt>
      <w:r w:rsidR="00795FAD">
        <w:rPr>
          <w:lang w:val="en-US"/>
        </w:rPr>
        <w:t xml:space="preserve"> </w:t>
      </w:r>
      <w:r>
        <w:rPr>
          <w:lang w:val="en-US"/>
        </w:rPr>
        <w:t>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2853FA76" w14:textId="77777777" w:rsidR="00DE1405" w:rsidRDefault="00DE1405" w:rsidP="008F0F86">
      <w:pPr>
        <w:rPr>
          <w:lang w:val="en-US"/>
        </w:rPr>
      </w:pPr>
    </w:p>
    <w:p w14:paraId="5243B3A4" w14:textId="0D613C2E" w:rsidR="00DE1405" w:rsidRPr="004A2391" w:rsidRDefault="000B30B5" w:rsidP="00DE1405">
      <w:pPr>
        <w:pStyle w:val="Ttulo2"/>
        <w:numPr>
          <w:ilvl w:val="1"/>
          <w:numId w:val="10"/>
        </w:numPr>
        <w:ind w:left="567" w:hanging="567"/>
        <w:rPr>
          <w:noProof w:val="0"/>
          <w:color w:val="auto"/>
          <w:sz w:val="28"/>
          <w:szCs w:val="28"/>
          <w:lang w:val="en-US"/>
        </w:rPr>
      </w:pPr>
      <w:bookmarkStart w:id="162" w:name="_Toc39266841"/>
      <w:proofErr w:type="spellStart"/>
      <w:r>
        <w:rPr>
          <w:noProof w:val="0"/>
          <w:color w:val="auto"/>
          <w:sz w:val="28"/>
          <w:szCs w:val="28"/>
          <w:lang w:val="en-US"/>
        </w:rPr>
        <w:t>Codewars</w:t>
      </w:r>
      <w:bookmarkEnd w:id="162"/>
      <w:proofErr w:type="spellEnd"/>
    </w:p>
    <w:p w14:paraId="7A2C7E74" w14:textId="0CE1028E" w:rsidR="008F0F86" w:rsidRDefault="008F0F86" w:rsidP="008F0F86">
      <w:pPr>
        <w:rPr>
          <w:lang w:val="en-US"/>
        </w:rPr>
      </w:pPr>
      <w:r>
        <w:rPr>
          <w:lang w:val="en-US"/>
        </w:rPr>
        <w:t>Different from all other platforms, Codewars</w:t>
      </w:r>
      <w:r w:rsidR="00795FAD">
        <w:rPr>
          <w:lang w:val="en-US"/>
        </w:rPr>
        <w:t xml:space="preserve"> </w:t>
      </w:r>
      <w:sdt>
        <w:sdtPr>
          <w:rPr>
            <w:lang w:val="en-US"/>
          </w:rPr>
          <w:id w:val="-548990494"/>
          <w:citation/>
        </w:sdtPr>
        <w:sdtContent>
          <w:r w:rsidR="00795FAD">
            <w:rPr>
              <w:lang w:val="en-US"/>
            </w:rPr>
            <w:fldChar w:fldCharType="begin"/>
          </w:r>
          <w:r w:rsidR="00795FAD" w:rsidRPr="00D71E0F">
            <w:rPr>
              <w:lang w:val="en-US"/>
            </w:rPr>
            <w:instrText xml:space="preserve"> CITATION Cod20 \l 2070 </w:instrText>
          </w:r>
          <w:r w:rsidR="00795FAD">
            <w:rPr>
              <w:lang w:val="en-US"/>
            </w:rPr>
            <w:fldChar w:fldCharType="separate"/>
          </w:r>
          <w:r w:rsidR="00B27D60" w:rsidRPr="00B27D60">
            <w:rPr>
              <w:lang w:val="en-US"/>
            </w:rPr>
            <w:t>[6]</w:t>
          </w:r>
          <w:r w:rsidR="00795FAD">
            <w:rPr>
              <w:lang w:val="en-US"/>
            </w:rPr>
            <w:fldChar w:fldCharType="end"/>
          </w:r>
        </w:sdtContent>
      </w:sdt>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3E452C">
        <w:rPr>
          <w:i/>
          <w:iCs/>
          <w:lang w:val="en-US"/>
        </w:rPr>
        <w:t>per se</w:t>
      </w:r>
      <w:r>
        <w:rPr>
          <w:lang w:val="en-US"/>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offers not so substantial features such as profile badges, ad-free experience or member-only cluster environments to get faster results.</w:t>
      </w:r>
    </w:p>
    <w:p w14:paraId="34EEABC8" w14:textId="77777777" w:rsidR="00703EED" w:rsidRDefault="00703EED" w:rsidP="008F0F86">
      <w:pPr>
        <w:rPr>
          <w:lang w:val="en-US"/>
        </w:rPr>
      </w:pPr>
    </w:p>
    <w:p w14:paraId="4DE249E7" w14:textId="1EF04E98" w:rsidR="004A2391" w:rsidRPr="004A2391" w:rsidRDefault="000B30B5" w:rsidP="004A2391">
      <w:pPr>
        <w:pStyle w:val="Ttulo2"/>
        <w:numPr>
          <w:ilvl w:val="1"/>
          <w:numId w:val="10"/>
        </w:numPr>
        <w:ind w:left="567" w:hanging="567"/>
        <w:rPr>
          <w:noProof w:val="0"/>
          <w:color w:val="auto"/>
          <w:sz w:val="28"/>
          <w:szCs w:val="28"/>
          <w:lang w:val="en-US"/>
        </w:rPr>
      </w:pPr>
      <w:bookmarkStart w:id="163" w:name="_Toc39266842"/>
      <w:proofErr w:type="spellStart"/>
      <w:r>
        <w:rPr>
          <w:noProof w:val="0"/>
          <w:color w:val="auto"/>
          <w:sz w:val="28"/>
          <w:szCs w:val="28"/>
          <w:lang w:val="en-US"/>
        </w:rPr>
        <w:t>CodeChef</w:t>
      </w:r>
      <w:bookmarkEnd w:id="163"/>
      <w:proofErr w:type="spellEnd"/>
    </w:p>
    <w:p w14:paraId="41DD7396" w14:textId="6B627E53" w:rsidR="008F0F86" w:rsidRDefault="008F0F86" w:rsidP="008F0F86">
      <w:pPr>
        <w:rPr>
          <w:lang w:val="en-US"/>
        </w:rPr>
      </w:pPr>
      <w:r w:rsidRPr="00E60ABE">
        <w:rPr>
          <w:lang w:val="en-US"/>
        </w:rPr>
        <w:t>CodeChef</w:t>
      </w:r>
      <w:r w:rsidR="00795FAD">
        <w:rPr>
          <w:lang w:val="en-US"/>
        </w:rPr>
        <w:t xml:space="preserve"> </w:t>
      </w:r>
      <w:sdt>
        <w:sdtPr>
          <w:rPr>
            <w:lang w:val="en-US"/>
          </w:rPr>
          <w:id w:val="-614286371"/>
          <w:citation/>
        </w:sdtPr>
        <w:sdtContent>
          <w:r w:rsidR="00795FAD">
            <w:rPr>
              <w:lang w:val="en-US"/>
            </w:rPr>
            <w:fldChar w:fldCharType="begin"/>
          </w:r>
          <w:r w:rsidR="00795FAD" w:rsidRPr="00D71E0F">
            <w:rPr>
              <w:lang w:val="en-US"/>
            </w:rPr>
            <w:instrText xml:space="preserve"> CITATION Cod201 \l 2070 </w:instrText>
          </w:r>
          <w:r w:rsidR="00795FAD">
            <w:rPr>
              <w:lang w:val="en-US"/>
            </w:rPr>
            <w:fldChar w:fldCharType="separate"/>
          </w:r>
          <w:r w:rsidR="00B27D60" w:rsidRPr="00B27D60">
            <w:rPr>
              <w:lang w:val="en-US"/>
            </w:rPr>
            <w:t>[7]</w:t>
          </w:r>
          <w:r w:rsidR="00795FAD">
            <w:rPr>
              <w:lang w:val="en-US"/>
            </w:rPr>
            <w:fldChar w:fldCharType="end"/>
          </w:r>
        </w:sdtContent>
      </w:sdt>
      <w:r w:rsidRPr="00E60ABE">
        <w:rPr>
          <w:lang w:val="en-US"/>
        </w:rPr>
        <w:t xml:space="preserve"> was born as non-profit educational initiative with the aim to providing a platform for students and young software professionals to practice and hone their skills through online contests. Even having over 4000 problems to practice in more </w:t>
      </w:r>
      <w:r w:rsidRPr="00E60ABE">
        <w:rPr>
          <w:lang w:val="en-US"/>
        </w:rPr>
        <w:lastRenderedPageBreak/>
        <w:t xml:space="preserve">than 55 languages, and a big community, the platform itself is simple and does not offer many features. </w:t>
      </w:r>
      <w:r>
        <w:rPr>
          <w:lang w:val="en-US"/>
        </w:rPr>
        <w:t xml:space="preserve">The reason being that Codechef exists more like an initiative. It excels at promoting coding events in schools, hosting various contests and competitions with not only cash wining prizes but also teach gear, organizing workshops and doubt sessions. </w:t>
      </w:r>
      <w:r w:rsidRPr="00BE72AE">
        <w:rPr>
          <w:lang w:val="en-US"/>
        </w:rPr>
        <w:t>There is also the “CodeChef For Schools” program that aims to reach out to young students and encourage them a culture of programming in Indian schools.</w:t>
      </w:r>
      <w:r>
        <w:rPr>
          <w:lang w:val="en-US"/>
        </w:rPr>
        <w:t xml:space="preserve"> </w:t>
      </w:r>
    </w:p>
    <w:p w14:paraId="67A82BF7" w14:textId="77777777" w:rsidR="008F0F86" w:rsidRDefault="008F0F86" w:rsidP="008F0F86">
      <w:pPr>
        <w:rPr>
          <w:lang w:val="en-US"/>
        </w:rPr>
      </w:pPr>
    </w:p>
    <w:p w14:paraId="5680B533" w14:textId="556422FC" w:rsidR="00E25D3D" w:rsidRPr="001824D5" w:rsidRDefault="008F0F86">
      <w:pPr>
        <w:rPr>
          <w:lang w:val="en-US"/>
        </w:rPr>
        <w:pPrChange w:id="164" w:author="Rodrigo LeaL" w:date="2020-05-01T12:12:00Z">
          <w:pPr>
            <w:pStyle w:val="Legenda"/>
            <w:keepNext/>
          </w:pPr>
        </w:pPrChange>
      </w:pPr>
      <w:r w:rsidRPr="00DA1AA4">
        <w:rPr>
          <w:lang w:val="en-US"/>
        </w:rPr>
        <w:t xml:space="preserve">On </w:t>
      </w:r>
      <w:r w:rsidR="00E25D3D">
        <w:rPr>
          <w:lang w:val="en-US"/>
        </w:rPr>
        <w:fldChar w:fldCharType="begin"/>
      </w:r>
      <w:r w:rsidR="00E25D3D">
        <w:rPr>
          <w:lang w:val="en-US"/>
        </w:rPr>
        <w:instrText xml:space="preserve"> REF _Ref39227592 \h </w:instrText>
      </w:r>
      <w:r w:rsidR="00E25D3D">
        <w:rPr>
          <w:lang w:val="en-US"/>
        </w:rPr>
      </w:r>
      <w:r w:rsidR="00E25D3D">
        <w:rPr>
          <w:lang w:val="en-US"/>
        </w:rPr>
        <w:fldChar w:fldCharType="separate"/>
      </w:r>
      <w:r w:rsidR="00E25D3D" w:rsidRPr="00D71E0F">
        <w:rPr>
          <w:lang w:val="en-US"/>
        </w:rPr>
        <w:t>Table 1</w:t>
      </w:r>
      <w:r w:rsidR="00E25D3D">
        <w:rPr>
          <w:lang w:val="en-US"/>
        </w:rPr>
        <w:fldChar w:fldCharType="end"/>
      </w:r>
      <w:r w:rsidR="00E25D3D">
        <w:rPr>
          <w:lang w:val="en-US"/>
        </w:rPr>
        <w:t xml:space="preserve"> </w:t>
      </w:r>
      <w:r w:rsidRPr="00DA1AA4">
        <w:rPr>
          <w:lang w:val="en-US"/>
        </w:rPr>
        <w:t>i</w:t>
      </w:r>
      <w:r>
        <w:rPr>
          <w:lang w:val="en-US"/>
        </w:rPr>
        <w:t>t is possible to look at an overview of the most conventional features on each platform.</w:t>
      </w:r>
    </w:p>
    <w:p w14:paraId="0619089B" w14:textId="6357AE53" w:rsidR="00E25D3D" w:rsidRDefault="00E25D3D">
      <w:pPr>
        <w:pStyle w:val="Legenda"/>
        <w:keepNext/>
        <w:rPr>
          <w:lang w:val="en-US"/>
        </w:rPr>
      </w:pPr>
      <w:bookmarkStart w:id="165" w:name="_Ref39227592"/>
      <w:bookmarkStart w:id="166" w:name="_Toc39227649"/>
      <w:r w:rsidRPr="00D71E0F">
        <w:rPr>
          <w:lang w:val="en-US"/>
        </w:rPr>
        <w:t xml:space="preserve">Table </w:t>
      </w:r>
      <w:r>
        <w:fldChar w:fldCharType="begin"/>
      </w:r>
      <w:r w:rsidRPr="00D71E0F">
        <w:rPr>
          <w:lang w:val="en-US"/>
        </w:rPr>
        <w:instrText xml:space="preserve"> SEQ Table \* ARABIC </w:instrText>
      </w:r>
      <w:r>
        <w:fldChar w:fldCharType="separate"/>
      </w:r>
      <w:r w:rsidRPr="00D71E0F">
        <w:rPr>
          <w:lang w:val="en-US"/>
        </w:rPr>
        <w:t>1</w:t>
      </w:r>
      <w:r>
        <w:fldChar w:fldCharType="end"/>
      </w:r>
      <w:bookmarkEnd w:id="165"/>
      <w:r w:rsidRPr="00D71E0F">
        <w:rPr>
          <w:lang w:val="en-US"/>
        </w:rPr>
        <w:t xml:space="preserve"> - </w:t>
      </w:r>
      <w:r w:rsidRPr="00703EED">
        <w:rPr>
          <w:lang w:val="en-US"/>
        </w:rPr>
        <w:t>Feature comparison of select platforms</w:t>
      </w:r>
      <w:bookmarkEnd w:id="166"/>
    </w:p>
    <w:tbl>
      <w:tblPr>
        <w:tblStyle w:val="TabelaSimples5"/>
        <w:tblW w:w="10474" w:type="dxa"/>
        <w:tblInd w:w="-885" w:type="dxa"/>
        <w:tblLook w:val="04A0" w:firstRow="1" w:lastRow="0" w:firstColumn="1" w:lastColumn="0" w:noHBand="0" w:noVBand="1"/>
      </w:tblPr>
      <w:tblGrid>
        <w:gridCol w:w="1440"/>
        <w:gridCol w:w="1031"/>
        <w:gridCol w:w="645"/>
        <w:gridCol w:w="1153"/>
        <w:gridCol w:w="1050"/>
        <w:gridCol w:w="1279"/>
        <w:gridCol w:w="1120"/>
        <w:gridCol w:w="1446"/>
        <w:gridCol w:w="1310"/>
      </w:tblGrid>
      <w:tr w:rsidR="00B00D1A" w:rsidRPr="00B00D1A" w14:paraId="12626089" w14:textId="77777777" w:rsidTr="00D71E0F">
        <w:trPr>
          <w:cnfStyle w:val="100000000000" w:firstRow="1" w:lastRow="0" w:firstColumn="0" w:lastColumn="0" w:oddVBand="0" w:evenVBand="0" w:oddHBand="0" w:evenHBand="0" w:firstRowFirstColumn="0" w:firstRowLastColumn="0" w:lastRowFirstColumn="0" w:lastRowLastColumn="0"/>
          <w:trHeight w:val="164"/>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
          <w:p w14:paraId="2B306A8E" w14:textId="77777777" w:rsidR="00B00D1A" w:rsidRPr="00D71E0F" w:rsidRDefault="00B00D1A" w:rsidP="009509F3">
            <w:pPr>
              <w:spacing w:after="0"/>
              <w:jc w:val="center"/>
              <w:rPr>
                <w:rFonts w:ascii="Calibri" w:eastAsia="Times New Roman" w:hAnsi="Calibri" w:cs="Calibri"/>
                <w:b/>
                <w:bCs/>
                <w:noProof w:val="0"/>
                <w:color w:val="000000"/>
                <w:sz w:val="18"/>
                <w:szCs w:val="18"/>
                <w:lang w:eastAsia="pt-PT"/>
              </w:rPr>
            </w:pPr>
            <w:proofErr w:type="spellStart"/>
            <w:r w:rsidRPr="00D71E0F">
              <w:rPr>
                <w:rFonts w:ascii="Calibri" w:eastAsia="Times New Roman" w:hAnsi="Calibri" w:cs="Calibri"/>
                <w:b/>
                <w:bCs/>
                <w:noProof w:val="0"/>
                <w:color w:val="000000"/>
                <w:sz w:val="18"/>
                <w:szCs w:val="18"/>
                <w:lang w:eastAsia="pt-PT"/>
              </w:rPr>
              <w:t>Platform</w:t>
            </w:r>
            <w:proofErr w:type="spellEnd"/>
          </w:p>
        </w:tc>
        <w:tc>
          <w:tcPr>
            <w:tcW w:w="0" w:type="dxa"/>
            <w:noWrap/>
            <w:vAlign w:val="center"/>
            <w:hideMark/>
          </w:tcPr>
          <w:p w14:paraId="7B74A1EC"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proofErr w:type="spellStart"/>
            <w:r w:rsidRPr="00D71E0F">
              <w:rPr>
                <w:rFonts w:ascii="Calibri" w:eastAsia="Times New Roman" w:hAnsi="Calibri" w:cs="Calibri"/>
                <w:b/>
                <w:bCs/>
                <w:noProof w:val="0"/>
                <w:color w:val="000000"/>
                <w:sz w:val="18"/>
                <w:szCs w:val="18"/>
                <w:lang w:eastAsia="pt-PT"/>
              </w:rPr>
              <w:t>Problems</w:t>
            </w:r>
            <w:proofErr w:type="spellEnd"/>
          </w:p>
        </w:tc>
        <w:tc>
          <w:tcPr>
            <w:tcW w:w="0" w:type="dxa"/>
            <w:noWrap/>
            <w:vAlign w:val="center"/>
            <w:hideMark/>
          </w:tcPr>
          <w:p w14:paraId="4474E0DB"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proofErr w:type="spellStart"/>
            <w:r w:rsidRPr="00D71E0F">
              <w:rPr>
                <w:rFonts w:ascii="Calibri" w:eastAsia="Times New Roman" w:hAnsi="Calibri" w:cs="Calibri"/>
                <w:b/>
                <w:bCs/>
                <w:noProof w:val="0"/>
                <w:color w:val="000000"/>
                <w:sz w:val="18"/>
                <w:szCs w:val="18"/>
                <w:lang w:eastAsia="pt-PT"/>
              </w:rPr>
              <w:t>Unit</w:t>
            </w:r>
            <w:proofErr w:type="spellEnd"/>
            <w:r w:rsidRPr="00D71E0F">
              <w:rPr>
                <w:rFonts w:ascii="Calibri" w:eastAsia="Times New Roman" w:hAnsi="Calibri" w:cs="Calibri"/>
                <w:b/>
                <w:bCs/>
                <w:noProof w:val="0"/>
                <w:color w:val="000000"/>
                <w:sz w:val="18"/>
                <w:szCs w:val="18"/>
                <w:lang w:eastAsia="pt-PT"/>
              </w:rPr>
              <w:t xml:space="preserve"> </w:t>
            </w:r>
            <w:proofErr w:type="spellStart"/>
            <w:r w:rsidRPr="00D71E0F">
              <w:rPr>
                <w:rFonts w:ascii="Calibri" w:eastAsia="Times New Roman" w:hAnsi="Calibri" w:cs="Calibri"/>
                <w:b/>
                <w:bCs/>
                <w:noProof w:val="0"/>
                <w:color w:val="000000"/>
                <w:sz w:val="18"/>
                <w:szCs w:val="18"/>
                <w:lang w:eastAsia="pt-PT"/>
              </w:rPr>
              <w:t>tests</w:t>
            </w:r>
            <w:proofErr w:type="spellEnd"/>
          </w:p>
        </w:tc>
        <w:tc>
          <w:tcPr>
            <w:tcW w:w="0" w:type="dxa"/>
            <w:noWrap/>
            <w:vAlign w:val="center"/>
            <w:hideMark/>
          </w:tcPr>
          <w:p w14:paraId="52E310CB"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proofErr w:type="spellStart"/>
            <w:r w:rsidRPr="00D71E0F">
              <w:rPr>
                <w:rFonts w:ascii="Calibri" w:eastAsia="Times New Roman" w:hAnsi="Calibri" w:cs="Calibri"/>
                <w:b/>
                <w:bCs/>
                <w:noProof w:val="0"/>
                <w:color w:val="000000"/>
                <w:sz w:val="18"/>
                <w:szCs w:val="18"/>
                <w:lang w:eastAsia="pt-PT"/>
              </w:rPr>
              <w:t>Languages</w:t>
            </w:r>
            <w:proofErr w:type="spellEnd"/>
          </w:p>
        </w:tc>
        <w:tc>
          <w:tcPr>
            <w:tcW w:w="0" w:type="dxa"/>
            <w:noWrap/>
            <w:vAlign w:val="center"/>
            <w:hideMark/>
          </w:tcPr>
          <w:p w14:paraId="6C08106A"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proofErr w:type="spellStart"/>
            <w:r w:rsidRPr="00D71E0F">
              <w:rPr>
                <w:rFonts w:ascii="Calibri" w:eastAsia="Times New Roman" w:hAnsi="Calibri" w:cs="Calibri"/>
                <w:b/>
                <w:bCs/>
                <w:noProof w:val="0"/>
                <w:color w:val="000000"/>
                <w:sz w:val="18"/>
                <w:szCs w:val="18"/>
                <w:lang w:eastAsia="pt-PT"/>
              </w:rPr>
              <w:t>Comunity</w:t>
            </w:r>
            <w:proofErr w:type="spellEnd"/>
            <w:r w:rsidRPr="00D71E0F">
              <w:rPr>
                <w:rFonts w:ascii="Calibri" w:eastAsia="Times New Roman" w:hAnsi="Calibri" w:cs="Calibri"/>
                <w:b/>
                <w:bCs/>
                <w:noProof w:val="0"/>
                <w:color w:val="000000"/>
                <w:sz w:val="18"/>
                <w:szCs w:val="18"/>
                <w:lang w:eastAsia="pt-PT"/>
              </w:rPr>
              <w:t xml:space="preserve"> </w:t>
            </w:r>
            <w:proofErr w:type="spellStart"/>
            <w:r w:rsidRPr="00D71E0F">
              <w:rPr>
                <w:rFonts w:ascii="Calibri" w:eastAsia="Times New Roman" w:hAnsi="Calibri" w:cs="Calibri"/>
                <w:b/>
                <w:bCs/>
                <w:noProof w:val="0"/>
                <w:color w:val="000000"/>
                <w:sz w:val="18"/>
                <w:szCs w:val="18"/>
                <w:lang w:eastAsia="pt-PT"/>
              </w:rPr>
              <w:t>Spirit</w:t>
            </w:r>
            <w:proofErr w:type="spellEnd"/>
          </w:p>
        </w:tc>
        <w:tc>
          <w:tcPr>
            <w:tcW w:w="1134" w:type="dxa"/>
            <w:noWrap/>
            <w:vAlign w:val="center"/>
            <w:hideMark/>
          </w:tcPr>
          <w:p w14:paraId="0C6A9617"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Design</w:t>
            </w:r>
          </w:p>
        </w:tc>
        <w:tc>
          <w:tcPr>
            <w:tcW w:w="993" w:type="dxa"/>
            <w:noWrap/>
            <w:vAlign w:val="center"/>
            <w:hideMark/>
          </w:tcPr>
          <w:p w14:paraId="700CB344"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Price</w:t>
            </w:r>
          </w:p>
        </w:tc>
        <w:tc>
          <w:tcPr>
            <w:tcW w:w="1282" w:type="dxa"/>
            <w:noWrap/>
            <w:vAlign w:val="center"/>
            <w:hideMark/>
          </w:tcPr>
          <w:p w14:paraId="32461969"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proofErr w:type="spellStart"/>
            <w:r w:rsidRPr="00D71E0F">
              <w:rPr>
                <w:rFonts w:ascii="Calibri" w:eastAsia="Times New Roman" w:hAnsi="Calibri" w:cs="Calibri"/>
                <w:b/>
                <w:bCs/>
                <w:noProof w:val="0"/>
                <w:color w:val="000000"/>
                <w:sz w:val="18"/>
                <w:szCs w:val="18"/>
                <w:lang w:eastAsia="pt-PT"/>
              </w:rPr>
              <w:t>Driven</w:t>
            </w:r>
            <w:proofErr w:type="spellEnd"/>
          </w:p>
        </w:tc>
        <w:tc>
          <w:tcPr>
            <w:tcW w:w="1161" w:type="dxa"/>
            <w:noWrap/>
            <w:vAlign w:val="center"/>
            <w:hideMark/>
          </w:tcPr>
          <w:p w14:paraId="4649A597"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 xml:space="preserve">Open </w:t>
            </w:r>
            <w:proofErr w:type="spellStart"/>
            <w:r w:rsidRPr="00D71E0F">
              <w:rPr>
                <w:rFonts w:ascii="Calibri" w:eastAsia="Times New Roman" w:hAnsi="Calibri" w:cs="Calibri"/>
                <w:b/>
                <w:bCs/>
                <w:noProof w:val="0"/>
                <w:color w:val="000000"/>
                <w:sz w:val="18"/>
                <w:szCs w:val="18"/>
                <w:lang w:eastAsia="pt-PT"/>
              </w:rPr>
              <w:t>Source</w:t>
            </w:r>
            <w:proofErr w:type="spellEnd"/>
          </w:p>
        </w:tc>
      </w:tr>
      <w:tr w:rsidR="00B00D1A" w:rsidRPr="00B00D1A" w14:paraId="32089EEE" w14:textId="77777777" w:rsidTr="00D71E0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31E109B"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AlgoExpert</w:t>
            </w:r>
            <w:proofErr w:type="spellEnd"/>
          </w:p>
        </w:tc>
        <w:tc>
          <w:tcPr>
            <w:tcW w:w="0" w:type="dxa"/>
            <w:noWrap/>
            <w:vAlign w:val="center"/>
            <w:hideMark/>
          </w:tcPr>
          <w:p w14:paraId="136FE3ED"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90</w:t>
            </w:r>
          </w:p>
        </w:tc>
        <w:tc>
          <w:tcPr>
            <w:tcW w:w="0" w:type="dxa"/>
            <w:noWrap/>
            <w:vAlign w:val="center"/>
            <w:hideMark/>
          </w:tcPr>
          <w:p w14:paraId="4687B7DD"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Yes</w:t>
            </w:r>
            <w:proofErr w:type="spellEnd"/>
          </w:p>
        </w:tc>
        <w:tc>
          <w:tcPr>
            <w:tcW w:w="0" w:type="dxa"/>
            <w:noWrap/>
            <w:vAlign w:val="center"/>
            <w:hideMark/>
          </w:tcPr>
          <w:p w14:paraId="5FA57F09"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7</w:t>
            </w:r>
          </w:p>
        </w:tc>
        <w:tc>
          <w:tcPr>
            <w:tcW w:w="0" w:type="dxa"/>
            <w:noWrap/>
            <w:vAlign w:val="center"/>
            <w:hideMark/>
          </w:tcPr>
          <w:p w14:paraId="6B076FBB"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Good</w:t>
            </w:r>
            <w:proofErr w:type="spellEnd"/>
          </w:p>
        </w:tc>
        <w:tc>
          <w:tcPr>
            <w:tcW w:w="0" w:type="dxa"/>
            <w:noWrap/>
            <w:vAlign w:val="center"/>
            <w:hideMark/>
          </w:tcPr>
          <w:p w14:paraId="1756559E"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Clean</w:t>
            </w:r>
            <w:proofErr w:type="spellEnd"/>
          </w:p>
        </w:tc>
        <w:tc>
          <w:tcPr>
            <w:tcW w:w="0" w:type="dxa"/>
            <w:noWrap/>
            <w:vAlign w:val="center"/>
            <w:hideMark/>
          </w:tcPr>
          <w:p w14:paraId="661F4B77"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115€/</w:t>
            </w:r>
            <w:proofErr w:type="spellStart"/>
            <w:r w:rsidRPr="00D71E0F">
              <w:rPr>
                <w:rFonts w:ascii="Calibri" w:eastAsia="Times New Roman" w:hAnsi="Calibri" w:cs="Calibri"/>
                <w:noProof w:val="0"/>
                <w:color w:val="000000"/>
                <w:sz w:val="18"/>
                <w:szCs w:val="18"/>
                <w:lang w:eastAsia="pt-PT"/>
              </w:rPr>
              <w:t>yr</w:t>
            </w:r>
            <w:proofErr w:type="spellEnd"/>
          </w:p>
        </w:tc>
        <w:tc>
          <w:tcPr>
            <w:tcW w:w="1282" w:type="dxa"/>
            <w:noWrap/>
            <w:vAlign w:val="center"/>
            <w:hideMark/>
          </w:tcPr>
          <w:p w14:paraId="599EEF7E"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Job</w:t>
            </w:r>
          </w:p>
        </w:tc>
        <w:tc>
          <w:tcPr>
            <w:tcW w:w="1161" w:type="dxa"/>
            <w:noWrap/>
            <w:vAlign w:val="center"/>
            <w:hideMark/>
          </w:tcPr>
          <w:p w14:paraId="415697C1"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r>
      <w:tr w:rsidR="00B00D1A" w:rsidRPr="00B00D1A" w14:paraId="6D6A87BF" w14:textId="77777777" w:rsidTr="00D71E0F">
        <w:trPr>
          <w:trHeight w:val="5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FC5E5CF"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HackerRank</w:t>
            </w:r>
            <w:proofErr w:type="spellEnd"/>
          </w:p>
        </w:tc>
        <w:tc>
          <w:tcPr>
            <w:tcW w:w="0" w:type="dxa"/>
            <w:noWrap/>
            <w:vAlign w:val="center"/>
            <w:hideMark/>
          </w:tcPr>
          <w:p w14:paraId="360DE568"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&gt; 100</w:t>
            </w:r>
          </w:p>
        </w:tc>
        <w:tc>
          <w:tcPr>
            <w:tcW w:w="0" w:type="dxa"/>
            <w:noWrap/>
            <w:vAlign w:val="center"/>
            <w:hideMark/>
          </w:tcPr>
          <w:p w14:paraId="4E268AE4"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Yes</w:t>
            </w:r>
            <w:proofErr w:type="spellEnd"/>
          </w:p>
        </w:tc>
        <w:tc>
          <w:tcPr>
            <w:tcW w:w="0" w:type="dxa"/>
            <w:noWrap/>
            <w:vAlign w:val="center"/>
            <w:hideMark/>
          </w:tcPr>
          <w:p w14:paraId="37AB2AF0"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35+</w:t>
            </w:r>
          </w:p>
        </w:tc>
        <w:tc>
          <w:tcPr>
            <w:tcW w:w="0" w:type="dxa"/>
            <w:noWrap/>
            <w:vAlign w:val="center"/>
            <w:hideMark/>
          </w:tcPr>
          <w:p w14:paraId="3C9B186C"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Good</w:t>
            </w:r>
            <w:proofErr w:type="spellEnd"/>
          </w:p>
        </w:tc>
        <w:tc>
          <w:tcPr>
            <w:tcW w:w="0" w:type="dxa"/>
            <w:noWrap/>
            <w:vAlign w:val="center"/>
            <w:hideMark/>
          </w:tcPr>
          <w:p w14:paraId="2504BBE8"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Clean</w:t>
            </w:r>
            <w:proofErr w:type="spellEnd"/>
          </w:p>
        </w:tc>
        <w:tc>
          <w:tcPr>
            <w:tcW w:w="0" w:type="dxa"/>
            <w:noWrap/>
            <w:vAlign w:val="center"/>
            <w:hideMark/>
          </w:tcPr>
          <w:p w14:paraId="41A9707F"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230€/mo</w:t>
            </w:r>
          </w:p>
        </w:tc>
        <w:tc>
          <w:tcPr>
            <w:tcW w:w="0" w:type="dxa"/>
            <w:noWrap/>
            <w:vAlign w:val="center"/>
            <w:hideMark/>
          </w:tcPr>
          <w:p w14:paraId="1C4DA157"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Job</w:t>
            </w:r>
          </w:p>
        </w:tc>
        <w:tc>
          <w:tcPr>
            <w:tcW w:w="1161" w:type="dxa"/>
            <w:noWrap/>
            <w:vAlign w:val="center"/>
            <w:hideMark/>
          </w:tcPr>
          <w:p w14:paraId="69333AFA"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r>
      <w:tr w:rsidR="00B00D1A" w:rsidRPr="00B00D1A" w14:paraId="75741AFB" w14:textId="77777777" w:rsidTr="00D71E0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AE69F0D"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Leetcode</w:t>
            </w:r>
            <w:proofErr w:type="spellEnd"/>
          </w:p>
        </w:tc>
        <w:tc>
          <w:tcPr>
            <w:tcW w:w="0" w:type="dxa"/>
            <w:noWrap/>
            <w:vAlign w:val="center"/>
            <w:hideMark/>
          </w:tcPr>
          <w:p w14:paraId="6C708884"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&gt; 1500</w:t>
            </w:r>
          </w:p>
        </w:tc>
        <w:tc>
          <w:tcPr>
            <w:tcW w:w="0" w:type="dxa"/>
            <w:noWrap/>
            <w:vAlign w:val="center"/>
            <w:hideMark/>
          </w:tcPr>
          <w:p w14:paraId="34322524"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Yes</w:t>
            </w:r>
            <w:proofErr w:type="spellEnd"/>
          </w:p>
        </w:tc>
        <w:tc>
          <w:tcPr>
            <w:tcW w:w="0" w:type="dxa"/>
            <w:noWrap/>
            <w:vAlign w:val="center"/>
            <w:hideMark/>
          </w:tcPr>
          <w:p w14:paraId="02C7B338"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14</w:t>
            </w:r>
          </w:p>
        </w:tc>
        <w:tc>
          <w:tcPr>
            <w:tcW w:w="0" w:type="dxa"/>
            <w:noWrap/>
            <w:vAlign w:val="center"/>
            <w:hideMark/>
          </w:tcPr>
          <w:p w14:paraId="4233165A"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Good</w:t>
            </w:r>
            <w:proofErr w:type="spellEnd"/>
          </w:p>
        </w:tc>
        <w:tc>
          <w:tcPr>
            <w:tcW w:w="0" w:type="dxa"/>
            <w:noWrap/>
            <w:vAlign w:val="center"/>
            <w:hideMark/>
          </w:tcPr>
          <w:p w14:paraId="3CED5E94"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Good</w:t>
            </w:r>
            <w:proofErr w:type="spellEnd"/>
          </w:p>
        </w:tc>
        <w:tc>
          <w:tcPr>
            <w:tcW w:w="0" w:type="dxa"/>
            <w:noWrap/>
            <w:vAlign w:val="center"/>
            <w:hideMark/>
          </w:tcPr>
          <w:p w14:paraId="7952231D" w14:textId="317E5A2A"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147€/</w:t>
            </w:r>
            <w:proofErr w:type="spellStart"/>
            <w:r w:rsidRPr="00D71E0F">
              <w:rPr>
                <w:rFonts w:ascii="Calibri" w:eastAsia="Times New Roman" w:hAnsi="Calibri" w:cs="Calibri"/>
                <w:noProof w:val="0"/>
                <w:color w:val="000000"/>
                <w:sz w:val="18"/>
                <w:szCs w:val="18"/>
                <w:lang w:eastAsia="pt-PT"/>
              </w:rPr>
              <w:t>yr</w:t>
            </w:r>
            <w:proofErr w:type="spellEnd"/>
          </w:p>
        </w:tc>
        <w:tc>
          <w:tcPr>
            <w:tcW w:w="1282" w:type="dxa"/>
            <w:noWrap/>
            <w:vAlign w:val="center"/>
            <w:hideMark/>
          </w:tcPr>
          <w:p w14:paraId="5F19F716"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Job</w:t>
            </w:r>
          </w:p>
        </w:tc>
        <w:tc>
          <w:tcPr>
            <w:tcW w:w="1161" w:type="dxa"/>
            <w:noWrap/>
            <w:vAlign w:val="center"/>
            <w:hideMark/>
          </w:tcPr>
          <w:p w14:paraId="0228E209"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r>
      <w:tr w:rsidR="00B00D1A" w:rsidRPr="00B00D1A" w14:paraId="1B42E992" w14:textId="77777777" w:rsidTr="00D71E0F">
        <w:trPr>
          <w:trHeight w:val="5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23BF35F"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Codewars</w:t>
            </w:r>
            <w:proofErr w:type="spellEnd"/>
          </w:p>
        </w:tc>
        <w:tc>
          <w:tcPr>
            <w:tcW w:w="0" w:type="dxa"/>
            <w:noWrap/>
            <w:vAlign w:val="center"/>
            <w:hideMark/>
          </w:tcPr>
          <w:p w14:paraId="50F42202"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&gt; 8800</w:t>
            </w:r>
          </w:p>
        </w:tc>
        <w:tc>
          <w:tcPr>
            <w:tcW w:w="0" w:type="dxa"/>
            <w:noWrap/>
            <w:vAlign w:val="center"/>
            <w:hideMark/>
          </w:tcPr>
          <w:p w14:paraId="40C97DCC"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Yes</w:t>
            </w:r>
            <w:proofErr w:type="spellEnd"/>
          </w:p>
        </w:tc>
        <w:tc>
          <w:tcPr>
            <w:tcW w:w="0" w:type="dxa"/>
            <w:noWrap/>
            <w:vAlign w:val="center"/>
            <w:hideMark/>
          </w:tcPr>
          <w:p w14:paraId="0CEBC824"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55+</w:t>
            </w:r>
          </w:p>
        </w:tc>
        <w:tc>
          <w:tcPr>
            <w:tcW w:w="0" w:type="dxa"/>
            <w:noWrap/>
            <w:vAlign w:val="center"/>
            <w:hideMark/>
          </w:tcPr>
          <w:p w14:paraId="4C69B610"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Very</w:t>
            </w:r>
            <w:proofErr w:type="spellEnd"/>
            <w:r w:rsidRPr="00D71E0F">
              <w:rPr>
                <w:rFonts w:ascii="Calibri" w:eastAsia="Times New Roman" w:hAnsi="Calibri" w:cs="Calibri"/>
                <w:noProof w:val="0"/>
                <w:color w:val="000000"/>
                <w:sz w:val="18"/>
                <w:szCs w:val="18"/>
                <w:lang w:eastAsia="pt-PT"/>
              </w:rPr>
              <w:t xml:space="preserve"> </w:t>
            </w:r>
            <w:proofErr w:type="spellStart"/>
            <w:r w:rsidRPr="00D71E0F">
              <w:rPr>
                <w:rFonts w:ascii="Calibri" w:eastAsia="Times New Roman" w:hAnsi="Calibri" w:cs="Calibri"/>
                <w:noProof w:val="0"/>
                <w:color w:val="000000"/>
                <w:sz w:val="18"/>
                <w:szCs w:val="18"/>
                <w:lang w:eastAsia="pt-PT"/>
              </w:rPr>
              <w:t>Good</w:t>
            </w:r>
            <w:proofErr w:type="spellEnd"/>
          </w:p>
        </w:tc>
        <w:tc>
          <w:tcPr>
            <w:tcW w:w="0" w:type="dxa"/>
            <w:noWrap/>
            <w:vAlign w:val="center"/>
            <w:hideMark/>
          </w:tcPr>
          <w:p w14:paraId="0E7A6B5E"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Very</w:t>
            </w:r>
            <w:proofErr w:type="spellEnd"/>
            <w:r w:rsidRPr="00D71E0F">
              <w:rPr>
                <w:rFonts w:ascii="Calibri" w:eastAsia="Times New Roman" w:hAnsi="Calibri" w:cs="Calibri"/>
                <w:noProof w:val="0"/>
                <w:color w:val="000000"/>
                <w:sz w:val="18"/>
                <w:szCs w:val="18"/>
                <w:lang w:eastAsia="pt-PT"/>
              </w:rPr>
              <w:t xml:space="preserve"> </w:t>
            </w:r>
            <w:proofErr w:type="spellStart"/>
            <w:r w:rsidRPr="00D71E0F">
              <w:rPr>
                <w:rFonts w:ascii="Calibri" w:eastAsia="Times New Roman" w:hAnsi="Calibri" w:cs="Calibri"/>
                <w:noProof w:val="0"/>
                <w:color w:val="000000"/>
                <w:sz w:val="18"/>
                <w:szCs w:val="18"/>
                <w:lang w:eastAsia="pt-PT"/>
              </w:rPr>
              <w:t>Good</w:t>
            </w:r>
            <w:proofErr w:type="spellEnd"/>
          </w:p>
        </w:tc>
        <w:tc>
          <w:tcPr>
            <w:tcW w:w="0" w:type="dxa"/>
            <w:noWrap/>
            <w:vAlign w:val="center"/>
            <w:hideMark/>
          </w:tcPr>
          <w:p w14:paraId="0975A9AD"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Free</w:t>
            </w:r>
          </w:p>
        </w:tc>
        <w:tc>
          <w:tcPr>
            <w:tcW w:w="0" w:type="dxa"/>
            <w:noWrap/>
            <w:vAlign w:val="center"/>
            <w:hideMark/>
          </w:tcPr>
          <w:p w14:paraId="01FB11FE"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Entertainment</w:t>
            </w:r>
            <w:proofErr w:type="spellEnd"/>
          </w:p>
        </w:tc>
        <w:tc>
          <w:tcPr>
            <w:tcW w:w="1161" w:type="dxa"/>
            <w:noWrap/>
            <w:vAlign w:val="center"/>
            <w:hideMark/>
          </w:tcPr>
          <w:p w14:paraId="17EDDCF9"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r>
      <w:tr w:rsidR="00B00D1A" w:rsidRPr="00B00D1A" w14:paraId="31F9BD96" w14:textId="77777777" w:rsidTr="00D71E0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107377D"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CodeChef</w:t>
            </w:r>
            <w:proofErr w:type="spellEnd"/>
          </w:p>
        </w:tc>
        <w:tc>
          <w:tcPr>
            <w:tcW w:w="0" w:type="dxa"/>
            <w:noWrap/>
            <w:vAlign w:val="center"/>
            <w:hideMark/>
          </w:tcPr>
          <w:p w14:paraId="3CE8B21E"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&gt; 4300</w:t>
            </w:r>
          </w:p>
        </w:tc>
        <w:tc>
          <w:tcPr>
            <w:tcW w:w="0" w:type="dxa"/>
            <w:noWrap/>
            <w:vAlign w:val="center"/>
            <w:hideMark/>
          </w:tcPr>
          <w:p w14:paraId="4605FE8B"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c>
          <w:tcPr>
            <w:tcW w:w="0" w:type="dxa"/>
            <w:noWrap/>
            <w:vAlign w:val="center"/>
            <w:hideMark/>
          </w:tcPr>
          <w:p w14:paraId="6F02E592"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55+</w:t>
            </w:r>
          </w:p>
        </w:tc>
        <w:tc>
          <w:tcPr>
            <w:tcW w:w="0" w:type="dxa"/>
            <w:noWrap/>
            <w:vAlign w:val="center"/>
            <w:hideMark/>
          </w:tcPr>
          <w:p w14:paraId="5D2E1264"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Good</w:t>
            </w:r>
            <w:proofErr w:type="spellEnd"/>
          </w:p>
        </w:tc>
        <w:tc>
          <w:tcPr>
            <w:tcW w:w="0" w:type="dxa"/>
            <w:noWrap/>
            <w:vAlign w:val="center"/>
            <w:hideMark/>
          </w:tcPr>
          <w:p w14:paraId="4B846603"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Poor</w:t>
            </w:r>
            <w:proofErr w:type="spellEnd"/>
          </w:p>
        </w:tc>
        <w:tc>
          <w:tcPr>
            <w:tcW w:w="0" w:type="dxa"/>
            <w:noWrap/>
            <w:vAlign w:val="center"/>
            <w:hideMark/>
          </w:tcPr>
          <w:p w14:paraId="314A5935"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Free</w:t>
            </w:r>
          </w:p>
        </w:tc>
        <w:tc>
          <w:tcPr>
            <w:tcW w:w="1282" w:type="dxa"/>
            <w:noWrap/>
            <w:vAlign w:val="center"/>
            <w:hideMark/>
          </w:tcPr>
          <w:p w14:paraId="0C4D111C"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Educative</w:t>
            </w:r>
            <w:proofErr w:type="spellEnd"/>
          </w:p>
        </w:tc>
        <w:tc>
          <w:tcPr>
            <w:tcW w:w="1161" w:type="dxa"/>
            <w:noWrap/>
            <w:vAlign w:val="center"/>
            <w:hideMark/>
          </w:tcPr>
          <w:p w14:paraId="03962443"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r>
      <w:tr w:rsidR="00B00D1A" w:rsidRPr="00B00D1A" w14:paraId="2133DCE7" w14:textId="77777777" w:rsidTr="00D71E0F">
        <w:trPr>
          <w:trHeight w:val="5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4EAF384"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IS E-</w:t>
            </w:r>
            <w:proofErr w:type="spellStart"/>
            <w:r w:rsidRPr="00D71E0F">
              <w:rPr>
                <w:rFonts w:ascii="Calibri" w:eastAsia="Times New Roman" w:hAnsi="Calibri" w:cs="Calibri"/>
                <w:noProof w:val="0"/>
                <w:color w:val="000000"/>
                <w:sz w:val="18"/>
                <w:szCs w:val="18"/>
                <w:lang w:eastAsia="pt-PT"/>
              </w:rPr>
              <w:t>Learning</w:t>
            </w:r>
            <w:proofErr w:type="spellEnd"/>
          </w:p>
        </w:tc>
        <w:tc>
          <w:tcPr>
            <w:tcW w:w="0" w:type="dxa"/>
            <w:noWrap/>
            <w:vAlign w:val="center"/>
            <w:hideMark/>
          </w:tcPr>
          <w:p w14:paraId="548CE87E"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N/A</w:t>
            </w:r>
          </w:p>
        </w:tc>
        <w:tc>
          <w:tcPr>
            <w:tcW w:w="0" w:type="dxa"/>
            <w:noWrap/>
            <w:vAlign w:val="center"/>
            <w:hideMark/>
          </w:tcPr>
          <w:p w14:paraId="3CC005F0"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Yes</w:t>
            </w:r>
            <w:proofErr w:type="spellEnd"/>
          </w:p>
        </w:tc>
        <w:tc>
          <w:tcPr>
            <w:tcW w:w="0" w:type="dxa"/>
            <w:noWrap/>
            <w:vAlign w:val="center"/>
            <w:hideMark/>
          </w:tcPr>
          <w:p w14:paraId="2DB08BB3"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5</w:t>
            </w:r>
          </w:p>
        </w:tc>
        <w:tc>
          <w:tcPr>
            <w:tcW w:w="0" w:type="dxa"/>
            <w:noWrap/>
            <w:vAlign w:val="center"/>
            <w:hideMark/>
          </w:tcPr>
          <w:p w14:paraId="68EC1EC0"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N/A</w:t>
            </w:r>
          </w:p>
        </w:tc>
        <w:tc>
          <w:tcPr>
            <w:tcW w:w="0" w:type="dxa"/>
            <w:noWrap/>
            <w:vAlign w:val="center"/>
            <w:hideMark/>
          </w:tcPr>
          <w:p w14:paraId="4564ABF4"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Clean</w:t>
            </w:r>
            <w:proofErr w:type="spellEnd"/>
          </w:p>
        </w:tc>
        <w:tc>
          <w:tcPr>
            <w:tcW w:w="0" w:type="dxa"/>
            <w:noWrap/>
            <w:vAlign w:val="center"/>
            <w:hideMark/>
          </w:tcPr>
          <w:p w14:paraId="42258150"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Free</w:t>
            </w:r>
          </w:p>
        </w:tc>
        <w:tc>
          <w:tcPr>
            <w:tcW w:w="0" w:type="dxa"/>
            <w:noWrap/>
            <w:vAlign w:val="center"/>
            <w:hideMark/>
          </w:tcPr>
          <w:p w14:paraId="33DEB374"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Educative</w:t>
            </w:r>
            <w:proofErr w:type="spellEnd"/>
          </w:p>
        </w:tc>
        <w:tc>
          <w:tcPr>
            <w:tcW w:w="1161" w:type="dxa"/>
            <w:noWrap/>
            <w:vAlign w:val="center"/>
            <w:hideMark/>
          </w:tcPr>
          <w:p w14:paraId="0197375F"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Yes</w:t>
            </w:r>
            <w:proofErr w:type="spellEnd"/>
          </w:p>
        </w:tc>
      </w:tr>
    </w:tbl>
    <w:p w14:paraId="35C78DEE" w14:textId="77777777" w:rsidR="00B00D1A" w:rsidRPr="00B00D1A" w:rsidRDefault="00B00D1A" w:rsidP="00D71E0F">
      <w:pPr>
        <w:rPr>
          <w:lang w:val="en-US"/>
          <w:rPrChange w:id="167" w:author="André Oliveira" w:date="2020-05-01T17:31:00Z">
            <w:rPr/>
          </w:rPrChange>
        </w:rPr>
      </w:pPr>
    </w:p>
    <w:p w14:paraId="23778F26" w14:textId="77777777" w:rsidR="004A2391" w:rsidRDefault="004A2391">
      <w:pPr>
        <w:spacing w:after="200"/>
        <w:jc w:val="left"/>
        <w:rPr>
          <w:lang w:val="en-US"/>
        </w:rPr>
      </w:pPr>
    </w:p>
    <w:p w14:paraId="7ABDADBF" w14:textId="77777777" w:rsidR="004A2391" w:rsidRDefault="004A2391">
      <w:pPr>
        <w:spacing w:after="200"/>
        <w:jc w:val="left"/>
        <w:rPr>
          <w:lang w:val="en-US"/>
        </w:rPr>
      </w:pPr>
    </w:p>
    <w:p w14:paraId="2128EE8A" w14:textId="77777777" w:rsidR="004A2391" w:rsidRDefault="004A2391">
      <w:pPr>
        <w:spacing w:after="200"/>
        <w:jc w:val="left"/>
        <w:rPr>
          <w:lang w:val="en-US"/>
        </w:rPr>
      </w:pPr>
    </w:p>
    <w:p w14:paraId="3F57D844" w14:textId="77777777" w:rsidR="004A2391" w:rsidRDefault="004A2391">
      <w:pPr>
        <w:spacing w:after="200"/>
        <w:jc w:val="left"/>
        <w:rPr>
          <w:lang w:val="en-US"/>
        </w:rPr>
      </w:pPr>
    </w:p>
    <w:p w14:paraId="196D62B3" w14:textId="77777777" w:rsidR="004A2391" w:rsidRDefault="004A2391">
      <w:pPr>
        <w:spacing w:after="200"/>
        <w:jc w:val="left"/>
        <w:rPr>
          <w:lang w:val="en-US"/>
        </w:rPr>
      </w:pPr>
    </w:p>
    <w:p w14:paraId="3075BA2D" w14:textId="77777777" w:rsidR="004A2391" w:rsidRDefault="004A2391">
      <w:pPr>
        <w:spacing w:after="200"/>
        <w:jc w:val="left"/>
        <w:rPr>
          <w:lang w:val="en-US"/>
        </w:rPr>
      </w:pPr>
    </w:p>
    <w:p w14:paraId="2B9E3CA7" w14:textId="77777777" w:rsidR="004A2391" w:rsidRDefault="004A2391">
      <w:pPr>
        <w:spacing w:after="200"/>
        <w:jc w:val="left"/>
        <w:rPr>
          <w:lang w:val="en-US"/>
        </w:rPr>
      </w:pPr>
    </w:p>
    <w:p w14:paraId="4DDECC5B" w14:textId="0FBEF3DE" w:rsidR="001A3F32" w:rsidRPr="004A2391" w:rsidRDefault="001A3F32">
      <w:pPr>
        <w:spacing w:after="200"/>
        <w:jc w:val="left"/>
        <w:rPr>
          <w:rFonts w:asciiTheme="majorHAnsi" w:eastAsiaTheme="majorEastAsia" w:hAnsiTheme="majorHAnsi" w:cstheme="majorBidi"/>
          <w:b/>
          <w:bCs/>
          <w:color w:val="000000" w:themeColor="text1"/>
          <w:sz w:val="32"/>
          <w:szCs w:val="32"/>
          <w:lang w:val="en-US"/>
        </w:rPr>
      </w:pPr>
      <w:r w:rsidRPr="008F0F86">
        <w:rPr>
          <w:lang w:val="en-US"/>
        </w:rPr>
        <w:br w:type="page"/>
      </w:r>
    </w:p>
    <w:p w14:paraId="519F50EA" w14:textId="77777777" w:rsidR="006969E7" w:rsidRDefault="006969E7">
      <w:pPr>
        <w:spacing w:after="200"/>
        <w:jc w:val="left"/>
        <w:rPr>
          <w:rFonts w:asciiTheme="majorHAnsi" w:eastAsiaTheme="majorEastAsia" w:hAnsiTheme="majorHAnsi" w:cstheme="majorBidi"/>
          <w:b/>
          <w:bCs/>
          <w:color w:val="000000" w:themeColor="text1"/>
          <w:sz w:val="32"/>
          <w:szCs w:val="32"/>
        </w:rPr>
      </w:pPr>
      <w:r>
        <w:lastRenderedPageBreak/>
        <w:br w:type="page"/>
      </w:r>
    </w:p>
    <w:p w14:paraId="23AD0437" w14:textId="1358D2E5" w:rsidR="00FC6040" w:rsidRDefault="00FC6040" w:rsidP="008F0F86">
      <w:pPr>
        <w:pStyle w:val="Ttulo1"/>
      </w:pPr>
      <w:bookmarkStart w:id="168" w:name="_Toc39266843"/>
      <w:r>
        <w:lastRenderedPageBreak/>
        <w:t>Related Technologies</w:t>
      </w:r>
      <w:bookmarkEnd w:id="168"/>
    </w:p>
    <w:p w14:paraId="283382D1" w14:textId="52A9322F" w:rsidR="00FC6040" w:rsidRDefault="00FC6040" w:rsidP="00FC6040">
      <w:pPr>
        <w:rPr>
          <w:lang w:val="en-US"/>
        </w:rPr>
      </w:pPr>
      <w:r>
        <w:rPr>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Default="004A2391" w:rsidP="00FC6040">
      <w:pPr>
        <w:rPr>
          <w:lang w:val="en-US"/>
        </w:rPr>
      </w:pPr>
    </w:p>
    <w:p w14:paraId="76364844" w14:textId="027F6B93" w:rsidR="004A2391" w:rsidRPr="004A2391" w:rsidRDefault="004A2391" w:rsidP="004A2391">
      <w:pPr>
        <w:pStyle w:val="Ttulo2"/>
        <w:rPr>
          <w:noProof w:val="0"/>
          <w:color w:val="auto"/>
          <w:sz w:val="28"/>
          <w:szCs w:val="28"/>
          <w:lang w:val="en-US"/>
        </w:rPr>
      </w:pPr>
      <w:bookmarkStart w:id="169" w:name="_Toc39266844"/>
      <w:r>
        <w:rPr>
          <w:noProof w:val="0"/>
          <w:color w:val="auto"/>
          <w:sz w:val="28"/>
          <w:szCs w:val="28"/>
          <w:lang w:val="en-US"/>
        </w:rPr>
        <w:t>4</w:t>
      </w:r>
      <w:r w:rsidRPr="000B30B5">
        <w:rPr>
          <w:noProof w:val="0"/>
          <w:color w:val="auto"/>
          <w:sz w:val="28"/>
          <w:szCs w:val="28"/>
          <w:lang w:val="en-US"/>
        </w:rPr>
        <w:t xml:space="preserve">.1. </w:t>
      </w:r>
      <w:r>
        <w:rPr>
          <w:noProof w:val="0"/>
          <w:color w:val="auto"/>
          <w:sz w:val="28"/>
          <w:szCs w:val="28"/>
          <w:lang w:val="en-US"/>
        </w:rPr>
        <w:t>React</w:t>
      </w:r>
      <w:bookmarkEnd w:id="169"/>
    </w:p>
    <w:p w14:paraId="1BA73D09" w14:textId="1DADD1A8" w:rsidR="00FC6040" w:rsidRDefault="00FC6040" w:rsidP="00FC6040">
      <w:pPr>
        <w:rPr>
          <w:lang w:val="en-US"/>
        </w:rPr>
      </w:pPr>
      <w:r w:rsidRPr="00DF0370">
        <w:rPr>
          <w:lang w:val="en-US"/>
        </w:rPr>
        <w:t>React is a JavaScript library for building user interfaces</w:t>
      </w:r>
      <w:r>
        <w:rPr>
          <w:lang w:val="en-US"/>
        </w:rPr>
        <w:t>. Create by Facebook, it is currently a widely used library used for front end development</w:t>
      </w:r>
      <w:r w:rsidR="00B06583">
        <w:rPr>
          <w:lang w:val="en-US"/>
        </w:rPr>
        <w:t xml:space="preserve"> </w:t>
      </w:r>
      <w:sdt>
        <w:sdtPr>
          <w:rPr>
            <w:lang w:val="en-US"/>
          </w:rPr>
          <w:id w:val="-1034891639"/>
          <w:citation/>
        </w:sdtPr>
        <w:sdtContent>
          <w:r w:rsidR="00330AB8">
            <w:rPr>
              <w:lang w:val="en-US"/>
            </w:rPr>
            <w:fldChar w:fldCharType="begin"/>
          </w:r>
          <w:r w:rsidR="00795FAD">
            <w:rPr>
              <w:lang w:val="en-US"/>
            </w:rPr>
            <w:instrText xml:space="preserve">CITATION Rea20 \l 2070 </w:instrText>
          </w:r>
          <w:r w:rsidR="00330AB8">
            <w:rPr>
              <w:lang w:val="en-US"/>
            </w:rPr>
            <w:fldChar w:fldCharType="separate"/>
          </w:r>
          <w:r w:rsidR="00B27D60" w:rsidRPr="00B27D60">
            <w:rPr>
              <w:lang w:val="en-US"/>
            </w:rPr>
            <w:t>[8]</w:t>
          </w:r>
          <w:r w:rsidR="00330AB8">
            <w:rPr>
              <w:lang w:val="en-US"/>
            </w:rPr>
            <w:fldChar w:fldCharType="end"/>
          </w:r>
        </w:sdtContent>
      </w:sdt>
      <w:r>
        <w:rPr>
          <w:lang w:val="en-US"/>
        </w:rPr>
        <w:t xml:space="preserve"> </w:t>
      </w:r>
      <w:sdt>
        <w:sdtPr>
          <w:rPr>
            <w:lang w:val="en-US"/>
          </w:rPr>
          <w:id w:val="-1905528749"/>
          <w:citation/>
        </w:sdtPr>
        <w:sdtContent>
          <w:r w:rsidR="00C16541">
            <w:rPr>
              <w:lang w:val="en-US"/>
            </w:rPr>
            <w:fldChar w:fldCharType="begin"/>
          </w:r>
          <w:r w:rsidR="00795FAD">
            <w:rPr>
              <w:lang w:val="en-US"/>
            </w:rPr>
            <w:instrText xml:space="preserve">CITATION Ale17 \l 2070 </w:instrText>
          </w:r>
          <w:r w:rsidR="00C16541">
            <w:rPr>
              <w:lang w:val="en-US"/>
            </w:rPr>
            <w:fldChar w:fldCharType="separate"/>
          </w:r>
          <w:r w:rsidR="00B27D60" w:rsidRPr="00B27D60">
            <w:rPr>
              <w:lang w:val="en-US"/>
            </w:rPr>
            <w:t>[9]</w:t>
          </w:r>
          <w:r w:rsidR="00C16541">
            <w:rPr>
              <w:lang w:val="en-US"/>
            </w:rPr>
            <w:fldChar w:fldCharType="end"/>
          </w:r>
        </w:sdtContent>
      </w:sdt>
      <w:r w:rsidR="00330AB8">
        <w:rPr>
          <w:lang w:val="en-US"/>
        </w:rPr>
        <w:t>.</w:t>
      </w:r>
    </w:p>
    <w:p w14:paraId="79DD4AB9" w14:textId="1F4856FB" w:rsidR="00FC6040" w:rsidRDefault="00FC6040" w:rsidP="00FC6040">
      <w:pPr>
        <w:rPr>
          <w:lang w:val="en-US"/>
        </w:rPr>
      </w:pPr>
      <w:r w:rsidRPr="004E15EB">
        <w:rPr>
          <w:lang w:val="en-US"/>
        </w:rPr>
        <w:t>One of the big a</w:t>
      </w:r>
      <w:r>
        <w:rPr>
          <w:lang w:val="en-US"/>
        </w:rPr>
        <w:t xml:space="preserve">dvantages of using react is being able to build components which can be independent from </w:t>
      </w:r>
      <w:r w:rsidR="00B61933">
        <w:rPr>
          <w:lang w:val="en-US"/>
        </w:rPr>
        <w:t>each other</w:t>
      </w:r>
      <w:r>
        <w:rPr>
          <w:lang w:val="en-US"/>
        </w:rPr>
        <w:t xml:space="preserve"> and </w:t>
      </w:r>
      <w:r w:rsidR="00B61933">
        <w:rPr>
          <w:lang w:val="en-US"/>
        </w:rPr>
        <w:t xml:space="preserve">can be </w:t>
      </w:r>
      <w:r>
        <w:rPr>
          <w:lang w:val="en-US"/>
        </w:rPr>
        <w:t xml:space="preserve">reused </w:t>
      </w:r>
      <w:r w:rsidR="00B61933">
        <w:rPr>
          <w:lang w:val="en-US"/>
        </w:rPr>
        <w:t>across all application’s components</w:t>
      </w:r>
      <w:r>
        <w:rPr>
          <w:lang w:val="en-US"/>
        </w:rPr>
        <w:t>, this dramatically improves modularity, provides loose coupling between components and facilitates maintenance of the solution.</w:t>
      </w:r>
    </w:p>
    <w:p w14:paraId="39888DD9" w14:textId="68BF7EEB" w:rsidR="00FC6040" w:rsidRDefault="00FC6040" w:rsidP="00FC6040">
      <w:pPr>
        <w:rPr>
          <w:lang w:val="en-US"/>
        </w:rPr>
      </w:pPr>
      <w:r>
        <w:rPr>
          <w:lang w:val="en-US"/>
        </w:rPr>
        <w:t xml:space="preserve">The initial configuration of the project is done with the help of a npm package, </w:t>
      </w:r>
      <w:r w:rsidRPr="006B0253">
        <w:rPr>
          <w:lang w:val="en-US"/>
        </w:rPr>
        <w:t>create-react-app</w:t>
      </w:r>
      <w:r>
        <w:rPr>
          <w:lang w:val="en-US"/>
        </w:rPr>
        <w:t xml:space="preserve">. </w:t>
      </w:r>
      <w:r w:rsidRPr="006B0253">
        <w:rPr>
          <w:lang w:val="en-US"/>
        </w:rPr>
        <w:t xml:space="preserve">This package creates the barebones of the </w:t>
      </w:r>
      <w:r>
        <w:rPr>
          <w:lang w:val="en-US"/>
        </w:rPr>
        <w:t xml:space="preserve">client-side code </w:t>
      </w:r>
      <w:r w:rsidRPr="006B0253">
        <w:rPr>
          <w:lang w:val="en-US"/>
        </w:rPr>
        <w:t xml:space="preserve">including </w:t>
      </w:r>
      <w:r>
        <w:rPr>
          <w:lang w:val="en-US"/>
        </w:rPr>
        <w:t xml:space="preserve">the first component to be rendered. That component can be edited, and other components can be built using the JSX language. </w:t>
      </w:r>
      <w:r w:rsidRPr="006B0253">
        <w:rPr>
          <w:lang w:val="en-US"/>
        </w:rPr>
        <w:t>JSX</w:t>
      </w:r>
      <w:r>
        <w:rPr>
          <w:lang w:val="en-US"/>
        </w:rPr>
        <w:t xml:space="preserve"> </w:t>
      </w:r>
      <w:r w:rsidRPr="006B0253">
        <w:rPr>
          <w:lang w:val="en-US"/>
        </w:rPr>
        <w:t>is a syntax extension to JavaScript</w:t>
      </w:r>
      <w:r>
        <w:rPr>
          <w:lang w:val="en-US"/>
        </w:rPr>
        <w:t xml:space="preserve">, it looks like HTML but has the </w:t>
      </w:r>
      <w:r w:rsidRPr="006B0253">
        <w:rPr>
          <w:lang w:val="en-US"/>
        </w:rPr>
        <w:t>full power of JavaScript</w:t>
      </w:r>
      <w:r w:rsidR="00330AB8">
        <w:rPr>
          <w:lang w:val="en-US"/>
        </w:rPr>
        <w:t xml:space="preserve"> </w:t>
      </w:r>
      <w:sdt>
        <w:sdtPr>
          <w:rPr>
            <w:lang w:val="en-US"/>
          </w:rPr>
          <w:id w:val="-2050905528"/>
          <w:citation/>
        </w:sdtPr>
        <w:sdtContent>
          <w:r w:rsidR="00330AB8">
            <w:rPr>
              <w:lang w:val="en-US"/>
            </w:rPr>
            <w:fldChar w:fldCharType="begin"/>
          </w:r>
          <w:r w:rsidR="00795FAD">
            <w:rPr>
              <w:lang w:val="en-US"/>
            </w:rPr>
            <w:instrText xml:space="preserve">CITATION Int20 \l 2070 </w:instrText>
          </w:r>
          <w:r w:rsidR="00330AB8">
            <w:rPr>
              <w:lang w:val="en-US"/>
            </w:rPr>
            <w:fldChar w:fldCharType="separate"/>
          </w:r>
          <w:r w:rsidR="00B27D60" w:rsidRPr="00B27D60">
            <w:rPr>
              <w:lang w:val="en-US"/>
            </w:rPr>
            <w:t>[10]</w:t>
          </w:r>
          <w:r w:rsidR="00330AB8">
            <w:rPr>
              <w:lang w:val="en-US"/>
            </w:rPr>
            <w:fldChar w:fldCharType="end"/>
          </w:r>
        </w:sdtContent>
      </w:sdt>
      <w:r>
        <w:rPr>
          <w:lang w:val="en-US"/>
        </w:rPr>
        <w:t>.</w:t>
      </w:r>
    </w:p>
    <w:p w14:paraId="4E5D3F0D" w14:textId="2FB939C5" w:rsidR="004A2391" w:rsidRDefault="00FC6040" w:rsidP="00FC6040">
      <w:pPr>
        <w:rPr>
          <w:lang w:val="en-US"/>
        </w:rPr>
      </w:pPr>
      <w:r>
        <w:rPr>
          <w:lang w:val="en-US"/>
        </w:rPr>
        <w:t xml:space="preserve">React Router is a library which enables route handling using dynamic routing. This </w:t>
      </w:r>
      <w:r w:rsidRPr="00AB77F2">
        <w:rPr>
          <w:lang w:val="en-US"/>
        </w:rPr>
        <w:t>allows</w:t>
      </w:r>
      <w:r>
        <w:rPr>
          <w:lang w:val="en-US"/>
        </w:rPr>
        <w:t xml:space="preserve"> developers</w:t>
      </w:r>
      <w:r w:rsidRPr="00AB77F2">
        <w:rPr>
          <w:lang w:val="en-US"/>
        </w:rPr>
        <w:t xml:space="preserve"> to build a single-page web application with navigation without the page refreshing as the user navigates.</w:t>
      </w:r>
    </w:p>
    <w:p w14:paraId="6FEA1288" w14:textId="01D5CEB1" w:rsidR="004A2391" w:rsidRDefault="004A2391" w:rsidP="00FC6040">
      <w:pPr>
        <w:rPr>
          <w:lang w:val="en-US"/>
        </w:rPr>
      </w:pPr>
    </w:p>
    <w:p w14:paraId="02670358" w14:textId="77777777" w:rsidR="004A2391" w:rsidRDefault="004A2391" w:rsidP="00FC6040">
      <w:pPr>
        <w:rPr>
          <w:lang w:val="en-US"/>
        </w:rPr>
      </w:pPr>
    </w:p>
    <w:p w14:paraId="4148AA48" w14:textId="1D453142" w:rsidR="004A2391" w:rsidRPr="004A2391" w:rsidRDefault="004A2391" w:rsidP="004A2391">
      <w:pPr>
        <w:pStyle w:val="Ttulo2"/>
        <w:rPr>
          <w:noProof w:val="0"/>
          <w:color w:val="auto"/>
          <w:sz w:val="28"/>
          <w:szCs w:val="28"/>
          <w:lang w:val="en-US"/>
        </w:rPr>
      </w:pPr>
      <w:bookmarkStart w:id="170" w:name="_Toc39266845"/>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2</w:t>
      </w:r>
      <w:r w:rsidRPr="000B30B5">
        <w:rPr>
          <w:noProof w:val="0"/>
          <w:color w:val="auto"/>
          <w:sz w:val="28"/>
          <w:szCs w:val="28"/>
          <w:lang w:val="en-US"/>
        </w:rPr>
        <w:t xml:space="preserve">. </w:t>
      </w:r>
      <w:r>
        <w:rPr>
          <w:noProof w:val="0"/>
          <w:color w:val="auto"/>
          <w:sz w:val="28"/>
          <w:szCs w:val="28"/>
          <w:lang w:val="en-US"/>
        </w:rPr>
        <w:t>Spring</w:t>
      </w:r>
      <w:bookmarkEnd w:id="170"/>
    </w:p>
    <w:p w14:paraId="3A656BBB" w14:textId="5FD2F50D" w:rsidR="00FC6040" w:rsidRDefault="00FC6040" w:rsidP="00FC6040">
      <w:pPr>
        <w:rPr>
          <w:lang w:val="en-US"/>
        </w:rPr>
      </w:pPr>
      <w:r w:rsidRPr="00C517A5">
        <w:rPr>
          <w:lang w:val="en-US"/>
        </w:rPr>
        <w:t>Spring is one of t</w:t>
      </w:r>
      <w:r>
        <w:rPr>
          <w:lang w:val="en-US"/>
        </w:rPr>
        <w:t>he most popular application development frameworks. This lightweight and open source framework</w:t>
      </w:r>
      <w:r w:rsidRPr="00C517A5">
        <w:rPr>
          <w:lang w:val="en-US"/>
        </w:rPr>
        <w:t xml:space="preserve"> enables high performance, easily testabl</w:t>
      </w:r>
      <w:r>
        <w:rPr>
          <w:lang w:val="en-US"/>
        </w:rPr>
        <w:t>e and reusable code</w:t>
      </w:r>
      <w:r w:rsidR="00330AB8">
        <w:rPr>
          <w:lang w:val="en-US"/>
        </w:rPr>
        <w:t xml:space="preserve"> </w:t>
      </w:r>
      <w:sdt>
        <w:sdtPr>
          <w:rPr>
            <w:lang w:val="en-US"/>
          </w:rPr>
          <w:id w:val="-961259062"/>
          <w:citation/>
        </w:sdtPr>
        <w:sdtContent>
          <w:r w:rsidR="00330AB8">
            <w:rPr>
              <w:lang w:val="en-US"/>
            </w:rPr>
            <w:fldChar w:fldCharType="begin"/>
          </w:r>
          <w:r w:rsidR="00795FAD">
            <w:rPr>
              <w:lang w:val="en-US"/>
            </w:rPr>
            <w:instrText xml:space="preserve">CITATION Spr20 \l 2070 </w:instrText>
          </w:r>
          <w:r w:rsidR="00330AB8">
            <w:rPr>
              <w:lang w:val="en-US"/>
            </w:rPr>
            <w:fldChar w:fldCharType="separate"/>
          </w:r>
          <w:r w:rsidR="00B27D60" w:rsidRPr="00B27D60">
            <w:rPr>
              <w:lang w:val="en-US"/>
            </w:rPr>
            <w:t>[11]</w:t>
          </w:r>
          <w:r w:rsidR="00330AB8">
            <w:rPr>
              <w:lang w:val="en-US"/>
            </w:rPr>
            <w:fldChar w:fldCharType="end"/>
          </w:r>
        </w:sdtContent>
      </w:sdt>
      <w:r>
        <w:rPr>
          <w:lang w:val="en-US"/>
        </w:rPr>
        <w:t>.</w:t>
      </w:r>
    </w:p>
    <w:p w14:paraId="5FE2C909" w14:textId="6738DDDF" w:rsidR="00FC6040" w:rsidRDefault="00FC6040" w:rsidP="00FC6040">
      <w:pPr>
        <w:rPr>
          <w:lang w:val="en-US"/>
        </w:rPr>
      </w:pPr>
      <w:r>
        <w:rPr>
          <w:lang w:val="en-US"/>
        </w:rPr>
        <w:t>Spring offers several core functionalities like inversion of control (specifically dependency injection), aspect-oriented programming, database access, transaction management, web service development through Spring MVC, amongst many others</w:t>
      </w:r>
      <w:r w:rsidR="00330AB8">
        <w:rPr>
          <w:lang w:val="en-US"/>
        </w:rPr>
        <w:t xml:space="preserve"> </w:t>
      </w:r>
      <w:sdt>
        <w:sdtPr>
          <w:rPr>
            <w:lang w:val="en-US"/>
          </w:rPr>
          <w:id w:val="376740961"/>
          <w:citation/>
        </w:sdtPr>
        <w:sdtContent>
          <w:r w:rsidR="00330AB8">
            <w:rPr>
              <w:lang w:val="en-US"/>
            </w:rPr>
            <w:fldChar w:fldCharType="begin"/>
          </w:r>
          <w:r w:rsidR="00795FAD">
            <w:rPr>
              <w:lang w:val="en-US"/>
            </w:rPr>
            <w:instrText xml:space="preserve">CITATION Spr20 \l 2070 </w:instrText>
          </w:r>
          <w:r w:rsidR="00330AB8">
            <w:rPr>
              <w:lang w:val="en-US"/>
            </w:rPr>
            <w:fldChar w:fldCharType="separate"/>
          </w:r>
          <w:r w:rsidR="00B27D60" w:rsidRPr="00B27D60">
            <w:rPr>
              <w:lang w:val="en-US"/>
            </w:rPr>
            <w:t>[11]</w:t>
          </w:r>
          <w:r w:rsidR="00330AB8">
            <w:rPr>
              <w:lang w:val="en-US"/>
            </w:rPr>
            <w:fldChar w:fldCharType="end"/>
          </w:r>
        </w:sdtContent>
      </w:sdt>
      <w:r w:rsidR="00330AB8">
        <w:rPr>
          <w:lang w:val="en-US"/>
        </w:rPr>
        <w:t xml:space="preserve"> </w:t>
      </w:r>
      <w:sdt>
        <w:sdtPr>
          <w:rPr>
            <w:lang w:val="en-US"/>
          </w:rPr>
          <w:id w:val="-173421020"/>
          <w:citation/>
        </w:sdtPr>
        <w:sdtContent>
          <w:r w:rsidR="00330AB8">
            <w:rPr>
              <w:lang w:val="en-US"/>
            </w:rPr>
            <w:fldChar w:fldCharType="begin"/>
          </w:r>
          <w:r w:rsidR="000F784E">
            <w:rPr>
              <w:lang w:val="en-US"/>
            </w:rPr>
            <w:instrText xml:space="preserve">CITATION 2In20 \l 2070 </w:instrText>
          </w:r>
          <w:r w:rsidR="00330AB8">
            <w:rPr>
              <w:lang w:val="en-US"/>
            </w:rPr>
            <w:fldChar w:fldCharType="separate"/>
          </w:r>
          <w:r w:rsidR="00B27D60" w:rsidRPr="00B27D60">
            <w:rPr>
              <w:lang w:val="en-US"/>
            </w:rPr>
            <w:t>[12]</w:t>
          </w:r>
          <w:r w:rsidR="00330AB8">
            <w:rPr>
              <w:lang w:val="en-US"/>
            </w:rPr>
            <w:fldChar w:fldCharType="end"/>
          </w:r>
        </w:sdtContent>
      </w:sdt>
      <w:r>
        <w:rPr>
          <w:lang w:val="en-US"/>
        </w:rPr>
        <w:t>.</w:t>
      </w:r>
    </w:p>
    <w:p w14:paraId="1A4751E3" w14:textId="1A49027C" w:rsidR="00FC6040" w:rsidRDefault="00FC6040" w:rsidP="00FC6040">
      <w:pPr>
        <w:rPr>
          <w:lang w:val="en-US"/>
        </w:rPr>
      </w:pPr>
      <w:r>
        <w:rPr>
          <w:lang w:val="en-US"/>
        </w:rPr>
        <w:t xml:space="preserve">Besides the core functionalities, Spring has several projects which allow to extend these functionalities for specific needs. Two projects worthy of mention are Spring Boot and Spring Security which </w:t>
      </w:r>
      <w:r w:rsidR="00377445">
        <w:rPr>
          <w:lang w:val="en-US"/>
        </w:rPr>
        <w:t xml:space="preserve">are </w:t>
      </w:r>
      <w:r>
        <w:rPr>
          <w:lang w:val="en-US"/>
        </w:rPr>
        <w:t>used on this project.</w:t>
      </w:r>
    </w:p>
    <w:p w14:paraId="45B4A778" w14:textId="010C92C9" w:rsidR="00050398" w:rsidRPr="00D71E0F" w:rsidRDefault="00050398">
      <w:pPr>
        <w:rPr>
          <w:lang w:val="en-US"/>
        </w:rPr>
        <w:pPrChange w:id="171" w:author="Rodrigo LeaL" w:date="2020-05-01T22:58:00Z">
          <w:pPr>
            <w:pStyle w:val="Ttulo2"/>
          </w:pPr>
        </w:pPrChange>
      </w:pPr>
    </w:p>
    <w:p w14:paraId="75595679" w14:textId="79E0E1E1" w:rsidR="00050398" w:rsidRPr="00AB6EF8" w:rsidRDefault="00050398" w:rsidP="00AB6EF8">
      <w:pPr>
        <w:pStyle w:val="Ttulo3"/>
        <w:rPr>
          <w:noProof w:val="0"/>
          <w:color w:val="auto"/>
          <w:sz w:val="28"/>
          <w:szCs w:val="28"/>
          <w:lang w:val="en-GB"/>
        </w:rPr>
      </w:pPr>
      <w:bookmarkStart w:id="172" w:name="_Toc533370019"/>
      <w:bookmarkStart w:id="173" w:name="_Toc27948159"/>
      <w:bookmarkStart w:id="174" w:name="_Toc39266846"/>
      <w:r w:rsidRPr="00AB6EF8">
        <w:rPr>
          <w:noProof w:val="0"/>
          <w:color w:val="auto"/>
          <w:sz w:val="28"/>
          <w:szCs w:val="28"/>
          <w:lang w:val="en-GB"/>
        </w:rPr>
        <w:t>4.</w:t>
      </w:r>
      <w:r w:rsidRPr="00A311AD">
        <w:rPr>
          <w:rStyle w:val="Ttulo3Carter"/>
          <w:color w:val="auto"/>
          <w:sz w:val="28"/>
          <w:szCs w:val="28"/>
          <w:lang w:val="en-GB"/>
        </w:rPr>
        <w:t>2.1. Spring Boot</w:t>
      </w:r>
      <w:bookmarkEnd w:id="172"/>
      <w:bookmarkEnd w:id="173"/>
      <w:bookmarkEnd w:id="174"/>
    </w:p>
    <w:p w14:paraId="23AE9140" w14:textId="07E20B46" w:rsidR="00FC6040" w:rsidRDefault="00FC6040" w:rsidP="00FC6040">
      <w:pPr>
        <w:rPr>
          <w:lang w:val="en-US"/>
        </w:rPr>
      </w:pPr>
      <w:r>
        <w:rPr>
          <w:lang w:val="en-US"/>
        </w:rPr>
        <w:t xml:space="preserve">Spring boot makes it easier </w:t>
      </w:r>
      <w:r w:rsidR="00377445">
        <w:rPr>
          <w:lang w:val="en-US"/>
        </w:rPr>
        <w:t xml:space="preserve">to </w:t>
      </w:r>
      <w:r>
        <w:rPr>
          <w:lang w:val="en-US"/>
        </w:rPr>
        <w:t>develop Spring applications. Includes embedded Tomcat, Jetty or Undertown as web application servers allowing the development of standalone applications, automatically configure Spring and 3rd party libraries when possible, offers a set of dependencies to help build the application (starter dependencies), requires no XML configurations and no code generation</w:t>
      </w:r>
      <w:r w:rsidR="00330AB8">
        <w:rPr>
          <w:lang w:val="en-US"/>
        </w:rPr>
        <w:t xml:space="preserve"> </w:t>
      </w:r>
      <w:sdt>
        <w:sdtPr>
          <w:rPr>
            <w:lang w:val="en-US"/>
          </w:rPr>
          <w:id w:val="-1934343491"/>
          <w:citation/>
        </w:sdtPr>
        <w:sdtContent>
          <w:r w:rsidR="00330AB8">
            <w:rPr>
              <w:lang w:val="en-US"/>
            </w:rPr>
            <w:fldChar w:fldCharType="begin"/>
          </w:r>
          <w:r w:rsidR="00795FAD">
            <w:rPr>
              <w:lang w:val="en-US"/>
            </w:rPr>
            <w:instrText xml:space="preserve">CITATION Spr201 \l 2070 </w:instrText>
          </w:r>
          <w:r w:rsidR="00330AB8">
            <w:rPr>
              <w:lang w:val="en-US"/>
            </w:rPr>
            <w:fldChar w:fldCharType="separate"/>
          </w:r>
          <w:r w:rsidR="00B27D60" w:rsidRPr="00B27D60">
            <w:rPr>
              <w:lang w:val="en-US"/>
            </w:rPr>
            <w:t>[13]</w:t>
          </w:r>
          <w:r w:rsidR="00330AB8">
            <w:rPr>
              <w:lang w:val="en-US"/>
            </w:rPr>
            <w:fldChar w:fldCharType="end"/>
          </w:r>
        </w:sdtContent>
      </w:sdt>
      <w:r>
        <w:rPr>
          <w:lang w:val="en-US"/>
        </w:rPr>
        <w:t>.</w:t>
      </w:r>
    </w:p>
    <w:p w14:paraId="7B06F9E5" w14:textId="7FA08976" w:rsidR="00FC6040" w:rsidRDefault="00FC6040" w:rsidP="00FC6040">
      <w:pPr>
        <w:rPr>
          <w:lang w:val="en-US"/>
        </w:rPr>
      </w:pPr>
      <w:r>
        <w:rPr>
          <w:lang w:val="en-US"/>
        </w:rPr>
        <w:t>Adding to this, Spring Boot is a widely used project which has a very active community.</w:t>
      </w:r>
    </w:p>
    <w:p w14:paraId="4CC66083" w14:textId="77777777" w:rsidR="004A2391" w:rsidRPr="00E662F2" w:rsidRDefault="004A2391" w:rsidP="00FC6040">
      <w:pPr>
        <w:rPr>
          <w:lang w:val="en-US"/>
        </w:rPr>
      </w:pPr>
    </w:p>
    <w:p w14:paraId="4D120B81" w14:textId="167A331D" w:rsidR="00050398" w:rsidRPr="00AB6EF8" w:rsidRDefault="00050398" w:rsidP="00AB6EF8">
      <w:pPr>
        <w:pStyle w:val="Ttulo3"/>
        <w:rPr>
          <w:color w:val="auto"/>
          <w:sz w:val="28"/>
          <w:szCs w:val="28"/>
          <w:lang w:val="en-GB"/>
        </w:rPr>
      </w:pPr>
      <w:bookmarkStart w:id="175" w:name="_Toc39266847"/>
      <w:r w:rsidRPr="00AB6EF8">
        <w:rPr>
          <w:color w:val="auto"/>
          <w:sz w:val="28"/>
          <w:szCs w:val="28"/>
          <w:lang w:val="en-GB"/>
        </w:rPr>
        <w:t>4.2.2. Spring Security</w:t>
      </w:r>
      <w:bookmarkEnd w:id="175"/>
    </w:p>
    <w:p w14:paraId="06F15ED2" w14:textId="6329B6D2" w:rsidR="00FC6040" w:rsidRDefault="00FC6040" w:rsidP="00FC6040">
      <w:pPr>
        <w:rPr>
          <w:lang w:val="en-US"/>
        </w:rPr>
      </w:pPr>
      <w:r>
        <w:rPr>
          <w:lang w:val="en-US"/>
        </w:rPr>
        <w:t>The Spring security is authentication and authorization framework. A big advantage of using Spring security is</w:t>
      </w:r>
      <w:r w:rsidR="00377445">
        <w:rPr>
          <w:lang w:val="en-US"/>
        </w:rPr>
        <w:t xml:space="preserve"> that </w:t>
      </w:r>
      <w:r>
        <w:rPr>
          <w:lang w:val="en-US"/>
        </w:rPr>
        <w:t xml:space="preserve"> it</w:t>
      </w:r>
      <w:r w:rsidR="00377445">
        <w:rPr>
          <w:lang w:val="en-US"/>
        </w:rPr>
        <w:t xml:space="preserve"> is</w:t>
      </w:r>
      <w:r>
        <w:rPr>
          <w:lang w:val="en-US"/>
        </w:rPr>
        <w:t xml:space="preserve"> highly customizable and extendable to support </w:t>
      </w:r>
      <w:r w:rsidR="001327C4">
        <w:rPr>
          <w:lang w:val="en-US"/>
        </w:rPr>
        <w:t xml:space="preserve">the </w:t>
      </w:r>
      <w:r w:rsidR="00377445">
        <w:rPr>
          <w:lang w:val="en-US"/>
        </w:rPr>
        <w:t xml:space="preserve"> </w:t>
      </w:r>
      <w:r>
        <w:rPr>
          <w:lang w:val="en-US"/>
        </w:rPr>
        <w:t>necessary requirements</w:t>
      </w:r>
      <w:r w:rsidR="00330AB8">
        <w:rPr>
          <w:lang w:val="en-US"/>
        </w:rPr>
        <w:t xml:space="preserve"> </w:t>
      </w:r>
      <w:sdt>
        <w:sdtPr>
          <w:rPr>
            <w:lang w:val="en-US"/>
          </w:rPr>
          <w:id w:val="-1387171372"/>
          <w:citation/>
        </w:sdtPr>
        <w:sdtContent>
          <w:r w:rsidR="00330AB8">
            <w:rPr>
              <w:lang w:val="en-US"/>
            </w:rPr>
            <w:fldChar w:fldCharType="begin"/>
          </w:r>
          <w:r w:rsidR="00795FAD">
            <w:rPr>
              <w:lang w:val="en-US"/>
            </w:rPr>
            <w:instrText xml:space="preserve">CITATION Spr202 \l 2070 </w:instrText>
          </w:r>
          <w:r w:rsidR="00330AB8">
            <w:rPr>
              <w:lang w:val="en-US"/>
            </w:rPr>
            <w:fldChar w:fldCharType="separate"/>
          </w:r>
          <w:r w:rsidR="00B27D60" w:rsidRPr="00B27D60">
            <w:rPr>
              <w:lang w:val="en-US"/>
            </w:rPr>
            <w:t>[14]</w:t>
          </w:r>
          <w:r w:rsidR="00330AB8">
            <w:rPr>
              <w:lang w:val="en-US"/>
            </w:rPr>
            <w:fldChar w:fldCharType="end"/>
          </w:r>
        </w:sdtContent>
      </w:sdt>
      <w:r>
        <w:rPr>
          <w:lang w:val="en-US"/>
        </w:rPr>
        <w:t>.</w:t>
      </w:r>
    </w:p>
    <w:p w14:paraId="79CD6594" w14:textId="77777777" w:rsidR="007A4B78" w:rsidRDefault="007A4B78" w:rsidP="00FC6040">
      <w:pPr>
        <w:rPr>
          <w:lang w:val="en-US"/>
        </w:rPr>
      </w:pPr>
    </w:p>
    <w:p w14:paraId="5EA1B7E0" w14:textId="6DB7BF11" w:rsidR="007A4B78" w:rsidRPr="004A2391" w:rsidRDefault="007A4B78" w:rsidP="007A4B78">
      <w:pPr>
        <w:pStyle w:val="Ttulo2"/>
        <w:rPr>
          <w:noProof w:val="0"/>
          <w:color w:val="auto"/>
          <w:sz w:val="28"/>
          <w:szCs w:val="28"/>
          <w:lang w:val="en-US"/>
        </w:rPr>
      </w:pPr>
      <w:bookmarkStart w:id="176" w:name="_Toc39266848"/>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3</w:t>
      </w:r>
      <w:r w:rsidRPr="000B30B5">
        <w:rPr>
          <w:noProof w:val="0"/>
          <w:color w:val="auto"/>
          <w:sz w:val="28"/>
          <w:szCs w:val="28"/>
          <w:lang w:val="en-US"/>
        </w:rPr>
        <w:t xml:space="preserve">. </w:t>
      </w:r>
      <w:r>
        <w:rPr>
          <w:noProof w:val="0"/>
          <w:color w:val="auto"/>
          <w:sz w:val="28"/>
          <w:szCs w:val="28"/>
          <w:lang w:val="en-US"/>
        </w:rPr>
        <w:t>Swagger</w:t>
      </w:r>
      <w:bookmarkEnd w:id="176"/>
    </w:p>
    <w:p w14:paraId="7D1803F5" w14:textId="6E6ACF70" w:rsidR="007A4B78" w:rsidRDefault="007A4B78" w:rsidP="007A4B78">
      <w:pPr>
        <w:rPr>
          <w:lang w:val="en-US"/>
        </w:rPr>
      </w:pPr>
      <w:r>
        <w:rPr>
          <w:lang w:val="en-US"/>
        </w:rPr>
        <w:t xml:space="preserve">Swagger enables developers to describe their API’s structure in such a way that it is possible to build both beautiful and interactive API documentation </w:t>
      </w:r>
      <w:sdt>
        <w:sdtPr>
          <w:rPr>
            <w:lang w:val="en-US"/>
          </w:rPr>
          <w:id w:val="63385426"/>
          <w:citation/>
        </w:sdtPr>
        <w:sdtContent>
          <w:r>
            <w:rPr>
              <w:lang w:val="en-US"/>
            </w:rPr>
            <w:fldChar w:fldCharType="begin"/>
          </w:r>
          <w:r w:rsidR="000F784E">
            <w:rPr>
              <w:lang w:val="en-US"/>
            </w:rPr>
            <w:instrText xml:space="preserve">CITATION API20 \l 2070 </w:instrText>
          </w:r>
          <w:r>
            <w:rPr>
              <w:lang w:val="en-US"/>
            </w:rPr>
            <w:fldChar w:fldCharType="separate"/>
          </w:r>
          <w:r w:rsidR="00B27D60" w:rsidRPr="00B27D60">
            <w:rPr>
              <w:lang w:val="en-US"/>
            </w:rPr>
            <w:t>[15]</w:t>
          </w:r>
          <w:r>
            <w:rPr>
              <w:lang w:val="en-US"/>
            </w:rPr>
            <w:fldChar w:fldCharType="end"/>
          </w:r>
        </w:sdtContent>
      </w:sdt>
      <w:r>
        <w:rPr>
          <w:lang w:val="en-US"/>
        </w:rPr>
        <w:t>. Swagger UI enables automatic generation of a rich user interface with the API documentation, this UI is generated from documentation compliant with the Open API standard.</w:t>
      </w:r>
    </w:p>
    <w:p w14:paraId="6ACAD1E9" w14:textId="77777777" w:rsidR="007A4B78" w:rsidRPr="00E662F2" w:rsidRDefault="007A4B78" w:rsidP="00FC6040">
      <w:pPr>
        <w:rPr>
          <w:lang w:val="en-US"/>
        </w:rPr>
      </w:pPr>
    </w:p>
    <w:p w14:paraId="203D73F9" w14:textId="0830E345" w:rsidR="004A2391" w:rsidRPr="004A2391" w:rsidRDefault="004A2391" w:rsidP="004A2391">
      <w:pPr>
        <w:pStyle w:val="Ttulo2"/>
        <w:rPr>
          <w:noProof w:val="0"/>
          <w:color w:val="auto"/>
          <w:sz w:val="28"/>
          <w:szCs w:val="28"/>
          <w:lang w:val="en-US"/>
        </w:rPr>
      </w:pPr>
      <w:bookmarkStart w:id="177" w:name="_Toc39266849"/>
      <w:r>
        <w:rPr>
          <w:noProof w:val="0"/>
          <w:color w:val="auto"/>
          <w:sz w:val="28"/>
          <w:szCs w:val="28"/>
          <w:lang w:val="en-US"/>
        </w:rPr>
        <w:t>4</w:t>
      </w:r>
      <w:r w:rsidRPr="000B30B5">
        <w:rPr>
          <w:noProof w:val="0"/>
          <w:color w:val="auto"/>
          <w:sz w:val="28"/>
          <w:szCs w:val="28"/>
          <w:lang w:val="en-US"/>
        </w:rPr>
        <w:t>.</w:t>
      </w:r>
      <w:r w:rsidR="007A4B78">
        <w:rPr>
          <w:noProof w:val="0"/>
          <w:color w:val="auto"/>
          <w:sz w:val="28"/>
          <w:szCs w:val="28"/>
          <w:lang w:val="en-US"/>
        </w:rPr>
        <w:t>4</w:t>
      </w:r>
      <w:r w:rsidRPr="000B30B5">
        <w:rPr>
          <w:noProof w:val="0"/>
          <w:color w:val="auto"/>
          <w:sz w:val="28"/>
          <w:szCs w:val="28"/>
          <w:lang w:val="en-US"/>
        </w:rPr>
        <w:t xml:space="preserve">. </w:t>
      </w:r>
      <w:r>
        <w:rPr>
          <w:noProof w:val="0"/>
          <w:color w:val="auto"/>
          <w:sz w:val="28"/>
          <w:szCs w:val="28"/>
          <w:lang w:val="en-US"/>
        </w:rPr>
        <w:t>Docker</w:t>
      </w:r>
      <w:bookmarkEnd w:id="177"/>
    </w:p>
    <w:p w14:paraId="516F3324" w14:textId="7FCE374F" w:rsidR="00FC6040" w:rsidRDefault="00FC6040" w:rsidP="00FC6040">
      <w:pPr>
        <w:rPr>
          <w:lang w:val="en-US"/>
        </w:rPr>
      </w:pPr>
      <w:r w:rsidRPr="00182D47">
        <w:rPr>
          <w:lang w:val="en-US"/>
        </w:rPr>
        <w:t>Docker is a tool designed to make it easier to create, deploy, and run applications by using containers</w:t>
      </w:r>
      <w:r w:rsidR="00330AB8">
        <w:rPr>
          <w:lang w:val="en-US"/>
        </w:rPr>
        <w:t xml:space="preserve"> </w:t>
      </w:r>
      <w:sdt>
        <w:sdtPr>
          <w:rPr>
            <w:lang w:val="en-US"/>
          </w:rPr>
          <w:id w:val="-73587289"/>
          <w:citation/>
        </w:sdtPr>
        <w:sdtContent>
          <w:r w:rsidR="00330AB8">
            <w:rPr>
              <w:lang w:val="en-US"/>
            </w:rPr>
            <w:fldChar w:fldCharType="begin"/>
          </w:r>
          <w:r w:rsidR="00795FAD">
            <w:rPr>
              <w:lang w:val="en-US"/>
            </w:rPr>
            <w:instrText xml:space="preserve">CITATION Emp20 \l 2070 </w:instrText>
          </w:r>
          <w:r w:rsidR="00330AB8">
            <w:rPr>
              <w:lang w:val="en-US"/>
            </w:rPr>
            <w:fldChar w:fldCharType="separate"/>
          </w:r>
          <w:r w:rsidR="00B27D60" w:rsidRPr="00B27D60">
            <w:rPr>
              <w:lang w:val="en-US"/>
            </w:rPr>
            <w:t>[16]</w:t>
          </w:r>
          <w:r w:rsidR="00330AB8">
            <w:rPr>
              <w:lang w:val="en-US"/>
            </w:rPr>
            <w:fldChar w:fldCharType="end"/>
          </w:r>
        </w:sdtContent>
      </w:sdt>
      <w:sdt>
        <w:sdtPr>
          <w:rPr>
            <w:lang w:val="en-US"/>
          </w:rPr>
          <w:id w:val="-1187594216"/>
          <w:citation/>
        </w:sdtPr>
        <w:sdtContent>
          <w:r w:rsidR="00330AB8">
            <w:rPr>
              <w:lang w:val="en-US"/>
            </w:rPr>
            <w:fldChar w:fldCharType="begin"/>
          </w:r>
          <w:r w:rsidR="000F784E">
            <w:rPr>
              <w:lang w:val="en-US"/>
            </w:rPr>
            <w:instrText xml:space="preserve">CITATION Doc20 \l 2070 </w:instrText>
          </w:r>
          <w:r w:rsidR="00330AB8">
            <w:rPr>
              <w:lang w:val="en-US"/>
            </w:rPr>
            <w:fldChar w:fldCharType="separate"/>
          </w:r>
          <w:r w:rsidR="00B27D60">
            <w:rPr>
              <w:lang w:val="en-US"/>
            </w:rPr>
            <w:t xml:space="preserve"> </w:t>
          </w:r>
          <w:r w:rsidR="00B27D60" w:rsidRPr="00B27D60">
            <w:rPr>
              <w:lang w:val="en-US"/>
            </w:rPr>
            <w:t>[17]</w:t>
          </w:r>
          <w:r w:rsidR="00330AB8">
            <w:rPr>
              <w:lang w:val="en-US"/>
            </w:rPr>
            <w:fldChar w:fldCharType="end"/>
          </w:r>
        </w:sdtContent>
      </w:sdt>
      <w:customXmlInsRangeStart w:id="178" w:author="joao eduardo santos" w:date="2020-05-03T16:45:00Z"/>
      <w:sdt>
        <w:sdtPr>
          <w:rPr>
            <w:lang w:val="en-US"/>
          </w:rPr>
          <w:id w:val="-2057078135"/>
          <w:citation/>
        </w:sdtPr>
        <w:sdtContent>
          <w:customXmlInsRangeEnd w:id="178"/>
          <w:ins w:id="179" w:author="joao eduardo santos" w:date="2020-05-03T16:45:00Z">
            <w:r w:rsidR="00B27D60">
              <w:rPr>
                <w:lang w:val="en-US"/>
              </w:rPr>
              <w:fldChar w:fldCharType="begin"/>
            </w:r>
            <w:r w:rsidR="00B27D60">
              <w:rPr>
                <w:lang w:val="en-GB"/>
              </w:rPr>
              <w:instrText xml:space="preserve"> CITATION Sha19 \l 2057 </w:instrText>
            </w:r>
          </w:ins>
          <w:r w:rsidR="00B27D60">
            <w:rPr>
              <w:lang w:val="en-US"/>
            </w:rPr>
            <w:fldChar w:fldCharType="separate"/>
          </w:r>
          <w:r w:rsidR="00B27D60">
            <w:rPr>
              <w:lang w:val="en-GB"/>
            </w:rPr>
            <w:t xml:space="preserve"> </w:t>
          </w:r>
          <w:r w:rsidR="00B27D60" w:rsidRPr="00B27D60">
            <w:rPr>
              <w:lang w:val="en-GB"/>
            </w:rPr>
            <w:t>[18]</w:t>
          </w:r>
          <w:ins w:id="180" w:author="joao eduardo santos" w:date="2020-05-03T16:45:00Z">
            <w:r w:rsidR="00B27D60">
              <w:rPr>
                <w:lang w:val="en-US"/>
              </w:rPr>
              <w:fldChar w:fldCharType="end"/>
            </w:r>
          </w:ins>
          <w:customXmlInsRangeStart w:id="181" w:author="joao eduardo santos" w:date="2020-05-03T16:45:00Z"/>
        </w:sdtContent>
      </w:sdt>
      <w:customXmlInsRangeEnd w:id="181"/>
      <w:r w:rsidRPr="00182D47">
        <w:rPr>
          <w:lang w:val="en-US"/>
        </w:rPr>
        <w:t>.</w:t>
      </w:r>
    </w:p>
    <w:p w14:paraId="3209C8C4" w14:textId="2719E6FA" w:rsidR="00FC6040" w:rsidRDefault="00FC6040" w:rsidP="00FC6040">
      <w:pPr>
        <w:rPr>
          <w:lang w:val="en-US"/>
        </w:rPr>
      </w:pPr>
      <w:r w:rsidRPr="00182D47">
        <w:rPr>
          <w:lang w:val="en-US"/>
        </w:rPr>
        <w:t>Containers are a standardized unit of software that allows developers to isolate their app from its environment, solving the “it works on my machine”</w:t>
      </w:r>
      <w:r w:rsidR="00377445">
        <w:rPr>
          <w:lang w:val="en-US"/>
        </w:rPr>
        <w:t>.</w:t>
      </w:r>
      <w:r w:rsidRPr="00182D47">
        <w:rPr>
          <w:lang w:val="en-US"/>
        </w:rPr>
        <w:t xml:space="preserve"> Includes everything needed to run an application: code, runtime, system tools, system libraries and settings.</w:t>
      </w:r>
      <w:r>
        <w:rPr>
          <w:lang w:val="en-US"/>
        </w:rPr>
        <w:t xml:space="preserve"> </w:t>
      </w:r>
      <w:r w:rsidRPr="00EE6752">
        <w:rPr>
          <w:lang w:val="en-US"/>
        </w:rPr>
        <w:t>Any docker client will be able to run the container in any machine</w:t>
      </w:r>
      <w:r>
        <w:rPr>
          <w:lang w:val="en-US"/>
        </w:rPr>
        <w:t xml:space="preserve">. </w:t>
      </w:r>
      <w:r w:rsidRPr="00EE6752">
        <w:rPr>
          <w:lang w:val="en-US"/>
        </w:rPr>
        <w:t>For developers, it means that they can focus on writing code without worrying about the system that it will ultimately be running on.</w:t>
      </w:r>
    </w:p>
    <w:p w14:paraId="3C67D521" w14:textId="77777777" w:rsidR="00FC6040" w:rsidRDefault="00FC6040" w:rsidP="00FC6040">
      <w:pPr>
        <w:rPr>
          <w:lang w:val="en-US"/>
        </w:rPr>
      </w:pPr>
      <w:r>
        <w:rPr>
          <w:lang w:val="en-US"/>
        </w:rPr>
        <w:t>Another advantage of the containers is that they are lightweight, r</w:t>
      </w:r>
      <w:r w:rsidRPr="00EE6752">
        <w:rPr>
          <w:lang w:val="en-US"/>
        </w:rPr>
        <w:t>equire fewer resources and have very quick start up times</w:t>
      </w:r>
      <w:r>
        <w:rPr>
          <w:lang w:val="en-US"/>
        </w:rPr>
        <w:t>, and secure, the container provides isolation from other containers.</w:t>
      </w:r>
    </w:p>
    <w:p w14:paraId="7668293A" w14:textId="77777777" w:rsidR="00FC6040" w:rsidRDefault="00FC6040" w:rsidP="00FC6040">
      <w:pPr>
        <w:rPr>
          <w:lang w:val="en-US"/>
        </w:rPr>
      </w:pPr>
      <w:r>
        <w:rPr>
          <w:lang w:val="en-US"/>
        </w:rPr>
        <w:t xml:space="preserve">Docker containers are built from Docker images, in order to run an application inside a container an image with the application needs to be built, build a container from that </w:t>
      </w:r>
      <w:r>
        <w:rPr>
          <w:lang w:val="en-US"/>
        </w:rPr>
        <w:lastRenderedPageBreak/>
        <w:t xml:space="preserve">image and only then can the image with the application be executed. </w:t>
      </w:r>
      <w:r w:rsidRPr="00CF1F55">
        <w:rPr>
          <w:lang w:val="en-US"/>
        </w:rPr>
        <w:t xml:space="preserve">A Docker image is an immutable file </w:t>
      </w:r>
      <w:r>
        <w:rPr>
          <w:lang w:val="en-US"/>
        </w:rPr>
        <w:t>which</w:t>
      </w:r>
      <w:r w:rsidRPr="00CF1F55">
        <w:rPr>
          <w:lang w:val="en-US"/>
        </w:rPr>
        <w:t xml:space="preserve"> contains the source code, libraries, dependencies, tools, and other files needed for an application to run.</w:t>
      </w:r>
    </w:p>
    <w:p w14:paraId="150298E6" w14:textId="5E7FB908" w:rsidR="00FC6040" w:rsidRDefault="00FC6040" w:rsidP="00FC6040">
      <w:pPr>
        <w:rPr>
          <w:lang w:val="en-US"/>
        </w:rPr>
      </w:pPr>
      <w:r>
        <w:rPr>
          <w:lang w:val="en-US"/>
        </w:rPr>
        <w:t>There are several images available for use in docker in image registries like Docker Hub</w:t>
      </w:r>
      <w:r w:rsidR="00C16541">
        <w:rPr>
          <w:lang w:val="en-US"/>
        </w:rPr>
        <w:t xml:space="preserve"> </w:t>
      </w:r>
      <w:sdt>
        <w:sdtPr>
          <w:rPr>
            <w:lang w:val="en-US"/>
          </w:rPr>
          <w:id w:val="1885602768"/>
          <w:citation/>
        </w:sdtPr>
        <w:sdtContent>
          <w:r w:rsidR="00C16541">
            <w:rPr>
              <w:lang w:val="en-US"/>
            </w:rPr>
            <w:fldChar w:fldCharType="begin"/>
          </w:r>
          <w:r w:rsidR="000F784E">
            <w:rPr>
              <w:lang w:val="en-US"/>
            </w:rPr>
            <w:instrText xml:space="preserve">CITATION Doc201 \l 2070 </w:instrText>
          </w:r>
          <w:r w:rsidR="00C16541">
            <w:rPr>
              <w:lang w:val="en-US"/>
            </w:rPr>
            <w:fldChar w:fldCharType="separate"/>
          </w:r>
          <w:r w:rsidR="00B27D60" w:rsidRPr="00B27D60">
            <w:rPr>
              <w:lang w:val="en-US"/>
            </w:rPr>
            <w:t>[19]</w:t>
          </w:r>
          <w:r w:rsidR="00C16541">
            <w:rPr>
              <w:lang w:val="en-US"/>
            </w:rPr>
            <w:fldChar w:fldCharType="end"/>
          </w:r>
        </w:sdtContent>
      </w:sdt>
      <w:r>
        <w:rPr>
          <w:lang w:val="en-US"/>
        </w:rPr>
        <w:t>. For most cases custom docker images need to be built and these can be built recurring to Docker files.</w:t>
      </w:r>
    </w:p>
    <w:p w14:paraId="1FB068BA" w14:textId="7096DAAA" w:rsidR="00FC6040" w:rsidRDefault="00FC6040" w:rsidP="00FC6040">
      <w:pPr>
        <w:rPr>
          <w:lang w:val="en-US"/>
        </w:rPr>
      </w:pPr>
      <w:r w:rsidRPr="000D09FA">
        <w:rPr>
          <w:lang w:val="en-US"/>
        </w:rPr>
        <w:t xml:space="preserve">A Dockerfile is a text file </w:t>
      </w:r>
      <w:r>
        <w:rPr>
          <w:lang w:val="en-US"/>
        </w:rPr>
        <w:t>which</w:t>
      </w:r>
      <w:r w:rsidRPr="000D09FA">
        <w:rPr>
          <w:lang w:val="en-US"/>
        </w:rPr>
        <w:t xml:space="preserve"> includes the instructions to build a Docker image. A Dockerfile specifies the operating system</w:t>
      </w:r>
      <w:r>
        <w:rPr>
          <w:lang w:val="en-US"/>
        </w:rPr>
        <w:t>,</w:t>
      </w:r>
      <w:r w:rsidRPr="000D09FA">
        <w:rPr>
          <w:lang w:val="en-US"/>
        </w:rPr>
        <w:t xml:space="preserve"> the </w:t>
      </w:r>
      <w:r>
        <w:rPr>
          <w:lang w:val="en-US"/>
        </w:rPr>
        <w:t>runtimes</w:t>
      </w:r>
      <w:r w:rsidRPr="000D09FA">
        <w:rPr>
          <w:lang w:val="en-US"/>
        </w:rPr>
        <w:t>, environmental variables, file locations, network ports, other components it needs</w:t>
      </w:r>
      <w:r>
        <w:rPr>
          <w:lang w:val="en-US"/>
        </w:rPr>
        <w:t xml:space="preserve"> </w:t>
      </w:r>
      <w:r w:rsidRPr="000D09FA">
        <w:rPr>
          <w:lang w:val="en-US"/>
        </w:rPr>
        <w:t>and what the container will be doing once we run it.</w:t>
      </w:r>
      <w:r>
        <w:rPr>
          <w:lang w:val="en-US"/>
        </w:rPr>
        <w:t xml:space="preserve"> With a Dockerfile a Docker client can build an image, build a container from that image and execute it.</w:t>
      </w:r>
    </w:p>
    <w:p w14:paraId="0340B4DA" w14:textId="77777777" w:rsidR="004A2391" w:rsidRDefault="004A2391" w:rsidP="00FC6040">
      <w:pPr>
        <w:rPr>
          <w:lang w:val="en-US"/>
        </w:rPr>
      </w:pPr>
    </w:p>
    <w:p w14:paraId="7681BB99" w14:textId="6B7B169B" w:rsidR="00FC6040" w:rsidRDefault="00FC6040" w:rsidP="004A2391">
      <w:pPr>
        <w:pStyle w:val="Ttulo1"/>
        <w:numPr>
          <w:ilvl w:val="0"/>
          <w:numId w:val="0"/>
        </w:numPr>
        <w:rPr>
          <w:lang w:val="en-US"/>
        </w:rPr>
      </w:pPr>
      <w:r w:rsidRPr="004A2391">
        <w:rPr>
          <w:lang w:val="en-US"/>
        </w:rPr>
        <w:br w:type="page"/>
      </w:r>
    </w:p>
    <w:p w14:paraId="7DD2F8DA" w14:textId="77777777" w:rsidR="006969E7" w:rsidRPr="00E66F6D" w:rsidRDefault="006969E7">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11F01973" w14:textId="67F003E9" w:rsidR="00AD353A" w:rsidRPr="001727C3" w:rsidRDefault="004B3D0E" w:rsidP="008F0F86">
      <w:pPr>
        <w:pStyle w:val="Ttulo1"/>
      </w:pPr>
      <w:bookmarkStart w:id="182" w:name="_Toc39266850"/>
      <w:r>
        <w:lastRenderedPageBreak/>
        <w:t>Arquitecture</w:t>
      </w:r>
      <w:bookmarkEnd w:id="182"/>
    </w:p>
    <w:p w14:paraId="740567F0" w14:textId="54DAEEA0" w:rsidR="00567E9A" w:rsidRPr="00806D95" w:rsidRDefault="00567E9A" w:rsidP="00567E9A">
      <w:pPr>
        <w:rPr>
          <w:lang w:val="en-US"/>
        </w:rPr>
      </w:pPr>
      <w:r w:rsidRPr="00806D95">
        <w:rPr>
          <w:lang w:val="en-US"/>
        </w:rPr>
        <w:t xml:space="preserve">To develop the </w:t>
      </w:r>
      <w:r>
        <w:rPr>
          <w:lang w:val="en-US"/>
        </w:rPr>
        <w:t>IS</w:t>
      </w:r>
      <w:r w:rsidR="001327C4">
        <w:rPr>
          <w:lang w:val="en-US"/>
        </w:rPr>
        <w:t xml:space="preserve"> </w:t>
      </w:r>
      <w:r>
        <w:rPr>
          <w:lang w:val="en-US"/>
        </w:rPr>
        <w:t>E</w:t>
      </w:r>
      <w:r w:rsidRPr="00806D95">
        <w:rPr>
          <w:lang w:val="en-US"/>
        </w:rPr>
        <w:t>-</w:t>
      </w:r>
      <w:r>
        <w:rPr>
          <w:lang w:val="en-US"/>
        </w:rPr>
        <w:t>L</w:t>
      </w:r>
      <w:r w:rsidRPr="00806D95">
        <w:rPr>
          <w:lang w:val="en-US"/>
        </w:rPr>
        <w:t xml:space="preserve">earning </w:t>
      </w:r>
      <w:r w:rsidR="001327C4">
        <w:rPr>
          <w:lang w:val="en-US"/>
        </w:rPr>
        <w:t>platform</w:t>
      </w:r>
      <w:r w:rsidR="001327C4" w:rsidRPr="00806D95">
        <w:rPr>
          <w:lang w:val="en-US"/>
        </w:rPr>
        <w:t xml:space="preserve"> </w:t>
      </w:r>
      <w:r w:rsidRPr="00806D95">
        <w:rPr>
          <w:lang w:val="en-US"/>
        </w:rPr>
        <w:t>three main modules were identified: UI, Services and Execution Environments.</w:t>
      </w:r>
    </w:p>
    <w:p w14:paraId="0E7163D1" w14:textId="77777777" w:rsidR="00567E9A" w:rsidRPr="00806D95" w:rsidRDefault="00567E9A" w:rsidP="00567E9A">
      <w:pPr>
        <w:rPr>
          <w:lang w:val="en-US"/>
        </w:rPr>
      </w:pPr>
      <w:r w:rsidRPr="00806D95">
        <w:rPr>
          <w:lang w:val="en-US"/>
        </w:rPr>
        <w:t>The UI module is the presentation layer, with which the final user will interact. This interface will be developed as a single page application.</w:t>
      </w:r>
    </w:p>
    <w:p w14:paraId="2F0F05B2" w14:textId="63B4E102" w:rsidR="00567E9A" w:rsidRPr="00806D95" w:rsidRDefault="00567E9A" w:rsidP="00567E9A">
      <w:pPr>
        <w:rPr>
          <w:lang w:val="en-US"/>
        </w:rPr>
      </w:pPr>
      <w:r w:rsidRPr="00806D95">
        <w:rPr>
          <w:lang w:val="en-US"/>
        </w:rPr>
        <w:t xml:space="preserve">The Services module will provide a REST API </w:t>
      </w:r>
      <w:sdt>
        <w:sdtPr>
          <w:rPr>
            <w:lang w:val="en-US"/>
          </w:rPr>
          <w:id w:val="-384798717"/>
          <w:citation/>
        </w:sdtPr>
        <w:sdtContent>
          <w:r w:rsidR="00C16541">
            <w:rPr>
              <w:lang w:val="en-US"/>
            </w:rPr>
            <w:fldChar w:fldCharType="begin"/>
          </w:r>
          <w:r w:rsidR="00795FAD">
            <w:rPr>
              <w:lang w:val="en-US"/>
            </w:rPr>
            <w:instrText xml:space="preserve">CITATION Wha20 \l 2070 </w:instrText>
          </w:r>
          <w:r w:rsidR="00C16541">
            <w:rPr>
              <w:lang w:val="en-US"/>
            </w:rPr>
            <w:fldChar w:fldCharType="separate"/>
          </w:r>
          <w:r w:rsidR="00B27D60" w:rsidRPr="00B27D60">
            <w:rPr>
              <w:lang w:val="en-US"/>
            </w:rPr>
            <w:t>[20]</w:t>
          </w:r>
          <w:r w:rsidR="00C16541">
            <w:rPr>
              <w:lang w:val="en-US"/>
            </w:rPr>
            <w:fldChar w:fldCharType="end"/>
          </w:r>
        </w:sdtContent>
      </w:sdt>
      <w:r w:rsidR="00C16541">
        <w:rPr>
          <w:lang w:val="en-US"/>
        </w:rPr>
        <w:t xml:space="preserve"> </w:t>
      </w:r>
      <w:r w:rsidRPr="00806D95">
        <w:rPr>
          <w:lang w:val="en-US"/>
        </w:rPr>
        <w:t>which is the core of the platform.</w:t>
      </w:r>
      <w:r>
        <w:rPr>
          <w:lang w:val="en-US"/>
        </w:rPr>
        <w:t xml:space="preserve"> </w:t>
      </w:r>
      <w:r w:rsidRPr="00806D95">
        <w:rPr>
          <w:lang w:val="en-US"/>
        </w:rPr>
        <w:t>This REST API can be used standalone or with the UI module and will be used to support the UI module.</w:t>
      </w:r>
    </w:p>
    <w:p w14:paraId="6E5A3D0D" w14:textId="77777777" w:rsidR="00567E9A" w:rsidRDefault="00567E9A" w:rsidP="00567E9A">
      <w:pPr>
        <w:rPr>
          <w:lang w:val="en-US"/>
        </w:rPr>
      </w:pPr>
      <w:r w:rsidRPr="00806D95">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806D95" w:rsidRDefault="00567E9A" w:rsidP="00567E9A">
      <w:pPr>
        <w:rPr>
          <w:lang w:val="en-US"/>
        </w:rPr>
      </w:pPr>
      <w:r>
        <w:rPr>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Default="00567E9A" w:rsidP="00567E9A">
      <w:pPr>
        <w:keepNext/>
        <w:jc w:val="center"/>
      </w:pPr>
      <w: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4D80F1EF" w:rsidR="00567E9A" w:rsidRDefault="00567E9A" w:rsidP="00567E9A">
      <w:pPr>
        <w:pStyle w:val="Legenda"/>
        <w:rPr>
          <w:lang w:val="en-US"/>
        </w:rPr>
      </w:pPr>
      <w:bookmarkStart w:id="183" w:name="_Toc39266867"/>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7</w:t>
      </w:r>
      <w:r>
        <w:fldChar w:fldCharType="end"/>
      </w:r>
      <w:r w:rsidRPr="008F0F86">
        <w:rPr>
          <w:lang w:val="en-US"/>
        </w:rPr>
        <w:t xml:space="preserve"> – </w:t>
      </w:r>
      <w:r w:rsidR="002D4690">
        <w:rPr>
          <w:lang w:val="en-US"/>
        </w:rPr>
        <w:t>Architectural Layered</w:t>
      </w:r>
      <w:r w:rsidRPr="008F0F86">
        <w:rPr>
          <w:lang w:val="en-US"/>
        </w:rPr>
        <w:t xml:space="preserve"> </w:t>
      </w:r>
      <w:r w:rsidR="002D4690">
        <w:rPr>
          <w:lang w:val="en-US"/>
        </w:rPr>
        <w:t>Module view, with inter module interactions</w:t>
      </w:r>
      <w:bookmarkEnd w:id="183"/>
    </w:p>
    <w:p w14:paraId="11A61D8F" w14:textId="77777777" w:rsidR="004A2391" w:rsidRPr="004A2391" w:rsidRDefault="004A2391" w:rsidP="004A2391">
      <w:pPr>
        <w:rPr>
          <w:lang w:val="en-US"/>
        </w:rPr>
      </w:pPr>
    </w:p>
    <w:p w14:paraId="6FAD2C54" w14:textId="3AFD1A1D" w:rsidR="004A2391" w:rsidRPr="004A2391" w:rsidRDefault="004A2391" w:rsidP="004A2391">
      <w:pPr>
        <w:pStyle w:val="Ttulo2"/>
        <w:rPr>
          <w:noProof w:val="0"/>
          <w:color w:val="auto"/>
          <w:sz w:val="28"/>
          <w:szCs w:val="28"/>
          <w:lang w:val="en-US"/>
        </w:rPr>
      </w:pPr>
      <w:bookmarkStart w:id="184" w:name="_Toc39266851"/>
      <w:r>
        <w:rPr>
          <w:noProof w:val="0"/>
          <w:color w:val="auto"/>
          <w:sz w:val="28"/>
          <w:szCs w:val="28"/>
          <w:lang w:val="en-US"/>
        </w:rPr>
        <w:t>5</w:t>
      </w:r>
      <w:r w:rsidRPr="000B30B5">
        <w:rPr>
          <w:noProof w:val="0"/>
          <w:color w:val="auto"/>
          <w:sz w:val="28"/>
          <w:szCs w:val="28"/>
          <w:lang w:val="en-US"/>
        </w:rPr>
        <w:t>.</w:t>
      </w:r>
      <w:r>
        <w:rPr>
          <w:noProof w:val="0"/>
          <w:color w:val="auto"/>
          <w:sz w:val="28"/>
          <w:szCs w:val="28"/>
          <w:lang w:val="en-US"/>
        </w:rPr>
        <w:t>1</w:t>
      </w:r>
      <w:r w:rsidRPr="000B30B5">
        <w:rPr>
          <w:noProof w:val="0"/>
          <w:color w:val="auto"/>
          <w:sz w:val="28"/>
          <w:szCs w:val="28"/>
          <w:lang w:val="en-US"/>
        </w:rPr>
        <w:t xml:space="preserve">. </w:t>
      </w:r>
      <w:r>
        <w:rPr>
          <w:noProof w:val="0"/>
          <w:color w:val="auto"/>
          <w:sz w:val="28"/>
          <w:szCs w:val="28"/>
          <w:lang w:val="en-US"/>
        </w:rPr>
        <w:t>Front end</w:t>
      </w:r>
      <w:bookmarkEnd w:id="184"/>
    </w:p>
    <w:p w14:paraId="246816A7" w14:textId="71783B3A" w:rsidR="00567E9A" w:rsidRDefault="00567E9A" w:rsidP="00567E9A">
      <w:pPr>
        <w:rPr>
          <w:lang w:val="en-US"/>
        </w:rPr>
      </w:pPr>
      <w:r w:rsidRPr="005A13C6">
        <w:rPr>
          <w:lang w:val="en-US"/>
        </w:rPr>
        <w:t>The front end will b</w:t>
      </w:r>
      <w:r>
        <w:rPr>
          <w:lang w:val="en-US"/>
        </w:rPr>
        <w:t xml:space="preserve">e a </w:t>
      </w:r>
      <w:r w:rsidR="001327C4">
        <w:rPr>
          <w:lang w:val="en-US"/>
        </w:rPr>
        <w:t>S</w:t>
      </w:r>
      <w:r>
        <w:rPr>
          <w:lang w:val="en-US"/>
        </w:rPr>
        <w:t xml:space="preserve">ingle </w:t>
      </w:r>
      <w:r w:rsidR="001327C4">
        <w:rPr>
          <w:lang w:val="en-US"/>
        </w:rPr>
        <w:t>P</w:t>
      </w:r>
      <w:r>
        <w:rPr>
          <w:lang w:val="en-US"/>
        </w:rPr>
        <w:t xml:space="preserve">age </w:t>
      </w:r>
      <w:r w:rsidR="001327C4">
        <w:rPr>
          <w:lang w:val="en-US"/>
        </w:rPr>
        <w:t>A</w:t>
      </w:r>
      <w:r>
        <w:rPr>
          <w:lang w:val="en-US"/>
        </w:rPr>
        <w:t xml:space="preserve">pplication </w:t>
      </w:r>
      <w:r w:rsidR="001327C4">
        <w:rPr>
          <w:lang w:val="en-US"/>
        </w:rPr>
        <w:t xml:space="preserve">(SPA) </w:t>
      </w:r>
      <w:r>
        <w:rPr>
          <w:lang w:val="en-US"/>
        </w:rPr>
        <w:t>enabling a user to interact with the application through an UI. This module will be implemented with React</w:t>
      </w:r>
      <w:r w:rsidR="00B61933">
        <w:rPr>
          <w:lang w:val="en-US"/>
        </w:rPr>
        <w:t xml:space="preserve"> </w:t>
      </w:r>
      <w:r w:rsidR="001327C4">
        <w:rPr>
          <w:lang w:val="en-US"/>
        </w:rPr>
        <w:t xml:space="preserve">and </w:t>
      </w:r>
      <w:r>
        <w:rPr>
          <w:lang w:val="en-US"/>
        </w:rPr>
        <w:t>React Router</w:t>
      </w:r>
      <w:r w:rsidR="001327C4">
        <w:rPr>
          <w:lang w:val="en-US"/>
        </w:rPr>
        <w:t>.</w:t>
      </w:r>
    </w:p>
    <w:p w14:paraId="4839C1A9" w14:textId="38B0444F" w:rsidR="00567E9A" w:rsidRDefault="00567E9A" w:rsidP="00567E9A">
      <w:pPr>
        <w:rPr>
          <w:lang w:val="en-US"/>
        </w:rPr>
      </w:pPr>
      <w:r>
        <w:rPr>
          <w:lang w:val="en-US"/>
        </w:rPr>
        <w:t>For this use case</w:t>
      </w:r>
      <w:r w:rsidR="001327C4">
        <w:rPr>
          <w:lang w:val="en-US"/>
        </w:rPr>
        <w:t>,</w:t>
      </w:r>
      <w:r>
        <w:rPr>
          <w:lang w:val="en-US"/>
        </w:rPr>
        <w:t xml:space="preserve"> the components were built using NodeJS. Adding to this some external libraries were used to support the UI development. </w:t>
      </w:r>
      <w:r w:rsidRPr="005712F7">
        <w:rPr>
          <w:lang w:val="en-US"/>
        </w:rPr>
        <w:t>Such library is Material UI, a popular React UI framework w</w:t>
      </w:r>
      <w:r>
        <w:rPr>
          <w:lang w:val="en-US"/>
        </w:rPr>
        <w:t>hich contains many implemented components enabling faster and easier development</w:t>
      </w:r>
      <w:r w:rsidR="001327C4">
        <w:rPr>
          <w:lang w:val="en-US"/>
        </w:rPr>
        <w:t xml:space="preserve"> or CodeMirror that enables text </w:t>
      </w:r>
      <w:r w:rsidR="001327C4" w:rsidRPr="001327C4">
        <w:rPr>
          <w:lang w:val="en-US"/>
        </w:rPr>
        <w:t>highlighting</w:t>
      </w:r>
      <w:r w:rsidR="001327C4">
        <w:rPr>
          <w:lang w:val="en-US"/>
        </w:rPr>
        <w:t xml:space="preserve"> among other features</w:t>
      </w:r>
      <w:r>
        <w:rPr>
          <w:lang w:val="en-US"/>
        </w:rPr>
        <w:t>.</w:t>
      </w:r>
    </w:p>
    <w:p w14:paraId="6AC744B0" w14:textId="77777777" w:rsidR="00567E9A" w:rsidRPr="00DB2F55" w:rsidDel="00B27D60" w:rsidRDefault="00567E9A" w:rsidP="00567E9A">
      <w:pPr>
        <w:rPr>
          <w:del w:id="185" w:author="joao eduardo santos" w:date="2020-05-03T16:43:00Z"/>
          <w:lang w:val="en-US"/>
        </w:rPr>
      </w:pPr>
      <w:r>
        <w:rPr>
          <w:lang w:val="en-US"/>
        </w:rPr>
        <w:t xml:space="preserve">To take advantage of React and follow good development practices, on this project there is the concern to implement components with a modular design. </w:t>
      </w:r>
      <w:r w:rsidRPr="00DB2F55">
        <w:rPr>
          <w:lang w:val="en-US"/>
        </w:rPr>
        <w:t xml:space="preserve">With this </w:t>
      </w:r>
      <w:r w:rsidRPr="00DB2F55">
        <w:rPr>
          <w:lang w:val="en-US"/>
        </w:rPr>
        <w:lastRenderedPageBreak/>
        <w:t>approach the components can be reused in d</w:t>
      </w:r>
      <w:r>
        <w:rPr>
          <w:lang w:val="en-US"/>
        </w:rPr>
        <w:t>ifferent pages making the application more modular and loosely coupled.</w:t>
      </w:r>
    </w:p>
    <w:p w14:paraId="79A2FB09" w14:textId="6C2B3CA5" w:rsidR="00567E9A" w:rsidRPr="005A13C6" w:rsidDel="00B27D60" w:rsidRDefault="00567E9A" w:rsidP="00567E9A">
      <w:pPr>
        <w:rPr>
          <w:del w:id="186" w:author="joao eduardo santos" w:date="2020-05-03T16:43:00Z"/>
        </w:rPr>
      </w:pPr>
      <w:del w:id="187" w:author="joao eduardo santos" w:date="2020-05-03T16:43:00Z">
        <w:r w:rsidRPr="005A13C6" w:rsidDel="00B27D60">
          <w:delText>(</w:delText>
        </w:r>
        <w:r w:rsidRPr="005A13C6" w:rsidDel="00B27D60">
          <w:rPr>
            <w:color w:val="FF0000"/>
          </w:rPr>
          <w:delText>mais la para a frente fazer um diagrama de navegação das páginas</w:delText>
        </w:r>
        <w:r w:rsidDel="00B27D60">
          <w:rPr>
            <w:color w:val="FF0000"/>
          </w:rPr>
          <w:delText>?</w:delText>
        </w:r>
        <w:r w:rsidRPr="005A13C6" w:rsidDel="00B27D60">
          <w:delText>)</w:delText>
        </w:r>
      </w:del>
    </w:p>
    <w:p w14:paraId="7C858612" w14:textId="77777777" w:rsidR="00567E9A" w:rsidRPr="005A13C6" w:rsidRDefault="00567E9A" w:rsidP="00D71E0F"/>
    <w:p w14:paraId="7B73A36F" w14:textId="31457DA1" w:rsidR="004A2391" w:rsidRPr="006969E7" w:rsidRDefault="004A2391" w:rsidP="006969E7">
      <w:pPr>
        <w:pStyle w:val="Ttulo2"/>
        <w:rPr>
          <w:noProof w:val="0"/>
          <w:color w:val="auto"/>
          <w:sz w:val="28"/>
          <w:szCs w:val="28"/>
          <w:lang w:val="en-US"/>
        </w:rPr>
      </w:pPr>
      <w:bookmarkStart w:id="188" w:name="_Toc39266852"/>
      <w:r w:rsidRPr="006969E7">
        <w:rPr>
          <w:noProof w:val="0"/>
          <w:color w:val="auto"/>
          <w:sz w:val="28"/>
          <w:szCs w:val="28"/>
          <w:lang w:val="en-US"/>
        </w:rPr>
        <w:t>5.2. Services</w:t>
      </w:r>
      <w:bookmarkEnd w:id="188"/>
    </w:p>
    <w:p w14:paraId="16EAAC53" w14:textId="77777777" w:rsidR="00567E9A" w:rsidRDefault="00567E9A" w:rsidP="00567E9A">
      <w:pPr>
        <w:rPr>
          <w:lang w:val="en-US"/>
        </w:rPr>
      </w:pPr>
      <w:r>
        <w:rPr>
          <w:lang w:val="en-US"/>
        </w:rPr>
        <w:t>This module is an application which exposes a REST API, enabling its clients to interact with the domains identified during the requirement section.</w:t>
      </w:r>
    </w:p>
    <w:p w14:paraId="43E1B13C" w14:textId="2C8506E0" w:rsidR="00567E9A" w:rsidRDefault="00567E9A" w:rsidP="00567E9A">
      <w:pPr>
        <w:rPr>
          <w:lang w:val="en-US"/>
        </w:rPr>
      </w:pPr>
      <w:r>
        <w:rPr>
          <w:lang w:val="en-US"/>
        </w:rPr>
        <w:t>In the image below it</w:t>
      </w:r>
      <w:r w:rsidR="001327C4">
        <w:rPr>
          <w:lang w:val="en-US"/>
        </w:rPr>
        <w:t xml:space="preserve"> is</w:t>
      </w:r>
      <w:r>
        <w:rPr>
          <w:lang w:val="en-US"/>
        </w:rPr>
        <w:t xml:space="preserve"> shown in more detail how the service modules are structured. There are 4 main sub modules: Challenges; Questionnaires; Users; Authentication.</w:t>
      </w:r>
    </w:p>
    <w:p w14:paraId="1C7A1925" w14:textId="77777777" w:rsidR="00567E9A" w:rsidRDefault="00567E9A" w:rsidP="00567E9A">
      <w:pPr>
        <w:keepNext/>
      </w:pPr>
      <w:r>
        <w:drawing>
          <wp:inline distT="0" distB="0" distL="0" distR="0" wp14:anchorId="1388285F" wp14:editId="69816E9F">
            <wp:extent cx="4610100"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690" t="6851" r="5485" b="10940"/>
                    <a:stretch/>
                  </pic:blipFill>
                  <pic:spPr bwMode="auto">
                    <a:xfrm>
                      <a:off x="0" y="0"/>
                      <a:ext cx="4684966" cy="243928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53F00B16" w:rsidR="00567E9A" w:rsidRPr="00567E9A" w:rsidRDefault="00567E9A" w:rsidP="00567E9A">
      <w:pPr>
        <w:pStyle w:val="Legenda"/>
        <w:rPr>
          <w:lang w:val="en-US"/>
        </w:rPr>
      </w:pPr>
      <w:bookmarkStart w:id="189" w:name="_Toc39266868"/>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8</w:t>
      </w:r>
      <w:r>
        <w:fldChar w:fldCharType="end"/>
      </w:r>
      <w:r w:rsidRPr="00567E9A">
        <w:rPr>
          <w:lang w:val="en-US"/>
        </w:rPr>
        <w:t xml:space="preserve"> </w:t>
      </w:r>
      <w:r>
        <w:rPr>
          <w:lang w:val="en-US"/>
        </w:rPr>
        <w:t>–</w:t>
      </w:r>
      <w:r w:rsidRPr="00567E9A">
        <w:rPr>
          <w:lang w:val="en-US"/>
        </w:rPr>
        <w:t xml:space="preserve"> De</w:t>
      </w:r>
      <w:r>
        <w:rPr>
          <w:lang w:val="en-US"/>
        </w:rPr>
        <w:t>tailed view of Services Module including DB</w:t>
      </w:r>
      <w:bookmarkEnd w:id="189"/>
    </w:p>
    <w:p w14:paraId="2D96F397" w14:textId="77777777" w:rsidR="00567E9A" w:rsidRDefault="00567E9A" w:rsidP="00567E9A">
      <w:pPr>
        <w:rPr>
          <w:lang w:val="en-US"/>
        </w:rPr>
      </w:pPr>
      <w:r>
        <w:rPr>
          <w:lang w:val="en-US"/>
        </w:rPr>
        <w:t>The Challenges submodule is responsible for interaction and business logic with Challenges and Challenge Answers domains.</w:t>
      </w:r>
    </w:p>
    <w:p w14:paraId="130BC166" w14:textId="77777777" w:rsidR="00567E9A" w:rsidRDefault="00567E9A" w:rsidP="00567E9A">
      <w:pPr>
        <w:rPr>
          <w:lang w:val="en-US"/>
        </w:rPr>
      </w:pPr>
      <w:r>
        <w:rPr>
          <w:lang w:val="en-US"/>
        </w:rPr>
        <w:t>The Questionnaires submodule is responsible for interaction and business logic with Questionnaire and Questionnaire Answers domains.</w:t>
      </w:r>
    </w:p>
    <w:p w14:paraId="45071BDA" w14:textId="77777777" w:rsidR="00567E9A" w:rsidRDefault="00567E9A" w:rsidP="00567E9A">
      <w:pPr>
        <w:rPr>
          <w:lang w:val="en-US"/>
        </w:rPr>
      </w:pPr>
      <w:r>
        <w:rPr>
          <w:lang w:val="en-US"/>
        </w:rPr>
        <w:t>The Users submodule is responsible for interaction and business logic with Users domain.</w:t>
      </w:r>
    </w:p>
    <w:p w14:paraId="3CC46412" w14:textId="1E09558D" w:rsidR="00567E9A" w:rsidRDefault="00567E9A" w:rsidP="00567E9A">
      <w:pPr>
        <w:rPr>
          <w:lang w:val="en-US"/>
        </w:rPr>
      </w:pPr>
      <w:r>
        <w:rPr>
          <w:lang w:val="en-US"/>
        </w:rPr>
        <w:t>The Authentication module is responsible for allowing user</w:t>
      </w:r>
      <w:r w:rsidR="001327C4">
        <w:rPr>
          <w:lang w:val="en-US"/>
        </w:rPr>
        <w:t xml:space="preserve"> basic</w:t>
      </w:r>
      <w:r>
        <w:rPr>
          <w:lang w:val="en-US"/>
        </w:rPr>
        <w:t xml:space="preserve"> authentication and managing endpoint authentication for the whole application.</w:t>
      </w:r>
    </w:p>
    <w:p w14:paraId="553FD344" w14:textId="76B3E418" w:rsidR="00567E9A" w:rsidRPr="0094743A" w:rsidRDefault="00567E9A" w:rsidP="00567E9A">
      <w:pPr>
        <w:rPr>
          <w:lang w:val="en-US"/>
        </w:rPr>
      </w:pPr>
      <w:r>
        <w:rPr>
          <w:lang w:val="en-US"/>
        </w:rPr>
        <w:t>Another detailed shown on the picture above is the Database</w:t>
      </w:r>
      <w:r w:rsidR="007B5CB0">
        <w:rPr>
          <w:lang w:val="en-US"/>
        </w:rPr>
        <w:t>.</w:t>
      </w:r>
      <w:r>
        <w:rPr>
          <w:lang w:val="en-US"/>
        </w:rPr>
        <w:t xml:space="preserve"> </w:t>
      </w:r>
      <w:r w:rsidR="007B5CB0">
        <w:rPr>
          <w:lang w:val="en-US"/>
        </w:rPr>
        <w:t>T</w:t>
      </w:r>
      <w:r>
        <w:rPr>
          <w:lang w:val="en-US"/>
        </w:rPr>
        <w:t>h</w:t>
      </w:r>
      <w:r w:rsidR="007B5CB0">
        <w:rPr>
          <w:lang w:val="en-US"/>
        </w:rPr>
        <w:t xml:space="preserve">e services </w:t>
      </w:r>
      <w:r>
        <w:rPr>
          <w:lang w:val="en-US"/>
        </w:rPr>
        <w:t>module</w:t>
      </w:r>
      <w:r w:rsidR="007B5CB0">
        <w:rPr>
          <w:lang w:val="en-US"/>
        </w:rPr>
        <w:t xml:space="preserve"> is the only</w:t>
      </w:r>
      <w:r>
        <w:rPr>
          <w:lang w:val="en-US"/>
        </w:rPr>
        <w:t xml:space="preserve"> </w:t>
      </w:r>
      <w:r w:rsidR="007B5CB0">
        <w:rPr>
          <w:lang w:val="en-US"/>
        </w:rPr>
        <w:t xml:space="preserve">module </w:t>
      </w:r>
      <w:r>
        <w:rPr>
          <w:lang w:val="en-US"/>
        </w:rPr>
        <w:t>with access to the database and it is responsible for directly connecting this database which maintains the state application for the different domains.</w:t>
      </w:r>
    </w:p>
    <w:p w14:paraId="0C98B18C" w14:textId="77777777" w:rsidR="00567E9A" w:rsidRDefault="00567E9A" w:rsidP="00567E9A">
      <w:pPr>
        <w:rPr>
          <w:lang w:val="en-US"/>
        </w:rPr>
      </w:pPr>
    </w:p>
    <w:p w14:paraId="58DFF32B" w14:textId="75A642E1" w:rsidR="00567E9A" w:rsidRDefault="00567E9A" w:rsidP="00567E9A">
      <w:pPr>
        <w:rPr>
          <w:lang w:val="en-US"/>
        </w:rPr>
      </w:pPr>
      <w:r>
        <w:rPr>
          <w:lang w:val="en-US"/>
        </w:rPr>
        <w:lastRenderedPageBreak/>
        <w:t>This module is developed as a Spring Boot application using the Kotlin language and the Gradle framework as a build and dependency management tool. The database is a Postgres relational database and the API is documented with the Open API 3.0 standard</w:t>
      </w:r>
      <w:r w:rsidR="00C16541">
        <w:rPr>
          <w:lang w:val="en-US"/>
        </w:rPr>
        <w:t xml:space="preserve"> </w:t>
      </w:r>
      <w:sdt>
        <w:sdtPr>
          <w:rPr>
            <w:lang w:val="en-US"/>
          </w:rPr>
          <w:id w:val="77028928"/>
          <w:citation/>
        </w:sdtPr>
        <w:sdtContent>
          <w:r w:rsidR="00C16541">
            <w:rPr>
              <w:lang w:val="en-US"/>
            </w:rPr>
            <w:fldChar w:fldCharType="begin"/>
          </w:r>
          <w:r w:rsidR="00795FAD">
            <w:rPr>
              <w:lang w:val="en-US"/>
            </w:rPr>
            <w:instrText xml:space="preserve">CITATION Ope20 \l 2070 </w:instrText>
          </w:r>
          <w:r w:rsidR="00C16541">
            <w:rPr>
              <w:lang w:val="en-US"/>
            </w:rPr>
            <w:fldChar w:fldCharType="separate"/>
          </w:r>
          <w:r w:rsidR="00B27D60" w:rsidRPr="00B27D60">
            <w:rPr>
              <w:lang w:val="en-US"/>
            </w:rPr>
            <w:t>[21]</w:t>
          </w:r>
          <w:r w:rsidR="00C16541">
            <w:rPr>
              <w:lang w:val="en-US"/>
            </w:rPr>
            <w:fldChar w:fldCharType="end"/>
          </w:r>
        </w:sdtContent>
      </w:sdt>
      <w:r>
        <w:rPr>
          <w:lang w:val="en-US"/>
        </w:rPr>
        <w:t xml:space="preserve"> hosted on Swagger UI </w:t>
      </w:r>
      <w:sdt>
        <w:sdtPr>
          <w:rPr>
            <w:lang w:val="en-US"/>
          </w:rPr>
          <w:id w:val="-1412611439"/>
          <w:citation/>
        </w:sdtPr>
        <w:sdtContent>
          <w:r w:rsidR="00C16541">
            <w:rPr>
              <w:lang w:val="en-US"/>
            </w:rPr>
            <w:fldChar w:fldCharType="begin"/>
          </w:r>
          <w:r w:rsidR="00795FAD">
            <w:rPr>
              <w:lang w:val="en-US"/>
            </w:rPr>
            <w:instrText xml:space="preserve">CITATION Swa20 \l 2070 </w:instrText>
          </w:r>
          <w:r w:rsidR="00C16541">
            <w:rPr>
              <w:lang w:val="en-US"/>
            </w:rPr>
            <w:fldChar w:fldCharType="separate"/>
          </w:r>
          <w:r w:rsidR="00B27D60" w:rsidRPr="00B27D60">
            <w:rPr>
              <w:lang w:val="en-US"/>
            </w:rPr>
            <w:t>[22]</w:t>
          </w:r>
          <w:r w:rsidR="00C16541">
            <w:rPr>
              <w:lang w:val="en-US"/>
            </w:rPr>
            <w:fldChar w:fldCharType="end"/>
          </w:r>
        </w:sdtContent>
      </w:sdt>
      <w:r>
        <w:rPr>
          <w:lang w:val="en-US"/>
        </w:rPr>
        <w:t>.</w:t>
      </w:r>
    </w:p>
    <w:p w14:paraId="305FB652" w14:textId="77777777" w:rsidR="004A2391" w:rsidRDefault="004A2391" w:rsidP="004A2391">
      <w:pPr>
        <w:rPr>
          <w:noProof w:val="0"/>
          <w:sz w:val="28"/>
          <w:szCs w:val="28"/>
          <w:lang w:val="en-US"/>
        </w:rPr>
      </w:pPr>
    </w:p>
    <w:p w14:paraId="6C106D79" w14:textId="002AF27C" w:rsidR="004A2391" w:rsidRPr="006969E7" w:rsidRDefault="004A2391" w:rsidP="006969E7">
      <w:pPr>
        <w:pStyle w:val="Ttulo3"/>
        <w:rPr>
          <w:color w:val="auto"/>
          <w:sz w:val="32"/>
          <w:szCs w:val="32"/>
          <w:lang w:val="en-US"/>
        </w:rPr>
      </w:pPr>
      <w:bookmarkStart w:id="190" w:name="_Toc39266853"/>
      <w:r w:rsidRPr="006969E7">
        <w:rPr>
          <w:color w:val="auto"/>
          <w:sz w:val="28"/>
          <w:szCs w:val="28"/>
          <w:lang w:val="en-US"/>
        </w:rPr>
        <w:t>5.</w:t>
      </w:r>
      <w:r w:rsidR="006969E7">
        <w:rPr>
          <w:color w:val="auto"/>
          <w:sz w:val="28"/>
          <w:szCs w:val="28"/>
          <w:lang w:val="en-US"/>
        </w:rPr>
        <w:t>2</w:t>
      </w:r>
      <w:r w:rsidRPr="006969E7">
        <w:rPr>
          <w:color w:val="auto"/>
          <w:sz w:val="28"/>
          <w:szCs w:val="28"/>
          <w:lang w:val="en-US"/>
        </w:rPr>
        <w:t>.</w:t>
      </w:r>
      <w:r w:rsidR="006969E7" w:rsidRPr="006969E7">
        <w:rPr>
          <w:color w:val="auto"/>
          <w:sz w:val="28"/>
          <w:szCs w:val="28"/>
          <w:lang w:val="en-US"/>
        </w:rPr>
        <w:t>1</w:t>
      </w:r>
      <w:r w:rsidRPr="006969E7">
        <w:rPr>
          <w:color w:val="auto"/>
          <w:sz w:val="28"/>
          <w:szCs w:val="28"/>
          <w:lang w:val="en-US"/>
        </w:rPr>
        <w:t xml:space="preserve"> Data Model</w:t>
      </w:r>
      <w:bookmarkEnd w:id="190"/>
    </w:p>
    <w:p w14:paraId="396E4B51" w14:textId="64FA8A7E" w:rsidR="00567E9A" w:rsidRPr="002466BE" w:rsidRDefault="00567E9A" w:rsidP="00567E9A">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w:t>
      </w:r>
      <w:r w:rsidRPr="002466BE">
        <w:rPr>
          <w:lang w:val="en-US"/>
        </w:rPr>
        <w:t>Entity Relationship Diagram</w:t>
      </w:r>
      <w:r>
        <w:rPr>
          <w:lang w:val="en-US"/>
        </w:rPr>
        <w:t>, which can be seen on</w:t>
      </w:r>
      <w:r w:rsidR="000E0C04">
        <w:rPr>
          <w:lang w:val="en-US"/>
        </w:rPr>
        <w:t xml:space="preserve"> </w:t>
      </w:r>
      <w:r w:rsidR="000E0C04">
        <w:rPr>
          <w:lang w:val="en-US"/>
        </w:rPr>
        <w:fldChar w:fldCharType="begin"/>
      </w:r>
      <w:r w:rsidR="000E0C04">
        <w:rPr>
          <w:lang w:val="en-US"/>
        </w:rPr>
        <w:instrText xml:space="preserve"> REF _Ref39225961 \h </w:instrText>
      </w:r>
      <w:r w:rsidR="000E0C04">
        <w:rPr>
          <w:lang w:val="en-US"/>
        </w:rPr>
      </w:r>
      <w:r w:rsidR="000E0C04">
        <w:rPr>
          <w:lang w:val="en-US"/>
        </w:rPr>
        <w:fldChar w:fldCharType="separate"/>
      </w:r>
      <w:r w:rsidR="000E0C04" w:rsidRPr="008F0F86">
        <w:rPr>
          <w:lang w:val="en-US"/>
        </w:rPr>
        <w:t xml:space="preserve">Figure </w:t>
      </w:r>
      <w:r w:rsidR="000E0C04">
        <w:rPr>
          <w:lang w:val="en-US"/>
        </w:rPr>
        <w:t>9</w:t>
      </w:r>
      <w:r w:rsidR="000E0C04">
        <w:rPr>
          <w:lang w:val="en-US"/>
        </w:rPr>
        <w:fldChar w:fldCharType="end"/>
      </w:r>
      <w:r>
        <w:rPr>
          <w:lang w:val="en-US"/>
        </w:rPr>
        <w:t>.</w:t>
      </w:r>
    </w:p>
    <w:p w14:paraId="39B4949A" w14:textId="77777777" w:rsidR="00567E9A" w:rsidRDefault="00567E9A" w:rsidP="00567E9A">
      <w:pPr>
        <w:keepNext/>
      </w:pPr>
      <w:r>
        <w:drawing>
          <wp:inline distT="0" distB="0" distL="0" distR="0" wp14:anchorId="257DA6C0" wp14:editId="6072D72F">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p>
    <w:p w14:paraId="574C2E2D" w14:textId="6AFBE8B3" w:rsidR="00567E9A" w:rsidRPr="008F0F86" w:rsidRDefault="00567E9A" w:rsidP="00567E9A">
      <w:pPr>
        <w:pStyle w:val="Legenda"/>
        <w:rPr>
          <w:lang w:val="en-US"/>
        </w:rPr>
      </w:pPr>
      <w:bookmarkStart w:id="191" w:name="_Ref39225961"/>
      <w:bookmarkStart w:id="192" w:name="_Toc39266869"/>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9</w:t>
      </w:r>
      <w:r>
        <w:fldChar w:fldCharType="end"/>
      </w:r>
      <w:bookmarkEnd w:id="191"/>
      <w:r w:rsidRPr="008F0F86">
        <w:rPr>
          <w:lang w:val="en-US"/>
        </w:rPr>
        <w:t xml:space="preserve"> – Data </w:t>
      </w:r>
      <w:commentRangeStart w:id="193"/>
      <w:r w:rsidRPr="008F0F86">
        <w:rPr>
          <w:lang w:val="en-US"/>
        </w:rPr>
        <w:t>Model</w:t>
      </w:r>
      <w:bookmarkEnd w:id="192"/>
      <w:commentRangeEnd w:id="193"/>
      <w:r w:rsidR="00F33C57">
        <w:rPr>
          <w:rStyle w:val="Refdecomentrio"/>
          <w:color w:val="auto"/>
        </w:rPr>
        <w:commentReference w:id="193"/>
      </w:r>
    </w:p>
    <w:p w14:paraId="20F13594" w14:textId="7BFDCD3E" w:rsidR="00B94519" w:rsidRDefault="00567E9A" w:rsidP="00567E9A">
      <w:pPr>
        <w:rPr>
          <w:lang w:val="en-US"/>
        </w:rPr>
      </w:pPr>
      <w:r w:rsidRPr="00F465CC">
        <w:rPr>
          <w:lang w:val="en-US"/>
        </w:rPr>
        <w:t xml:space="preserve">To follow good practices of data model design this data model follows 3NF rules for normalization </w:t>
      </w:r>
      <w:sdt>
        <w:sdtPr>
          <w:rPr>
            <w:lang w:val="en-US"/>
          </w:rPr>
          <w:id w:val="-491251218"/>
          <w:citation/>
        </w:sdtPr>
        <w:sdtContent>
          <w:r w:rsidR="00C16541">
            <w:rPr>
              <w:lang w:val="en-US"/>
            </w:rPr>
            <w:fldChar w:fldCharType="begin"/>
          </w:r>
          <w:r w:rsidR="000F784E">
            <w:rPr>
              <w:lang w:val="en-US"/>
            </w:rPr>
            <w:instrText xml:space="preserve">CITATION Dat20 \l 2070 </w:instrText>
          </w:r>
          <w:r w:rsidR="00C16541">
            <w:rPr>
              <w:lang w:val="en-US"/>
            </w:rPr>
            <w:fldChar w:fldCharType="separate"/>
          </w:r>
          <w:r w:rsidR="00B27D60" w:rsidRPr="00B27D60">
            <w:rPr>
              <w:lang w:val="en-US"/>
            </w:rPr>
            <w:t>[23]</w:t>
          </w:r>
          <w:r w:rsidR="00C16541">
            <w:rPr>
              <w:lang w:val="en-US"/>
            </w:rPr>
            <w:fldChar w:fldCharType="end"/>
          </w:r>
        </w:sdtContent>
      </w:sdt>
      <w:customXmlInsRangeStart w:id="194" w:author="joao eduardo santos" w:date="2020-05-03T16:49:00Z"/>
      <w:sdt>
        <w:sdtPr>
          <w:rPr>
            <w:lang w:val="en-US"/>
          </w:rPr>
          <w:id w:val="-1508897247"/>
          <w:citation/>
        </w:sdtPr>
        <w:sdtContent>
          <w:customXmlInsRangeEnd w:id="194"/>
          <w:ins w:id="195" w:author="joao eduardo santos" w:date="2020-05-03T16:49:00Z">
            <w:r w:rsidR="00B27D60">
              <w:rPr>
                <w:lang w:val="en-US"/>
              </w:rPr>
              <w:fldChar w:fldCharType="begin"/>
            </w:r>
            <w:r w:rsidR="00B27D60">
              <w:rPr>
                <w:lang w:val="en-GB"/>
              </w:rPr>
              <w:instrText xml:space="preserve"> CITATION Sha04 \l 2057 </w:instrText>
            </w:r>
          </w:ins>
          <w:r w:rsidR="00B27D60">
            <w:rPr>
              <w:lang w:val="en-US"/>
            </w:rPr>
            <w:fldChar w:fldCharType="separate"/>
          </w:r>
          <w:r w:rsidR="00B27D60">
            <w:rPr>
              <w:lang w:val="en-GB"/>
            </w:rPr>
            <w:t xml:space="preserve"> </w:t>
          </w:r>
          <w:r w:rsidR="00B27D60" w:rsidRPr="00B27D60">
            <w:rPr>
              <w:lang w:val="en-GB"/>
            </w:rPr>
            <w:t>[24]</w:t>
          </w:r>
          <w:ins w:id="196" w:author="joao eduardo santos" w:date="2020-05-03T16:49:00Z">
            <w:r w:rsidR="00B27D60">
              <w:rPr>
                <w:lang w:val="en-US"/>
              </w:rPr>
              <w:fldChar w:fldCharType="end"/>
            </w:r>
          </w:ins>
          <w:customXmlInsRangeStart w:id="197" w:author="joao eduardo santos" w:date="2020-05-03T16:49:00Z"/>
        </w:sdtContent>
      </w:sdt>
      <w:customXmlInsRangeEnd w:id="197"/>
      <w:r w:rsidR="00B94519">
        <w:rPr>
          <w:lang w:val="en-US"/>
        </w:rPr>
        <w:t xml:space="preserve">, below is a more detailed explanation of what represents each entity identified on </w:t>
      </w:r>
      <w:r w:rsidR="00B94519">
        <w:rPr>
          <w:lang w:val="en-US"/>
        </w:rPr>
        <w:fldChar w:fldCharType="begin"/>
      </w:r>
      <w:r w:rsidR="00B94519">
        <w:rPr>
          <w:lang w:val="en-US"/>
        </w:rPr>
        <w:instrText xml:space="preserve"> REF _Ref39225961 \h </w:instrText>
      </w:r>
      <w:r w:rsidR="00B94519">
        <w:rPr>
          <w:lang w:val="en-US"/>
        </w:rPr>
      </w:r>
      <w:r w:rsidR="00B94519">
        <w:rPr>
          <w:lang w:val="en-US"/>
        </w:rPr>
        <w:fldChar w:fldCharType="separate"/>
      </w:r>
      <w:r w:rsidR="00B94519" w:rsidRPr="008F0F86">
        <w:rPr>
          <w:lang w:val="en-US"/>
        </w:rPr>
        <w:t xml:space="preserve">Figure </w:t>
      </w:r>
      <w:r w:rsidR="00B94519">
        <w:rPr>
          <w:lang w:val="en-US"/>
        </w:rPr>
        <w:t>9</w:t>
      </w:r>
      <w:r w:rsidR="00B94519">
        <w:rPr>
          <w:lang w:val="en-US"/>
        </w:rPr>
        <w:fldChar w:fldCharType="end"/>
      </w:r>
      <w:r w:rsidR="00B94519">
        <w:rPr>
          <w:lang w:val="en-US"/>
        </w:rPr>
        <w:t>.</w:t>
      </w:r>
    </w:p>
    <w:p w14:paraId="567775E3" w14:textId="77777777" w:rsidR="00B94519" w:rsidRPr="00B94519" w:rsidRDefault="00B94519" w:rsidP="00B94519">
      <w:pPr>
        <w:rPr>
          <w:lang w:val="en-US"/>
        </w:rPr>
      </w:pPr>
      <w:r w:rsidRPr="00B94519">
        <w:rPr>
          <w:lang w:val="en-US"/>
        </w:rPr>
        <w:t>App user - This entity represents a user on the platform.</w:t>
      </w:r>
    </w:p>
    <w:p w14:paraId="3FF26779" w14:textId="77777777" w:rsidR="00B94519" w:rsidRPr="00B94519" w:rsidRDefault="00B94519" w:rsidP="00B94519">
      <w:pPr>
        <w:rPr>
          <w:lang w:val="en-US"/>
        </w:rPr>
      </w:pPr>
      <w:r w:rsidRPr="00B94519">
        <w:rPr>
          <w:lang w:val="en-US"/>
        </w:rPr>
        <w:t>Code Language - This entity contains the different coding languages supported by the platform</w:t>
      </w:r>
    </w:p>
    <w:p w14:paraId="517856E9" w14:textId="482F52A5" w:rsidR="00B94519" w:rsidRPr="00B94519" w:rsidRDefault="00B94519" w:rsidP="00B94519">
      <w:pPr>
        <w:rPr>
          <w:lang w:val="en-US"/>
        </w:rPr>
      </w:pPr>
      <w:r w:rsidRPr="00B94519">
        <w:rPr>
          <w:lang w:val="en-US"/>
        </w:rPr>
        <w:lastRenderedPageBreak/>
        <w:t xml:space="preserve">Challenge - This entity on the data model maps directly to the challenges identified on the requirements section </w:t>
      </w:r>
      <w:r>
        <w:rPr>
          <w:lang w:val="en-US"/>
        </w:rPr>
        <w:fldChar w:fldCharType="begin"/>
      </w:r>
      <w:r>
        <w:rPr>
          <w:lang w:val="en-US"/>
        </w:rPr>
        <w:instrText xml:space="preserve"> REF _Ref39266722 \h </w:instrText>
      </w:r>
      <w:r>
        <w:rPr>
          <w:lang w:val="en-US"/>
        </w:rPr>
      </w:r>
      <w:r>
        <w:rPr>
          <w:lang w:val="en-US"/>
        </w:rPr>
        <w:fldChar w:fldCharType="separate"/>
      </w:r>
      <w:r w:rsidRPr="00D71E0F">
        <w:rPr>
          <w:lang w:val="en-US"/>
        </w:rPr>
        <w:t>Requirements</w:t>
      </w:r>
      <w:r>
        <w:rPr>
          <w:lang w:val="en-US"/>
        </w:rPr>
        <w:fldChar w:fldCharType="end"/>
      </w:r>
      <w:r w:rsidRPr="00B94519">
        <w:rPr>
          <w:lang w:val="en-US"/>
        </w:rPr>
        <w:t>. The challenge has a many to one relationship with the user table, this relationship represents the creator of the challenge which can create multiple challenges. This is a weak entity of user, i.e., does not exist if there is no user.</w:t>
      </w:r>
    </w:p>
    <w:p w14:paraId="10AB0D34" w14:textId="77777777" w:rsidR="00B94519" w:rsidRPr="00B94519" w:rsidRDefault="00B94519" w:rsidP="00B94519">
      <w:pPr>
        <w:rPr>
          <w:lang w:val="en-US"/>
        </w:rPr>
      </w:pPr>
      <w:r w:rsidRPr="00B94519">
        <w:rPr>
          <w:lang w:val="en-US"/>
        </w:rPr>
        <w:t>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relationship with the code language table because each answer is written for a specific supported language.</w:t>
      </w:r>
    </w:p>
    <w:p w14:paraId="0D262E3B" w14:textId="77777777" w:rsidR="00B94519" w:rsidRPr="00B94519" w:rsidRDefault="00B94519" w:rsidP="00B94519">
      <w:pPr>
        <w:rPr>
          <w:lang w:val="en-US"/>
        </w:rPr>
      </w:pPr>
      <w:r w:rsidRPr="00B94519">
        <w:rPr>
          <w:lang w:val="en-US"/>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p>
    <w:p w14:paraId="0CC8329A" w14:textId="1244C614" w:rsidR="00B94519" w:rsidRPr="00B94519" w:rsidRDefault="00B94519" w:rsidP="00B94519">
      <w:pPr>
        <w:rPr>
          <w:lang w:val="en-US"/>
        </w:rPr>
      </w:pPr>
      <w:r w:rsidRPr="00B94519">
        <w:rPr>
          <w:lang w:val="en-US"/>
        </w:rPr>
        <w:t>Questionnaire - This entity on the data model maps directly to the questionnaires identified on the requirements section</w:t>
      </w:r>
      <w:r>
        <w:rPr>
          <w:lang w:val="en-US"/>
        </w:rPr>
        <w:t xml:space="preserve"> </w:t>
      </w:r>
      <w:r>
        <w:rPr>
          <w:lang w:val="en-US"/>
        </w:rPr>
        <w:fldChar w:fldCharType="begin"/>
      </w:r>
      <w:r>
        <w:rPr>
          <w:lang w:val="en-US"/>
        </w:rPr>
        <w:instrText xml:space="preserve"> REF _Ref39266710 \h </w:instrText>
      </w:r>
      <w:r>
        <w:rPr>
          <w:lang w:val="en-US"/>
        </w:rPr>
      </w:r>
      <w:r>
        <w:rPr>
          <w:lang w:val="en-US"/>
        </w:rPr>
        <w:fldChar w:fldCharType="separate"/>
      </w:r>
      <w:r w:rsidRPr="00D71E0F">
        <w:rPr>
          <w:lang w:val="en-US"/>
        </w:rPr>
        <w:t>Requirements</w:t>
      </w:r>
      <w:r>
        <w:rPr>
          <w:lang w:val="en-US"/>
        </w:rPr>
        <w:fldChar w:fldCharType="end"/>
      </w:r>
      <w:r w:rsidRPr="00B94519">
        <w:rPr>
          <w:lang w:val="en-US"/>
        </w:rPr>
        <w:t>. The questionnaire has a many to one relationship with the user table, this relationship represents the creator of the questionnaire which can create multiple questionnaires. This is a weak entity of user, i.e., does not exist if there is no user.</w:t>
      </w:r>
    </w:p>
    <w:p w14:paraId="7749F504" w14:textId="77777777" w:rsidR="00B94519" w:rsidRPr="00B94519" w:rsidRDefault="00B94519" w:rsidP="00B94519">
      <w:pPr>
        <w:rPr>
          <w:lang w:val="en-US"/>
        </w:rPr>
      </w:pPr>
      <w:r w:rsidRPr="00B94519">
        <w:rPr>
          <w:lang w:val="en-US"/>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p>
    <w:p w14:paraId="6B4987B2" w14:textId="575B43DB" w:rsidR="00B94519" w:rsidRPr="00B94519" w:rsidRDefault="00B94519" w:rsidP="00B94519">
      <w:pPr>
        <w:rPr>
          <w:lang w:val="en-US"/>
        </w:rPr>
      </w:pPr>
      <w:r w:rsidRPr="00B94519">
        <w:rPr>
          <w:lang w:val="en-US"/>
        </w:rPr>
        <w:t>Answer - This entity represents the abstract concept of an answer</w:t>
      </w:r>
      <w:r>
        <w:rPr>
          <w:lang w:val="en-US"/>
        </w:rPr>
        <w:t>. The type of the answer is determiner through</w:t>
      </w:r>
      <w:r w:rsidRPr="00B94519">
        <w:rPr>
          <w:lang w:val="en-US"/>
        </w:rPr>
        <w:t xml:space="preserve"> </w:t>
      </w:r>
      <w:r>
        <w:rPr>
          <w:lang w:val="en-US"/>
        </w:rPr>
        <w:t>the mandatory mutually exclusive relationships between Answer and it’s “children”, Challenge Answer and Questionnaire Answer. This was done to normalize answer related data since both challenges and questionnaire answers share data but have specificity to their domain. This was enforced on a database level through the usage of triggers</w:t>
      </w:r>
      <w:r w:rsidRPr="002302AE">
        <w:rPr>
          <w:lang w:val="en-US"/>
        </w:rPr>
        <w:t xml:space="preserve">. </w:t>
      </w:r>
      <w:r w:rsidRPr="00B94519">
        <w:rPr>
          <w:lang w:val="en-US"/>
        </w:rPr>
        <w:t>This table has a one to many relationship with the code language table because each answer is written for a specific supported language.</w:t>
      </w:r>
    </w:p>
    <w:p w14:paraId="7EE7B192" w14:textId="6346FA01" w:rsidR="00B94519" w:rsidRPr="00B94519" w:rsidRDefault="00B94519" w:rsidP="00B94519">
      <w:pPr>
        <w:rPr>
          <w:lang w:val="en-US"/>
        </w:rPr>
      </w:pPr>
      <w:r w:rsidRPr="00B94519">
        <w:rPr>
          <w:lang w:val="en-US"/>
        </w:rPr>
        <w:t>Tag - This entity supports the tag search functionality identified on the requirements section</w:t>
      </w:r>
      <w:r>
        <w:rPr>
          <w:lang w:val="en-US"/>
        </w:rPr>
        <w:t xml:space="preserve"> </w:t>
      </w:r>
      <w:r>
        <w:rPr>
          <w:lang w:val="en-US"/>
        </w:rPr>
        <w:fldChar w:fldCharType="begin"/>
      </w:r>
      <w:r>
        <w:rPr>
          <w:lang w:val="en-US"/>
        </w:rPr>
        <w:instrText xml:space="preserve"> REF _Ref39266674 \h </w:instrText>
      </w:r>
      <w:r>
        <w:rPr>
          <w:lang w:val="en-US"/>
        </w:rPr>
      </w:r>
      <w:r>
        <w:rPr>
          <w:lang w:val="en-US"/>
        </w:rPr>
        <w:fldChar w:fldCharType="separate"/>
      </w:r>
      <w:r w:rsidRPr="00D71E0F">
        <w:rPr>
          <w:lang w:val="en-US"/>
        </w:rPr>
        <w:t>Requirements</w:t>
      </w:r>
      <w:r>
        <w:rPr>
          <w:lang w:val="en-US"/>
        </w:rPr>
        <w:fldChar w:fldCharType="end"/>
      </w:r>
      <w:r w:rsidRPr="00B94519">
        <w:rPr>
          <w:lang w:val="en-US"/>
        </w:rPr>
        <w:t xml:space="preserve">. There is a one to many relationship with the challenges since a challenge can have multiple tags. </w:t>
      </w:r>
      <w:commentRangeStart w:id="198"/>
      <w:commentRangeEnd w:id="198"/>
      <w:r w:rsidR="00F33C57">
        <w:rPr>
          <w:rStyle w:val="Refdecomentrio"/>
        </w:rPr>
        <w:commentReference w:id="198"/>
      </w:r>
    </w:p>
    <w:p w14:paraId="39BA4BBA" w14:textId="19941C43" w:rsidR="00B94519" w:rsidRPr="00F465CC" w:rsidRDefault="00B94519" w:rsidP="00B94519">
      <w:pPr>
        <w:rPr>
          <w:lang w:val="en-US"/>
        </w:rPr>
      </w:pPr>
      <w:r w:rsidRPr="00B94519">
        <w:rPr>
          <w:lang w:val="en-US"/>
        </w:rPr>
        <w:t xml:space="preserve">One special connection is also worthy of note, the many to many connection between the tables Challenge, Questionnaire and Questionnaire Answer. This relationship exists </w:t>
      </w:r>
      <w:r w:rsidRPr="00B94519">
        <w:rPr>
          <w:lang w:val="en-US"/>
        </w:rPr>
        <w:lastRenderedPageBreak/>
        <w:t>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09C0A2D0" w14:textId="77777777" w:rsidR="00567E9A" w:rsidRPr="00F30A61" w:rsidRDefault="00567E9A" w:rsidP="00567E9A">
      <w:pPr>
        <w:rPr>
          <w:lang w:val="en-US"/>
        </w:rPr>
      </w:pPr>
    </w:p>
    <w:p w14:paraId="64AEB5DC" w14:textId="7B6574D2" w:rsidR="004A2391" w:rsidRPr="006969E7" w:rsidRDefault="004A2391" w:rsidP="006969E7">
      <w:pPr>
        <w:pStyle w:val="Ttulo2"/>
        <w:rPr>
          <w:noProof w:val="0"/>
          <w:color w:val="auto"/>
          <w:sz w:val="28"/>
          <w:szCs w:val="28"/>
          <w:lang w:val="en-US"/>
        </w:rPr>
      </w:pPr>
      <w:bookmarkStart w:id="199" w:name="_Toc39266854"/>
      <w:r w:rsidRPr="006969E7">
        <w:rPr>
          <w:noProof w:val="0"/>
          <w:color w:val="auto"/>
          <w:sz w:val="28"/>
          <w:szCs w:val="28"/>
          <w:lang w:val="en-US"/>
        </w:rPr>
        <w:t>5.</w:t>
      </w:r>
      <w:r w:rsidR="006969E7">
        <w:rPr>
          <w:noProof w:val="0"/>
          <w:color w:val="auto"/>
          <w:sz w:val="28"/>
          <w:szCs w:val="28"/>
          <w:lang w:val="en-US"/>
        </w:rPr>
        <w:t>3</w:t>
      </w:r>
      <w:r w:rsidRPr="006969E7">
        <w:rPr>
          <w:noProof w:val="0"/>
          <w:color w:val="auto"/>
          <w:sz w:val="28"/>
          <w:szCs w:val="28"/>
          <w:lang w:val="en-US"/>
        </w:rPr>
        <w:t>. Execution Environments</w:t>
      </w:r>
      <w:bookmarkEnd w:id="199"/>
    </w:p>
    <w:p w14:paraId="5E11EBD8" w14:textId="34F1E336" w:rsidR="005716B8" w:rsidRDefault="005716B8" w:rsidP="005716B8">
      <w:pPr>
        <w:rPr>
          <w:lang w:val="en-US"/>
        </w:rPr>
      </w:pPr>
      <w:r>
        <w:rPr>
          <w:lang w:val="en-US"/>
        </w:rPr>
        <w:t xml:space="preserve">This module contains multiple containers, these containers are grouped in container execution managers and have grouped containers by runtime, i.e. there will be an container execution manager for </w:t>
      </w:r>
      <w:r w:rsidR="00567E9A">
        <w:rPr>
          <w:lang w:val="en-US"/>
        </w:rPr>
        <w:t>each type of runtime environment.</w:t>
      </w:r>
      <w:r>
        <w:rPr>
          <w:lang w:val="en-US"/>
        </w:rPr>
        <w:t xml:space="preserve"> The scalibility of this module is provided with the execution manager, providing more containers to the manager will increse capacity.</w:t>
      </w:r>
    </w:p>
    <w:p w14:paraId="3A508D8C" w14:textId="3EA66935" w:rsidR="00567E9A" w:rsidRDefault="00567E9A">
      <w:pPr>
        <w:rPr>
          <w:lang w:val="en-US"/>
        </w:rPr>
      </w:pPr>
      <w:r>
        <w:rPr>
          <w:lang w:val="en-US"/>
        </w:rPr>
        <w:t>The goal of this module is to make it possible to execute external code send by this module’s clients while supporting multiple runtime environments.</w:t>
      </w:r>
    </w:p>
    <w:p w14:paraId="3F530DD9" w14:textId="68A614A4" w:rsidR="00567E9A" w:rsidRDefault="00567E9A" w:rsidP="00567E9A">
      <w:pPr>
        <w:rPr>
          <w:lang w:val="en-US"/>
        </w:rPr>
      </w:pPr>
      <w:r>
        <w:rPr>
          <w:lang w:val="en-US"/>
        </w:rPr>
        <w:t>As can be seen</w:t>
      </w:r>
      <w:r w:rsidR="005716B8">
        <w:rPr>
          <w:lang w:val="en-US"/>
        </w:rPr>
        <w:t xml:space="preserve"> </w:t>
      </w:r>
      <w:r w:rsidR="002F31E0">
        <w:rPr>
          <w:lang w:val="en-US"/>
        </w:rPr>
        <w:t xml:space="preserve">on </w:t>
      </w:r>
      <w:r w:rsidR="002F31E0">
        <w:rPr>
          <w:lang w:val="en-US"/>
        </w:rPr>
        <w:fldChar w:fldCharType="begin"/>
      </w:r>
      <w:r w:rsidR="002F31E0">
        <w:rPr>
          <w:lang w:val="en-US"/>
        </w:rPr>
        <w:instrText xml:space="preserve"> REF _Ref39267114 \h </w:instrText>
      </w:r>
      <w:r w:rsidR="002F31E0">
        <w:rPr>
          <w:lang w:val="en-US"/>
        </w:rPr>
      </w:r>
      <w:r w:rsidR="002F31E0">
        <w:rPr>
          <w:lang w:val="en-US"/>
        </w:rPr>
        <w:fldChar w:fldCharType="separate"/>
      </w:r>
      <w:r w:rsidR="002F31E0" w:rsidRPr="00567E9A">
        <w:rPr>
          <w:lang w:val="en-US"/>
        </w:rPr>
        <w:t xml:space="preserve">Figure </w:t>
      </w:r>
      <w:r w:rsidR="002F31E0">
        <w:rPr>
          <w:lang w:val="en-US"/>
        </w:rPr>
        <w:t>10</w:t>
      </w:r>
      <w:r w:rsidR="002F31E0">
        <w:rPr>
          <w:lang w:val="en-US"/>
        </w:rPr>
        <w:fldChar w:fldCharType="end"/>
      </w:r>
      <w:r>
        <w:rPr>
          <w:lang w:val="en-US"/>
        </w:rPr>
        <w:t xml:space="preserve">, this was achieved by having multiple applications running in separate containers, each container supporting a single runtime. Each application is listening to HTTP requests to execute the code, and when it receives a request </w:t>
      </w:r>
      <w:r w:rsidR="00BE6232">
        <w:rPr>
          <w:lang w:val="en-US"/>
        </w:rPr>
        <w:t>it</w:t>
      </w:r>
      <w:r>
        <w:rPr>
          <w:lang w:val="en-US"/>
        </w:rPr>
        <w:t xml:space="preserve"> compiles the code (if necessary), executes the code and returns the result of the execution.</w:t>
      </w:r>
    </w:p>
    <w:p w14:paraId="70471D70" w14:textId="19082BAB" w:rsidR="00567E9A" w:rsidRDefault="00567E9A" w:rsidP="00567E9A">
      <w:pPr>
        <w:rPr>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A5BAD19" w14:textId="3D9F12E8" w:rsidR="00567E9A" w:rsidRDefault="002F31E0">
      <w:pPr>
        <w:pPrChange w:id="200" w:author="Rodrigo LeaL" w:date="2020-05-01T23:10:00Z">
          <w:pPr>
            <w:keepNext/>
          </w:pPr>
        </w:pPrChange>
      </w:pPr>
      <w:r>
        <w:lastRenderedPageBreak/>
        <w:drawing>
          <wp:inline distT="0" distB="0" distL="0" distR="0" wp14:anchorId="2236E0CD" wp14:editId="6E711E05">
            <wp:extent cx="5400040"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16376"/>
                    <a:stretch/>
                  </pic:blipFill>
                  <pic:spPr bwMode="auto">
                    <a:xfrm>
                      <a:off x="0" y="0"/>
                      <a:ext cx="5400040"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A33D900" w:rsidR="00567E9A" w:rsidRDefault="00567E9A" w:rsidP="00567E9A">
      <w:pPr>
        <w:pStyle w:val="Legenda"/>
        <w:rPr>
          <w:lang w:val="en-US"/>
        </w:rPr>
      </w:pPr>
      <w:bookmarkStart w:id="201" w:name="_Ref39267114"/>
      <w:bookmarkStart w:id="202" w:name="_Toc39266870"/>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10</w:t>
      </w:r>
      <w:r>
        <w:fldChar w:fldCharType="end"/>
      </w:r>
      <w:bookmarkEnd w:id="201"/>
      <w:r w:rsidRPr="00567E9A">
        <w:rPr>
          <w:lang w:val="en-US"/>
        </w:rPr>
        <w:t xml:space="preserve"> </w:t>
      </w:r>
      <w:r>
        <w:rPr>
          <w:lang w:val="en-US"/>
        </w:rPr>
        <w:t>–</w:t>
      </w:r>
      <w:r w:rsidRPr="00567E9A">
        <w:rPr>
          <w:lang w:val="en-US"/>
        </w:rPr>
        <w:t xml:space="preserve"> De</w:t>
      </w:r>
      <w:r>
        <w:rPr>
          <w:lang w:val="en-US"/>
        </w:rPr>
        <w:t>tailed view of ExecutionEnvironments Module</w:t>
      </w:r>
      <w:bookmarkEnd w:id="202"/>
    </w:p>
    <w:p w14:paraId="2AA1F894" w14:textId="77777777" w:rsidR="00567E9A" w:rsidRDefault="00567E9A" w:rsidP="00567E9A">
      <w:pPr>
        <w:rPr>
          <w:lang w:val="en-US"/>
        </w:rPr>
      </w:pPr>
      <w:r w:rsidRPr="00806D95">
        <w:rPr>
          <w:lang w:val="en-US"/>
        </w:rPr>
        <w:t xml:space="preserve">Docker will be used to build and run containers for each </w:t>
      </w:r>
      <w:r>
        <w:rPr>
          <w:lang w:val="en-US"/>
        </w:rPr>
        <w:t>execution environment application and 5 runtime environments will be supported: Java, Kotlin, JavaScript, C#, Python</w:t>
      </w:r>
      <w:r w:rsidRPr="00806D95">
        <w:rPr>
          <w:lang w:val="en-US"/>
        </w:rPr>
        <w:t xml:space="preserve">. </w:t>
      </w:r>
    </w:p>
    <w:p w14:paraId="22CA1185" w14:textId="69663435" w:rsidR="00567E9A" w:rsidRDefault="00567E9A" w:rsidP="00567E9A">
      <w:pPr>
        <w:rPr>
          <w:lang w:val="en-US"/>
        </w:rPr>
      </w:pPr>
      <w:r>
        <w:rPr>
          <w:lang w:val="en-US"/>
        </w:rPr>
        <w:t>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w:t>
      </w:r>
      <w:r w:rsidR="00BE6232">
        <w:rPr>
          <w:lang w:val="en-US"/>
        </w:rPr>
        <w:t>.</w:t>
      </w:r>
      <w:r>
        <w:rPr>
          <w:lang w:val="en-US"/>
        </w:rPr>
        <w:t xml:space="preserve"> </w:t>
      </w:r>
      <w:r w:rsidR="00BE6232">
        <w:rPr>
          <w:lang w:val="en-US"/>
        </w:rPr>
        <w:t>T</w:t>
      </w:r>
      <w:r>
        <w:rPr>
          <w:lang w:val="en-US"/>
        </w:rPr>
        <w:t xml:space="preserve">he technology in common between every application is </w:t>
      </w:r>
      <w:r w:rsidRPr="00806D95">
        <w:rPr>
          <w:lang w:val="en-US"/>
        </w:rPr>
        <w:t>Swagger</w:t>
      </w:r>
      <w:r>
        <w:rPr>
          <w:lang w:val="en-US"/>
        </w:rPr>
        <w:t>, which</w:t>
      </w:r>
      <w:r w:rsidRPr="00806D95">
        <w:rPr>
          <w:lang w:val="en-US"/>
        </w:rPr>
        <w:t xml:space="preserve"> will be used to document the REST API</w:t>
      </w:r>
      <w:r>
        <w:rPr>
          <w:lang w:val="en-US"/>
        </w:rPr>
        <w:t xml:space="preserve"> shared amongst every application. </w:t>
      </w:r>
    </w:p>
    <w:p w14:paraId="10EDC7AC" w14:textId="738660DB" w:rsidR="00900BBC" w:rsidRDefault="00900BBC" w:rsidP="00567E9A">
      <w:pPr>
        <w:rPr>
          <w:lang w:val="en-US"/>
        </w:rPr>
      </w:pPr>
      <w:r>
        <w:rPr>
          <w:lang w:val="en-US"/>
        </w:rPr>
        <w:lastRenderedPageBreak/>
        <w:t>Of the supported languages 2 of them already have the execution environments developed and are described in more detail below: Java and Kotlin.</w:t>
      </w:r>
    </w:p>
    <w:p w14:paraId="3D0EE74B" w14:textId="3ACDACB3" w:rsidR="00567E9A" w:rsidRPr="00806D95" w:rsidRDefault="00900BBC" w:rsidP="00567E9A">
      <w:pPr>
        <w:rPr>
          <w:lang w:val="en-US"/>
        </w:rPr>
      </w:pPr>
      <w:r>
        <w:rPr>
          <w:lang w:val="en-US"/>
        </w:rPr>
        <w:t>The remaing 3, Javascript, C# and Python are not yet developed but are planned to be supported by the end of this project.</w:t>
      </w:r>
    </w:p>
    <w:p w14:paraId="1309BC1E" w14:textId="67691A44" w:rsidR="003966B2" w:rsidRPr="00AB6EF8" w:rsidRDefault="003966B2" w:rsidP="00AB6EF8">
      <w:pPr>
        <w:pStyle w:val="Ttulo3"/>
        <w:rPr>
          <w:color w:val="auto"/>
          <w:sz w:val="28"/>
          <w:szCs w:val="28"/>
          <w:lang w:val="en-GB"/>
        </w:rPr>
      </w:pPr>
      <w:bookmarkStart w:id="203" w:name="_Toc39266855"/>
      <w:r w:rsidRPr="00AB6EF8">
        <w:rPr>
          <w:color w:val="auto"/>
          <w:sz w:val="28"/>
          <w:szCs w:val="28"/>
          <w:lang w:val="en-GB"/>
        </w:rPr>
        <w:t>5.</w:t>
      </w:r>
      <w:r w:rsidR="006969E7">
        <w:rPr>
          <w:color w:val="auto"/>
          <w:sz w:val="28"/>
          <w:szCs w:val="28"/>
          <w:lang w:val="en-GB"/>
        </w:rPr>
        <w:t>3</w:t>
      </w:r>
      <w:r w:rsidRPr="00AB6EF8">
        <w:rPr>
          <w:color w:val="auto"/>
          <w:sz w:val="28"/>
          <w:szCs w:val="28"/>
          <w:lang w:val="en-GB"/>
        </w:rPr>
        <w:t>.1. Java &amp; Kotlin</w:t>
      </w:r>
      <w:bookmarkEnd w:id="203"/>
    </w:p>
    <w:p w14:paraId="51870B82" w14:textId="6FFDAEDA" w:rsidR="00567E9A" w:rsidRDefault="00567E9A" w:rsidP="00567E9A">
      <w:pPr>
        <w:rPr>
          <w:lang w:val="en-US"/>
        </w:rPr>
      </w:pPr>
      <w:r>
        <w:rPr>
          <w:lang w:val="en-US"/>
        </w:rPr>
        <w:t>Because both Java and Kotlin can be compiled to be executed on the JVM</w:t>
      </w:r>
      <w:r w:rsidR="00BE6232">
        <w:rPr>
          <w:lang w:val="en-US"/>
        </w:rPr>
        <w:t>,</w:t>
      </w:r>
      <w:r>
        <w:rPr>
          <w:lang w:val="en-US"/>
        </w:rPr>
        <w:t xml:space="preserve"> the same application was used for both execution environment, with minor changes for each.</w:t>
      </w:r>
    </w:p>
    <w:p w14:paraId="44D14FDF" w14:textId="77777777" w:rsidR="00567E9A" w:rsidRDefault="00567E9A" w:rsidP="00567E9A">
      <w:pPr>
        <w:rPr>
          <w:lang w:val="en-US"/>
        </w:rPr>
      </w:pPr>
      <w:r w:rsidRPr="00597B72">
        <w:rPr>
          <w:lang w:val="en-US"/>
        </w:rPr>
        <w:t xml:space="preserve">For these execution environments </w:t>
      </w:r>
      <w:r>
        <w:rPr>
          <w:lang w:val="en-US"/>
        </w:rPr>
        <w:t>the application executed inside a Docker container is a Spring Boot application developed in Java using Maven as a build and dependency management tool.</w:t>
      </w:r>
    </w:p>
    <w:p w14:paraId="2CF1E917" w14:textId="77777777" w:rsidR="00567E9A" w:rsidRDefault="00567E9A" w:rsidP="00567E9A">
      <w:pPr>
        <w:rPr>
          <w:lang w:val="en-US"/>
        </w:rPr>
      </w:pPr>
      <w:r>
        <w:rPr>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63F25AE9" w:rsidR="00567E9A" w:rsidRDefault="00567E9A" w:rsidP="00567E9A">
      <w:pPr>
        <w:rPr>
          <w:lang w:val="en-US"/>
        </w:rPr>
      </w:pPr>
      <w:r>
        <w:rPr>
          <w:lang w:val="en-US"/>
        </w:rPr>
        <w:t xml:space="preserve">One of the main differences between the Java and Kotlin execution Environments is the environment on which the applications </w:t>
      </w:r>
      <w:r w:rsidR="00894276">
        <w:rPr>
          <w:lang w:val="en-US"/>
        </w:rPr>
        <w:t>are</w:t>
      </w:r>
      <w:r>
        <w:rPr>
          <w:lang w:val="en-US"/>
        </w:rPr>
        <w:t xml:space="preserve"> execut</w:t>
      </w:r>
      <w:r w:rsidR="00894276">
        <w:rPr>
          <w:lang w:val="en-US"/>
        </w:rPr>
        <w:t>ed</w:t>
      </w:r>
      <w:r>
        <w:rPr>
          <w:lang w:val="en-US"/>
        </w:rPr>
        <w:t xml:space="preserve">, </w:t>
      </w:r>
      <w:r w:rsidR="00894276">
        <w:rPr>
          <w:lang w:val="en-US"/>
        </w:rPr>
        <w:t>i.e. the docker container have different dependencies</w:t>
      </w:r>
      <w:r>
        <w:rPr>
          <w:lang w:val="en-US"/>
        </w:rPr>
        <w:t>.</w:t>
      </w:r>
    </w:p>
    <w:p w14:paraId="15429C95" w14:textId="77777777" w:rsidR="00567E9A" w:rsidRDefault="00567E9A" w:rsidP="00567E9A">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377DAAEA" w14:textId="77777777" w:rsidR="00567E9A" w:rsidRPr="00597B72" w:rsidRDefault="00567E9A" w:rsidP="00567E9A">
      <w:pPr>
        <w:rPr>
          <w:lang w:val="en-US"/>
        </w:rPr>
      </w:pPr>
      <w:r>
        <w:rPr>
          <w:lang w:val="en-US"/>
        </w:rPr>
        <w:t xml:space="preserve">For the Kotlin execution environment is not as simple, besides needing the JDK to run the Java application and executing Kotlin code compiled to the JVM it also needs the Kotlin compiler. This container was also built </w:t>
      </w:r>
      <w:r w:rsidRPr="001F6AB9">
        <w:rPr>
          <w:lang w:val="en-US"/>
        </w:rPr>
        <w:t>on top of the OpenJDK 13 docker image</w:t>
      </w:r>
      <w:r>
        <w:rPr>
          <w:lang w:val="en-US"/>
        </w:rPr>
        <w:t xml:space="preserve"> but the docker file also contained instructions to download and install the Kotlin JVM compiler.</w:t>
      </w:r>
    </w:p>
    <w:p w14:paraId="73E91A1B" w14:textId="205EE860" w:rsidR="00AD353A" w:rsidRPr="00A311AD" w:rsidRDefault="00AD353A" w:rsidP="00AD353A">
      <w:pPr>
        <w:rPr>
          <w:lang w:val="en-GB"/>
        </w:rPr>
      </w:pPr>
    </w:p>
    <w:p w14:paraId="7F592038" w14:textId="6296D729" w:rsidR="004B3D0E" w:rsidRPr="00A311AD" w:rsidRDefault="00AD353A" w:rsidP="00AD353A">
      <w:pPr>
        <w:rPr>
          <w:lang w:val="en-GB"/>
        </w:rPr>
      </w:pPr>
      <w:r w:rsidRPr="00A311AD">
        <w:rPr>
          <w:lang w:val="en-GB"/>
        </w:rPr>
        <w:t xml:space="preserve">  </w:t>
      </w:r>
    </w:p>
    <w:p w14:paraId="4FC935AE" w14:textId="1AA53263" w:rsidR="004B3D0E" w:rsidRPr="00A311AD" w:rsidRDefault="004B3D0E">
      <w:pPr>
        <w:spacing w:after="200"/>
        <w:jc w:val="left"/>
        <w:rPr>
          <w:lang w:val="en-GB"/>
        </w:rPr>
      </w:pPr>
    </w:p>
    <w:p w14:paraId="41FF31E9" w14:textId="4E8ACD3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p>
    <w:p w14:paraId="43C44D46" w14:textId="77777777" w:rsidR="00B94519" w:rsidRPr="002302AE" w:rsidRDefault="00B94519">
      <w:pPr>
        <w:spacing w:after="200"/>
        <w:jc w:val="left"/>
        <w:rPr>
          <w:rFonts w:asciiTheme="majorHAnsi" w:eastAsiaTheme="majorEastAsia" w:hAnsiTheme="majorHAnsi" w:cstheme="majorBidi"/>
          <w:b/>
          <w:bCs/>
          <w:color w:val="000000" w:themeColor="text1"/>
          <w:sz w:val="32"/>
          <w:szCs w:val="32"/>
          <w:lang w:val="en-US"/>
          <w:rPrChange w:id="204" w:author="Rodrigo LeaL" w:date="2020-05-01T23:07:00Z">
            <w:rPr>
              <w:rFonts w:asciiTheme="majorHAnsi" w:eastAsiaTheme="majorEastAsia" w:hAnsiTheme="majorHAnsi" w:cstheme="majorBidi"/>
              <w:b/>
              <w:bCs/>
              <w:color w:val="000000" w:themeColor="text1"/>
              <w:sz w:val="32"/>
              <w:szCs w:val="32"/>
            </w:rPr>
          </w:rPrChange>
        </w:rPr>
      </w:pPr>
      <w:r w:rsidRPr="002302AE">
        <w:rPr>
          <w:lang w:val="en-US"/>
          <w:rPrChange w:id="205" w:author="Rodrigo LeaL" w:date="2020-05-01T23:07:00Z">
            <w:rPr/>
          </w:rPrChange>
        </w:rPr>
        <w:br w:type="page"/>
      </w:r>
    </w:p>
    <w:p w14:paraId="069F4606" w14:textId="77777777" w:rsidR="002302AE" w:rsidRPr="002F31E0" w:rsidRDefault="002302AE">
      <w:pPr>
        <w:spacing w:after="200"/>
        <w:jc w:val="left"/>
        <w:rPr>
          <w:rFonts w:asciiTheme="majorHAnsi" w:eastAsiaTheme="majorEastAsia" w:hAnsiTheme="majorHAnsi" w:cstheme="majorBidi"/>
          <w:b/>
          <w:bCs/>
          <w:color w:val="000000" w:themeColor="text1"/>
          <w:sz w:val="32"/>
          <w:szCs w:val="32"/>
          <w:lang w:val="en-US"/>
          <w:rPrChange w:id="206" w:author="Rodrigo LeaL" w:date="2020-05-01T23:10:00Z">
            <w:rPr>
              <w:rFonts w:asciiTheme="majorHAnsi" w:eastAsiaTheme="majorEastAsia" w:hAnsiTheme="majorHAnsi" w:cstheme="majorBidi"/>
              <w:b/>
              <w:bCs/>
              <w:color w:val="000000" w:themeColor="text1"/>
              <w:sz w:val="32"/>
              <w:szCs w:val="32"/>
            </w:rPr>
          </w:rPrChange>
        </w:rPr>
      </w:pPr>
      <w:bookmarkStart w:id="207" w:name="_Toc39266856"/>
      <w:r w:rsidRPr="002F31E0">
        <w:rPr>
          <w:lang w:val="en-US"/>
          <w:rPrChange w:id="208" w:author="Rodrigo LeaL" w:date="2020-05-01T23:10:00Z">
            <w:rPr/>
          </w:rPrChange>
        </w:rPr>
        <w:lastRenderedPageBreak/>
        <w:br w:type="page"/>
      </w:r>
    </w:p>
    <w:p w14:paraId="539E9C84" w14:textId="5A082C7B" w:rsidR="001A3F32" w:rsidRDefault="004B3D0E" w:rsidP="008F0F86">
      <w:pPr>
        <w:pStyle w:val="Ttulo1"/>
      </w:pPr>
      <w:r>
        <w:lastRenderedPageBreak/>
        <w:t>Project progress</w:t>
      </w:r>
      <w:bookmarkEnd w:id="207"/>
    </w:p>
    <w:p w14:paraId="06E76360" w14:textId="77777777" w:rsidR="001A3F32" w:rsidRDefault="001A3F32" w:rsidP="001A3F32">
      <w:pPr>
        <w:rPr>
          <w:lang w:val="en-US"/>
        </w:rPr>
      </w:pPr>
      <w:r>
        <w:rPr>
          <w:lang w:val="en-US"/>
        </w:rPr>
        <w:t>The project has mostly been on schedule. Some time constraints have impacted the planned schedule such as jobs or college projects for other courses.</w:t>
      </w:r>
    </w:p>
    <w:p w14:paraId="75DC112B" w14:textId="20ED899F" w:rsidR="001A3F32" w:rsidRDefault="001A3F32" w:rsidP="001A3F32">
      <w:pPr>
        <w:rPr>
          <w:lang w:val="en-US"/>
        </w:rPr>
      </w:pPr>
      <w:r>
        <w:rPr>
          <w:lang w:val="en-US"/>
        </w:rPr>
        <w:t xml:space="preserve">On </w:t>
      </w:r>
      <w:r w:rsidR="005609E9">
        <w:rPr>
          <w:lang w:val="en-US"/>
        </w:rPr>
        <w:fldChar w:fldCharType="begin"/>
      </w:r>
      <w:r w:rsidR="005609E9">
        <w:rPr>
          <w:lang w:val="en-US"/>
        </w:rPr>
        <w:instrText xml:space="preserve"> REF _Ref39226630 \h </w:instrText>
      </w:r>
      <w:r w:rsidR="005609E9">
        <w:rPr>
          <w:lang w:val="en-US"/>
        </w:rPr>
      </w:r>
      <w:r w:rsidR="005609E9">
        <w:rPr>
          <w:lang w:val="en-US"/>
        </w:rPr>
        <w:fldChar w:fldCharType="separate"/>
      </w:r>
      <w:r w:rsidR="005609E9" w:rsidRPr="001A3F32">
        <w:rPr>
          <w:lang w:val="en-US"/>
        </w:rPr>
        <w:t xml:space="preserve">Figure </w:t>
      </w:r>
      <w:r w:rsidR="005609E9">
        <w:rPr>
          <w:lang w:val="en-US"/>
        </w:rPr>
        <w:t>11</w:t>
      </w:r>
      <w:r w:rsidR="005609E9">
        <w:rPr>
          <w:lang w:val="en-US"/>
        </w:rPr>
        <w:fldChar w:fldCharType="end"/>
      </w:r>
      <w:r>
        <w:rPr>
          <w:lang w:val="en-US"/>
        </w:rPr>
        <w:t>, which represents the planned scheduled up to the progress report delivery, are highlighted the activities which have not been finished. Only one activity was not finished, the Node execution environment is currently being developed.</w:t>
      </w:r>
      <w:r w:rsidR="00E25D3D">
        <w:rPr>
          <w:lang w:val="en-US"/>
        </w:rPr>
        <w:t xml:space="preserve"> On </w:t>
      </w:r>
      <w:r w:rsidR="00E25D3D">
        <w:rPr>
          <w:lang w:val="en-US"/>
        </w:rPr>
        <w:fldChar w:fldCharType="begin"/>
      </w:r>
      <w:r w:rsidR="00E25D3D">
        <w:rPr>
          <w:lang w:val="en-US"/>
        </w:rPr>
        <w:instrText xml:space="preserve"> REF _Ref39227464 \h </w:instrText>
      </w:r>
      <w:r w:rsidR="00E25D3D">
        <w:rPr>
          <w:lang w:val="en-US"/>
        </w:rPr>
      </w:r>
      <w:r w:rsidR="00E25D3D">
        <w:rPr>
          <w:lang w:val="en-US"/>
        </w:rPr>
        <w:fldChar w:fldCharType="separate"/>
      </w:r>
      <w:r w:rsidR="00D71E0F" w:rsidRPr="00D71E0F">
        <w:rPr>
          <w:lang w:val="en-US"/>
          <w:rPrChange w:id="209" w:author="André Oliveira" w:date="2020-05-03T09:13:00Z">
            <w:rPr/>
          </w:rPrChange>
        </w:rPr>
        <w:t>Table 2</w:t>
      </w:r>
      <w:r w:rsidR="00E25D3D">
        <w:rPr>
          <w:lang w:val="en-US"/>
        </w:rPr>
        <w:fldChar w:fldCharType="end"/>
      </w:r>
      <w:r w:rsidR="00E25D3D">
        <w:rPr>
          <w:lang w:val="en-US"/>
        </w:rPr>
        <w:t xml:space="preserve"> is the necessary information to understand the scheduled plan on </w:t>
      </w:r>
      <w:r w:rsidR="00E25D3D">
        <w:rPr>
          <w:lang w:val="en-US"/>
        </w:rPr>
        <w:fldChar w:fldCharType="begin"/>
      </w:r>
      <w:r w:rsidR="00E25D3D">
        <w:rPr>
          <w:lang w:val="en-US"/>
        </w:rPr>
        <w:instrText xml:space="preserve"> REF _Ref39226630 \h </w:instrText>
      </w:r>
      <w:r w:rsidR="00E25D3D">
        <w:rPr>
          <w:lang w:val="en-US"/>
        </w:rPr>
      </w:r>
      <w:r w:rsidR="00E25D3D">
        <w:rPr>
          <w:lang w:val="en-US"/>
        </w:rPr>
        <w:fldChar w:fldCharType="separate"/>
      </w:r>
      <w:r w:rsidR="00E25D3D" w:rsidRPr="001A3F32">
        <w:rPr>
          <w:lang w:val="en-US"/>
        </w:rPr>
        <w:t xml:space="preserve">Figure </w:t>
      </w:r>
      <w:r w:rsidR="00E25D3D">
        <w:rPr>
          <w:lang w:val="en-US"/>
        </w:rPr>
        <w:t>11</w:t>
      </w:r>
      <w:r w:rsidR="00E25D3D">
        <w:rPr>
          <w:lang w:val="en-US"/>
        </w:rPr>
        <w:fldChar w:fldCharType="end"/>
      </w:r>
      <w:r w:rsidR="00E25D3D">
        <w:rPr>
          <w:lang w:val="en-US"/>
        </w:rPr>
        <w:t xml:space="preserve"> and </w:t>
      </w:r>
      <w:r w:rsidR="00E25D3D">
        <w:rPr>
          <w:lang w:val="en-US"/>
        </w:rPr>
        <w:fldChar w:fldCharType="begin"/>
      </w:r>
      <w:r w:rsidR="00E25D3D">
        <w:rPr>
          <w:lang w:val="en-US"/>
        </w:rPr>
        <w:instrText xml:space="preserve"> REF _Ref39226647 \h </w:instrText>
      </w:r>
      <w:r w:rsidR="00E25D3D">
        <w:rPr>
          <w:lang w:val="en-US"/>
        </w:rPr>
      </w:r>
      <w:r w:rsidR="00E25D3D">
        <w:rPr>
          <w:lang w:val="en-US"/>
        </w:rPr>
        <w:fldChar w:fldCharType="separate"/>
      </w:r>
      <w:r w:rsidR="00E25D3D" w:rsidRPr="001A3F32">
        <w:rPr>
          <w:lang w:val="en-US"/>
        </w:rPr>
        <w:t xml:space="preserve">Figure </w:t>
      </w:r>
      <w:r w:rsidR="00E25D3D">
        <w:rPr>
          <w:lang w:val="en-US"/>
        </w:rPr>
        <w:t>12</w:t>
      </w:r>
      <w:r w:rsidR="00E25D3D">
        <w:rPr>
          <w:lang w:val="en-US"/>
        </w:rPr>
        <w:fldChar w:fldCharType="end"/>
      </w:r>
      <w:r w:rsidR="00E25D3D">
        <w:rPr>
          <w:lang w:val="en-US"/>
        </w:rPr>
        <w:t>.</w:t>
      </w:r>
    </w:p>
    <w:p w14:paraId="18A69C7E" w14:textId="2979C74E" w:rsidR="00E25D3D" w:rsidRDefault="00E25D3D" w:rsidP="00D71E0F">
      <w:pPr>
        <w:pStyle w:val="Legenda"/>
        <w:keepNext/>
      </w:pPr>
      <w:bookmarkStart w:id="210" w:name="_Ref39227464"/>
      <w:bookmarkStart w:id="211" w:name="_Toc39227650"/>
      <w:r>
        <w:t xml:space="preserve">Table </w:t>
      </w:r>
      <w:r>
        <w:fldChar w:fldCharType="begin"/>
      </w:r>
      <w:r>
        <w:instrText xml:space="preserve"> SEQ Table \* ARABIC </w:instrText>
      </w:r>
      <w:r>
        <w:fldChar w:fldCharType="separate"/>
      </w:r>
      <w:r>
        <w:t>2</w:t>
      </w:r>
      <w:r>
        <w:fldChar w:fldCharType="end"/>
      </w:r>
      <w:bookmarkEnd w:id="210"/>
      <w:r>
        <w:t xml:space="preserve"> – Assignment Types</w:t>
      </w:r>
      <w:bookmarkEnd w:id="211"/>
    </w:p>
    <w:tbl>
      <w:tblPr>
        <w:tblStyle w:val="TabeladeGrelha1Clara"/>
        <w:tblW w:w="7696" w:type="dxa"/>
        <w:jc w:val="center"/>
        <w:tblLook w:val="04A0" w:firstRow="1" w:lastRow="0" w:firstColumn="1" w:lastColumn="0" w:noHBand="0" w:noVBand="1"/>
        <w:tblPrChange w:id="212" w:author="André Oliveira" w:date="2020-05-03T09:14:00Z">
          <w:tblPr>
            <w:tblStyle w:val="TabeladeGrelha1Clara"/>
            <w:tblW w:w="7819" w:type="dxa"/>
            <w:jc w:val="center"/>
            <w:tblLook w:val="04A0" w:firstRow="1" w:lastRow="0" w:firstColumn="1" w:lastColumn="0" w:noHBand="0" w:noVBand="1"/>
          </w:tblPr>
        </w:tblPrChange>
      </w:tblPr>
      <w:tblGrid>
        <w:gridCol w:w="1868"/>
        <w:gridCol w:w="5828"/>
        <w:tblGridChange w:id="213">
          <w:tblGrid>
            <w:gridCol w:w="1898"/>
            <w:gridCol w:w="136"/>
            <w:gridCol w:w="5785"/>
            <w:gridCol w:w="560"/>
          </w:tblGrid>
        </w:tblGridChange>
      </w:tblGrid>
      <w:tr w:rsidR="00D71E0F" w14:paraId="2337EAB1" w14:textId="77777777" w:rsidTr="00D71E0F">
        <w:trPr>
          <w:cnfStyle w:val="100000000000" w:firstRow="1" w:lastRow="0" w:firstColumn="0" w:lastColumn="0" w:oddVBand="0" w:evenVBand="0" w:oddHBand="0" w:evenHBand="0" w:firstRowFirstColumn="0" w:firstRowLastColumn="0" w:lastRowFirstColumn="0" w:lastRowLastColumn="0"/>
          <w:trHeight w:val="432"/>
          <w:jc w:val="center"/>
          <w:trPrChange w:id="214" w:author="André Oliveira" w:date="2020-05-03T09:14:00Z">
            <w:trPr>
              <w:gridAfter w:val="0"/>
              <w:trHeight w:val="410"/>
              <w:jc w:val="center"/>
            </w:trPr>
          </w:trPrChange>
        </w:trPr>
        <w:tc>
          <w:tcPr>
            <w:cnfStyle w:val="001000000000" w:firstRow="0" w:lastRow="0" w:firstColumn="1" w:lastColumn="0" w:oddVBand="0" w:evenVBand="0" w:oddHBand="0" w:evenHBand="0" w:firstRowFirstColumn="0" w:firstRowLastColumn="0" w:lastRowFirstColumn="0" w:lastRowLastColumn="0"/>
            <w:tcW w:w="1868" w:type="dxa"/>
            <w:vAlign w:val="center"/>
            <w:tcPrChange w:id="215" w:author="André Oliveira" w:date="2020-05-03T09:14:00Z">
              <w:tcPr>
                <w:tcW w:w="1898" w:type="dxa"/>
                <w:vAlign w:val="center"/>
              </w:tcPr>
            </w:tcPrChange>
          </w:tcPr>
          <w:p w14:paraId="44BC5BD9" w14:textId="52DF5D96" w:rsidR="00E25D3D" w:rsidRDefault="00E25D3D">
            <w:pPr>
              <w:jc w:val="center"/>
              <w:cnfStyle w:val="101000000000" w:firstRow="1" w:lastRow="0" w:firstColumn="1" w:lastColumn="0" w:oddVBand="0" w:evenVBand="0" w:oddHBand="0" w:evenHBand="0" w:firstRowFirstColumn="0" w:firstRowLastColumn="0" w:lastRowFirstColumn="0" w:lastRowLastColumn="0"/>
              <w:rPr>
                <w:lang w:val="en-US"/>
              </w:rPr>
              <w:pPrChange w:id="216" w:author="André Oliveira" w:date="2020-05-03T09:13:00Z">
                <w:pPr>
                  <w:cnfStyle w:val="101000000000" w:firstRow="1" w:lastRow="0" w:firstColumn="1" w:lastColumn="0" w:oddVBand="0" w:evenVBand="0" w:oddHBand="0" w:evenHBand="0" w:firstRowFirstColumn="0" w:firstRowLastColumn="0" w:lastRowFirstColumn="0" w:lastRowLastColumn="0"/>
                </w:pPr>
              </w:pPrChange>
            </w:pPr>
            <w:r>
              <w:rPr>
                <w:lang w:val="en-US"/>
              </w:rPr>
              <w:t>Assignment Type</w:t>
            </w:r>
          </w:p>
        </w:tc>
        <w:tc>
          <w:tcPr>
            <w:tcW w:w="5828" w:type="dxa"/>
            <w:vAlign w:val="center"/>
            <w:tcPrChange w:id="217" w:author="André Oliveira" w:date="2020-05-03T09:14:00Z">
              <w:tcPr>
                <w:tcW w:w="5921" w:type="dxa"/>
                <w:gridSpan w:val="2"/>
                <w:vAlign w:val="center"/>
              </w:tcPr>
            </w:tcPrChange>
          </w:tcPr>
          <w:p w14:paraId="091C716C" w14:textId="2936C8C2" w:rsidR="00E25D3D" w:rsidRDefault="00E25D3D">
            <w:pPr>
              <w:jc w:val="center"/>
              <w:cnfStyle w:val="100000000000" w:firstRow="1" w:lastRow="0" w:firstColumn="0" w:lastColumn="0" w:oddVBand="0" w:evenVBand="0" w:oddHBand="0" w:evenHBand="0" w:firstRowFirstColumn="0" w:firstRowLastColumn="0" w:lastRowFirstColumn="0" w:lastRowLastColumn="0"/>
              <w:rPr>
                <w:lang w:val="en-US"/>
              </w:rPr>
              <w:pPrChange w:id="218" w:author="André Oliveira" w:date="2020-05-03T09:13:00Z">
                <w:pPr>
                  <w:cnfStyle w:val="100000000000" w:firstRow="1" w:lastRow="0" w:firstColumn="0" w:lastColumn="0" w:oddVBand="0" w:evenVBand="0" w:oddHBand="0" w:evenHBand="0" w:firstRowFirstColumn="0" w:firstRowLastColumn="0" w:lastRowFirstColumn="0" w:lastRowLastColumn="0"/>
                </w:pPr>
              </w:pPrChange>
            </w:pPr>
            <w:r>
              <w:rPr>
                <w:lang w:val="en-US"/>
              </w:rPr>
              <w:t>Description</w:t>
            </w:r>
          </w:p>
        </w:tc>
      </w:tr>
      <w:tr w:rsidR="00D71E0F" w:rsidRPr="00040DC4" w14:paraId="77941C91" w14:textId="77777777" w:rsidTr="00D71E0F">
        <w:tblPrEx>
          <w:tblPrExChange w:id="219" w:author="André Oliveira" w:date="2020-05-03T09:14:00Z">
            <w:tblPrEx>
              <w:tblW w:w="8379" w:type="dxa"/>
            </w:tblPrEx>
          </w:tblPrExChange>
        </w:tblPrEx>
        <w:trPr>
          <w:trHeight w:val="733"/>
          <w:jc w:val="center"/>
          <w:trPrChange w:id="220" w:author="André Oliveira" w:date="2020-05-03T09:14:00Z">
            <w:trPr>
              <w:trHeight w:val="727"/>
              <w:jc w:val="center"/>
            </w:trPr>
          </w:trPrChange>
        </w:trPr>
        <w:tc>
          <w:tcPr>
            <w:cnfStyle w:val="001000000000" w:firstRow="0" w:lastRow="0" w:firstColumn="1" w:lastColumn="0" w:oddVBand="0" w:evenVBand="0" w:oddHBand="0" w:evenHBand="0" w:firstRowFirstColumn="0" w:firstRowLastColumn="0" w:lastRowFirstColumn="0" w:lastRowLastColumn="0"/>
            <w:tcW w:w="1868" w:type="dxa"/>
            <w:vAlign w:val="center"/>
            <w:tcPrChange w:id="221" w:author="André Oliveira" w:date="2020-05-03T09:14:00Z">
              <w:tcPr>
                <w:tcW w:w="2034" w:type="dxa"/>
                <w:gridSpan w:val="2"/>
                <w:vAlign w:val="center"/>
              </w:tcPr>
            </w:tcPrChange>
          </w:tcPr>
          <w:p w14:paraId="33335374" w14:textId="6E12E041" w:rsidR="00E25D3D" w:rsidRDefault="00E25D3D">
            <w:pPr>
              <w:jc w:val="center"/>
              <w:rPr>
                <w:lang w:val="en-US"/>
              </w:rPr>
              <w:pPrChange w:id="222" w:author="André Oliveira" w:date="2020-05-03T09:13:00Z">
                <w:pPr/>
              </w:pPrChange>
            </w:pPr>
            <w:r>
              <w:rPr>
                <w:lang w:val="en-US"/>
              </w:rPr>
              <w:t>E(x)</w:t>
            </w:r>
          </w:p>
        </w:tc>
        <w:tc>
          <w:tcPr>
            <w:tcW w:w="5828" w:type="dxa"/>
            <w:tcPrChange w:id="223" w:author="André Oliveira" w:date="2020-05-03T09:14:00Z">
              <w:tcPr>
                <w:tcW w:w="6345" w:type="dxa"/>
                <w:gridSpan w:val="2"/>
                <w:vAlign w:val="center"/>
              </w:tcPr>
            </w:tcPrChange>
          </w:tcPr>
          <w:p w14:paraId="53156A19" w14:textId="36156770" w:rsidR="00E25D3D" w:rsidRDefault="00E25D3D" w:rsidP="00D71E0F">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Design and implementation of execution environment for a given language</w:t>
            </w:r>
          </w:p>
        </w:tc>
      </w:tr>
      <w:tr w:rsidR="00D71E0F" w14:paraId="6A2D06AB" w14:textId="77777777" w:rsidTr="00D71E0F">
        <w:trPr>
          <w:trHeight w:val="421"/>
          <w:jc w:val="center"/>
          <w:trPrChange w:id="224" w:author="André Oliveira" w:date="2020-05-03T09:14:00Z">
            <w:trPr>
              <w:gridAfter w:val="0"/>
              <w:trHeight w:val="400"/>
              <w:jc w:val="center"/>
            </w:trPr>
          </w:trPrChange>
        </w:trPr>
        <w:tc>
          <w:tcPr>
            <w:cnfStyle w:val="001000000000" w:firstRow="0" w:lastRow="0" w:firstColumn="1" w:lastColumn="0" w:oddVBand="0" w:evenVBand="0" w:oddHBand="0" w:evenHBand="0" w:firstRowFirstColumn="0" w:firstRowLastColumn="0" w:lastRowFirstColumn="0" w:lastRowLastColumn="0"/>
            <w:tcW w:w="1868" w:type="dxa"/>
            <w:vAlign w:val="center"/>
            <w:tcPrChange w:id="225" w:author="André Oliveira" w:date="2020-05-03T09:14:00Z">
              <w:tcPr>
                <w:tcW w:w="1898" w:type="dxa"/>
                <w:vAlign w:val="center"/>
              </w:tcPr>
            </w:tcPrChange>
          </w:tcPr>
          <w:p w14:paraId="0818DE91" w14:textId="68FE98F1" w:rsidR="00E25D3D" w:rsidRDefault="00E25D3D" w:rsidP="00D71E0F">
            <w:pPr>
              <w:jc w:val="center"/>
              <w:rPr>
                <w:lang w:val="en-US"/>
              </w:rPr>
            </w:pPr>
            <w:r>
              <w:rPr>
                <w:lang w:val="en-US"/>
              </w:rPr>
              <w:t>P(x)</w:t>
            </w:r>
          </w:p>
        </w:tc>
        <w:tc>
          <w:tcPr>
            <w:tcW w:w="5828" w:type="dxa"/>
            <w:tcPrChange w:id="226" w:author="André Oliveira" w:date="2020-05-03T09:14:00Z">
              <w:tcPr>
                <w:tcW w:w="5921" w:type="dxa"/>
                <w:gridSpan w:val="2"/>
                <w:vAlign w:val="center"/>
              </w:tcPr>
            </w:tcPrChange>
          </w:tcPr>
          <w:p w14:paraId="3D1F05C4" w14:textId="63FD7C0F" w:rsidR="00E25D3D" w:rsidRDefault="00E25D3D" w:rsidP="00D71E0F">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Creation of webpage</w:t>
            </w:r>
          </w:p>
        </w:tc>
      </w:tr>
      <w:tr w:rsidR="00D71E0F" w:rsidRPr="00040DC4" w14:paraId="4F8DECB1" w14:textId="77777777" w:rsidTr="00D71E0F">
        <w:tblPrEx>
          <w:tblPrExChange w:id="227" w:author="André Oliveira" w:date="2020-05-03T09:14:00Z">
            <w:tblPrEx>
              <w:tblW w:w="8379" w:type="dxa"/>
            </w:tblPrEx>
          </w:tblPrExChange>
        </w:tblPrEx>
        <w:trPr>
          <w:trHeight w:val="432"/>
          <w:jc w:val="center"/>
          <w:trPrChange w:id="228" w:author="André Oliveira" w:date="2020-05-03T09:14:00Z">
            <w:trPr>
              <w:trHeight w:val="429"/>
              <w:jc w:val="center"/>
            </w:trPr>
          </w:trPrChange>
        </w:trPr>
        <w:tc>
          <w:tcPr>
            <w:cnfStyle w:val="001000000000" w:firstRow="0" w:lastRow="0" w:firstColumn="1" w:lastColumn="0" w:oddVBand="0" w:evenVBand="0" w:oddHBand="0" w:evenHBand="0" w:firstRowFirstColumn="0" w:firstRowLastColumn="0" w:lastRowFirstColumn="0" w:lastRowLastColumn="0"/>
            <w:tcW w:w="1868" w:type="dxa"/>
            <w:vAlign w:val="center"/>
            <w:tcPrChange w:id="229" w:author="André Oliveira" w:date="2020-05-03T09:14:00Z">
              <w:tcPr>
                <w:tcW w:w="2034" w:type="dxa"/>
                <w:gridSpan w:val="2"/>
                <w:vAlign w:val="center"/>
              </w:tcPr>
            </w:tcPrChange>
          </w:tcPr>
          <w:p w14:paraId="5C65BF7C" w14:textId="5285AF77" w:rsidR="00E25D3D" w:rsidRDefault="00E25D3D" w:rsidP="00D71E0F">
            <w:pPr>
              <w:jc w:val="center"/>
              <w:rPr>
                <w:lang w:val="en-US"/>
              </w:rPr>
            </w:pPr>
            <w:r>
              <w:rPr>
                <w:lang w:val="en-US"/>
              </w:rPr>
              <w:t>S(x)</w:t>
            </w:r>
          </w:p>
        </w:tc>
        <w:tc>
          <w:tcPr>
            <w:tcW w:w="5828" w:type="dxa"/>
            <w:tcPrChange w:id="230" w:author="André Oliveira" w:date="2020-05-03T09:14:00Z">
              <w:tcPr>
                <w:tcW w:w="6345" w:type="dxa"/>
                <w:gridSpan w:val="2"/>
                <w:vAlign w:val="center"/>
              </w:tcPr>
            </w:tcPrChange>
          </w:tcPr>
          <w:p w14:paraId="466FF16E" w14:textId="122D2D21" w:rsidR="00E25D3D" w:rsidRDefault="00E25D3D" w:rsidP="00D71E0F">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Design and Implementation of backend service</w:t>
            </w:r>
          </w:p>
        </w:tc>
      </w:tr>
    </w:tbl>
    <w:p w14:paraId="38E9A4D3" w14:textId="77777777" w:rsidR="00E25D3D" w:rsidRDefault="00E25D3D" w:rsidP="001A3F32">
      <w:pPr>
        <w:rPr>
          <w:lang w:val="en-US"/>
        </w:rPr>
      </w:pPr>
    </w:p>
    <w:p w14:paraId="168BA0C6" w14:textId="77777777" w:rsidR="001A3F32" w:rsidRDefault="001A3F32" w:rsidP="001A3F32">
      <w:pPr>
        <w:rPr>
          <w:lang w:val="en-US"/>
        </w:rPr>
      </w:pPr>
      <w:r>
        <w:rPr>
          <w:lang w:val="en-US"/>
        </w:rPr>
        <w:t>This means the remaining activities are finished, summarizing:</w:t>
      </w:r>
    </w:p>
    <w:p w14:paraId="05A3930A" w14:textId="77777777" w:rsidR="001A3F32" w:rsidRDefault="001A3F32" w:rsidP="001A3F32">
      <w:pPr>
        <w:pStyle w:val="PargrafodaLista"/>
        <w:numPr>
          <w:ilvl w:val="0"/>
          <w:numId w:val="9"/>
        </w:numPr>
        <w:spacing w:after="160" w:line="259" w:lineRule="auto"/>
        <w:jc w:val="left"/>
        <w:rPr>
          <w:lang w:val="en-US"/>
        </w:rPr>
      </w:pPr>
      <w:r>
        <w:rPr>
          <w:lang w:val="en-US"/>
        </w:rPr>
        <w:t>The Database is set up and documented</w:t>
      </w:r>
    </w:p>
    <w:p w14:paraId="6F4CA891" w14:textId="77777777" w:rsidR="001A3F32" w:rsidRDefault="001A3F32" w:rsidP="001A3F32">
      <w:pPr>
        <w:pStyle w:val="PargrafodaLista"/>
        <w:numPr>
          <w:ilvl w:val="0"/>
          <w:numId w:val="9"/>
        </w:numPr>
        <w:spacing w:after="160" w:line="259" w:lineRule="auto"/>
        <w:jc w:val="left"/>
        <w:rPr>
          <w:lang w:val="en-US"/>
        </w:rPr>
      </w:pPr>
      <w:r>
        <w:rPr>
          <w:lang w:val="en-US"/>
        </w:rPr>
        <w:t>React framework was configured for development</w:t>
      </w:r>
    </w:p>
    <w:p w14:paraId="6AEBBCE2" w14:textId="77777777" w:rsidR="001A3F32" w:rsidRDefault="001A3F32" w:rsidP="001A3F32">
      <w:pPr>
        <w:pStyle w:val="PargrafodaLista"/>
        <w:numPr>
          <w:ilvl w:val="0"/>
          <w:numId w:val="9"/>
        </w:numPr>
        <w:spacing w:after="160" w:line="259" w:lineRule="auto"/>
        <w:jc w:val="left"/>
        <w:rPr>
          <w:lang w:val="en-US"/>
        </w:rPr>
      </w:pPr>
      <w:r>
        <w:rPr>
          <w:lang w:val="en-US"/>
        </w:rPr>
        <w:t>JVM execution environment is developed and documented, including for Java and Kotlin</w:t>
      </w:r>
    </w:p>
    <w:p w14:paraId="70BA0DD4" w14:textId="77777777" w:rsidR="001A3F32" w:rsidRDefault="001A3F32" w:rsidP="001A3F32">
      <w:pPr>
        <w:pStyle w:val="PargrafodaLista"/>
        <w:numPr>
          <w:ilvl w:val="0"/>
          <w:numId w:val="9"/>
        </w:numPr>
        <w:spacing w:after="160" w:line="259" w:lineRule="auto"/>
        <w:jc w:val="left"/>
        <w:rPr>
          <w:lang w:val="en-US"/>
        </w:rPr>
      </w:pPr>
      <w:r>
        <w:rPr>
          <w:lang w:val="en-US"/>
        </w:rPr>
        <w:t>The page on which the user could execute code is developed</w:t>
      </w:r>
    </w:p>
    <w:p w14:paraId="2CB1753A" w14:textId="77777777" w:rsidR="001A3F32" w:rsidRDefault="001A3F32" w:rsidP="001A3F32">
      <w:pPr>
        <w:pStyle w:val="PargrafodaLista"/>
        <w:numPr>
          <w:ilvl w:val="0"/>
          <w:numId w:val="9"/>
        </w:numPr>
        <w:spacing w:after="160" w:line="259" w:lineRule="auto"/>
        <w:jc w:val="left"/>
        <w:rPr>
          <w:lang w:val="en-US"/>
        </w:rPr>
      </w:pPr>
      <w:r>
        <w:rPr>
          <w:lang w:val="en-US"/>
        </w:rPr>
        <w:t>The home page is developed</w:t>
      </w:r>
    </w:p>
    <w:p w14:paraId="2EEB0B9C" w14:textId="77777777" w:rsidR="001A3F32" w:rsidRPr="00E92F30" w:rsidRDefault="001A3F32" w:rsidP="001A3F32">
      <w:pPr>
        <w:pStyle w:val="PargrafodaLista"/>
        <w:numPr>
          <w:ilvl w:val="0"/>
          <w:numId w:val="9"/>
        </w:numPr>
        <w:spacing w:after="160" w:line="259" w:lineRule="auto"/>
        <w:jc w:val="left"/>
        <w:rPr>
          <w:lang w:val="en-US"/>
        </w:rPr>
      </w:pPr>
      <w:r>
        <w:rPr>
          <w:lang w:val="en-US"/>
        </w:rPr>
        <w:t>The progress report was finished and each team member has an individual presentation prepared</w:t>
      </w:r>
    </w:p>
    <w:p w14:paraId="16C4BBB5" w14:textId="77777777" w:rsidR="001A3F32" w:rsidRDefault="001A3F32" w:rsidP="001A3F32">
      <w:pPr>
        <w:keepNext/>
      </w:pPr>
      <w:r>
        <w:drawing>
          <wp:inline distT="0" distB="0" distL="0" distR="0" wp14:anchorId="55265AD3" wp14:editId="3B7742C5">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57275"/>
                    </a:xfrm>
                    <a:prstGeom prst="rect">
                      <a:avLst/>
                    </a:prstGeom>
                  </pic:spPr>
                </pic:pic>
              </a:graphicData>
            </a:graphic>
          </wp:inline>
        </w:drawing>
      </w:r>
    </w:p>
    <w:p w14:paraId="0A293BD6" w14:textId="11000978" w:rsidR="001A3F32" w:rsidRPr="001A3F32" w:rsidRDefault="001A3F32" w:rsidP="001A3F32">
      <w:pPr>
        <w:pStyle w:val="Legenda"/>
        <w:rPr>
          <w:lang w:val="en-US"/>
        </w:rPr>
      </w:pPr>
      <w:bookmarkStart w:id="231" w:name="_Ref39226630"/>
      <w:bookmarkStart w:id="232" w:name="_Toc39266871"/>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11</w:t>
      </w:r>
      <w:r>
        <w:fldChar w:fldCharType="end"/>
      </w:r>
      <w:bookmarkEnd w:id="231"/>
      <w:r w:rsidRPr="001A3F32">
        <w:rPr>
          <w:lang w:val="en-US"/>
        </w:rPr>
        <w:t xml:space="preserve"> – Planned Schedule</w:t>
      </w:r>
      <w:r>
        <w:rPr>
          <w:lang w:val="en-US"/>
        </w:rPr>
        <w:t xml:space="preserve"> before progess report delivery</w:t>
      </w:r>
      <w:bookmarkEnd w:id="232"/>
    </w:p>
    <w:p w14:paraId="6AE94440" w14:textId="77777777" w:rsidR="001A3F32" w:rsidRDefault="001A3F32" w:rsidP="001A3F32">
      <w:pPr>
        <w:rPr>
          <w:lang w:val="en-US"/>
        </w:rPr>
      </w:pPr>
      <w:r>
        <w:rPr>
          <w:lang w:val="en-US"/>
        </w:rPr>
        <w:t>Despite this small set back, the plan is on the right path for a full delivery within the specified timeline.</w:t>
      </w:r>
    </w:p>
    <w:p w14:paraId="11EC3E58" w14:textId="6E2DF46C" w:rsidR="001A3F32" w:rsidRDefault="001A3F32" w:rsidP="001A3F32">
      <w:pPr>
        <w:rPr>
          <w:lang w:val="en-US"/>
        </w:rPr>
      </w:pPr>
      <w:r>
        <w:rPr>
          <w:lang w:val="en-US"/>
        </w:rPr>
        <w:lastRenderedPageBreak/>
        <w:t xml:space="preserve">On </w:t>
      </w:r>
      <w:r w:rsidR="005609E9">
        <w:rPr>
          <w:lang w:val="en-US"/>
        </w:rPr>
        <w:fldChar w:fldCharType="begin"/>
      </w:r>
      <w:r w:rsidR="005609E9">
        <w:rPr>
          <w:lang w:val="en-US"/>
        </w:rPr>
        <w:instrText xml:space="preserve"> REF _Ref39226647 \h </w:instrText>
      </w:r>
      <w:r w:rsidR="005609E9">
        <w:rPr>
          <w:lang w:val="en-US"/>
        </w:rPr>
      </w:r>
      <w:r w:rsidR="005609E9">
        <w:rPr>
          <w:lang w:val="en-US"/>
        </w:rPr>
        <w:fldChar w:fldCharType="separate"/>
      </w:r>
      <w:r w:rsidR="005609E9" w:rsidRPr="001A3F32">
        <w:rPr>
          <w:lang w:val="en-US"/>
        </w:rPr>
        <w:t xml:space="preserve">Figure </w:t>
      </w:r>
      <w:r w:rsidR="005609E9">
        <w:rPr>
          <w:lang w:val="en-US"/>
        </w:rPr>
        <w:t>12</w:t>
      </w:r>
      <w:r w:rsidR="005609E9">
        <w:rPr>
          <w:lang w:val="en-US"/>
        </w:rPr>
        <w:fldChar w:fldCharType="end"/>
      </w:r>
      <w:r w:rsidR="005609E9">
        <w:rPr>
          <w:lang w:val="en-US"/>
        </w:rPr>
        <w:t xml:space="preserve"> </w:t>
      </w:r>
      <w:r>
        <w:rPr>
          <w:lang w:val="en-US"/>
        </w:rPr>
        <w:t>is the planned schedule from the progress report delivery date onwards. An important detail regarding this plan is the home page, which was planned to be finished on the week starting on May 4</w:t>
      </w:r>
      <w:r w:rsidRPr="00686D30">
        <w:rPr>
          <w:vertAlign w:val="superscript"/>
          <w:lang w:val="en-US"/>
        </w:rPr>
        <w:t>th</w:t>
      </w:r>
      <w:r>
        <w:rPr>
          <w:lang w:val="en-US"/>
        </w:rPr>
        <w:t xml:space="preserve"> </w:t>
      </w:r>
      <w:r w:rsidR="00936440">
        <w:rPr>
          <w:lang w:val="en-US"/>
        </w:rPr>
        <w:t>and the login and sign in page, which was pl</w:t>
      </w:r>
      <w:r w:rsidR="00894276">
        <w:rPr>
          <w:lang w:val="en-US"/>
        </w:rPr>
        <w:t>a</w:t>
      </w:r>
      <w:r w:rsidR="00936440">
        <w:rPr>
          <w:lang w:val="en-US"/>
        </w:rPr>
        <w:t>n</w:t>
      </w:r>
      <w:r w:rsidR="00894276">
        <w:rPr>
          <w:lang w:val="en-US"/>
        </w:rPr>
        <w:t>n</w:t>
      </w:r>
      <w:r w:rsidR="00936440">
        <w:rPr>
          <w:lang w:val="en-US"/>
        </w:rPr>
        <w:t>ed to be finished on the June 15</w:t>
      </w:r>
      <w:r w:rsidR="00936440" w:rsidRPr="00894276">
        <w:rPr>
          <w:vertAlign w:val="superscript"/>
          <w:lang w:val="en-US"/>
        </w:rPr>
        <w:t>th</w:t>
      </w:r>
      <w:r w:rsidR="00936440">
        <w:rPr>
          <w:lang w:val="en-US"/>
        </w:rPr>
        <w:t xml:space="preserve"> </w:t>
      </w:r>
      <w:r>
        <w:rPr>
          <w:lang w:val="en-US"/>
        </w:rPr>
        <w:t xml:space="preserve"> ha</w:t>
      </w:r>
      <w:r w:rsidR="00936440">
        <w:rPr>
          <w:lang w:val="en-US"/>
        </w:rPr>
        <w:t>ve</w:t>
      </w:r>
      <w:r>
        <w:rPr>
          <w:lang w:val="en-US"/>
        </w:rPr>
        <w:t xml:space="preserve"> already been finishing, meaning there is a</w:t>
      </w:r>
      <w:r w:rsidR="00936440">
        <w:rPr>
          <w:lang w:val="en-US"/>
        </w:rPr>
        <w:t>lso some</w:t>
      </w:r>
      <w:r>
        <w:rPr>
          <w:lang w:val="en-US"/>
        </w:rPr>
        <w:t xml:space="preserve"> task</w:t>
      </w:r>
      <w:r w:rsidR="00936440">
        <w:rPr>
          <w:lang w:val="en-US"/>
        </w:rPr>
        <w:t>s</w:t>
      </w:r>
      <w:r>
        <w:rPr>
          <w:lang w:val="en-US"/>
        </w:rPr>
        <w:t xml:space="preserve"> finished ahead of schedule.</w:t>
      </w:r>
    </w:p>
    <w:p w14:paraId="1FA8DD8D" w14:textId="77777777" w:rsidR="001A3F32" w:rsidRDefault="001A3F32" w:rsidP="001A3F32">
      <w:pPr>
        <w:keepNext/>
      </w:pPr>
      <w:r>
        <w:drawing>
          <wp:inline distT="0" distB="0" distL="0" distR="0" wp14:anchorId="69494B8B" wp14:editId="3BE3F461">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39365"/>
                    </a:xfrm>
                    <a:prstGeom prst="rect">
                      <a:avLst/>
                    </a:prstGeom>
                  </pic:spPr>
                </pic:pic>
              </a:graphicData>
            </a:graphic>
          </wp:inline>
        </w:drawing>
      </w:r>
    </w:p>
    <w:p w14:paraId="2F206972" w14:textId="42148B29" w:rsidR="001A3F32" w:rsidRDefault="001A3F32" w:rsidP="001A3F32">
      <w:pPr>
        <w:pStyle w:val="Legenda"/>
        <w:rPr>
          <w:lang w:val="en-US"/>
        </w:rPr>
      </w:pPr>
      <w:bookmarkStart w:id="233" w:name="_Ref39226647"/>
      <w:bookmarkStart w:id="234" w:name="_Toc39266872"/>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12</w:t>
      </w:r>
      <w:r>
        <w:fldChar w:fldCharType="end"/>
      </w:r>
      <w:bookmarkEnd w:id="233"/>
      <w:r w:rsidRPr="001A3F32">
        <w:rPr>
          <w:lang w:val="en-US"/>
        </w:rPr>
        <w:t xml:space="preserve"> – Planned Schedule</w:t>
      </w:r>
      <w:r>
        <w:rPr>
          <w:lang w:val="en-US"/>
        </w:rPr>
        <w:t xml:space="preserve"> after progess report delivery</w:t>
      </w:r>
      <w:bookmarkEnd w:id="234"/>
    </w:p>
    <w:p w14:paraId="097A0C17" w14:textId="77777777" w:rsidR="001A3F32" w:rsidRDefault="001A3F32" w:rsidP="001A3F32">
      <w:pPr>
        <w:rPr>
          <w:lang w:val="en-US"/>
        </w:rPr>
      </w:pPr>
      <w:r>
        <w:rPr>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5CC54129" w14:textId="3CE7E19E" w:rsidR="00AD353A" w:rsidRPr="001A3F32" w:rsidRDefault="001A3F32" w:rsidP="00D16F98">
      <w:pPr>
        <w:rPr>
          <w:lang w:val="en-US"/>
        </w:rPr>
        <w:sectPr w:rsidR="00AD353A" w:rsidRPr="001A3F32" w:rsidSect="005B6B81">
          <w:headerReference w:type="default" r:id="rId29"/>
          <w:footerReference w:type="default" r:id="rId30"/>
          <w:pgSz w:w="11906" w:h="16838"/>
          <w:pgMar w:top="1701" w:right="1701" w:bottom="1417" w:left="1701" w:header="708" w:footer="708" w:gutter="0"/>
          <w:cols w:space="708"/>
          <w:docGrid w:linePitch="360"/>
        </w:sectPr>
      </w:pPr>
      <w:r>
        <w:rPr>
          <w:lang w:val="en-US"/>
        </w:rPr>
        <w:t>On a brighter note development capacity is predicted to pick up starting on July 27</w:t>
      </w:r>
      <w:r w:rsidRPr="00A22423">
        <w:rPr>
          <w:vertAlign w:val="superscript"/>
          <w:lang w:val="en-US"/>
        </w:rPr>
        <w:t>th</w:t>
      </w:r>
      <w:r>
        <w:rPr>
          <w:lang w:val="en-US"/>
        </w:rPr>
        <w:t xml:space="preserve"> once the exams are finished and the team will no longer has workload related to other courses.</w:t>
      </w:r>
      <w:r w:rsidR="004B3D0E" w:rsidRPr="001A3F32">
        <w:rPr>
          <w:lang w:val="en-US"/>
        </w:rPr>
        <w:br w:type="page"/>
      </w:r>
    </w:p>
    <w:p w14:paraId="79F28DE5" w14:textId="77777777" w:rsidR="002302AE" w:rsidRPr="002F31E0" w:rsidRDefault="002302AE">
      <w:pPr>
        <w:spacing w:after="200"/>
        <w:jc w:val="left"/>
        <w:rPr>
          <w:rFonts w:asciiTheme="majorHAnsi" w:eastAsiaTheme="majorEastAsia" w:hAnsiTheme="majorHAnsi" w:cstheme="majorBidi"/>
          <w:b/>
          <w:bCs/>
          <w:color w:val="000000" w:themeColor="text1"/>
          <w:sz w:val="32"/>
          <w:szCs w:val="32"/>
          <w:lang w:val="en-US"/>
          <w:rPrChange w:id="235" w:author="Rodrigo LeaL" w:date="2020-05-01T23:10:00Z">
            <w:rPr>
              <w:rFonts w:asciiTheme="majorHAnsi" w:eastAsiaTheme="majorEastAsia" w:hAnsiTheme="majorHAnsi" w:cstheme="majorBidi"/>
              <w:b/>
              <w:bCs/>
              <w:color w:val="000000" w:themeColor="text1"/>
              <w:sz w:val="32"/>
              <w:szCs w:val="32"/>
            </w:rPr>
          </w:rPrChange>
        </w:rPr>
      </w:pPr>
      <w:bookmarkStart w:id="236" w:name="_Toc39266857"/>
      <w:r w:rsidRPr="002F31E0">
        <w:rPr>
          <w:lang w:val="en-US"/>
          <w:rPrChange w:id="237" w:author="Rodrigo LeaL" w:date="2020-05-01T23:10:00Z">
            <w:rPr/>
          </w:rPrChange>
        </w:rPr>
        <w:lastRenderedPageBreak/>
        <w:br w:type="page"/>
      </w:r>
    </w:p>
    <w:p w14:paraId="19360393" w14:textId="274E17C4" w:rsidR="00E51875" w:rsidRDefault="00567E9A" w:rsidP="008F0F86">
      <w:pPr>
        <w:pStyle w:val="Ttulo1"/>
      </w:pPr>
      <w:r>
        <w:lastRenderedPageBreak/>
        <w:t>Lexicon</w:t>
      </w:r>
      <w:bookmarkEnd w:id="236"/>
    </w:p>
    <w:p w14:paraId="6ADB0ABA" w14:textId="3A0529D8" w:rsidR="00063DD2" w:rsidRDefault="00063DD2" w:rsidP="00567E9A">
      <w:r>
        <w:rPr>
          <w:lang w:val="en-US"/>
        </w:rPr>
        <w:t>API</w:t>
      </w:r>
      <w:r>
        <w:t xml:space="preserve"> – Application Program Interface</w:t>
      </w:r>
    </w:p>
    <w:p w14:paraId="73230554" w14:textId="1E0CDD9E" w:rsidR="00063DD2" w:rsidRPr="00894276" w:rsidRDefault="00063DD2" w:rsidP="00567E9A">
      <w:pPr>
        <w:rPr>
          <w:lang w:val="en-US"/>
        </w:rPr>
      </w:pPr>
      <w:r w:rsidRPr="00894276">
        <w:rPr>
          <w:lang w:val="en-US"/>
        </w:rPr>
        <w:t xml:space="preserve">CLR </w:t>
      </w:r>
      <w:r>
        <w:t>–</w:t>
      </w:r>
      <w:r w:rsidRPr="00894276">
        <w:rPr>
          <w:lang w:val="en-US"/>
        </w:rPr>
        <w:t xml:space="preserve"> Common Language Runtime</w:t>
      </w:r>
    </w:p>
    <w:p w14:paraId="3D290E7D" w14:textId="09CF256A" w:rsidR="00567E9A" w:rsidRPr="00894276" w:rsidRDefault="00567E9A" w:rsidP="00567E9A">
      <w:pPr>
        <w:rPr>
          <w:lang w:val="en-US"/>
        </w:rPr>
      </w:pPr>
      <w:r w:rsidRPr="00894276">
        <w:rPr>
          <w:lang w:val="en-US"/>
        </w:rPr>
        <w:t>DB – Database</w:t>
      </w:r>
    </w:p>
    <w:p w14:paraId="66DDDABB" w14:textId="70377CC0" w:rsidR="00A054C7" w:rsidRDefault="00A054C7" w:rsidP="00567E9A">
      <w:r>
        <w:t>ISEL – Instituto Superior de Engenharia de Lisboa</w:t>
      </w:r>
    </w:p>
    <w:p w14:paraId="41D71514" w14:textId="726FCE88" w:rsidR="00063DD2" w:rsidRDefault="00063DD2" w:rsidP="00567E9A">
      <w:pPr>
        <w:rPr>
          <w:lang w:val="en-US"/>
        </w:rPr>
      </w:pPr>
      <w:r w:rsidRPr="00894276">
        <w:rPr>
          <w:lang w:val="en-US"/>
        </w:rPr>
        <w:t>HT</w:t>
      </w:r>
      <w:r>
        <w:rPr>
          <w:lang w:val="en-US"/>
        </w:rPr>
        <w:t>ML – Hypertext Markup Language</w:t>
      </w:r>
    </w:p>
    <w:p w14:paraId="37C49912" w14:textId="0A576066" w:rsidR="00063DD2" w:rsidRPr="00894276" w:rsidRDefault="00063DD2" w:rsidP="00567E9A">
      <w:pPr>
        <w:rPr>
          <w:lang w:val="en-US"/>
        </w:rPr>
      </w:pPr>
      <w:r>
        <w:rPr>
          <w:lang w:val="en-US"/>
        </w:rPr>
        <w:t>HTTP – Hypertext Transfer Protocol</w:t>
      </w:r>
    </w:p>
    <w:p w14:paraId="325B3EB2" w14:textId="3AFFFB75" w:rsidR="00063DD2" w:rsidRDefault="00063DD2" w:rsidP="00567E9A">
      <w:pPr>
        <w:rPr>
          <w:lang w:val="en-US"/>
        </w:rPr>
      </w:pPr>
      <w:r>
        <w:rPr>
          <w:lang w:val="en-US"/>
        </w:rPr>
        <w:t>JDK – Java Development Kit</w:t>
      </w:r>
    </w:p>
    <w:p w14:paraId="090D0DA7" w14:textId="5B29628A" w:rsidR="00063DD2" w:rsidRPr="00063DD2" w:rsidRDefault="00063DD2" w:rsidP="00567E9A">
      <w:pPr>
        <w:rPr>
          <w:lang w:val="en-US"/>
        </w:rPr>
      </w:pPr>
      <w:r w:rsidRPr="00894276">
        <w:rPr>
          <w:lang w:val="en-US"/>
        </w:rPr>
        <w:t>JSX</w:t>
      </w:r>
      <w:r w:rsidRPr="00063DD2">
        <w:rPr>
          <w:lang w:val="en-US"/>
        </w:rPr>
        <w:t xml:space="preserve"> </w:t>
      </w:r>
      <w:r w:rsidRPr="00894276">
        <w:rPr>
          <w:lang w:val="en-US"/>
        </w:rPr>
        <w:t>–</w:t>
      </w:r>
      <w:r w:rsidRPr="00063DD2">
        <w:rPr>
          <w:lang w:val="en-US"/>
        </w:rPr>
        <w:t xml:space="preserve"> </w:t>
      </w:r>
      <w:r w:rsidRPr="00894276">
        <w:rPr>
          <w:lang w:val="en-US"/>
        </w:rPr>
        <w:t>JavaScript XML</w:t>
      </w:r>
    </w:p>
    <w:p w14:paraId="12662AA0" w14:textId="64118F21" w:rsidR="00063DD2" w:rsidRPr="00063DD2" w:rsidRDefault="00063DD2" w:rsidP="00567E9A">
      <w:pPr>
        <w:rPr>
          <w:lang w:val="en-US"/>
        </w:rPr>
      </w:pPr>
      <w:r w:rsidRPr="00063DD2">
        <w:rPr>
          <w:lang w:val="en-US"/>
        </w:rPr>
        <w:t>JVM – Java V</w:t>
      </w:r>
      <w:r w:rsidRPr="00894276">
        <w:rPr>
          <w:lang w:val="en-US"/>
        </w:rPr>
        <w:t>irtual Machine</w:t>
      </w:r>
    </w:p>
    <w:p w14:paraId="11A9A167" w14:textId="45D04A96" w:rsidR="00063DD2" w:rsidRPr="00894276" w:rsidRDefault="00063DD2" w:rsidP="00567E9A">
      <w:pPr>
        <w:rPr>
          <w:lang w:val="en-US"/>
        </w:rPr>
      </w:pPr>
      <w:r w:rsidRPr="00063DD2">
        <w:rPr>
          <w:lang w:val="en-US"/>
        </w:rPr>
        <w:t xml:space="preserve">REST </w:t>
      </w:r>
      <w:r>
        <w:rPr>
          <w:lang w:val="en-US"/>
        </w:rPr>
        <w:t>–</w:t>
      </w:r>
      <w:r w:rsidRPr="00063DD2">
        <w:rPr>
          <w:lang w:val="en-US"/>
        </w:rPr>
        <w:t xml:space="preserve"> </w:t>
      </w:r>
      <w:r w:rsidRPr="00894276">
        <w:rPr>
          <w:lang w:val="en-US"/>
        </w:rPr>
        <w:t>R</w:t>
      </w:r>
      <w:r>
        <w:rPr>
          <w:lang w:val="en-US"/>
        </w:rPr>
        <w:t>epresentational State Transfer</w:t>
      </w:r>
    </w:p>
    <w:p w14:paraId="0ECDB038" w14:textId="15114555" w:rsidR="00A054C7" w:rsidRPr="00E66F6D" w:rsidRDefault="00A054C7" w:rsidP="00567E9A">
      <w:pPr>
        <w:rPr>
          <w:lang w:val="en-US"/>
        </w:rPr>
      </w:pPr>
      <w:r w:rsidRPr="00E66F6D">
        <w:rPr>
          <w:lang w:val="en-US"/>
        </w:rPr>
        <w:t>IT – Information Technology</w:t>
      </w:r>
    </w:p>
    <w:p w14:paraId="4EFADFEC" w14:textId="77777777" w:rsidR="00FC6040" w:rsidRPr="00E66F6D" w:rsidRDefault="00567E9A" w:rsidP="00FC6040">
      <w:pPr>
        <w:rPr>
          <w:lang w:val="en-US"/>
        </w:rPr>
      </w:pPr>
      <w:r w:rsidRPr="00E66F6D">
        <w:rPr>
          <w:lang w:val="en-US"/>
        </w:rPr>
        <w:t>UI – User Interface</w:t>
      </w:r>
    </w:p>
    <w:p w14:paraId="17AEDEA9" w14:textId="74251DF3" w:rsidR="00FC6040" w:rsidRPr="00E66F6D" w:rsidRDefault="00FC6040" w:rsidP="00FC6040">
      <w:pPr>
        <w:rPr>
          <w:lang w:val="en-US"/>
        </w:rPr>
        <w:sectPr w:rsidR="00FC6040" w:rsidRPr="00E66F6D" w:rsidSect="0028377C">
          <w:pgSz w:w="11906" w:h="16838"/>
          <w:pgMar w:top="1701" w:right="993" w:bottom="1418" w:left="993" w:header="709" w:footer="709" w:gutter="0"/>
          <w:cols w:space="708"/>
          <w:titlePg/>
          <w:docGrid w:linePitch="360"/>
        </w:sectPr>
      </w:pPr>
    </w:p>
    <w:p w14:paraId="0D56ED5F" w14:textId="77777777" w:rsidR="009C557C" w:rsidRPr="00E66F6D" w:rsidRDefault="009C557C" w:rsidP="0028377C">
      <w:pPr>
        <w:spacing w:after="200"/>
        <w:jc w:val="left"/>
        <w:rPr>
          <w:rFonts w:ascii="Calibri" w:hAnsi="Calibri"/>
          <w:noProof w:val="0"/>
          <w:lang w:val="en-US"/>
        </w:rPr>
        <w:sectPr w:rsidR="009C557C" w:rsidRPr="00E66F6D" w:rsidSect="0028377C">
          <w:pgSz w:w="11906" w:h="16838"/>
          <w:pgMar w:top="1701" w:right="993" w:bottom="1418" w:left="993" w:header="709" w:footer="709" w:gutter="0"/>
          <w:cols w:space="708"/>
          <w:titlePg/>
          <w:docGrid w:linePitch="360"/>
        </w:sectPr>
      </w:pPr>
    </w:p>
    <w:bookmarkStart w:id="238" w:name="_Toc39266858" w:displacedByCustomXml="next"/>
    <w:sdt>
      <w:sdtPr>
        <w:rPr>
          <w:rFonts w:asciiTheme="minorHAnsi" w:eastAsiaTheme="minorEastAsia" w:hAnsiTheme="minorHAnsi" w:cstheme="minorBidi"/>
          <w:b w:val="0"/>
          <w:bCs w:val="0"/>
          <w:color w:val="auto"/>
          <w:sz w:val="24"/>
          <w:szCs w:val="24"/>
        </w:rPr>
        <w:id w:val="-829592950"/>
        <w:docPartObj>
          <w:docPartGallery w:val="Bibliographies"/>
          <w:docPartUnique/>
        </w:docPartObj>
      </w:sdtPr>
      <w:sdtContent>
        <w:p w14:paraId="6529CCB8" w14:textId="79345254" w:rsidR="00B06583" w:rsidRDefault="00B06583">
          <w:pPr>
            <w:pStyle w:val="Ttulo1"/>
          </w:pPr>
          <w:r>
            <w:t>References</w:t>
          </w:r>
          <w:bookmarkEnd w:id="238"/>
        </w:p>
        <w:sdt>
          <w:sdtPr>
            <w:id w:val="-573587230"/>
            <w:bibliography/>
          </w:sdtPr>
          <w:sdtContent>
            <w:p w14:paraId="1B6FCD25" w14:textId="77777777" w:rsidR="00B27D60" w:rsidRDefault="00B06583" w:rsidP="00FC6040">
              <w:pPr>
                <w:rPr>
                  <w:sz w:val="22"/>
                  <w:szCs w:val="22"/>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B27D60" w14:paraId="00E643AC" w14:textId="77777777">
                <w:trPr>
                  <w:divId w:val="1293900602"/>
                  <w:tblCellSpacing w:w="15" w:type="dxa"/>
                </w:trPr>
                <w:tc>
                  <w:tcPr>
                    <w:tcW w:w="50" w:type="pct"/>
                    <w:hideMark/>
                  </w:tcPr>
                  <w:p w14:paraId="597F7838" w14:textId="21FDAA02" w:rsidR="00B27D60" w:rsidRDefault="00B27D60">
                    <w:pPr>
                      <w:pStyle w:val="Bibliografia"/>
                      <w:rPr>
                        <w:lang w:val="en-US"/>
                      </w:rPr>
                    </w:pPr>
                    <w:r>
                      <w:rPr>
                        <w:lang w:val="en-US"/>
                      </w:rPr>
                      <w:t xml:space="preserve">[1] </w:t>
                    </w:r>
                  </w:p>
                </w:tc>
                <w:tc>
                  <w:tcPr>
                    <w:tcW w:w="0" w:type="auto"/>
                    <w:hideMark/>
                  </w:tcPr>
                  <w:p w14:paraId="0A33D104" w14:textId="77777777" w:rsidR="00B27D60" w:rsidRDefault="00B27D60">
                    <w:pPr>
                      <w:pStyle w:val="Bibliografia"/>
                      <w:rPr>
                        <w:lang w:val="en-US"/>
                      </w:rPr>
                    </w:pPr>
                    <w:r>
                      <w:rPr>
                        <w:lang w:val="en-US"/>
                      </w:rPr>
                      <w:t>"Wikipedia," [Online]. Available: https://en.wikipedia.org/wiki/Algorithm_engineering. [Accessed 20 04 2020].</w:t>
                    </w:r>
                  </w:p>
                </w:tc>
              </w:tr>
              <w:tr w:rsidR="00B27D60" w14:paraId="4BD9131C" w14:textId="77777777">
                <w:trPr>
                  <w:divId w:val="1293900602"/>
                  <w:tblCellSpacing w:w="15" w:type="dxa"/>
                </w:trPr>
                <w:tc>
                  <w:tcPr>
                    <w:tcW w:w="50" w:type="pct"/>
                    <w:hideMark/>
                  </w:tcPr>
                  <w:p w14:paraId="1CBEE053" w14:textId="77777777" w:rsidR="00B27D60" w:rsidRDefault="00B27D60">
                    <w:pPr>
                      <w:pStyle w:val="Bibliografia"/>
                      <w:rPr>
                        <w:lang w:val="en-GB"/>
                      </w:rPr>
                    </w:pPr>
                    <w:r>
                      <w:t xml:space="preserve">[2] </w:t>
                    </w:r>
                  </w:p>
                </w:tc>
                <w:tc>
                  <w:tcPr>
                    <w:tcW w:w="0" w:type="auto"/>
                    <w:hideMark/>
                  </w:tcPr>
                  <w:p w14:paraId="61B08487" w14:textId="77777777" w:rsidR="00B27D60" w:rsidRDefault="00B27D60">
                    <w:pPr>
                      <w:pStyle w:val="Bibliografia"/>
                    </w:pPr>
                    <w:r>
                      <w:t xml:space="preserve">K. Wiegers, Software Requirements (Developer Best Practices), Microsoft Press, 2013. </w:t>
                    </w:r>
                  </w:p>
                </w:tc>
              </w:tr>
              <w:tr w:rsidR="00B27D60" w14:paraId="15AE86C0" w14:textId="77777777">
                <w:trPr>
                  <w:divId w:val="1293900602"/>
                  <w:tblCellSpacing w:w="15" w:type="dxa"/>
                </w:trPr>
                <w:tc>
                  <w:tcPr>
                    <w:tcW w:w="50" w:type="pct"/>
                    <w:hideMark/>
                  </w:tcPr>
                  <w:p w14:paraId="61BEF615" w14:textId="77777777" w:rsidR="00B27D60" w:rsidRDefault="00B27D60">
                    <w:pPr>
                      <w:pStyle w:val="Bibliografia"/>
                      <w:rPr>
                        <w:lang w:val="en-US"/>
                      </w:rPr>
                    </w:pPr>
                    <w:r>
                      <w:rPr>
                        <w:lang w:val="en-US"/>
                      </w:rPr>
                      <w:t xml:space="preserve">[3] </w:t>
                    </w:r>
                  </w:p>
                </w:tc>
                <w:tc>
                  <w:tcPr>
                    <w:tcW w:w="0" w:type="auto"/>
                    <w:hideMark/>
                  </w:tcPr>
                  <w:p w14:paraId="75F36675" w14:textId="77777777" w:rsidR="00B27D60" w:rsidRDefault="00B27D60">
                    <w:pPr>
                      <w:pStyle w:val="Bibliografia"/>
                      <w:rPr>
                        <w:lang w:val="en-US"/>
                      </w:rPr>
                    </w:pPr>
                    <w:r>
                      <w:rPr>
                        <w:lang w:val="en-US"/>
                      </w:rPr>
                      <w:t>"AlgoExpert," [Online]. Available: https://www.algoexpert.io/product. [Accessed 25 04 2020].</w:t>
                    </w:r>
                  </w:p>
                </w:tc>
              </w:tr>
              <w:tr w:rsidR="00B27D60" w14:paraId="7990ADB9" w14:textId="77777777">
                <w:trPr>
                  <w:divId w:val="1293900602"/>
                  <w:tblCellSpacing w:w="15" w:type="dxa"/>
                </w:trPr>
                <w:tc>
                  <w:tcPr>
                    <w:tcW w:w="50" w:type="pct"/>
                    <w:hideMark/>
                  </w:tcPr>
                  <w:p w14:paraId="63742B1F" w14:textId="77777777" w:rsidR="00B27D60" w:rsidRDefault="00B27D60">
                    <w:pPr>
                      <w:pStyle w:val="Bibliografia"/>
                      <w:rPr>
                        <w:lang w:val="en-US"/>
                      </w:rPr>
                    </w:pPr>
                    <w:r>
                      <w:rPr>
                        <w:lang w:val="en-US"/>
                      </w:rPr>
                      <w:t xml:space="preserve">[4] </w:t>
                    </w:r>
                  </w:p>
                </w:tc>
                <w:tc>
                  <w:tcPr>
                    <w:tcW w:w="0" w:type="auto"/>
                    <w:hideMark/>
                  </w:tcPr>
                  <w:p w14:paraId="7AA72704" w14:textId="77777777" w:rsidR="00B27D60" w:rsidRDefault="00B27D60">
                    <w:pPr>
                      <w:pStyle w:val="Bibliografia"/>
                      <w:rPr>
                        <w:lang w:val="en-US"/>
                      </w:rPr>
                    </w:pPr>
                    <w:r>
                      <w:rPr>
                        <w:lang w:val="en-US"/>
                      </w:rPr>
                      <w:t>"HackerRank," [Online]. Available: https://www.hackerrank.com/. [Accessed 25 04 2020].</w:t>
                    </w:r>
                  </w:p>
                </w:tc>
              </w:tr>
              <w:tr w:rsidR="00B27D60" w14:paraId="432DBE99" w14:textId="77777777">
                <w:trPr>
                  <w:divId w:val="1293900602"/>
                  <w:tblCellSpacing w:w="15" w:type="dxa"/>
                </w:trPr>
                <w:tc>
                  <w:tcPr>
                    <w:tcW w:w="50" w:type="pct"/>
                    <w:hideMark/>
                  </w:tcPr>
                  <w:p w14:paraId="3E659A5A" w14:textId="77777777" w:rsidR="00B27D60" w:rsidRDefault="00B27D60">
                    <w:pPr>
                      <w:pStyle w:val="Bibliografia"/>
                      <w:rPr>
                        <w:lang w:val="en-US"/>
                      </w:rPr>
                    </w:pPr>
                    <w:r>
                      <w:rPr>
                        <w:lang w:val="en-US"/>
                      </w:rPr>
                      <w:t xml:space="preserve">[5] </w:t>
                    </w:r>
                  </w:p>
                </w:tc>
                <w:tc>
                  <w:tcPr>
                    <w:tcW w:w="0" w:type="auto"/>
                    <w:hideMark/>
                  </w:tcPr>
                  <w:p w14:paraId="5ADF4A2E" w14:textId="77777777" w:rsidR="00B27D60" w:rsidRDefault="00B27D60">
                    <w:pPr>
                      <w:pStyle w:val="Bibliografia"/>
                      <w:rPr>
                        <w:lang w:val="en-US"/>
                      </w:rPr>
                    </w:pPr>
                    <w:r>
                      <w:rPr>
                        <w:lang w:val="en-US"/>
                      </w:rPr>
                      <w:t>"LeetCode," [Online]. Available: https://leetcode.com/. [Accessed 25 04 2020].</w:t>
                    </w:r>
                  </w:p>
                </w:tc>
              </w:tr>
              <w:tr w:rsidR="00B27D60" w14:paraId="664027A9" w14:textId="77777777">
                <w:trPr>
                  <w:divId w:val="1293900602"/>
                  <w:tblCellSpacing w:w="15" w:type="dxa"/>
                </w:trPr>
                <w:tc>
                  <w:tcPr>
                    <w:tcW w:w="50" w:type="pct"/>
                    <w:hideMark/>
                  </w:tcPr>
                  <w:p w14:paraId="4CF5BF09" w14:textId="77777777" w:rsidR="00B27D60" w:rsidRDefault="00B27D60">
                    <w:pPr>
                      <w:pStyle w:val="Bibliografia"/>
                      <w:rPr>
                        <w:lang w:val="en-US"/>
                      </w:rPr>
                    </w:pPr>
                    <w:r>
                      <w:rPr>
                        <w:lang w:val="en-US"/>
                      </w:rPr>
                      <w:t xml:space="preserve">[6] </w:t>
                    </w:r>
                  </w:p>
                </w:tc>
                <w:tc>
                  <w:tcPr>
                    <w:tcW w:w="0" w:type="auto"/>
                    <w:hideMark/>
                  </w:tcPr>
                  <w:p w14:paraId="0AAE92BE" w14:textId="77777777" w:rsidR="00B27D60" w:rsidRDefault="00B27D60">
                    <w:pPr>
                      <w:pStyle w:val="Bibliografia"/>
                      <w:rPr>
                        <w:lang w:val="en-US"/>
                      </w:rPr>
                    </w:pPr>
                    <w:r>
                      <w:rPr>
                        <w:lang w:val="en-US"/>
                      </w:rPr>
                      <w:t>"CodeWars," [Online]. Available: https://www.codewars.com/. [Accessed 25 04 2020].</w:t>
                    </w:r>
                  </w:p>
                </w:tc>
              </w:tr>
              <w:tr w:rsidR="00B27D60" w14:paraId="5E7C43F3" w14:textId="77777777">
                <w:trPr>
                  <w:divId w:val="1293900602"/>
                  <w:tblCellSpacing w:w="15" w:type="dxa"/>
                </w:trPr>
                <w:tc>
                  <w:tcPr>
                    <w:tcW w:w="50" w:type="pct"/>
                    <w:hideMark/>
                  </w:tcPr>
                  <w:p w14:paraId="463E77C7" w14:textId="77777777" w:rsidR="00B27D60" w:rsidRDefault="00B27D60">
                    <w:pPr>
                      <w:pStyle w:val="Bibliografia"/>
                      <w:rPr>
                        <w:lang w:val="en-US"/>
                      </w:rPr>
                    </w:pPr>
                    <w:r>
                      <w:rPr>
                        <w:lang w:val="en-US"/>
                      </w:rPr>
                      <w:t xml:space="preserve">[7] </w:t>
                    </w:r>
                  </w:p>
                </w:tc>
                <w:tc>
                  <w:tcPr>
                    <w:tcW w:w="0" w:type="auto"/>
                    <w:hideMark/>
                  </w:tcPr>
                  <w:p w14:paraId="6585F105" w14:textId="77777777" w:rsidR="00B27D60" w:rsidRDefault="00B27D60">
                    <w:pPr>
                      <w:pStyle w:val="Bibliografia"/>
                      <w:rPr>
                        <w:lang w:val="en-US"/>
                      </w:rPr>
                    </w:pPr>
                    <w:r>
                      <w:rPr>
                        <w:lang w:val="en-US"/>
                      </w:rPr>
                      <w:t>"CodeChef," [Online]. Available: https://www.codechef.com/. [Accessed 25 04 2020].</w:t>
                    </w:r>
                  </w:p>
                </w:tc>
              </w:tr>
              <w:tr w:rsidR="00B27D60" w14:paraId="72D3BC29" w14:textId="77777777">
                <w:trPr>
                  <w:divId w:val="1293900602"/>
                  <w:tblCellSpacing w:w="15" w:type="dxa"/>
                </w:trPr>
                <w:tc>
                  <w:tcPr>
                    <w:tcW w:w="50" w:type="pct"/>
                    <w:hideMark/>
                  </w:tcPr>
                  <w:p w14:paraId="6047BA23" w14:textId="77777777" w:rsidR="00B27D60" w:rsidRDefault="00B27D60">
                    <w:pPr>
                      <w:pStyle w:val="Bibliografia"/>
                      <w:rPr>
                        <w:lang w:val="en-US"/>
                      </w:rPr>
                    </w:pPr>
                    <w:r>
                      <w:rPr>
                        <w:lang w:val="en-US"/>
                      </w:rPr>
                      <w:t xml:space="preserve">[8] </w:t>
                    </w:r>
                  </w:p>
                </w:tc>
                <w:tc>
                  <w:tcPr>
                    <w:tcW w:w="0" w:type="auto"/>
                    <w:hideMark/>
                  </w:tcPr>
                  <w:p w14:paraId="3ABCAA08" w14:textId="77777777" w:rsidR="00B27D60" w:rsidRDefault="00B27D60">
                    <w:pPr>
                      <w:pStyle w:val="Bibliografia"/>
                      <w:rPr>
                        <w:lang w:val="en-US"/>
                      </w:rPr>
                    </w:pPr>
                    <w:r>
                      <w:rPr>
                        <w:lang w:val="en-US"/>
                      </w:rPr>
                      <w:t>"React – A JavaScript library for building user interfaces," [Online]. Available: https://reactjs.org. [Accessed 24 04 2020].</w:t>
                    </w:r>
                  </w:p>
                </w:tc>
              </w:tr>
              <w:tr w:rsidR="00B27D60" w14:paraId="375A8AC9" w14:textId="77777777">
                <w:trPr>
                  <w:divId w:val="1293900602"/>
                  <w:tblCellSpacing w:w="15" w:type="dxa"/>
                </w:trPr>
                <w:tc>
                  <w:tcPr>
                    <w:tcW w:w="50" w:type="pct"/>
                    <w:hideMark/>
                  </w:tcPr>
                  <w:p w14:paraId="3FE66722" w14:textId="77777777" w:rsidR="00B27D60" w:rsidRDefault="00B27D60">
                    <w:pPr>
                      <w:pStyle w:val="Bibliografia"/>
                      <w:rPr>
                        <w:lang w:val="en-US"/>
                      </w:rPr>
                    </w:pPr>
                    <w:r>
                      <w:rPr>
                        <w:lang w:val="en-US"/>
                      </w:rPr>
                      <w:t xml:space="preserve">[9] </w:t>
                    </w:r>
                  </w:p>
                </w:tc>
                <w:tc>
                  <w:tcPr>
                    <w:tcW w:w="0" w:type="auto"/>
                    <w:hideMark/>
                  </w:tcPr>
                  <w:p w14:paraId="050F4F1C" w14:textId="77777777" w:rsidR="00B27D60" w:rsidRDefault="00B27D60">
                    <w:pPr>
                      <w:pStyle w:val="Bibliografia"/>
                      <w:rPr>
                        <w:lang w:val="en-US"/>
                      </w:rPr>
                    </w:pPr>
                    <w:r>
                      <w:rPr>
                        <w:lang w:val="en-US"/>
                      </w:rPr>
                      <w:t xml:space="preserve">A. Banks, Learning React: Functional Web Development with React and Redux, O'Reilly Media, 2017. </w:t>
                    </w:r>
                  </w:p>
                </w:tc>
              </w:tr>
              <w:tr w:rsidR="00B27D60" w14:paraId="68DFF154" w14:textId="77777777">
                <w:trPr>
                  <w:divId w:val="1293900602"/>
                  <w:tblCellSpacing w:w="15" w:type="dxa"/>
                </w:trPr>
                <w:tc>
                  <w:tcPr>
                    <w:tcW w:w="50" w:type="pct"/>
                    <w:hideMark/>
                  </w:tcPr>
                  <w:p w14:paraId="278B21E7" w14:textId="77777777" w:rsidR="00B27D60" w:rsidRDefault="00B27D60">
                    <w:pPr>
                      <w:pStyle w:val="Bibliografia"/>
                      <w:rPr>
                        <w:lang w:val="en-US"/>
                      </w:rPr>
                    </w:pPr>
                    <w:r>
                      <w:rPr>
                        <w:lang w:val="en-US"/>
                      </w:rPr>
                      <w:t xml:space="preserve">[10] </w:t>
                    </w:r>
                  </w:p>
                </w:tc>
                <w:tc>
                  <w:tcPr>
                    <w:tcW w:w="0" w:type="auto"/>
                    <w:hideMark/>
                  </w:tcPr>
                  <w:p w14:paraId="1FA06F70" w14:textId="77777777" w:rsidR="00B27D60" w:rsidRDefault="00B27D60">
                    <w:pPr>
                      <w:pStyle w:val="Bibliografia"/>
                      <w:rPr>
                        <w:lang w:val="en-US"/>
                      </w:rPr>
                    </w:pPr>
                    <w:r>
                      <w:rPr>
                        <w:lang w:val="en-US"/>
                      </w:rPr>
                      <w:t>"Introducing JSX – React," [Online]. Available: https://reactjs.org/docs/introducing-jsx.html. [Accessed 24 04 2020].</w:t>
                    </w:r>
                  </w:p>
                </w:tc>
              </w:tr>
              <w:tr w:rsidR="00B27D60" w14:paraId="53F1F3F5" w14:textId="77777777">
                <w:trPr>
                  <w:divId w:val="1293900602"/>
                  <w:tblCellSpacing w:w="15" w:type="dxa"/>
                </w:trPr>
                <w:tc>
                  <w:tcPr>
                    <w:tcW w:w="50" w:type="pct"/>
                    <w:hideMark/>
                  </w:tcPr>
                  <w:p w14:paraId="723A14F4" w14:textId="77777777" w:rsidR="00B27D60" w:rsidRDefault="00B27D60">
                    <w:pPr>
                      <w:pStyle w:val="Bibliografia"/>
                      <w:rPr>
                        <w:lang w:val="en-US"/>
                      </w:rPr>
                    </w:pPr>
                    <w:r>
                      <w:rPr>
                        <w:lang w:val="en-US"/>
                      </w:rPr>
                      <w:t xml:space="preserve">[11] </w:t>
                    </w:r>
                  </w:p>
                </w:tc>
                <w:tc>
                  <w:tcPr>
                    <w:tcW w:w="0" w:type="auto"/>
                    <w:hideMark/>
                  </w:tcPr>
                  <w:p w14:paraId="3942D4FE" w14:textId="77777777" w:rsidR="00B27D60" w:rsidRDefault="00B27D60">
                    <w:pPr>
                      <w:pStyle w:val="Bibliografia"/>
                      <w:rPr>
                        <w:lang w:val="en-US"/>
                      </w:rPr>
                    </w:pPr>
                    <w:r>
                      <w:rPr>
                        <w:lang w:val="en-US"/>
                      </w:rPr>
                      <w:t>"Spring Framework," [Online]. Available: https://spring.io/projects/spring-framework. [Accessed 24 04 2020].</w:t>
                    </w:r>
                  </w:p>
                </w:tc>
              </w:tr>
              <w:tr w:rsidR="00B27D60" w14:paraId="1B14F9FC" w14:textId="77777777">
                <w:trPr>
                  <w:divId w:val="1293900602"/>
                  <w:tblCellSpacing w:w="15" w:type="dxa"/>
                </w:trPr>
                <w:tc>
                  <w:tcPr>
                    <w:tcW w:w="50" w:type="pct"/>
                    <w:hideMark/>
                  </w:tcPr>
                  <w:p w14:paraId="0428D620" w14:textId="77777777" w:rsidR="00B27D60" w:rsidRDefault="00B27D60">
                    <w:pPr>
                      <w:pStyle w:val="Bibliografia"/>
                      <w:rPr>
                        <w:lang w:val="en-US"/>
                      </w:rPr>
                    </w:pPr>
                    <w:r>
                      <w:rPr>
                        <w:lang w:val="en-US"/>
                      </w:rPr>
                      <w:t xml:space="preserve">[12] </w:t>
                    </w:r>
                  </w:p>
                </w:tc>
                <w:tc>
                  <w:tcPr>
                    <w:tcW w:w="0" w:type="auto"/>
                    <w:hideMark/>
                  </w:tcPr>
                  <w:p w14:paraId="2DAB2E1E" w14:textId="77777777" w:rsidR="00B27D60" w:rsidRDefault="00B27D60">
                    <w:pPr>
                      <w:pStyle w:val="Bibliografia"/>
                      <w:rPr>
                        <w:lang w:val="en-US"/>
                      </w:rPr>
                    </w:pPr>
                    <w:r>
                      <w:rPr>
                        <w:lang w:val="en-US"/>
                      </w:rPr>
                      <w:t>"2. Introduction to the Spring Framework," [Online]. Available: https://docs.spring.io/spring/docs/4.3.x/spring-framework-reference/html/overview.html. [Accessed 24 04 2020].</w:t>
                    </w:r>
                  </w:p>
                </w:tc>
              </w:tr>
              <w:tr w:rsidR="00B27D60" w14:paraId="414E6520" w14:textId="77777777">
                <w:trPr>
                  <w:divId w:val="1293900602"/>
                  <w:tblCellSpacing w:w="15" w:type="dxa"/>
                </w:trPr>
                <w:tc>
                  <w:tcPr>
                    <w:tcW w:w="50" w:type="pct"/>
                    <w:hideMark/>
                  </w:tcPr>
                  <w:p w14:paraId="0EC6FE29" w14:textId="77777777" w:rsidR="00B27D60" w:rsidRDefault="00B27D60">
                    <w:pPr>
                      <w:pStyle w:val="Bibliografia"/>
                      <w:rPr>
                        <w:lang w:val="en-US"/>
                      </w:rPr>
                    </w:pPr>
                    <w:r>
                      <w:rPr>
                        <w:lang w:val="en-US"/>
                      </w:rPr>
                      <w:t xml:space="preserve">[13] </w:t>
                    </w:r>
                  </w:p>
                </w:tc>
                <w:tc>
                  <w:tcPr>
                    <w:tcW w:w="0" w:type="auto"/>
                    <w:hideMark/>
                  </w:tcPr>
                  <w:p w14:paraId="0311148F" w14:textId="77777777" w:rsidR="00B27D60" w:rsidRDefault="00B27D60">
                    <w:pPr>
                      <w:pStyle w:val="Bibliografia"/>
                      <w:rPr>
                        <w:lang w:val="en-US"/>
                      </w:rPr>
                    </w:pPr>
                    <w:r>
                      <w:rPr>
                        <w:lang w:val="en-US"/>
                      </w:rPr>
                      <w:t>"Spring Boot," [Online]. Available: https://spring.io/projects/spring-boot. [Accessed 04 24 2020].</w:t>
                    </w:r>
                  </w:p>
                </w:tc>
              </w:tr>
              <w:tr w:rsidR="00B27D60" w14:paraId="070A9638" w14:textId="77777777">
                <w:trPr>
                  <w:divId w:val="1293900602"/>
                  <w:tblCellSpacing w:w="15" w:type="dxa"/>
                </w:trPr>
                <w:tc>
                  <w:tcPr>
                    <w:tcW w:w="50" w:type="pct"/>
                    <w:hideMark/>
                  </w:tcPr>
                  <w:p w14:paraId="778A58C9" w14:textId="77777777" w:rsidR="00B27D60" w:rsidRDefault="00B27D60">
                    <w:pPr>
                      <w:pStyle w:val="Bibliografia"/>
                      <w:rPr>
                        <w:lang w:val="en-US"/>
                      </w:rPr>
                    </w:pPr>
                    <w:r>
                      <w:rPr>
                        <w:lang w:val="en-US"/>
                      </w:rPr>
                      <w:t xml:space="preserve">[14] </w:t>
                    </w:r>
                  </w:p>
                </w:tc>
                <w:tc>
                  <w:tcPr>
                    <w:tcW w:w="0" w:type="auto"/>
                    <w:hideMark/>
                  </w:tcPr>
                  <w:p w14:paraId="117D17E6" w14:textId="77777777" w:rsidR="00B27D60" w:rsidRDefault="00B27D60">
                    <w:pPr>
                      <w:pStyle w:val="Bibliografia"/>
                      <w:rPr>
                        <w:lang w:val="en-US"/>
                      </w:rPr>
                    </w:pPr>
                    <w:r>
                      <w:rPr>
                        <w:lang w:val="en-US"/>
                      </w:rPr>
                      <w:t>"Spring Security," [Online]. Available: https://spring.io/projects/spring-security. [Accessed 24 04 2020].</w:t>
                    </w:r>
                  </w:p>
                </w:tc>
              </w:tr>
              <w:tr w:rsidR="00B27D60" w14:paraId="5313C58E" w14:textId="77777777">
                <w:trPr>
                  <w:divId w:val="1293900602"/>
                  <w:tblCellSpacing w:w="15" w:type="dxa"/>
                </w:trPr>
                <w:tc>
                  <w:tcPr>
                    <w:tcW w:w="50" w:type="pct"/>
                    <w:hideMark/>
                  </w:tcPr>
                  <w:p w14:paraId="3C3196A5" w14:textId="77777777" w:rsidR="00B27D60" w:rsidRDefault="00B27D60">
                    <w:pPr>
                      <w:pStyle w:val="Bibliografia"/>
                      <w:rPr>
                        <w:lang w:val="en-US"/>
                      </w:rPr>
                    </w:pPr>
                    <w:r>
                      <w:rPr>
                        <w:lang w:val="en-US"/>
                      </w:rPr>
                      <w:t xml:space="preserve">[15] </w:t>
                    </w:r>
                  </w:p>
                </w:tc>
                <w:tc>
                  <w:tcPr>
                    <w:tcW w:w="0" w:type="auto"/>
                    <w:hideMark/>
                  </w:tcPr>
                  <w:p w14:paraId="556D098A" w14:textId="77777777" w:rsidR="00B27D60" w:rsidRDefault="00B27D60">
                    <w:pPr>
                      <w:pStyle w:val="Bibliografia"/>
                      <w:rPr>
                        <w:lang w:val="en-US"/>
                      </w:rPr>
                    </w:pPr>
                    <w:r>
                      <w:rPr>
                        <w:lang w:val="en-US"/>
                      </w:rPr>
                      <w:t>"API Documentation &amp; Design Tools for Teams | Swagger | Swagger," [Online]. Available: https://swagger.io/. [Accessed 24 04 2020].</w:t>
                    </w:r>
                  </w:p>
                </w:tc>
              </w:tr>
              <w:tr w:rsidR="00B27D60" w14:paraId="446AC064" w14:textId="77777777">
                <w:trPr>
                  <w:divId w:val="1293900602"/>
                  <w:tblCellSpacing w:w="15" w:type="dxa"/>
                </w:trPr>
                <w:tc>
                  <w:tcPr>
                    <w:tcW w:w="50" w:type="pct"/>
                    <w:hideMark/>
                  </w:tcPr>
                  <w:p w14:paraId="388EAAEF" w14:textId="77777777" w:rsidR="00B27D60" w:rsidRDefault="00B27D60">
                    <w:pPr>
                      <w:pStyle w:val="Bibliografia"/>
                      <w:rPr>
                        <w:lang w:val="en-US"/>
                      </w:rPr>
                    </w:pPr>
                    <w:r>
                      <w:rPr>
                        <w:lang w:val="en-US"/>
                      </w:rPr>
                      <w:t xml:space="preserve">[16] </w:t>
                    </w:r>
                  </w:p>
                </w:tc>
                <w:tc>
                  <w:tcPr>
                    <w:tcW w:w="0" w:type="auto"/>
                    <w:hideMark/>
                  </w:tcPr>
                  <w:p w14:paraId="54405E33" w14:textId="77777777" w:rsidR="00B27D60" w:rsidRDefault="00B27D60">
                    <w:pPr>
                      <w:pStyle w:val="Bibliografia"/>
                      <w:rPr>
                        <w:lang w:val="en-US"/>
                      </w:rPr>
                    </w:pPr>
                    <w:r>
                      <w:rPr>
                        <w:lang w:val="en-US"/>
                      </w:rPr>
                      <w:t>"Empowering App Development for Developers | Docker," [Online]. Available: https://www.docker.com/. [Accessed 17 04 2020].</w:t>
                    </w:r>
                  </w:p>
                </w:tc>
              </w:tr>
              <w:tr w:rsidR="00B27D60" w14:paraId="2FA30D46" w14:textId="77777777">
                <w:trPr>
                  <w:divId w:val="1293900602"/>
                  <w:tblCellSpacing w:w="15" w:type="dxa"/>
                </w:trPr>
                <w:tc>
                  <w:tcPr>
                    <w:tcW w:w="50" w:type="pct"/>
                    <w:hideMark/>
                  </w:tcPr>
                  <w:p w14:paraId="4E638B74" w14:textId="77777777" w:rsidR="00B27D60" w:rsidRDefault="00B27D60">
                    <w:pPr>
                      <w:pStyle w:val="Bibliografia"/>
                      <w:rPr>
                        <w:lang w:val="en-US"/>
                      </w:rPr>
                    </w:pPr>
                    <w:r>
                      <w:rPr>
                        <w:lang w:val="en-US"/>
                      </w:rPr>
                      <w:lastRenderedPageBreak/>
                      <w:t xml:space="preserve">[17] </w:t>
                    </w:r>
                  </w:p>
                </w:tc>
                <w:tc>
                  <w:tcPr>
                    <w:tcW w:w="0" w:type="auto"/>
                    <w:hideMark/>
                  </w:tcPr>
                  <w:p w14:paraId="5BE9B3C9" w14:textId="77777777" w:rsidR="00B27D60" w:rsidRDefault="00B27D60">
                    <w:pPr>
                      <w:pStyle w:val="Bibliografia"/>
                      <w:rPr>
                        <w:lang w:val="en-US"/>
                      </w:rPr>
                    </w:pPr>
                    <w:r>
                      <w:rPr>
                        <w:lang w:val="en-US"/>
                      </w:rPr>
                      <w:t>"Docker Documentation | Docker Documentation," [Online]. Available: https://docs.docker.com/. [Accessed 17 04 2020].</w:t>
                    </w:r>
                  </w:p>
                </w:tc>
              </w:tr>
              <w:tr w:rsidR="00B27D60" w14:paraId="1CF02F32" w14:textId="77777777">
                <w:trPr>
                  <w:divId w:val="1293900602"/>
                  <w:tblCellSpacing w:w="15" w:type="dxa"/>
                </w:trPr>
                <w:tc>
                  <w:tcPr>
                    <w:tcW w:w="50" w:type="pct"/>
                    <w:hideMark/>
                  </w:tcPr>
                  <w:p w14:paraId="1D40F572" w14:textId="77777777" w:rsidR="00B27D60" w:rsidRDefault="00B27D60">
                    <w:pPr>
                      <w:pStyle w:val="Bibliografia"/>
                      <w:rPr>
                        <w:lang w:val="en-GB"/>
                      </w:rPr>
                    </w:pPr>
                    <w:r>
                      <w:t xml:space="preserve">[18] </w:t>
                    </w:r>
                  </w:p>
                </w:tc>
                <w:tc>
                  <w:tcPr>
                    <w:tcW w:w="0" w:type="auto"/>
                    <w:hideMark/>
                  </w:tcPr>
                  <w:p w14:paraId="6014E709" w14:textId="77777777" w:rsidR="00B27D60" w:rsidRDefault="00B27D60">
                    <w:pPr>
                      <w:pStyle w:val="Bibliografia"/>
                    </w:pPr>
                    <w:r>
                      <w:t xml:space="preserve">S. M. Jain, Linux Containers and Virtualization - A kernel perspective, Independently published, 2019. </w:t>
                    </w:r>
                  </w:p>
                </w:tc>
              </w:tr>
              <w:tr w:rsidR="00B27D60" w14:paraId="0F6F2062" w14:textId="77777777">
                <w:trPr>
                  <w:divId w:val="1293900602"/>
                  <w:tblCellSpacing w:w="15" w:type="dxa"/>
                </w:trPr>
                <w:tc>
                  <w:tcPr>
                    <w:tcW w:w="50" w:type="pct"/>
                    <w:hideMark/>
                  </w:tcPr>
                  <w:p w14:paraId="454F4C5B" w14:textId="77777777" w:rsidR="00B27D60" w:rsidRDefault="00B27D60">
                    <w:pPr>
                      <w:pStyle w:val="Bibliografia"/>
                      <w:rPr>
                        <w:lang w:val="en-US"/>
                      </w:rPr>
                    </w:pPr>
                    <w:r>
                      <w:rPr>
                        <w:lang w:val="en-US"/>
                      </w:rPr>
                      <w:t xml:space="preserve">[19] </w:t>
                    </w:r>
                  </w:p>
                </w:tc>
                <w:tc>
                  <w:tcPr>
                    <w:tcW w:w="0" w:type="auto"/>
                    <w:hideMark/>
                  </w:tcPr>
                  <w:p w14:paraId="0E312BEF" w14:textId="77777777" w:rsidR="00B27D60" w:rsidRDefault="00B27D60">
                    <w:pPr>
                      <w:pStyle w:val="Bibliografia"/>
                      <w:rPr>
                        <w:lang w:val="en-US"/>
                      </w:rPr>
                    </w:pPr>
                    <w:r>
                      <w:rPr>
                        <w:lang w:val="en-US"/>
                      </w:rPr>
                      <w:t>"Docker Hub," [Online]. Available: https://hub.docker.com/. [Accessed 17 04 2020].</w:t>
                    </w:r>
                  </w:p>
                </w:tc>
              </w:tr>
              <w:tr w:rsidR="00B27D60" w14:paraId="2AC3DC33" w14:textId="77777777">
                <w:trPr>
                  <w:divId w:val="1293900602"/>
                  <w:tblCellSpacing w:w="15" w:type="dxa"/>
                </w:trPr>
                <w:tc>
                  <w:tcPr>
                    <w:tcW w:w="50" w:type="pct"/>
                    <w:hideMark/>
                  </w:tcPr>
                  <w:p w14:paraId="3539F7B0" w14:textId="77777777" w:rsidR="00B27D60" w:rsidRDefault="00B27D60">
                    <w:pPr>
                      <w:pStyle w:val="Bibliografia"/>
                      <w:rPr>
                        <w:lang w:val="en-US"/>
                      </w:rPr>
                    </w:pPr>
                    <w:r>
                      <w:rPr>
                        <w:lang w:val="en-US"/>
                      </w:rPr>
                      <w:t xml:space="preserve">[20] </w:t>
                    </w:r>
                  </w:p>
                </w:tc>
                <w:tc>
                  <w:tcPr>
                    <w:tcW w:w="0" w:type="auto"/>
                    <w:hideMark/>
                  </w:tcPr>
                  <w:p w14:paraId="0BDFFB99" w14:textId="77777777" w:rsidR="00B27D60" w:rsidRDefault="00B27D60">
                    <w:pPr>
                      <w:pStyle w:val="Bibliografia"/>
                      <w:rPr>
                        <w:lang w:val="en-US"/>
                      </w:rPr>
                    </w:pPr>
                    <w:r>
                      <w:rPr>
                        <w:lang w:val="en-US"/>
                      </w:rPr>
                      <w:t>"What is REST – Learn to create timeless REST APIs," [Online]. Available: https://restfulapi.net/. [Accessed 01 05 2020].</w:t>
                    </w:r>
                  </w:p>
                </w:tc>
              </w:tr>
              <w:tr w:rsidR="00B27D60" w14:paraId="6D33C4BD" w14:textId="77777777">
                <w:trPr>
                  <w:divId w:val="1293900602"/>
                  <w:tblCellSpacing w:w="15" w:type="dxa"/>
                </w:trPr>
                <w:tc>
                  <w:tcPr>
                    <w:tcW w:w="50" w:type="pct"/>
                    <w:hideMark/>
                  </w:tcPr>
                  <w:p w14:paraId="36E34C2C" w14:textId="77777777" w:rsidR="00B27D60" w:rsidRDefault="00B27D60">
                    <w:pPr>
                      <w:pStyle w:val="Bibliografia"/>
                      <w:rPr>
                        <w:lang w:val="en-US"/>
                      </w:rPr>
                    </w:pPr>
                    <w:r>
                      <w:rPr>
                        <w:lang w:val="en-US"/>
                      </w:rPr>
                      <w:t xml:space="preserve">[21] </w:t>
                    </w:r>
                  </w:p>
                </w:tc>
                <w:tc>
                  <w:tcPr>
                    <w:tcW w:w="0" w:type="auto"/>
                    <w:hideMark/>
                  </w:tcPr>
                  <w:p w14:paraId="48EDFDF0" w14:textId="77777777" w:rsidR="00B27D60" w:rsidRDefault="00B27D60">
                    <w:pPr>
                      <w:pStyle w:val="Bibliografia"/>
                      <w:rPr>
                        <w:lang w:val="en-US"/>
                      </w:rPr>
                    </w:pPr>
                    <w:r>
                      <w:rPr>
                        <w:lang w:val="en-US"/>
                      </w:rPr>
                      <w:t>"OpenAPI-Specification/3.0.2.md at master · OAI/OpenAPI-Specification," [Online]. Available: https://github.com/OAI/OpenAPI-Specification/blob/master/versions/3.0.2.md. [Accessed 27 04 2020].</w:t>
                    </w:r>
                  </w:p>
                </w:tc>
              </w:tr>
              <w:tr w:rsidR="00B27D60" w14:paraId="60EE02AD" w14:textId="77777777">
                <w:trPr>
                  <w:divId w:val="1293900602"/>
                  <w:tblCellSpacing w:w="15" w:type="dxa"/>
                </w:trPr>
                <w:tc>
                  <w:tcPr>
                    <w:tcW w:w="50" w:type="pct"/>
                    <w:hideMark/>
                  </w:tcPr>
                  <w:p w14:paraId="760F7DB8" w14:textId="77777777" w:rsidR="00B27D60" w:rsidRDefault="00B27D60">
                    <w:pPr>
                      <w:pStyle w:val="Bibliografia"/>
                      <w:rPr>
                        <w:lang w:val="en-US"/>
                      </w:rPr>
                    </w:pPr>
                    <w:r>
                      <w:rPr>
                        <w:lang w:val="en-US"/>
                      </w:rPr>
                      <w:t xml:space="preserve">[22] </w:t>
                    </w:r>
                  </w:p>
                </w:tc>
                <w:tc>
                  <w:tcPr>
                    <w:tcW w:w="0" w:type="auto"/>
                    <w:hideMark/>
                  </w:tcPr>
                  <w:p w14:paraId="4B56EDCF" w14:textId="77777777" w:rsidR="00B27D60" w:rsidRDefault="00B27D60">
                    <w:pPr>
                      <w:pStyle w:val="Bibliografia"/>
                      <w:rPr>
                        <w:lang w:val="en-US"/>
                      </w:rPr>
                    </w:pPr>
                    <w:r>
                      <w:rPr>
                        <w:lang w:val="en-US"/>
                      </w:rPr>
                      <w:t>"IS E-Learning Swagger UI," [Online]. Available: https://joaoesantos.github.io/ise_learning/apiDocumentation. [Accessed 27 04 2020].</w:t>
                    </w:r>
                  </w:p>
                </w:tc>
              </w:tr>
              <w:tr w:rsidR="00B27D60" w14:paraId="612D6096" w14:textId="77777777">
                <w:trPr>
                  <w:divId w:val="1293900602"/>
                  <w:tblCellSpacing w:w="15" w:type="dxa"/>
                </w:trPr>
                <w:tc>
                  <w:tcPr>
                    <w:tcW w:w="50" w:type="pct"/>
                    <w:hideMark/>
                  </w:tcPr>
                  <w:p w14:paraId="25E996F1" w14:textId="77777777" w:rsidR="00B27D60" w:rsidRDefault="00B27D60">
                    <w:pPr>
                      <w:pStyle w:val="Bibliografia"/>
                      <w:rPr>
                        <w:lang w:val="en-US"/>
                      </w:rPr>
                    </w:pPr>
                    <w:r>
                      <w:rPr>
                        <w:lang w:val="en-US"/>
                      </w:rPr>
                      <w:t xml:space="preserve">[23] </w:t>
                    </w:r>
                  </w:p>
                </w:tc>
                <w:tc>
                  <w:tcPr>
                    <w:tcW w:w="0" w:type="auto"/>
                    <w:hideMark/>
                  </w:tcPr>
                  <w:p w14:paraId="0D506B34" w14:textId="77777777" w:rsidR="00B27D60" w:rsidRDefault="00B27D60">
                    <w:pPr>
                      <w:pStyle w:val="Bibliografia"/>
                      <w:rPr>
                        <w:lang w:val="en-US"/>
                      </w:rPr>
                    </w:pPr>
                    <w:r>
                      <w:rPr>
                        <w:lang w:val="en-US"/>
                      </w:rPr>
                      <w:t>"Database - Third Normal Form (3NF) - Tutorialspoint," [Online]. Available: https://www.tutorialspoint.com/sql/third-normal-form.htm. [Accessed 27 04 2020].</w:t>
                    </w:r>
                  </w:p>
                </w:tc>
              </w:tr>
              <w:tr w:rsidR="00B27D60" w14:paraId="174CF728" w14:textId="77777777">
                <w:trPr>
                  <w:divId w:val="1293900602"/>
                  <w:tblCellSpacing w:w="15" w:type="dxa"/>
                </w:trPr>
                <w:tc>
                  <w:tcPr>
                    <w:tcW w:w="50" w:type="pct"/>
                    <w:hideMark/>
                  </w:tcPr>
                  <w:p w14:paraId="24DF4B43" w14:textId="77777777" w:rsidR="00B27D60" w:rsidRDefault="00B27D60">
                    <w:pPr>
                      <w:pStyle w:val="Bibliografia"/>
                      <w:rPr>
                        <w:lang w:val="en-GB"/>
                      </w:rPr>
                    </w:pPr>
                    <w:r>
                      <w:t xml:space="preserve">[24] </w:t>
                    </w:r>
                  </w:p>
                </w:tc>
                <w:tc>
                  <w:tcPr>
                    <w:tcW w:w="0" w:type="auto"/>
                    <w:hideMark/>
                  </w:tcPr>
                  <w:p w14:paraId="25570AFB" w14:textId="77777777" w:rsidR="00B27D60" w:rsidRDefault="00B27D60">
                    <w:pPr>
                      <w:pStyle w:val="Bibliografia"/>
                    </w:pPr>
                    <w:r>
                      <w:t xml:space="preserve">S. B. N. a. R. Elmasri, FUNDAMENTALS OF DATABASE SYSTEMS, Pearson Education, Inc., 2004. </w:t>
                    </w:r>
                  </w:p>
                </w:tc>
              </w:tr>
            </w:tbl>
            <w:p w14:paraId="7EB2874E" w14:textId="77777777" w:rsidR="00B27D60" w:rsidRDefault="00B27D60">
              <w:pPr>
                <w:divId w:val="1293900602"/>
                <w:rPr>
                  <w:rFonts w:eastAsia="Times New Roman"/>
                </w:rPr>
              </w:pPr>
              <w:bookmarkStart w:id="239" w:name="_GoBack"/>
              <w:bookmarkEnd w:id="239"/>
            </w:p>
            <w:p w14:paraId="7CCE5467" w14:textId="1E998735" w:rsidR="00FC6040" w:rsidRPr="00FC6040" w:rsidRDefault="00B06583" w:rsidP="00FC6040">
              <w:pPr>
                <w:sectPr w:rsidR="00FC6040" w:rsidRPr="00FC6040" w:rsidSect="0028377C">
                  <w:pgSz w:w="11906" w:h="16838"/>
                  <w:pgMar w:top="1701" w:right="993" w:bottom="1418" w:left="993" w:header="709" w:footer="709" w:gutter="0"/>
                  <w:cols w:space="708"/>
                  <w:titlePg/>
                  <w:docGrid w:linePitch="360"/>
                </w:sectPr>
              </w:pPr>
              <w:r>
                <w:rPr>
                  <w:b/>
                  <w:bCs/>
                </w:rPr>
                <w:fldChar w:fldCharType="end"/>
              </w:r>
            </w:p>
          </w:sdtContent>
        </w:sdt>
      </w:sdtContent>
    </w:sdt>
    <w:p w14:paraId="097FD9F6" w14:textId="6A829395" w:rsidR="00E66F6D" w:rsidRDefault="00E66F6D">
      <w:pPr>
        <w:spacing w:after="200"/>
        <w:jc w:val="left"/>
        <w:rPr>
          <w:rFonts w:ascii="Calibri" w:hAnsi="Calibri"/>
          <w:noProof w:val="0"/>
        </w:rPr>
      </w:pPr>
      <w:r>
        <w:rPr>
          <w:rFonts w:ascii="Calibri" w:hAnsi="Calibri"/>
          <w:noProof w:val="0"/>
        </w:rPr>
        <w:lastRenderedPageBreak/>
        <w:br w:type="page"/>
      </w:r>
    </w:p>
    <w:p w14:paraId="4B459A3B" w14:textId="0CC4A800" w:rsidR="00E66F6D" w:rsidRDefault="00E66F6D" w:rsidP="00E66F6D">
      <w:pPr>
        <w:pStyle w:val="Ttulo1"/>
      </w:pPr>
      <w:bookmarkStart w:id="240" w:name="_Toc39266859"/>
      <w:r>
        <w:lastRenderedPageBreak/>
        <w:t>Annex</w:t>
      </w:r>
      <w:bookmarkEnd w:id="240"/>
    </w:p>
    <w:p w14:paraId="2E64B1D1" w14:textId="48A71C49" w:rsidR="00A95392" w:rsidRPr="00E66F6D" w:rsidRDefault="00E66F6D" w:rsidP="00E66F6D">
      <w:pPr>
        <w:pStyle w:val="Ttulo2"/>
        <w:rPr>
          <w:color w:val="auto"/>
          <w:sz w:val="28"/>
          <w:szCs w:val="28"/>
        </w:rPr>
      </w:pPr>
      <w:bookmarkStart w:id="241" w:name="_Toc39266860"/>
      <w:r w:rsidRPr="00E66F6D">
        <w:rPr>
          <w:color w:val="auto"/>
          <w:sz w:val="28"/>
          <w:szCs w:val="28"/>
        </w:rPr>
        <w:t xml:space="preserve">9.1. </w:t>
      </w:r>
      <w:r w:rsidR="00C25230">
        <w:rPr>
          <w:color w:val="auto"/>
          <w:sz w:val="28"/>
          <w:szCs w:val="28"/>
        </w:rPr>
        <w:t>Supported v</w:t>
      </w:r>
      <w:r w:rsidRPr="00E66F6D">
        <w:rPr>
          <w:color w:val="auto"/>
          <w:sz w:val="28"/>
          <w:szCs w:val="28"/>
        </w:rPr>
        <w:t>ersion</w:t>
      </w:r>
      <w:r w:rsidR="000B1F70">
        <w:rPr>
          <w:color w:val="auto"/>
          <w:sz w:val="28"/>
          <w:szCs w:val="28"/>
        </w:rPr>
        <w:t>s</w:t>
      </w:r>
      <w:r w:rsidRPr="00E66F6D">
        <w:rPr>
          <w:color w:val="auto"/>
          <w:sz w:val="28"/>
          <w:szCs w:val="28"/>
        </w:rPr>
        <w:t xml:space="preserve"> of container dependencies</w:t>
      </w:r>
      <w:bookmarkEnd w:id="241"/>
    </w:p>
    <w:tbl>
      <w:tblPr>
        <w:tblStyle w:val="TabeladeGrelha1Clara"/>
        <w:tblW w:w="6761" w:type="dxa"/>
        <w:tblLook w:val="04A0" w:firstRow="1" w:lastRow="0" w:firstColumn="1" w:lastColumn="0" w:noHBand="0" w:noVBand="1"/>
      </w:tblPr>
      <w:tblGrid>
        <w:gridCol w:w="3044"/>
        <w:gridCol w:w="1684"/>
        <w:gridCol w:w="2033"/>
      </w:tblGrid>
      <w:tr w:rsidR="00E66F6D" w:rsidRPr="00E66F6D" w14:paraId="51745DA3" w14:textId="77777777" w:rsidTr="008942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Container</w:t>
            </w:r>
          </w:p>
        </w:tc>
        <w:tc>
          <w:tcPr>
            <w:tcW w:w="1684" w:type="dxa"/>
            <w:noWrap/>
            <w:hideMark/>
          </w:tcPr>
          <w:p w14:paraId="2D66B59B" w14:textId="5D8EB790" w:rsidR="00E66F6D" w:rsidRPr="00E66F6D"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Dependency</w:t>
            </w:r>
            <w:proofErr w:type="spellEnd"/>
          </w:p>
        </w:tc>
        <w:tc>
          <w:tcPr>
            <w:tcW w:w="2033" w:type="dxa"/>
            <w:noWrap/>
            <w:hideMark/>
          </w:tcPr>
          <w:p w14:paraId="5851B407" w14:textId="44286A9C" w:rsidR="00E66F6D" w:rsidRPr="00E66F6D"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proofErr w:type="spellStart"/>
            <w:r>
              <w:rPr>
                <w:rFonts w:ascii="Calibri" w:eastAsia="Times New Roman" w:hAnsi="Calibri" w:cs="Calibri"/>
                <w:noProof w:val="0"/>
                <w:color w:val="000000"/>
                <w:lang w:eastAsia="pt-PT"/>
              </w:rPr>
              <w:t>Supported</w:t>
            </w:r>
            <w:proofErr w:type="spellEnd"/>
            <w:r>
              <w:rPr>
                <w:rFonts w:ascii="Calibri" w:eastAsia="Times New Roman" w:hAnsi="Calibri" w:cs="Calibri"/>
                <w:noProof w:val="0"/>
                <w:color w:val="000000"/>
                <w:lang w:eastAsia="pt-PT"/>
              </w:rPr>
              <w:t xml:space="preserve"> </w:t>
            </w:r>
            <w:proofErr w:type="spellStart"/>
            <w:r w:rsidR="00E66F6D" w:rsidRPr="00E66F6D">
              <w:rPr>
                <w:rFonts w:ascii="Calibri" w:eastAsia="Times New Roman" w:hAnsi="Calibri" w:cs="Calibri"/>
                <w:noProof w:val="0"/>
                <w:color w:val="000000"/>
                <w:lang w:eastAsia="pt-PT"/>
              </w:rPr>
              <w:t>Version</w:t>
            </w:r>
            <w:proofErr w:type="spellEnd"/>
          </w:p>
        </w:tc>
      </w:tr>
      <w:tr w:rsidR="00E66F6D" w:rsidRPr="00E66F6D" w14:paraId="3EF06C47"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 xml:space="preserve">Java </w:t>
            </w:r>
            <w:proofErr w:type="spellStart"/>
            <w:r w:rsidRPr="00E66F6D">
              <w:rPr>
                <w:rFonts w:ascii="Calibri" w:eastAsia="Times New Roman" w:hAnsi="Calibri" w:cs="Calibri"/>
                <w:noProof w:val="0"/>
                <w:color w:val="000000"/>
                <w:lang w:eastAsia="pt-PT"/>
              </w:rPr>
              <w:t>Exec</w:t>
            </w:r>
            <w:r>
              <w:rPr>
                <w:rFonts w:ascii="Calibri" w:eastAsia="Times New Roman" w:hAnsi="Calibri" w:cs="Calibri"/>
                <w:noProof w:val="0"/>
                <w:color w:val="000000"/>
                <w:lang w:eastAsia="pt-PT"/>
              </w:rPr>
              <w:t>ution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Env</w:t>
            </w:r>
            <w:r>
              <w:rPr>
                <w:rFonts w:ascii="Calibri" w:eastAsia="Times New Roman" w:hAnsi="Calibri" w:cs="Calibri"/>
                <w:noProof w:val="0"/>
                <w:color w:val="000000"/>
                <w:lang w:eastAsia="pt-PT"/>
              </w:rPr>
              <w:t>ironment</w:t>
            </w:r>
            <w:proofErr w:type="spellEnd"/>
          </w:p>
        </w:tc>
        <w:tc>
          <w:tcPr>
            <w:tcW w:w="1684" w:type="dxa"/>
            <w:noWrap/>
            <w:hideMark/>
          </w:tcPr>
          <w:p w14:paraId="42DB9BB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2033" w:type="dxa"/>
            <w:noWrap/>
            <w:hideMark/>
          </w:tcPr>
          <w:p w14:paraId="7DF1C3C6"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0DAA1465"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E66F6D" w:rsidRDefault="00E66F6D" w:rsidP="00E66F6D">
            <w:pPr>
              <w:spacing w:after="0"/>
              <w:jc w:val="left"/>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Kotlin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Exec</w:t>
            </w:r>
            <w:r>
              <w:rPr>
                <w:rFonts w:ascii="Calibri" w:eastAsia="Times New Roman" w:hAnsi="Calibri" w:cs="Calibri"/>
                <w:noProof w:val="0"/>
                <w:color w:val="000000"/>
                <w:lang w:eastAsia="pt-PT"/>
              </w:rPr>
              <w:t>ution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Env</w:t>
            </w:r>
            <w:r>
              <w:rPr>
                <w:rFonts w:ascii="Calibri" w:eastAsia="Times New Roman" w:hAnsi="Calibri" w:cs="Calibri"/>
                <w:noProof w:val="0"/>
                <w:color w:val="000000"/>
                <w:lang w:eastAsia="pt-PT"/>
              </w:rPr>
              <w:t>ironment</w:t>
            </w:r>
            <w:proofErr w:type="spellEnd"/>
          </w:p>
        </w:tc>
        <w:tc>
          <w:tcPr>
            <w:tcW w:w="1684" w:type="dxa"/>
            <w:noWrap/>
            <w:hideMark/>
          </w:tcPr>
          <w:p w14:paraId="6FFB33A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2033" w:type="dxa"/>
            <w:noWrap/>
            <w:hideMark/>
          </w:tcPr>
          <w:p w14:paraId="12F9A134"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3CD655AF"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E66F6D" w:rsidRDefault="00E66F6D" w:rsidP="00E66F6D">
            <w:pPr>
              <w:spacing w:after="0"/>
              <w:jc w:val="left"/>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Kotlin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Exec</w:t>
            </w:r>
            <w:r>
              <w:rPr>
                <w:rFonts w:ascii="Calibri" w:eastAsia="Times New Roman" w:hAnsi="Calibri" w:cs="Calibri"/>
                <w:noProof w:val="0"/>
                <w:color w:val="000000"/>
                <w:lang w:eastAsia="pt-PT"/>
              </w:rPr>
              <w:t>ution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Env</w:t>
            </w:r>
            <w:r>
              <w:rPr>
                <w:rFonts w:ascii="Calibri" w:eastAsia="Times New Roman" w:hAnsi="Calibri" w:cs="Calibri"/>
                <w:noProof w:val="0"/>
                <w:color w:val="000000"/>
                <w:lang w:eastAsia="pt-PT"/>
              </w:rPr>
              <w:t>ironment</w:t>
            </w:r>
            <w:proofErr w:type="spellEnd"/>
          </w:p>
        </w:tc>
        <w:tc>
          <w:tcPr>
            <w:tcW w:w="1684" w:type="dxa"/>
            <w:noWrap/>
            <w:hideMark/>
          </w:tcPr>
          <w:p w14:paraId="4FDF7729"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Kotlin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compiler</w:t>
            </w:r>
            <w:proofErr w:type="spellEnd"/>
          </w:p>
        </w:tc>
        <w:tc>
          <w:tcPr>
            <w:tcW w:w="2033" w:type="dxa"/>
            <w:noWrap/>
            <w:hideMark/>
          </w:tcPr>
          <w:p w14:paraId="4AEB3829"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1.3.71</w:t>
            </w:r>
          </w:p>
        </w:tc>
      </w:tr>
    </w:tbl>
    <w:p w14:paraId="74E8F4CF" w14:textId="77777777" w:rsidR="00E66F6D" w:rsidRPr="009C557C" w:rsidRDefault="00E66F6D" w:rsidP="00FC6040">
      <w:pPr>
        <w:spacing w:after="200"/>
        <w:jc w:val="left"/>
        <w:rPr>
          <w:rFonts w:ascii="Calibri" w:hAnsi="Calibri"/>
          <w:noProof w:val="0"/>
        </w:rPr>
      </w:pPr>
    </w:p>
    <w:sectPr w:rsidR="00E66F6D" w:rsidRPr="009C557C" w:rsidSect="0028377C">
      <w:pgSz w:w="11906" w:h="16838"/>
      <w:pgMar w:top="1701" w:right="993" w:bottom="1418" w:left="993"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André Oliveira" w:date="2020-04-28T15:30:00Z" w:initials="AO">
    <w:p w14:paraId="2F0AD47E" w14:textId="7C7AB424" w:rsidR="00040DC4" w:rsidRDefault="00040DC4">
      <w:pPr>
        <w:pStyle w:val="Textodecomentrio"/>
      </w:pPr>
      <w:r>
        <w:rPr>
          <w:rStyle w:val="Refdecomentrio"/>
        </w:rPr>
        <w:annotationRef/>
      </w:r>
      <w:r>
        <w:t>Ou criarmos uma seção a defenir as answer, ou dentro dos challenges e questionares, temos de defilas. Ex: quem pode aceder, se posso ou não alterar, etc.</w:t>
      </w:r>
    </w:p>
  </w:comment>
  <w:comment w:id="32" w:author="joao eduardo santos" w:date="2020-04-29T11:44:00Z" w:initials="jes">
    <w:p w14:paraId="1FDED44D" w14:textId="249DA6E3" w:rsidR="00040DC4" w:rsidRDefault="00040DC4">
      <w:pPr>
        <w:pStyle w:val="Textodecomentrio"/>
      </w:pPr>
      <w:r>
        <w:rPr>
          <w:rStyle w:val="Refdecomentrio"/>
        </w:rPr>
        <w:annotationRef/>
      </w:r>
      <w:r>
        <w:t>Não percebi o que escreveste</w:t>
      </w:r>
    </w:p>
  </w:comment>
  <w:comment w:id="33" w:author="Rodrigo LeaL" w:date="2020-04-29T19:23:00Z" w:initials="RL">
    <w:p w14:paraId="186BB3EE" w14:textId="55ADACA4" w:rsidR="00040DC4" w:rsidRDefault="00040DC4">
      <w:pPr>
        <w:pStyle w:val="Textodecomentrio"/>
      </w:pPr>
      <w:r>
        <w:rPr>
          <w:rStyle w:val="Refdecomentrio"/>
        </w:rPr>
        <w:annotationRef/>
      </w:r>
      <w:r>
        <w:t>Tradução: deviamos detalhar melhor os requisitos dos questionnaire answers, ou num bullet a parte “Questionnaire answers” ou no mesmo bullet do “Questionnaire”</w:t>
      </w:r>
    </w:p>
  </w:comment>
  <w:comment w:id="193" w:author="André Oliveira" w:date="2020-05-02T09:42:00Z" w:initials="AO">
    <w:p w14:paraId="7A9EEBF7" w14:textId="5CC1A7C2" w:rsidR="00040DC4" w:rsidRDefault="00040DC4">
      <w:pPr>
        <w:pStyle w:val="Textodecomentrio"/>
      </w:pPr>
      <w:r>
        <w:rPr>
          <w:rStyle w:val="Refdecomentrio"/>
        </w:rPr>
        <w:annotationRef/>
      </w:r>
      <w:r>
        <w:t>Passar para os anexos em modo landscape</w:t>
      </w:r>
    </w:p>
  </w:comment>
  <w:comment w:id="198" w:author="André Oliveira" w:date="2020-05-02T09:41:00Z" w:initials="AO">
    <w:p w14:paraId="44629A43" w14:textId="56E06C13" w:rsidR="00040DC4" w:rsidRDefault="00040DC4">
      <w:pPr>
        <w:pStyle w:val="Textodecomentrio"/>
      </w:pPr>
      <w:r>
        <w:rPr>
          <w:rStyle w:val="Refdecomentrio"/>
        </w:rPr>
        <w:annotationRef/>
      </w:r>
      <w:r>
        <w:t>falso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0AD47E" w15:done="0"/>
  <w15:commentEx w15:paraId="1FDED44D" w15:paraIdParent="2F0AD47E" w15:done="0"/>
  <w15:commentEx w15:paraId="186BB3EE" w15:paraIdParent="2F0AD47E" w15:done="0"/>
  <w15:commentEx w15:paraId="7A9EEBF7" w15:done="0"/>
  <w15:commentEx w15:paraId="44629A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0AD47E" w16cid:durableId="2252CAB3"/>
  <w16cid:commentId w16cid:paraId="1FDED44D" w16cid:durableId="2253E709"/>
  <w16cid:commentId w16cid:paraId="186BB3EE" w16cid:durableId="225452B0"/>
  <w16cid:commentId w16cid:paraId="7A9EEBF7" w16cid:durableId="2257BF1F"/>
  <w16cid:commentId w16cid:paraId="44629A43" w16cid:durableId="2257BE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86441" w14:textId="77777777" w:rsidR="00801D5A" w:rsidRDefault="00801D5A" w:rsidP="00DE7218">
      <w:pPr>
        <w:spacing w:after="0" w:line="240" w:lineRule="auto"/>
      </w:pPr>
      <w:r>
        <w:separator/>
      </w:r>
    </w:p>
  </w:endnote>
  <w:endnote w:type="continuationSeparator" w:id="0">
    <w:p w14:paraId="0269FC76" w14:textId="77777777" w:rsidR="00801D5A" w:rsidRDefault="00801D5A"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AAB86" w14:textId="77777777" w:rsidR="00040DC4" w:rsidRDefault="00040DC4" w:rsidP="009C735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43165D" w14:textId="77777777" w:rsidR="00040DC4" w:rsidRDefault="00040DC4" w:rsidP="00513BF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23168"/>
      <w:docPartObj>
        <w:docPartGallery w:val="Page Numbers (Bottom of Page)"/>
        <w:docPartUnique/>
      </w:docPartObj>
    </w:sdtPr>
    <w:sdtContent>
      <w:p w14:paraId="40252A66" w14:textId="172B7F3E" w:rsidR="00040DC4" w:rsidRDefault="00040DC4" w:rsidP="00DE7218">
        <w:pPr>
          <w:pStyle w:val="Rodap"/>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08749966"/>
      <w:docPartObj>
        <w:docPartGallery w:val="Page Numbers (Bottom of Page)"/>
        <w:docPartUnique/>
      </w:docPartObj>
    </w:sdtPr>
    <w:sdtContent>
      <w:p w14:paraId="6C07DC54" w14:textId="77777777" w:rsidR="00040DC4" w:rsidRPr="00B2443B" w:rsidRDefault="00040DC4">
        <w:pPr>
          <w:pStyle w:val="Rodap"/>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040DC4" w:rsidRDefault="00040DC4" w:rsidP="00DE7218">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DDDF6" w14:textId="77777777" w:rsidR="00040DC4" w:rsidRDefault="00040DC4">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06DDE" w14:textId="77777777" w:rsidR="00040DC4" w:rsidRPr="00513BF3" w:rsidRDefault="00040DC4" w:rsidP="009C7359">
    <w:pPr>
      <w:pStyle w:val="Rodap"/>
      <w:framePr w:wrap="around" w:vAnchor="text" w:hAnchor="margin" w:xAlign="right" w:y="1"/>
      <w:rPr>
        <w:rStyle w:val="Nmerodepgina"/>
        <w:sz w:val="16"/>
        <w:szCs w:val="16"/>
      </w:rPr>
    </w:pPr>
    <w:r w:rsidRPr="00513BF3">
      <w:rPr>
        <w:rStyle w:val="Nmerodepgina"/>
        <w:sz w:val="16"/>
        <w:szCs w:val="16"/>
      </w:rPr>
      <w:fldChar w:fldCharType="begin"/>
    </w:r>
    <w:r w:rsidRPr="00513BF3">
      <w:rPr>
        <w:rStyle w:val="Nmerodepgina"/>
        <w:sz w:val="16"/>
        <w:szCs w:val="16"/>
      </w:rPr>
      <w:instrText xml:space="preserve">PAGE  </w:instrText>
    </w:r>
    <w:r w:rsidRPr="00513BF3">
      <w:rPr>
        <w:rStyle w:val="Nmerodepgina"/>
        <w:sz w:val="16"/>
        <w:szCs w:val="16"/>
      </w:rPr>
      <w:fldChar w:fldCharType="separate"/>
    </w:r>
    <w:r>
      <w:rPr>
        <w:rStyle w:val="Nmerodepgina"/>
        <w:sz w:val="16"/>
        <w:szCs w:val="16"/>
      </w:rPr>
      <w:t>19</w:t>
    </w:r>
    <w:r w:rsidRPr="00513BF3">
      <w:rPr>
        <w:rStyle w:val="Nmerodepgina"/>
        <w:sz w:val="16"/>
        <w:szCs w:val="16"/>
      </w:rPr>
      <w:fldChar w:fldCharType="end"/>
    </w:r>
  </w:p>
  <w:p w14:paraId="5893D04A" w14:textId="77777777" w:rsidR="00040DC4" w:rsidRPr="00513BF3" w:rsidRDefault="00040DC4" w:rsidP="00F30602">
    <w:pPr>
      <w:pStyle w:val="Rodap"/>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0EAAF4" w14:textId="77777777" w:rsidR="00801D5A" w:rsidRDefault="00801D5A" w:rsidP="00DE7218">
      <w:pPr>
        <w:spacing w:after="0" w:line="240" w:lineRule="auto"/>
      </w:pPr>
      <w:r>
        <w:separator/>
      </w:r>
    </w:p>
  </w:footnote>
  <w:footnote w:type="continuationSeparator" w:id="0">
    <w:p w14:paraId="49D6F0B7" w14:textId="77777777" w:rsidR="00801D5A" w:rsidRDefault="00801D5A"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620D2" w14:textId="77777777" w:rsidR="00040DC4" w:rsidRDefault="00040DC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3"/>
      <w:gridCol w:w="6017"/>
    </w:tblGrid>
    <w:tr w:rsidR="00040DC4" w:rsidRPr="005B6B81" w14:paraId="6F471FB2" w14:textId="77777777" w:rsidTr="0076634F">
      <w:tc>
        <w:tcPr>
          <w:tcW w:w="895" w:type="pct"/>
        </w:tcPr>
        <w:p w14:paraId="19C17F0E" w14:textId="77777777" w:rsidR="00040DC4" w:rsidRPr="005B6B81" w:rsidRDefault="00040DC4"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48.6pt">
                <v:imagedata r:id="rId1" o:title=""/>
              </v:shape>
              <o:OLEObject Type="Embed" ProgID="Visio.Drawing.11" ShapeID="_x0000_i1025" DrawAspect="Content" ObjectID="_1650029794" r:id="rId2"/>
            </w:object>
          </w:r>
        </w:p>
      </w:tc>
      <w:tc>
        <w:tcPr>
          <w:tcW w:w="4105" w:type="pct"/>
        </w:tcPr>
        <w:p w14:paraId="2F33F1E3" w14:textId="38689ABA" w:rsidR="00040DC4" w:rsidRPr="005B6B81" w:rsidRDefault="00040DC4" w:rsidP="005B6B81">
          <w:pPr>
            <w:spacing w:line="220" w:lineRule="exact"/>
            <w:jc w:val="right"/>
          </w:pPr>
          <w:r w:rsidRPr="005B6B81">
            <w:t>2019/20</w:t>
          </w:r>
          <w:r w:rsidRPr="005B6B81">
            <w:rPr>
              <w:b/>
            </w:rPr>
            <w:br/>
          </w:r>
          <w:r>
            <w:t>Summer</w:t>
          </w:r>
        </w:p>
        <w:p w14:paraId="588C74AC" w14:textId="77777777" w:rsidR="00040DC4" w:rsidRDefault="00040DC4"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040DC4" w:rsidRPr="005B6B81" w:rsidRDefault="00040DC4"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040DC4" w:rsidRDefault="00040DC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pStyle w:val="Ttulo1"/>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9"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9"/>
  </w:num>
  <w:num w:numId="5">
    <w:abstractNumId w:val="6"/>
  </w:num>
  <w:num w:numId="6">
    <w:abstractNumId w:val="13"/>
  </w:num>
  <w:num w:numId="7">
    <w:abstractNumId w:val="8"/>
  </w:num>
  <w:num w:numId="8">
    <w:abstractNumId w:val="0"/>
  </w:num>
  <w:num w:numId="9">
    <w:abstractNumId w:val="7"/>
  </w:num>
  <w:num w:numId="10">
    <w:abstractNumId w:val="4"/>
  </w:num>
  <w:num w:numId="11">
    <w:abstractNumId w:val="12"/>
  </w:num>
  <w:num w:numId="12">
    <w:abstractNumId w:val="1"/>
  </w:num>
  <w:num w:numId="13">
    <w:abstractNumId w:val="2"/>
  </w:num>
  <w:num w:numId="14">
    <w:abstractNumId w:val="1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ao eduardo santos">
    <w15:presenceInfo w15:providerId="Windows Live" w15:userId="329686ab1dce4f9b"/>
  </w15:person>
  <w15:person w15:author="André Oliveira">
    <w15:presenceInfo w15:providerId="Windows Live" w15:userId="e322069285e78dc2"/>
  </w15:person>
  <w15:person w15:author="Rodrigo LeaL">
    <w15:presenceInfo w15:providerId="Windows Live" w15:userId="498daa2bb91559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143A8"/>
    <w:rsid w:val="000154CA"/>
    <w:rsid w:val="0003139C"/>
    <w:rsid w:val="00031F50"/>
    <w:rsid w:val="0003296A"/>
    <w:rsid w:val="00032E6B"/>
    <w:rsid w:val="00034406"/>
    <w:rsid w:val="00040DC4"/>
    <w:rsid w:val="00047366"/>
    <w:rsid w:val="00050398"/>
    <w:rsid w:val="00052DFD"/>
    <w:rsid w:val="00053DD6"/>
    <w:rsid w:val="0006099D"/>
    <w:rsid w:val="0006256C"/>
    <w:rsid w:val="00063DD2"/>
    <w:rsid w:val="00063EE4"/>
    <w:rsid w:val="00066C59"/>
    <w:rsid w:val="000700A3"/>
    <w:rsid w:val="0007098F"/>
    <w:rsid w:val="00070C42"/>
    <w:rsid w:val="000713C9"/>
    <w:rsid w:val="00077D1D"/>
    <w:rsid w:val="000839CF"/>
    <w:rsid w:val="00084144"/>
    <w:rsid w:val="000904BA"/>
    <w:rsid w:val="00093589"/>
    <w:rsid w:val="00096A2F"/>
    <w:rsid w:val="000979CC"/>
    <w:rsid w:val="000A0074"/>
    <w:rsid w:val="000A6A02"/>
    <w:rsid w:val="000A6D4A"/>
    <w:rsid w:val="000B1F70"/>
    <w:rsid w:val="000B2799"/>
    <w:rsid w:val="000B30B5"/>
    <w:rsid w:val="000C7EF9"/>
    <w:rsid w:val="000D2DD5"/>
    <w:rsid w:val="000D35BB"/>
    <w:rsid w:val="000E0C04"/>
    <w:rsid w:val="000E19C0"/>
    <w:rsid w:val="000E465F"/>
    <w:rsid w:val="000F4A29"/>
    <w:rsid w:val="000F4B9B"/>
    <w:rsid w:val="000F784E"/>
    <w:rsid w:val="00104A33"/>
    <w:rsid w:val="00105590"/>
    <w:rsid w:val="001112FD"/>
    <w:rsid w:val="00116892"/>
    <w:rsid w:val="0012624F"/>
    <w:rsid w:val="001304D1"/>
    <w:rsid w:val="001320BB"/>
    <w:rsid w:val="001327C4"/>
    <w:rsid w:val="00135800"/>
    <w:rsid w:val="00140823"/>
    <w:rsid w:val="001462AE"/>
    <w:rsid w:val="001466BB"/>
    <w:rsid w:val="0015746B"/>
    <w:rsid w:val="00160CC5"/>
    <w:rsid w:val="001671A1"/>
    <w:rsid w:val="001727C3"/>
    <w:rsid w:val="00177A39"/>
    <w:rsid w:val="00180610"/>
    <w:rsid w:val="00181A3B"/>
    <w:rsid w:val="001824D5"/>
    <w:rsid w:val="00184925"/>
    <w:rsid w:val="00185B5A"/>
    <w:rsid w:val="0019106B"/>
    <w:rsid w:val="0019224E"/>
    <w:rsid w:val="001962F7"/>
    <w:rsid w:val="001A2015"/>
    <w:rsid w:val="001A2C4B"/>
    <w:rsid w:val="001A3F32"/>
    <w:rsid w:val="001B7871"/>
    <w:rsid w:val="001C1A3F"/>
    <w:rsid w:val="001C2E87"/>
    <w:rsid w:val="001D008B"/>
    <w:rsid w:val="001D03CD"/>
    <w:rsid w:val="001D21ED"/>
    <w:rsid w:val="001D796D"/>
    <w:rsid w:val="001E6E01"/>
    <w:rsid w:val="001F35DC"/>
    <w:rsid w:val="002015FD"/>
    <w:rsid w:val="002066AC"/>
    <w:rsid w:val="00211C12"/>
    <w:rsid w:val="00225B02"/>
    <w:rsid w:val="00227711"/>
    <w:rsid w:val="00227D8C"/>
    <w:rsid w:val="002302AE"/>
    <w:rsid w:val="00231005"/>
    <w:rsid w:val="0023172C"/>
    <w:rsid w:val="00232300"/>
    <w:rsid w:val="00234802"/>
    <w:rsid w:val="00242C7C"/>
    <w:rsid w:val="00245B2B"/>
    <w:rsid w:val="0025426A"/>
    <w:rsid w:val="00255374"/>
    <w:rsid w:val="00265216"/>
    <w:rsid w:val="00280D79"/>
    <w:rsid w:val="00282BA1"/>
    <w:rsid w:val="0028377C"/>
    <w:rsid w:val="00285CED"/>
    <w:rsid w:val="00291271"/>
    <w:rsid w:val="002963DB"/>
    <w:rsid w:val="00297CB7"/>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5770"/>
    <w:rsid w:val="00355317"/>
    <w:rsid w:val="00362402"/>
    <w:rsid w:val="003631A6"/>
    <w:rsid w:val="003718AF"/>
    <w:rsid w:val="003744E2"/>
    <w:rsid w:val="00377445"/>
    <w:rsid w:val="003809DC"/>
    <w:rsid w:val="003822F2"/>
    <w:rsid w:val="00383BDA"/>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47942"/>
    <w:rsid w:val="004503D3"/>
    <w:rsid w:val="004525C7"/>
    <w:rsid w:val="004631AF"/>
    <w:rsid w:val="004653D5"/>
    <w:rsid w:val="00465CA6"/>
    <w:rsid w:val="00466604"/>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958B5"/>
    <w:rsid w:val="00596496"/>
    <w:rsid w:val="005A1816"/>
    <w:rsid w:val="005A6ADB"/>
    <w:rsid w:val="005B6B81"/>
    <w:rsid w:val="005C59A2"/>
    <w:rsid w:val="005C6213"/>
    <w:rsid w:val="005D2BBF"/>
    <w:rsid w:val="005D6DD7"/>
    <w:rsid w:val="005D7119"/>
    <w:rsid w:val="005E3616"/>
    <w:rsid w:val="005E406C"/>
    <w:rsid w:val="005E4845"/>
    <w:rsid w:val="005F6DDD"/>
    <w:rsid w:val="00603610"/>
    <w:rsid w:val="00604F20"/>
    <w:rsid w:val="00605D16"/>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856"/>
    <w:rsid w:val="006B1B43"/>
    <w:rsid w:val="006B3D32"/>
    <w:rsid w:val="006B7EAA"/>
    <w:rsid w:val="006C7AC9"/>
    <w:rsid w:val="006D2427"/>
    <w:rsid w:val="006F4DEE"/>
    <w:rsid w:val="006F72BA"/>
    <w:rsid w:val="00703EED"/>
    <w:rsid w:val="00716AB6"/>
    <w:rsid w:val="0072020A"/>
    <w:rsid w:val="00721261"/>
    <w:rsid w:val="00730B9D"/>
    <w:rsid w:val="00730C4A"/>
    <w:rsid w:val="007345E9"/>
    <w:rsid w:val="00741478"/>
    <w:rsid w:val="007557FD"/>
    <w:rsid w:val="00765B93"/>
    <w:rsid w:val="0076634F"/>
    <w:rsid w:val="0076732F"/>
    <w:rsid w:val="00767B4E"/>
    <w:rsid w:val="00775FD2"/>
    <w:rsid w:val="00780D23"/>
    <w:rsid w:val="00780DE5"/>
    <w:rsid w:val="00781094"/>
    <w:rsid w:val="0078326B"/>
    <w:rsid w:val="007854DF"/>
    <w:rsid w:val="00787CF5"/>
    <w:rsid w:val="00795FAD"/>
    <w:rsid w:val="00796E59"/>
    <w:rsid w:val="007A16FD"/>
    <w:rsid w:val="007A1B0E"/>
    <w:rsid w:val="007A4B78"/>
    <w:rsid w:val="007A68EA"/>
    <w:rsid w:val="007B5CB0"/>
    <w:rsid w:val="007C73DA"/>
    <w:rsid w:val="007C7B79"/>
    <w:rsid w:val="007D0570"/>
    <w:rsid w:val="007D0993"/>
    <w:rsid w:val="007D1C91"/>
    <w:rsid w:val="007E0F44"/>
    <w:rsid w:val="007E36BE"/>
    <w:rsid w:val="007E76E3"/>
    <w:rsid w:val="007F16C6"/>
    <w:rsid w:val="007F2972"/>
    <w:rsid w:val="00801D5A"/>
    <w:rsid w:val="00804380"/>
    <w:rsid w:val="00805221"/>
    <w:rsid w:val="008239DB"/>
    <w:rsid w:val="008250B3"/>
    <w:rsid w:val="008269E0"/>
    <w:rsid w:val="00831911"/>
    <w:rsid w:val="008324A5"/>
    <w:rsid w:val="00834B93"/>
    <w:rsid w:val="00835B92"/>
    <w:rsid w:val="008428C9"/>
    <w:rsid w:val="008447AE"/>
    <w:rsid w:val="00846EAA"/>
    <w:rsid w:val="0085205A"/>
    <w:rsid w:val="00855290"/>
    <w:rsid w:val="00870D0A"/>
    <w:rsid w:val="00870F1A"/>
    <w:rsid w:val="00872360"/>
    <w:rsid w:val="00880023"/>
    <w:rsid w:val="00880C0B"/>
    <w:rsid w:val="008810B7"/>
    <w:rsid w:val="00893C16"/>
    <w:rsid w:val="0089427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0BBC"/>
    <w:rsid w:val="0090147C"/>
    <w:rsid w:val="00903D98"/>
    <w:rsid w:val="00914BF3"/>
    <w:rsid w:val="009172BD"/>
    <w:rsid w:val="0092129A"/>
    <w:rsid w:val="009217AA"/>
    <w:rsid w:val="00930466"/>
    <w:rsid w:val="0093079B"/>
    <w:rsid w:val="00931470"/>
    <w:rsid w:val="00936440"/>
    <w:rsid w:val="00936E89"/>
    <w:rsid w:val="00941287"/>
    <w:rsid w:val="00943800"/>
    <w:rsid w:val="0094743A"/>
    <w:rsid w:val="009509F3"/>
    <w:rsid w:val="0096385D"/>
    <w:rsid w:val="009654B3"/>
    <w:rsid w:val="00967744"/>
    <w:rsid w:val="009734D2"/>
    <w:rsid w:val="0099102F"/>
    <w:rsid w:val="009941FE"/>
    <w:rsid w:val="00997EA2"/>
    <w:rsid w:val="009A59D6"/>
    <w:rsid w:val="009A6658"/>
    <w:rsid w:val="009C2268"/>
    <w:rsid w:val="009C26E8"/>
    <w:rsid w:val="009C557C"/>
    <w:rsid w:val="009C7359"/>
    <w:rsid w:val="009D2C5A"/>
    <w:rsid w:val="009F1AE2"/>
    <w:rsid w:val="00A03C69"/>
    <w:rsid w:val="00A03EC8"/>
    <w:rsid w:val="00A054C7"/>
    <w:rsid w:val="00A1413F"/>
    <w:rsid w:val="00A14753"/>
    <w:rsid w:val="00A14F72"/>
    <w:rsid w:val="00A21C83"/>
    <w:rsid w:val="00A311AD"/>
    <w:rsid w:val="00A4355E"/>
    <w:rsid w:val="00A44349"/>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87808"/>
    <w:rsid w:val="00A9087C"/>
    <w:rsid w:val="00A90A09"/>
    <w:rsid w:val="00A93381"/>
    <w:rsid w:val="00A95392"/>
    <w:rsid w:val="00A95A2B"/>
    <w:rsid w:val="00AA0FB2"/>
    <w:rsid w:val="00AA5397"/>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443B"/>
    <w:rsid w:val="00B27D60"/>
    <w:rsid w:val="00B3536A"/>
    <w:rsid w:val="00B367FE"/>
    <w:rsid w:val="00B43523"/>
    <w:rsid w:val="00B45F39"/>
    <w:rsid w:val="00B47AD9"/>
    <w:rsid w:val="00B5539C"/>
    <w:rsid w:val="00B61933"/>
    <w:rsid w:val="00B6408B"/>
    <w:rsid w:val="00B7032C"/>
    <w:rsid w:val="00B7623D"/>
    <w:rsid w:val="00B82FA5"/>
    <w:rsid w:val="00B86211"/>
    <w:rsid w:val="00B94519"/>
    <w:rsid w:val="00B94A68"/>
    <w:rsid w:val="00BA59D3"/>
    <w:rsid w:val="00BA6572"/>
    <w:rsid w:val="00BA6D56"/>
    <w:rsid w:val="00BA7055"/>
    <w:rsid w:val="00BB495B"/>
    <w:rsid w:val="00BC0B3B"/>
    <w:rsid w:val="00BC13E2"/>
    <w:rsid w:val="00BD0DFA"/>
    <w:rsid w:val="00BD58AC"/>
    <w:rsid w:val="00BE27A6"/>
    <w:rsid w:val="00BE5AA7"/>
    <w:rsid w:val="00BE6232"/>
    <w:rsid w:val="00BF70B5"/>
    <w:rsid w:val="00BF7560"/>
    <w:rsid w:val="00C02C82"/>
    <w:rsid w:val="00C03083"/>
    <w:rsid w:val="00C1043D"/>
    <w:rsid w:val="00C14D42"/>
    <w:rsid w:val="00C16541"/>
    <w:rsid w:val="00C16ABE"/>
    <w:rsid w:val="00C16B84"/>
    <w:rsid w:val="00C24EDA"/>
    <w:rsid w:val="00C25230"/>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96B73"/>
    <w:rsid w:val="00CB188F"/>
    <w:rsid w:val="00CB3450"/>
    <w:rsid w:val="00CC092B"/>
    <w:rsid w:val="00CC7DBD"/>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1E0F"/>
    <w:rsid w:val="00D73A25"/>
    <w:rsid w:val="00D75148"/>
    <w:rsid w:val="00D75949"/>
    <w:rsid w:val="00D809FE"/>
    <w:rsid w:val="00D825F6"/>
    <w:rsid w:val="00D87F59"/>
    <w:rsid w:val="00D9137A"/>
    <w:rsid w:val="00D96286"/>
    <w:rsid w:val="00D978AC"/>
    <w:rsid w:val="00DA0DED"/>
    <w:rsid w:val="00DA0EF4"/>
    <w:rsid w:val="00DA2494"/>
    <w:rsid w:val="00DA73C6"/>
    <w:rsid w:val="00DA7974"/>
    <w:rsid w:val="00DB20A9"/>
    <w:rsid w:val="00DB5EE7"/>
    <w:rsid w:val="00DC2C06"/>
    <w:rsid w:val="00DC3F91"/>
    <w:rsid w:val="00DC5FF1"/>
    <w:rsid w:val="00DD7754"/>
    <w:rsid w:val="00DD7CD5"/>
    <w:rsid w:val="00DE1405"/>
    <w:rsid w:val="00DE7218"/>
    <w:rsid w:val="00DF0AFC"/>
    <w:rsid w:val="00DF450F"/>
    <w:rsid w:val="00DF6BF3"/>
    <w:rsid w:val="00E07F64"/>
    <w:rsid w:val="00E13085"/>
    <w:rsid w:val="00E1444E"/>
    <w:rsid w:val="00E24372"/>
    <w:rsid w:val="00E25D3D"/>
    <w:rsid w:val="00E3157F"/>
    <w:rsid w:val="00E40A50"/>
    <w:rsid w:val="00E50A33"/>
    <w:rsid w:val="00E51875"/>
    <w:rsid w:val="00E56A8C"/>
    <w:rsid w:val="00E65E3A"/>
    <w:rsid w:val="00E66F6D"/>
    <w:rsid w:val="00E7275D"/>
    <w:rsid w:val="00E73476"/>
    <w:rsid w:val="00E76B64"/>
    <w:rsid w:val="00E82B55"/>
    <w:rsid w:val="00E836A2"/>
    <w:rsid w:val="00E84BDC"/>
    <w:rsid w:val="00E86DB4"/>
    <w:rsid w:val="00E90BD0"/>
    <w:rsid w:val="00E913E1"/>
    <w:rsid w:val="00EB4F10"/>
    <w:rsid w:val="00EB530F"/>
    <w:rsid w:val="00EC3A4E"/>
    <w:rsid w:val="00ED0438"/>
    <w:rsid w:val="00ED0A2B"/>
    <w:rsid w:val="00ED682D"/>
    <w:rsid w:val="00EE3AB7"/>
    <w:rsid w:val="00EF32AE"/>
    <w:rsid w:val="00EF39A6"/>
    <w:rsid w:val="00F012B3"/>
    <w:rsid w:val="00F0291D"/>
    <w:rsid w:val="00F30602"/>
    <w:rsid w:val="00F32994"/>
    <w:rsid w:val="00F32F74"/>
    <w:rsid w:val="00F33C57"/>
    <w:rsid w:val="00F401C2"/>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C7BAB"/>
    <w:rsid w:val="00FD043D"/>
    <w:rsid w:val="00FD13F8"/>
    <w:rsid w:val="00FD4C64"/>
    <w:rsid w:val="00FD54FF"/>
    <w:rsid w:val="00FD6291"/>
    <w:rsid w:val="00FE0DE3"/>
    <w:rsid w:val="00FE4DD9"/>
    <w:rsid w:val="00FE5835"/>
    <w:rsid w:val="00FF1CAC"/>
    <w:rsid w:val="00FF1F43"/>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6440"/>
    <w:pPr>
      <w:spacing w:after="120"/>
      <w:jc w:val="both"/>
    </w:pPr>
    <w:rPr>
      <w:noProof/>
      <w:sz w:val="24"/>
      <w:szCs w:val="24"/>
    </w:rPr>
  </w:style>
  <w:style w:type="paragraph" w:styleId="Ttulo1">
    <w:name w:val="heading 1"/>
    <w:basedOn w:val="Normal"/>
    <w:next w:val="Normal"/>
    <w:link w:val="Ttulo1Carter"/>
    <w:autoRedefine/>
    <w:uiPriority w:val="9"/>
    <w:qFormat/>
    <w:rsid w:val="008F0F86"/>
    <w:pPr>
      <w:keepNext/>
      <w:keepLines/>
      <w:numPr>
        <w:numId w:val="10"/>
      </w:numPr>
      <w:spacing w:before="360" w:after="600"/>
      <w:ind w:left="426" w:hanging="426"/>
      <w:jc w:val="left"/>
      <w:outlineLvl w:val="0"/>
    </w:pPr>
    <w:rPr>
      <w:rFonts w:asciiTheme="majorHAnsi" w:eastAsiaTheme="majorEastAsia" w:hAnsiTheme="majorHAnsi" w:cstheme="majorBidi"/>
      <w:b/>
      <w:bCs/>
      <w:color w:val="000000" w:themeColor="text1"/>
      <w:sz w:val="32"/>
      <w:szCs w:val="32"/>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C733BE"/>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733BE"/>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character" w:customStyle="1" w:styleId="TtuloCarter">
    <w:name w:val="Título Caráter"/>
    <w:basedOn w:val="Tipodeletrapredefinidodopargrafo"/>
    <w:link w:val="Ttulo"/>
    <w:uiPriority w:val="10"/>
    <w:rsid w:val="00721261"/>
    <w:rPr>
      <w:rFonts w:asciiTheme="majorHAnsi" w:hAnsiTheme="majorHAnsi"/>
      <w:b/>
      <w:noProof/>
      <w:sz w:val="28"/>
      <w:szCs w:val="28"/>
      <w:lang w:val="en-US"/>
    </w:rPr>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E7218"/>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E7218"/>
  </w:style>
  <w:style w:type="character" w:customStyle="1" w:styleId="Ttulo1Carter">
    <w:name w:val="Título 1 Caráter"/>
    <w:basedOn w:val="Tipodeletrapredefinidodopargrafo"/>
    <w:link w:val="Ttulo1"/>
    <w:uiPriority w:val="9"/>
    <w:rsid w:val="008F0F86"/>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Tipodeletrapredefinidodopargrafo"/>
    <w:link w:val="Texto"/>
    <w:rsid w:val="00A810D5"/>
    <w:rPr>
      <w:b/>
      <w:noProof/>
      <w:sz w:val="24"/>
      <w:szCs w:val="24"/>
    </w:rPr>
  </w:style>
  <w:style w:type="paragraph" w:styleId="Bibliografia">
    <w:name w:val="Bibliography"/>
    <w:basedOn w:val="Normal"/>
    <w:next w:val="Normal"/>
    <w:uiPriority w:val="37"/>
    <w:unhideWhenUsed/>
    <w:rsid w:val="00A95392"/>
  </w:style>
  <w:style w:type="table" w:styleId="TabelacomGrelha">
    <w:name w:val="Table Grid"/>
    <w:basedOn w:val="Tabela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TextodoMarcadordePosio">
    <w:name w:val="Placeholder Text"/>
    <w:basedOn w:val="Tipodeletrapredefinidodopargrafo"/>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ndice1">
    <w:name w:val="toc 1"/>
    <w:basedOn w:val="Normal"/>
    <w:next w:val="Normal"/>
    <w:autoRedefine/>
    <w:uiPriority w:val="39"/>
    <w:unhideWhenUsed/>
    <w:rsid w:val="0007098F"/>
    <w:pPr>
      <w:spacing w:after="100"/>
    </w:pPr>
  </w:style>
  <w:style w:type="character" w:customStyle="1" w:styleId="ProgramaCarcter">
    <w:name w:val="Programa Carácter"/>
    <w:basedOn w:val="Tipodeletrapredefinidodopargrafo"/>
    <w:link w:val="Programa"/>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Ttulo1Carter"/>
    <w:link w:val="Ttulondice"/>
    <w:rsid w:val="0019106B"/>
    <w:rPr>
      <w:rFonts w:asciiTheme="majorHAnsi" w:eastAsiaTheme="majorEastAsia" w:hAnsiTheme="majorHAnsi" w:cstheme="majorBidi"/>
      <w:b/>
      <w:bCs/>
      <w:noProof/>
      <w:color w:val="000000" w:themeColor="text1"/>
      <w:sz w:val="32"/>
      <w:szCs w:val="32"/>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character" w:customStyle="1" w:styleId="TextodenotaderodapCarter">
    <w:name w:val="Texto de nota de rodapé Caráter"/>
    <w:basedOn w:val="Tipodeletrapredefinidodopargrafo"/>
    <w:link w:val="Textodenotaderodap"/>
    <w:uiPriority w:val="99"/>
    <w:rsid w:val="00FA0DF4"/>
    <w:rPr>
      <w:sz w:val="16"/>
      <w:szCs w:val="16"/>
    </w:rPr>
  </w:style>
  <w:style w:type="character" w:styleId="Refdenotaderodap">
    <w:name w:val="footnote reference"/>
    <w:basedOn w:val="Tipodeletrapredefinidodopargrafo"/>
    <w:uiPriority w:val="99"/>
    <w:unhideWhenUsed/>
    <w:rsid w:val="005D7119"/>
    <w:rPr>
      <w:vertAlign w:val="superscript"/>
    </w:rPr>
  </w:style>
  <w:style w:type="character" w:styleId="Nmerodepgina">
    <w:name w:val="page number"/>
    <w:basedOn w:val="Tipodeletrapredefinidodopargrafo"/>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rsid w:val="0019106B"/>
    <w:pPr>
      <w:ind w:left="240" w:hanging="240"/>
    </w:pPr>
  </w:style>
  <w:style w:type="paragraph" w:styleId="ndiceremissivo2">
    <w:name w:val="index 2"/>
    <w:basedOn w:val="Normal"/>
    <w:next w:val="Normal"/>
    <w:autoRedefine/>
    <w:uiPriority w:val="99"/>
    <w:unhideWhenUsed/>
    <w:rsid w:val="0019106B"/>
    <w:pPr>
      <w:ind w:left="480" w:hanging="240"/>
    </w:pPr>
  </w:style>
  <w:style w:type="paragraph" w:styleId="ndiceremissivo3">
    <w:name w:val="index 3"/>
    <w:basedOn w:val="Normal"/>
    <w:next w:val="Normal"/>
    <w:autoRedefine/>
    <w:uiPriority w:val="99"/>
    <w:unhideWhenUsed/>
    <w:rsid w:val="0019106B"/>
    <w:pPr>
      <w:ind w:left="720" w:hanging="240"/>
    </w:pPr>
  </w:style>
  <w:style w:type="paragraph" w:styleId="ndiceremissivo4">
    <w:name w:val="index 4"/>
    <w:basedOn w:val="Normal"/>
    <w:next w:val="Normal"/>
    <w:autoRedefine/>
    <w:uiPriority w:val="99"/>
    <w:unhideWhenUsed/>
    <w:rsid w:val="0019106B"/>
    <w:pPr>
      <w:ind w:left="960" w:hanging="240"/>
    </w:pPr>
  </w:style>
  <w:style w:type="paragraph" w:styleId="ndiceremissivo5">
    <w:name w:val="index 5"/>
    <w:basedOn w:val="Normal"/>
    <w:next w:val="Normal"/>
    <w:autoRedefine/>
    <w:uiPriority w:val="99"/>
    <w:unhideWhenUsed/>
    <w:rsid w:val="0019106B"/>
    <w:pPr>
      <w:ind w:left="1200" w:hanging="240"/>
    </w:pPr>
  </w:style>
  <w:style w:type="paragraph" w:styleId="ndiceremissivo6">
    <w:name w:val="index 6"/>
    <w:basedOn w:val="Normal"/>
    <w:next w:val="Normal"/>
    <w:autoRedefine/>
    <w:uiPriority w:val="99"/>
    <w:unhideWhenUsed/>
    <w:rsid w:val="0019106B"/>
    <w:pPr>
      <w:ind w:left="1440" w:hanging="240"/>
    </w:pPr>
  </w:style>
  <w:style w:type="paragraph" w:styleId="ndiceremissivo7">
    <w:name w:val="index 7"/>
    <w:basedOn w:val="Normal"/>
    <w:next w:val="Normal"/>
    <w:autoRedefine/>
    <w:uiPriority w:val="99"/>
    <w:unhideWhenUsed/>
    <w:rsid w:val="0019106B"/>
    <w:pPr>
      <w:ind w:left="1680" w:hanging="240"/>
    </w:pPr>
  </w:style>
  <w:style w:type="paragraph" w:styleId="ndiceremissivo8">
    <w:name w:val="index 8"/>
    <w:basedOn w:val="Normal"/>
    <w:next w:val="Normal"/>
    <w:autoRedefine/>
    <w:uiPriority w:val="99"/>
    <w:unhideWhenUsed/>
    <w:rsid w:val="0019106B"/>
    <w:pPr>
      <w:ind w:left="1920" w:hanging="240"/>
    </w:pPr>
  </w:style>
  <w:style w:type="paragraph" w:styleId="ndiceremissivo9">
    <w:name w:val="index 9"/>
    <w:basedOn w:val="Normal"/>
    <w:next w:val="Normal"/>
    <w:autoRedefine/>
    <w:uiPriority w:val="99"/>
    <w:unhideWhenUsed/>
    <w:rsid w:val="0019106B"/>
    <w:pPr>
      <w:ind w:left="2160" w:hanging="240"/>
    </w:pPr>
  </w:style>
  <w:style w:type="paragraph" w:styleId="Cabealhodendiceremissivo">
    <w:name w:val="index heading"/>
    <w:basedOn w:val="Normal"/>
    <w:next w:val="ndiceremissivo1"/>
    <w:uiPriority w:val="99"/>
    <w:unhideWhenUsed/>
    <w:rsid w:val="0019106B"/>
  </w:style>
  <w:style w:type="character" w:customStyle="1" w:styleId="Ttulo2Carter">
    <w:name w:val="Título 2 Caráter"/>
    <w:basedOn w:val="Tipodeletrapredefinidodopargrafo"/>
    <w:link w:val="Ttulo2"/>
    <w:uiPriority w:val="9"/>
    <w:rsid w:val="00941287"/>
    <w:rPr>
      <w:rFonts w:asciiTheme="majorHAnsi" w:eastAsiaTheme="majorEastAsia" w:hAnsiTheme="majorHAnsi" w:cstheme="majorBidi"/>
      <w:noProof/>
      <w:color w:val="365F91" w:themeColor="accent1" w:themeShade="BF"/>
      <w:sz w:val="26"/>
      <w:szCs w:val="26"/>
    </w:rPr>
  </w:style>
  <w:style w:type="paragraph" w:styleId="ndice2">
    <w:name w:val="toc 2"/>
    <w:basedOn w:val="Normal"/>
    <w:next w:val="Normal"/>
    <w:autoRedefine/>
    <w:uiPriority w:val="39"/>
    <w:unhideWhenUsed/>
    <w:rsid w:val="00941287"/>
    <w:pPr>
      <w:spacing w:after="100"/>
      <w:ind w:left="240"/>
    </w:pPr>
  </w:style>
  <w:style w:type="character" w:customStyle="1" w:styleId="Ttulo3Carter">
    <w:name w:val="Título 3 Caráter"/>
    <w:basedOn w:val="Tipodeletrapredefinidodopargrafo"/>
    <w:link w:val="Ttulo3"/>
    <w:uiPriority w:val="9"/>
    <w:rsid w:val="00F57CF8"/>
    <w:rPr>
      <w:rFonts w:asciiTheme="majorHAnsi" w:eastAsiaTheme="majorEastAsia" w:hAnsiTheme="majorHAnsi" w:cstheme="majorBidi"/>
      <w:noProof/>
      <w:color w:val="243F60" w:themeColor="accent1" w:themeShade="7F"/>
      <w:sz w:val="24"/>
      <w:szCs w:val="24"/>
    </w:rPr>
  </w:style>
  <w:style w:type="paragraph" w:styleId="ndice3">
    <w:name w:val="toc 3"/>
    <w:basedOn w:val="Normal"/>
    <w:next w:val="Normal"/>
    <w:autoRedefine/>
    <w:uiPriority w:val="39"/>
    <w:unhideWhenUsed/>
    <w:rsid w:val="00F57CF8"/>
    <w:pPr>
      <w:spacing w:after="100"/>
      <w:ind w:left="480"/>
    </w:pPr>
  </w:style>
  <w:style w:type="character" w:styleId="Refdecomentrio">
    <w:name w:val="annotation reference"/>
    <w:basedOn w:val="Tipodeletrapredefinidodopargrafo"/>
    <w:uiPriority w:val="99"/>
    <w:semiHidden/>
    <w:unhideWhenUsed/>
    <w:rsid w:val="001727C3"/>
    <w:rPr>
      <w:sz w:val="16"/>
      <w:szCs w:val="16"/>
    </w:rPr>
  </w:style>
  <w:style w:type="paragraph" w:styleId="Textodecomentrio">
    <w:name w:val="annotation text"/>
    <w:basedOn w:val="Normal"/>
    <w:link w:val="TextodecomentrioCarter"/>
    <w:uiPriority w:val="99"/>
    <w:semiHidden/>
    <w:unhideWhenUsed/>
    <w:rsid w:val="001727C3"/>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1727C3"/>
    <w:rPr>
      <w:noProof/>
      <w:sz w:val="20"/>
      <w:szCs w:val="20"/>
    </w:rPr>
  </w:style>
  <w:style w:type="paragraph" w:styleId="Assuntodecomentrio">
    <w:name w:val="annotation subject"/>
    <w:basedOn w:val="Textodecomentrio"/>
    <w:next w:val="Textodecomentrio"/>
    <w:link w:val="AssuntodecomentrioCarter"/>
    <w:uiPriority w:val="99"/>
    <w:semiHidden/>
    <w:unhideWhenUsed/>
    <w:rsid w:val="001727C3"/>
    <w:rPr>
      <w:b/>
      <w:bCs/>
    </w:rPr>
  </w:style>
  <w:style w:type="character" w:customStyle="1" w:styleId="AssuntodecomentrioCarter">
    <w:name w:val="Assunto de comentário Caráter"/>
    <w:basedOn w:val="TextodecomentrioCarter"/>
    <w:link w:val="Assuntodecomentrio"/>
    <w:uiPriority w:val="99"/>
    <w:semiHidden/>
    <w:rsid w:val="001727C3"/>
    <w:rPr>
      <w:b/>
      <w:bCs/>
      <w:noProof/>
      <w:sz w:val="20"/>
      <w:szCs w:val="20"/>
    </w:rPr>
  </w:style>
  <w:style w:type="paragraph" w:styleId="SemEspaamento">
    <w:name w:val="No Spacing"/>
    <w:uiPriority w:val="1"/>
    <w:qFormat/>
    <w:rsid w:val="00285CED"/>
    <w:pPr>
      <w:spacing w:after="0" w:line="240" w:lineRule="auto"/>
    </w:pPr>
    <w:rPr>
      <w:rFonts w:eastAsiaTheme="minorHAnsi"/>
      <w:lang w:eastAsia="en-US"/>
    </w:rPr>
  </w:style>
  <w:style w:type="character" w:customStyle="1" w:styleId="Ttulo5Carter">
    <w:name w:val="Título 5 Caráter"/>
    <w:basedOn w:val="Tipodeletrapredefinidodopargrafo"/>
    <w:link w:val="Ttulo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Tipodeletrapredefinidodopargrafo"/>
    <w:uiPriority w:val="99"/>
    <w:semiHidden/>
    <w:unhideWhenUsed/>
    <w:rsid w:val="001320BB"/>
    <w:rPr>
      <w:color w:val="605E5C"/>
      <w:shd w:val="clear" w:color="auto" w:fill="E1DFDD"/>
    </w:rPr>
  </w:style>
  <w:style w:type="table" w:styleId="TabeladeGrelha1Clara">
    <w:name w:val="Grid Table 1 Light"/>
    <w:basedOn w:val="Tabela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oNoResolvida">
    <w:name w:val="Unresolved Mention"/>
    <w:basedOn w:val="Tipodeletrapredefinidodopargrafo"/>
    <w:uiPriority w:val="99"/>
    <w:semiHidden/>
    <w:unhideWhenUsed/>
    <w:rsid w:val="00B61933"/>
    <w:rPr>
      <w:color w:val="605E5C"/>
      <w:shd w:val="clear" w:color="auto" w:fill="E1DFDD"/>
    </w:rPr>
  </w:style>
  <w:style w:type="table" w:styleId="TabelacomGrelhaClara">
    <w:name w:val="Grid Table Light"/>
    <w:basedOn w:val="Tabela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5">
    <w:name w:val="Plain Table 5"/>
    <w:basedOn w:val="Tabela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2488402">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50201076">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50568045">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74934362">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20220426">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1655398">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36312971">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604532667">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64950000">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4062998">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48457161">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72895311">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0801248">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83743997">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390060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320033994">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69722341">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88795907">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30739283">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60095039">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6135709">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3365688">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37070766">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4395613">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13084209">
      <w:bodyDiv w:val="1"/>
      <w:marLeft w:val="0"/>
      <w:marRight w:val="0"/>
      <w:marTop w:val="0"/>
      <w:marBottom w:val="0"/>
      <w:divBdr>
        <w:top w:val="none" w:sz="0" w:space="0" w:color="auto"/>
        <w:left w:val="none" w:sz="0" w:space="0" w:color="auto"/>
        <w:bottom w:val="none" w:sz="0" w:space="0" w:color="auto"/>
        <w:right w:val="none" w:sz="0" w:space="0" w:color="auto"/>
      </w:divBdr>
    </w:div>
    <w:div w:id="1915815470">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4908526">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77195422">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1992659">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5.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4.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12</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3</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19</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17</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23</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15</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4</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1</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9</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20</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14</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11</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13</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8</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21</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22</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10</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16</b:RefOrder>
  </b:Source>
  <b:Source>
    <b:Tag>Lee20</b:Tag>
    <b:SourceType>InternetSite</b:SourceType>
    <b:Guid>{4D0F09F1-827F-492B-BFEE-E17F4C7B772C}</b:Guid>
    <b:LCID>en-US</b:LCID>
    <b:Title>LeetCode</b:Title>
    <b:YearAccessed>2020</b:YearAccessed>
    <b:MonthAccessed>04</b:MonthAccessed>
    <b:DayAccessed>25</b:DayAccessed>
    <b:URL>https://leetcode.com/</b:URL>
    <b:RefOrder>5</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6</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7</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2</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18</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24</b:RefOrder>
  </b:Source>
</b:Sources>
</file>

<file path=customXml/itemProps1.xml><?xml version="1.0" encoding="utf-8"?>
<ds:datastoreItem xmlns:ds="http://schemas.openxmlformats.org/officeDocument/2006/customXml" ds:itemID="{510BA4DE-C704-4825-AA2E-FA85C5A9E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5460</TotalTime>
  <Pages>46</Pages>
  <Words>6856</Words>
  <Characters>39083</Characters>
  <Application>Microsoft Office Word</Application>
  <DocSecurity>0</DocSecurity>
  <Lines>325</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45848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joao eduardo santos</cp:lastModifiedBy>
  <cp:revision>53</cp:revision>
  <cp:lastPrinted>2018-10-17T18:27:00Z</cp:lastPrinted>
  <dcterms:created xsi:type="dcterms:W3CDTF">2018-10-17T10:07:00Z</dcterms:created>
  <dcterms:modified xsi:type="dcterms:W3CDTF">2020-05-03T15:50:00Z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