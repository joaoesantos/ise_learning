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tulo"/>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42C1A44C"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w:t>
      </w:r>
      <w:del w:id="0" w:author="joao eduardo santos" w:date="2020-04-29T10:14:00Z">
        <w:r w:rsidDel="004631AF">
          <w:rPr>
            <w:rFonts w:asciiTheme="majorHAnsi" w:hAnsiTheme="majorHAnsi"/>
            <w:b/>
            <w:noProof w:val="0"/>
            <w:sz w:val="32"/>
            <w:szCs w:val="32"/>
          </w:rPr>
          <w:delText xml:space="preserve">de </w:delText>
        </w:r>
        <w:r w:rsidR="0056587D" w:rsidDel="004631AF">
          <w:rPr>
            <w:rFonts w:asciiTheme="majorHAnsi" w:hAnsiTheme="majorHAnsi"/>
            <w:b/>
            <w:noProof w:val="0"/>
            <w:sz w:val="32"/>
            <w:szCs w:val="32"/>
          </w:rPr>
          <w:delText>Eletrónica</w:delText>
        </w:r>
        <w:r w:rsidDel="004631AF">
          <w:rPr>
            <w:rFonts w:asciiTheme="majorHAnsi" w:hAnsiTheme="majorHAnsi"/>
            <w:b/>
            <w:noProof w:val="0"/>
            <w:sz w:val="32"/>
            <w:szCs w:val="32"/>
          </w:rPr>
          <w:delText xml:space="preserve"> e Telecomunicações</w:delText>
        </w:r>
      </w:del>
      <w:ins w:id="1" w:author="joao eduardo santos" w:date="2020-04-29T10:14:00Z">
        <w:r w:rsidR="004631AF">
          <w:rPr>
            <w:rFonts w:asciiTheme="majorHAnsi" w:hAnsiTheme="majorHAnsi"/>
            <w:b/>
            <w:noProof w:val="0"/>
            <w:sz w:val="32"/>
            <w:szCs w:val="32"/>
          </w:rPr>
          <w:t>Informática</w:t>
        </w:r>
      </w:ins>
      <w:r>
        <w:rPr>
          <w:rFonts w:asciiTheme="majorHAnsi" w:hAnsiTheme="majorHAnsi"/>
          <w:b/>
          <w:noProof w:val="0"/>
          <w:sz w:val="32"/>
          <w:szCs w:val="32"/>
        </w:rPr>
        <w:t xml:space="preserve"> 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proofErr w:type="spellStart"/>
      <w:r>
        <w:rPr>
          <w:rFonts w:asciiTheme="majorHAnsi" w:hAnsiTheme="majorHAnsi"/>
          <w:b/>
          <w:noProof w:val="0"/>
          <w:sz w:val="36"/>
          <w:szCs w:val="36"/>
        </w:rPr>
        <w:t>Progress</w:t>
      </w:r>
      <w:proofErr w:type="spellEnd"/>
      <w:r>
        <w:rPr>
          <w:rFonts w:asciiTheme="majorHAnsi" w:hAnsiTheme="majorHAnsi"/>
          <w:b/>
          <w:noProof w:val="0"/>
          <w:sz w:val="36"/>
          <w:szCs w:val="36"/>
        </w:rPr>
        <w:t xml:space="preserve"> </w:t>
      </w:r>
      <w:proofErr w:type="spellStart"/>
      <w:r>
        <w:rPr>
          <w:rFonts w:asciiTheme="majorHAnsi" w:hAnsiTheme="majorHAnsi"/>
          <w:b/>
          <w:noProof w:val="0"/>
          <w:sz w:val="36"/>
          <w:szCs w:val="36"/>
        </w:rPr>
        <w:t>Report</w:t>
      </w:r>
      <w:proofErr w:type="spellEnd"/>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proofErr w:type="spellStart"/>
            <w:r>
              <w:rPr>
                <w:rFonts w:asciiTheme="majorHAnsi" w:hAnsiTheme="majorHAnsi"/>
                <w:noProof w:val="0"/>
                <w:sz w:val="30"/>
                <w:szCs w:val="30"/>
              </w:rPr>
              <w:t>Authors</w:t>
            </w:r>
            <w:proofErr w:type="spellEnd"/>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proofErr w:type="spellStart"/>
      <w:r>
        <w:rPr>
          <w:rFonts w:asciiTheme="majorHAnsi" w:hAnsiTheme="majorHAnsi"/>
          <w:noProof w:val="0"/>
          <w:sz w:val="30"/>
          <w:szCs w:val="30"/>
        </w:rPr>
        <w:t>Progress</w:t>
      </w:r>
      <w:proofErr w:type="spellEnd"/>
      <w:r>
        <w:rPr>
          <w:rFonts w:asciiTheme="majorHAnsi" w:hAnsiTheme="majorHAnsi"/>
          <w:noProof w:val="0"/>
          <w:sz w:val="30"/>
          <w:szCs w:val="30"/>
        </w:rPr>
        <w:t xml:space="preserve"> </w:t>
      </w:r>
      <w:proofErr w:type="spellStart"/>
      <w:r>
        <w:rPr>
          <w:rFonts w:asciiTheme="majorHAnsi" w:hAnsiTheme="majorHAnsi"/>
          <w:noProof w:val="0"/>
          <w:sz w:val="30"/>
          <w:szCs w:val="30"/>
        </w:rPr>
        <w:t>report</w:t>
      </w:r>
      <w:proofErr w:type="spellEnd"/>
      <w:r>
        <w:rPr>
          <w:rFonts w:asciiTheme="majorHAnsi" w:hAnsiTheme="majorHAnsi"/>
          <w:noProof w:val="0"/>
          <w:sz w:val="30"/>
          <w:szCs w:val="30"/>
        </w:rPr>
        <w:t xml:space="preserve"> for</w:t>
      </w:r>
      <w:r w:rsidR="000D35BB">
        <w:rPr>
          <w:rFonts w:asciiTheme="majorHAnsi" w:hAnsiTheme="majorHAnsi"/>
          <w:noProof w:val="0"/>
          <w:sz w:val="30"/>
          <w:szCs w:val="30"/>
        </w:rPr>
        <w:t xml:space="preserve"> Unidade Curricular de </w:t>
      </w:r>
      <w:proofErr w:type="spellStart"/>
      <w:r w:rsidR="00A054C7">
        <w:rPr>
          <w:rFonts w:asciiTheme="majorHAnsi" w:hAnsiTheme="majorHAnsi"/>
          <w:noProof w:val="0"/>
          <w:sz w:val="30"/>
          <w:szCs w:val="30"/>
        </w:rPr>
        <w:t>Projecto</w:t>
      </w:r>
      <w:proofErr w:type="spellEnd"/>
      <w:r w:rsidR="00A054C7">
        <w:rPr>
          <w:rFonts w:asciiTheme="majorHAnsi" w:hAnsiTheme="majorHAnsi"/>
          <w:noProof w:val="0"/>
          <w:sz w:val="30"/>
          <w:szCs w:val="30"/>
        </w:rPr>
        <w:t xml:space="preserve">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Cátia</w:t>
      </w:r>
      <w:proofErr w:type="spellEnd"/>
      <w:r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Vaz</w:t>
      </w:r>
      <w:proofErr w:type="spellEnd"/>
      <w:r w:rsidRPr="00A311AD">
        <w:rPr>
          <w:rFonts w:asciiTheme="majorHAnsi" w:hAnsiTheme="majorHAnsi"/>
          <w:noProof w:val="0"/>
          <w:sz w:val="30"/>
          <w:szCs w:val="30"/>
          <w:lang w:val="en-GB"/>
        </w:rPr>
        <w:t xml:space="preserve">, José </w:t>
      </w:r>
      <w:proofErr w:type="spellStart"/>
      <w:r w:rsidRPr="00A311AD">
        <w:rPr>
          <w:rFonts w:asciiTheme="majorHAnsi" w:hAnsiTheme="majorHAnsi"/>
          <w:noProof w:val="0"/>
          <w:sz w:val="30"/>
          <w:szCs w:val="30"/>
          <w:lang w:val="en-GB"/>
        </w:rPr>
        <w:t>Simão</w:t>
      </w:r>
      <w:proofErr w:type="spellEnd"/>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proofErr w:type="spellStart"/>
      <w:r>
        <w:rPr>
          <w:noProof w:val="0"/>
        </w:rPr>
        <w:lastRenderedPageBreak/>
        <w:t>Index</w:t>
      </w:r>
      <w:proofErr w:type="spellEnd"/>
    </w:p>
    <w:p w14:paraId="7E8B3311" w14:textId="2AB74CFD" w:rsidR="00D16F98" w:rsidRDefault="00F55374">
      <w:pPr>
        <w:pStyle w:val="ndice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8823917" w:history="1">
        <w:r w:rsidR="00D16F98" w:rsidRPr="005468A2">
          <w:rPr>
            <w:rStyle w:val="Hiperligao"/>
          </w:rPr>
          <w:t>1.</w:t>
        </w:r>
        <w:r w:rsidR="00D16F98">
          <w:rPr>
            <w:sz w:val="22"/>
            <w:szCs w:val="22"/>
            <w:lang w:eastAsia="pt-PT"/>
          </w:rPr>
          <w:tab/>
        </w:r>
        <w:r w:rsidR="00D16F98" w:rsidRPr="005468A2">
          <w:rPr>
            <w:rStyle w:val="Hiperligao"/>
          </w:rPr>
          <w:t>Introduction</w:t>
        </w:r>
        <w:r w:rsidR="00D16F98">
          <w:rPr>
            <w:webHidden/>
          </w:rPr>
          <w:tab/>
        </w:r>
        <w:r w:rsidR="00D16F98">
          <w:rPr>
            <w:webHidden/>
          </w:rPr>
          <w:fldChar w:fldCharType="begin"/>
        </w:r>
        <w:r w:rsidR="00D16F98">
          <w:rPr>
            <w:webHidden/>
          </w:rPr>
          <w:instrText xml:space="preserve"> PAGEREF _Toc38823917 \h </w:instrText>
        </w:r>
        <w:r w:rsidR="00D16F98">
          <w:rPr>
            <w:webHidden/>
          </w:rPr>
        </w:r>
        <w:r w:rsidR="00D16F98">
          <w:rPr>
            <w:webHidden/>
          </w:rPr>
          <w:fldChar w:fldCharType="separate"/>
        </w:r>
        <w:r w:rsidR="00D16F98">
          <w:rPr>
            <w:webHidden/>
          </w:rPr>
          <w:t>8</w:t>
        </w:r>
        <w:r w:rsidR="00D16F98">
          <w:rPr>
            <w:webHidden/>
          </w:rPr>
          <w:fldChar w:fldCharType="end"/>
        </w:r>
      </w:hyperlink>
    </w:p>
    <w:p w14:paraId="3D33061E" w14:textId="6058DF17" w:rsidR="00D16F98" w:rsidRDefault="004631AF">
      <w:pPr>
        <w:pStyle w:val="ndice2"/>
        <w:tabs>
          <w:tab w:val="right" w:leader="dot" w:pos="8494"/>
        </w:tabs>
        <w:rPr>
          <w:sz w:val="22"/>
          <w:szCs w:val="22"/>
          <w:lang w:eastAsia="pt-PT"/>
        </w:rPr>
      </w:pPr>
      <w:hyperlink w:anchor="_Toc38823918" w:history="1">
        <w:r w:rsidR="00D16F98" w:rsidRPr="005468A2">
          <w:rPr>
            <w:rStyle w:val="Hiperligao"/>
            <w:lang w:val="en-US"/>
          </w:rPr>
          <w:t>1.1. Outline</w:t>
        </w:r>
        <w:r w:rsidR="00D16F98">
          <w:rPr>
            <w:webHidden/>
          </w:rPr>
          <w:tab/>
        </w:r>
        <w:r w:rsidR="00D16F98">
          <w:rPr>
            <w:webHidden/>
          </w:rPr>
          <w:fldChar w:fldCharType="begin"/>
        </w:r>
        <w:r w:rsidR="00D16F98">
          <w:rPr>
            <w:webHidden/>
          </w:rPr>
          <w:instrText xml:space="preserve"> PAGEREF _Toc38823918 \h </w:instrText>
        </w:r>
        <w:r w:rsidR="00D16F98">
          <w:rPr>
            <w:webHidden/>
          </w:rPr>
        </w:r>
        <w:r w:rsidR="00D16F98">
          <w:rPr>
            <w:webHidden/>
          </w:rPr>
          <w:fldChar w:fldCharType="separate"/>
        </w:r>
        <w:r w:rsidR="00D16F98">
          <w:rPr>
            <w:webHidden/>
          </w:rPr>
          <w:t>10</w:t>
        </w:r>
        <w:r w:rsidR="00D16F98">
          <w:rPr>
            <w:webHidden/>
          </w:rPr>
          <w:fldChar w:fldCharType="end"/>
        </w:r>
      </w:hyperlink>
    </w:p>
    <w:p w14:paraId="697E8456" w14:textId="3B2E35BA" w:rsidR="00D16F98" w:rsidRDefault="004631AF">
      <w:pPr>
        <w:pStyle w:val="ndice1"/>
        <w:tabs>
          <w:tab w:val="left" w:pos="480"/>
          <w:tab w:val="right" w:leader="dot" w:pos="8494"/>
        </w:tabs>
        <w:rPr>
          <w:sz w:val="22"/>
          <w:szCs w:val="22"/>
          <w:lang w:eastAsia="pt-PT"/>
        </w:rPr>
      </w:pPr>
      <w:hyperlink w:anchor="_Toc38823919" w:history="1">
        <w:r w:rsidR="00D16F98" w:rsidRPr="005468A2">
          <w:rPr>
            <w:rStyle w:val="Hiperligao"/>
          </w:rPr>
          <w:t>2.</w:t>
        </w:r>
        <w:r w:rsidR="00D16F98">
          <w:rPr>
            <w:sz w:val="22"/>
            <w:szCs w:val="22"/>
            <w:lang w:eastAsia="pt-PT"/>
          </w:rPr>
          <w:tab/>
        </w:r>
        <w:r w:rsidR="00D16F98" w:rsidRPr="005468A2">
          <w:rPr>
            <w:rStyle w:val="Hiperligao"/>
          </w:rPr>
          <w:t>Requirements</w:t>
        </w:r>
        <w:r w:rsidR="00D16F98">
          <w:rPr>
            <w:webHidden/>
          </w:rPr>
          <w:tab/>
        </w:r>
        <w:r w:rsidR="00D16F98">
          <w:rPr>
            <w:webHidden/>
          </w:rPr>
          <w:fldChar w:fldCharType="begin"/>
        </w:r>
        <w:r w:rsidR="00D16F98">
          <w:rPr>
            <w:webHidden/>
          </w:rPr>
          <w:instrText xml:space="preserve"> PAGEREF _Toc38823919 \h </w:instrText>
        </w:r>
        <w:r w:rsidR="00D16F98">
          <w:rPr>
            <w:webHidden/>
          </w:rPr>
        </w:r>
        <w:r w:rsidR="00D16F98">
          <w:rPr>
            <w:webHidden/>
          </w:rPr>
          <w:fldChar w:fldCharType="separate"/>
        </w:r>
        <w:r w:rsidR="00D16F98">
          <w:rPr>
            <w:webHidden/>
          </w:rPr>
          <w:t>12</w:t>
        </w:r>
        <w:r w:rsidR="00D16F98">
          <w:rPr>
            <w:webHidden/>
          </w:rPr>
          <w:fldChar w:fldCharType="end"/>
        </w:r>
      </w:hyperlink>
    </w:p>
    <w:p w14:paraId="35A7D679" w14:textId="4460356B" w:rsidR="00D16F98" w:rsidRDefault="004631AF">
      <w:pPr>
        <w:pStyle w:val="ndice2"/>
        <w:tabs>
          <w:tab w:val="right" w:leader="dot" w:pos="8494"/>
        </w:tabs>
        <w:rPr>
          <w:sz w:val="22"/>
          <w:szCs w:val="22"/>
          <w:lang w:eastAsia="pt-PT"/>
        </w:rPr>
      </w:pPr>
      <w:hyperlink w:anchor="_Toc38823920" w:history="1">
        <w:r w:rsidR="00D16F98" w:rsidRPr="005468A2">
          <w:rPr>
            <w:rStyle w:val="Hiperligao"/>
            <w:rFonts w:eastAsia="Times New Roman"/>
            <w:lang w:val="en-GB" w:eastAsia="en-GB"/>
          </w:rPr>
          <w:t>User Journeys</w:t>
        </w:r>
        <w:r w:rsidR="00D16F98">
          <w:rPr>
            <w:webHidden/>
          </w:rPr>
          <w:tab/>
        </w:r>
        <w:r w:rsidR="00D16F98">
          <w:rPr>
            <w:webHidden/>
          </w:rPr>
          <w:fldChar w:fldCharType="begin"/>
        </w:r>
        <w:r w:rsidR="00D16F98">
          <w:rPr>
            <w:webHidden/>
          </w:rPr>
          <w:instrText xml:space="preserve"> PAGEREF _Toc38823920 \h </w:instrText>
        </w:r>
        <w:r w:rsidR="00D16F98">
          <w:rPr>
            <w:webHidden/>
          </w:rPr>
        </w:r>
        <w:r w:rsidR="00D16F98">
          <w:rPr>
            <w:webHidden/>
          </w:rPr>
          <w:fldChar w:fldCharType="separate"/>
        </w:r>
        <w:r w:rsidR="00D16F98">
          <w:rPr>
            <w:webHidden/>
          </w:rPr>
          <w:t>13</w:t>
        </w:r>
        <w:r w:rsidR="00D16F98">
          <w:rPr>
            <w:webHidden/>
          </w:rPr>
          <w:fldChar w:fldCharType="end"/>
        </w:r>
      </w:hyperlink>
    </w:p>
    <w:p w14:paraId="02DBA3C5" w14:textId="6F07014C" w:rsidR="00D16F98" w:rsidRDefault="004631AF">
      <w:pPr>
        <w:pStyle w:val="ndice3"/>
        <w:tabs>
          <w:tab w:val="right" w:leader="dot" w:pos="8494"/>
        </w:tabs>
        <w:rPr>
          <w:sz w:val="22"/>
          <w:szCs w:val="22"/>
          <w:lang w:eastAsia="pt-PT"/>
        </w:rPr>
      </w:pPr>
      <w:hyperlink w:anchor="_Toc38823921" w:history="1">
        <w:r w:rsidR="00D16F98" w:rsidRPr="005468A2">
          <w:rPr>
            <w:rStyle w:val="Hiperligao"/>
            <w:rFonts w:eastAsia="Times New Roman"/>
            <w:lang w:eastAsia="en-GB"/>
          </w:rPr>
          <w:t>Registration</w:t>
        </w:r>
        <w:r w:rsidR="00D16F98">
          <w:rPr>
            <w:webHidden/>
          </w:rPr>
          <w:tab/>
        </w:r>
        <w:r w:rsidR="00D16F98">
          <w:rPr>
            <w:webHidden/>
          </w:rPr>
          <w:fldChar w:fldCharType="begin"/>
        </w:r>
        <w:r w:rsidR="00D16F98">
          <w:rPr>
            <w:webHidden/>
          </w:rPr>
          <w:instrText xml:space="preserve"> PAGEREF _Toc38823921 \h </w:instrText>
        </w:r>
        <w:r w:rsidR="00D16F98">
          <w:rPr>
            <w:webHidden/>
          </w:rPr>
        </w:r>
        <w:r w:rsidR="00D16F98">
          <w:rPr>
            <w:webHidden/>
          </w:rPr>
          <w:fldChar w:fldCharType="separate"/>
        </w:r>
        <w:r w:rsidR="00D16F98">
          <w:rPr>
            <w:webHidden/>
          </w:rPr>
          <w:t>14</w:t>
        </w:r>
        <w:r w:rsidR="00D16F98">
          <w:rPr>
            <w:webHidden/>
          </w:rPr>
          <w:fldChar w:fldCharType="end"/>
        </w:r>
      </w:hyperlink>
    </w:p>
    <w:p w14:paraId="3F267ECE" w14:textId="0AAFA3BD" w:rsidR="00D16F98" w:rsidRDefault="004631AF">
      <w:pPr>
        <w:pStyle w:val="ndice3"/>
        <w:tabs>
          <w:tab w:val="right" w:leader="dot" w:pos="8494"/>
        </w:tabs>
        <w:rPr>
          <w:sz w:val="22"/>
          <w:szCs w:val="22"/>
          <w:lang w:eastAsia="pt-PT"/>
        </w:rPr>
      </w:pPr>
      <w:hyperlink w:anchor="_Toc38823922" w:history="1">
        <w:r w:rsidR="00D16F98" w:rsidRPr="005468A2">
          <w:rPr>
            <w:rStyle w:val="Hiperligao"/>
            <w:rFonts w:eastAsia="Times New Roman"/>
            <w:lang w:eastAsia="en-GB"/>
          </w:rPr>
          <w:t>Solving a Challenge</w:t>
        </w:r>
        <w:r w:rsidR="00D16F98">
          <w:rPr>
            <w:webHidden/>
          </w:rPr>
          <w:tab/>
        </w:r>
        <w:r w:rsidR="00D16F98">
          <w:rPr>
            <w:webHidden/>
          </w:rPr>
          <w:fldChar w:fldCharType="begin"/>
        </w:r>
        <w:r w:rsidR="00D16F98">
          <w:rPr>
            <w:webHidden/>
          </w:rPr>
          <w:instrText xml:space="preserve"> PAGEREF _Toc38823922 \h </w:instrText>
        </w:r>
        <w:r w:rsidR="00D16F98">
          <w:rPr>
            <w:webHidden/>
          </w:rPr>
        </w:r>
        <w:r w:rsidR="00D16F98">
          <w:rPr>
            <w:webHidden/>
          </w:rPr>
          <w:fldChar w:fldCharType="separate"/>
        </w:r>
        <w:r w:rsidR="00D16F98">
          <w:rPr>
            <w:webHidden/>
          </w:rPr>
          <w:t>15</w:t>
        </w:r>
        <w:r w:rsidR="00D16F98">
          <w:rPr>
            <w:webHidden/>
          </w:rPr>
          <w:fldChar w:fldCharType="end"/>
        </w:r>
      </w:hyperlink>
    </w:p>
    <w:p w14:paraId="42DB6E31" w14:textId="54A0AEFC" w:rsidR="00D16F98" w:rsidRDefault="004631AF">
      <w:pPr>
        <w:pStyle w:val="ndice3"/>
        <w:tabs>
          <w:tab w:val="right" w:leader="dot" w:pos="8494"/>
        </w:tabs>
        <w:rPr>
          <w:sz w:val="22"/>
          <w:szCs w:val="22"/>
          <w:lang w:eastAsia="pt-PT"/>
        </w:rPr>
      </w:pPr>
      <w:hyperlink w:anchor="_Toc38823923" w:history="1">
        <w:r w:rsidR="00D16F98" w:rsidRPr="005468A2">
          <w:rPr>
            <w:rStyle w:val="Hiperligao"/>
            <w:rFonts w:eastAsia="Times New Roman"/>
            <w:lang w:eastAsia="en-GB"/>
          </w:rPr>
          <w:t>Create a Challenge</w:t>
        </w:r>
        <w:r w:rsidR="00D16F98">
          <w:rPr>
            <w:webHidden/>
          </w:rPr>
          <w:tab/>
        </w:r>
        <w:r w:rsidR="00D16F98">
          <w:rPr>
            <w:webHidden/>
          </w:rPr>
          <w:fldChar w:fldCharType="begin"/>
        </w:r>
        <w:r w:rsidR="00D16F98">
          <w:rPr>
            <w:webHidden/>
          </w:rPr>
          <w:instrText xml:space="preserve"> PAGEREF _Toc38823923 \h </w:instrText>
        </w:r>
        <w:r w:rsidR="00D16F98">
          <w:rPr>
            <w:webHidden/>
          </w:rPr>
        </w:r>
        <w:r w:rsidR="00D16F98">
          <w:rPr>
            <w:webHidden/>
          </w:rPr>
          <w:fldChar w:fldCharType="separate"/>
        </w:r>
        <w:r w:rsidR="00D16F98">
          <w:rPr>
            <w:webHidden/>
          </w:rPr>
          <w:t>16</w:t>
        </w:r>
        <w:r w:rsidR="00D16F98">
          <w:rPr>
            <w:webHidden/>
          </w:rPr>
          <w:fldChar w:fldCharType="end"/>
        </w:r>
      </w:hyperlink>
    </w:p>
    <w:p w14:paraId="771F37F9" w14:textId="172624F5" w:rsidR="00D16F98" w:rsidRDefault="004631AF">
      <w:pPr>
        <w:pStyle w:val="ndice3"/>
        <w:tabs>
          <w:tab w:val="right" w:leader="dot" w:pos="8494"/>
        </w:tabs>
        <w:rPr>
          <w:sz w:val="22"/>
          <w:szCs w:val="22"/>
          <w:lang w:eastAsia="pt-PT"/>
        </w:rPr>
      </w:pPr>
      <w:hyperlink w:anchor="_Toc38823924" w:history="1">
        <w:r w:rsidR="00D16F98" w:rsidRPr="005468A2">
          <w:rPr>
            <w:rStyle w:val="Hiperligao"/>
            <w:rFonts w:eastAsia="Times New Roman"/>
            <w:lang w:eastAsia="en-GB"/>
          </w:rPr>
          <w:t>Create a Questionnaire</w:t>
        </w:r>
        <w:r w:rsidR="00D16F98">
          <w:rPr>
            <w:webHidden/>
          </w:rPr>
          <w:tab/>
        </w:r>
        <w:r w:rsidR="00D16F98">
          <w:rPr>
            <w:webHidden/>
          </w:rPr>
          <w:fldChar w:fldCharType="begin"/>
        </w:r>
        <w:r w:rsidR="00D16F98">
          <w:rPr>
            <w:webHidden/>
          </w:rPr>
          <w:instrText xml:space="preserve"> PAGEREF _Toc38823924 \h </w:instrText>
        </w:r>
        <w:r w:rsidR="00D16F98">
          <w:rPr>
            <w:webHidden/>
          </w:rPr>
        </w:r>
        <w:r w:rsidR="00D16F98">
          <w:rPr>
            <w:webHidden/>
          </w:rPr>
          <w:fldChar w:fldCharType="separate"/>
        </w:r>
        <w:r w:rsidR="00D16F98">
          <w:rPr>
            <w:webHidden/>
          </w:rPr>
          <w:t>17</w:t>
        </w:r>
        <w:r w:rsidR="00D16F98">
          <w:rPr>
            <w:webHidden/>
          </w:rPr>
          <w:fldChar w:fldCharType="end"/>
        </w:r>
      </w:hyperlink>
    </w:p>
    <w:p w14:paraId="03B33410" w14:textId="5108D1DC" w:rsidR="00D16F98" w:rsidRDefault="004631AF">
      <w:pPr>
        <w:pStyle w:val="ndice3"/>
        <w:tabs>
          <w:tab w:val="right" w:leader="dot" w:pos="8494"/>
        </w:tabs>
        <w:rPr>
          <w:sz w:val="22"/>
          <w:szCs w:val="22"/>
          <w:lang w:eastAsia="pt-PT"/>
        </w:rPr>
      </w:pPr>
      <w:hyperlink w:anchor="_Toc38823925" w:history="1">
        <w:r w:rsidR="00D16F98" w:rsidRPr="005468A2">
          <w:rPr>
            <w:rStyle w:val="Hiperligao"/>
            <w:rFonts w:eastAsia="Times New Roman"/>
            <w:lang w:eastAsia="en-GB"/>
          </w:rPr>
          <w:t>Run code</w:t>
        </w:r>
        <w:r w:rsidR="00D16F98">
          <w:rPr>
            <w:webHidden/>
          </w:rPr>
          <w:tab/>
        </w:r>
        <w:r w:rsidR="00D16F98">
          <w:rPr>
            <w:webHidden/>
          </w:rPr>
          <w:fldChar w:fldCharType="begin"/>
        </w:r>
        <w:r w:rsidR="00D16F98">
          <w:rPr>
            <w:webHidden/>
          </w:rPr>
          <w:instrText xml:space="preserve"> PAGEREF _Toc38823925 \h </w:instrText>
        </w:r>
        <w:r w:rsidR="00D16F98">
          <w:rPr>
            <w:webHidden/>
          </w:rPr>
        </w:r>
        <w:r w:rsidR="00D16F98">
          <w:rPr>
            <w:webHidden/>
          </w:rPr>
          <w:fldChar w:fldCharType="separate"/>
        </w:r>
        <w:r w:rsidR="00D16F98">
          <w:rPr>
            <w:webHidden/>
          </w:rPr>
          <w:t>18</w:t>
        </w:r>
        <w:r w:rsidR="00D16F98">
          <w:rPr>
            <w:webHidden/>
          </w:rPr>
          <w:fldChar w:fldCharType="end"/>
        </w:r>
      </w:hyperlink>
    </w:p>
    <w:p w14:paraId="0CE0ECCF" w14:textId="3FBC613B" w:rsidR="00D16F98" w:rsidRDefault="004631AF">
      <w:pPr>
        <w:pStyle w:val="ndice3"/>
        <w:tabs>
          <w:tab w:val="right" w:leader="dot" w:pos="8494"/>
        </w:tabs>
        <w:rPr>
          <w:sz w:val="22"/>
          <w:szCs w:val="22"/>
          <w:lang w:eastAsia="pt-PT"/>
        </w:rPr>
      </w:pPr>
      <w:hyperlink w:anchor="_Toc38823926" w:history="1">
        <w:r w:rsidR="00D16F98" w:rsidRPr="005468A2">
          <w:rPr>
            <w:rStyle w:val="Hiperligao"/>
            <w:rFonts w:eastAsia="Times New Roman"/>
            <w:lang w:eastAsia="en-GB"/>
          </w:rPr>
          <w:t>Answer a Questionnaire</w:t>
        </w:r>
        <w:r w:rsidR="00D16F98">
          <w:rPr>
            <w:webHidden/>
          </w:rPr>
          <w:tab/>
        </w:r>
        <w:r w:rsidR="00D16F98">
          <w:rPr>
            <w:webHidden/>
          </w:rPr>
          <w:fldChar w:fldCharType="begin"/>
        </w:r>
        <w:r w:rsidR="00D16F98">
          <w:rPr>
            <w:webHidden/>
          </w:rPr>
          <w:instrText xml:space="preserve"> PAGEREF _Toc38823926 \h </w:instrText>
        </w:r>
        <w:r w:rsidR="00D16F98">
          <w:rPr>
            <w:webHidden/>
          </w:rPr>
        </w:r>
        <w:r w:rsidR="00D16F98">
          <w:rPr>
            <w:webHidden/>
          </w:rPr>
          <w:fldChar w:fldCharType="separate"/>
        </w:r>
        <w:r w:rsidR="00D16F98">
          <w:rPr>
            <w:webHidden/>
          </w:rPr>
          <w:t>18</w:t>
        </w:r>
        <w:r w:rsidR="00D16F98">
          <w:rPr>
            <w:webHidden/>
          </w:rPr>
          <w:fldChar w:fldCharType="end"/>
        </w:r>
      </w:hyperlink>
    </w:p>
    <w:p w14:paraId="2BE96E02" w14:textId="3943FC41" w:rsidR="00D16F98" w:rsidRDefault="004631AF">
      <w:pPr>
        <w:pStyle w:val="ndice1"/>
        <w:tabs>
          <w:tab w:val="left" w:pos="480"/>
          <w:tab w:val="right" w:leader="dot" w:pos="8494"/>
        </w:tabs>
        <w:rPr>
          <w:sz w:val="22"/>
          <w:szCs w:val="22"/>
          <w:lang w:eastAsia="pt-PT"/>
        </w:rPr>
      </w:pPr>
      <w:hyperlink w:anchor="_Toc38823927" w:history="1">
        <w:r w:rsidR="00D16F98" w:rsidRPr="005468A2">
          <w:rPr>
            <w:rStyle w:val="Hiperligao"/>
          </w:rPr>
          <w:t>3.</w:t>
        </w:r>
        <w:r w:rsidR="00D16F98">
          <w:rPr>
            <w:sz w:val="22"/>
            <w:szCs w:val="22"/>
            <w:lang w:eastAsia="pt-PT"/>
          </w:rPr>
          <w:tab/>
        </w:r>
        <w:r w:rsidR="00D16F98" w:rsidRPr="005468A2">
          <w:rPr>
            <w:rStyle w:val="Hiperligao"/>
          </w:rPr>
          <w:t>Related work</w:t>
        </w:r>
        <w:r w:rsidR="00D16F98">
          <w:rPr>
            <w:webHidden/>
          </w:rPr>
          <w:tab/>
        </w:r>
        <w:r w:rsidR="00D16F98">
          <w:rPr>
            <w:webHidden/>
          </w:rPr>
          <w:fldChar w:fldCharType="begin"/>
        </w:r>
        <w:r w:rsidR="00D16F98">
          <w:rPr>
            <w:webHidden/>
          </w:rPr>
          <w:instrText xml:space="preserve"> PAGEREF _Toc38823927 \h </w:instrText>
        </w:r>
        <w:r w:rsidR="00D16F98">
          <w:rPr>
            <w:webHidden/>
          </w:rPr>
        </w:r>
        <w:r w:rsidR="00D16F98">
          <w:rPr>
            <w:webHidden/>
          </w:rPr>
          <w:fldChar w:fldCharType="separate"/>
        </w:r>
        <w:r w:rsidR="00D16F98">
          <w:rPr>
            <w:webHidden/>
          </w:rPr>
          <w:t>20</w:t>
        </w:r>
        <w:r w:rsidR="00D16F98">
          <w:rPr>
            <w:webHidden/>
          </w:rPr>
          <w:fldChar w:fldCharType="end"/>
        </w:r>
      </w:hyperlink>
    </w:p>
    <w:p w14:paraId="352E0E08" w14:textId="0D2C28E6" w:rsidR="00D16F98" w:rsidRDefault="004631AF">
      <w:pPr>
        <w:pStyle w:val="ndice2"/>
        <w:tabs>
          <w:tab w:val="left" w:pos="880"/>
          <w:tab w:val="right" w:leader="dot" w:pos="8494"/>
        </w:tabs>
        <w:rPr>
          <w:sz w:val="22"/>
          <w:szCs w:val="22"/>
          <w:lang w:eastAsia="pt-PT"/>
        </w:rPr>
      </w:pPr>
      <w:hyperlink w:anchor="_Toc38823928" w:history="1">
        <w:r w:rsidR="00D16F98" w:rsidRPr="005468A2">
          <w:rPr>
            <w:rStyle w:val="Hiperligao"/>
            <w:lang w:val="en-US"/>
          </w:rPr>
          <w:t>3.1.</w:t>
        </w:r>
        <w:r w:rsidR="00D16F98">
          <w:rPr>
            <w:sz w:val="22"/>
            <w:szCs w:val="22"/>
            <w:lang w:eastAsia="pt-PT"/>
          </w:rPr>
          <w:tab/>
        </w:r>
        <w:r w:rsidR="00D16F98" w:rsidRPr="005468A2">
          <w:rPr>
            <w:rStyle w:val="Hiperligao"/>
            <w:lang w:val="en-US"/>
          </w:rPr>
          <w:t>AlgoExpert</w:t>
        </w:r>
        <w:r w:rsidR="00D16F98">
          <w:rPr>
            <w:webHidden/>
          </w:rPr>
          <w:tab/>
        </w:r>
        <w:r w:rsidR="00D16F98">
          <w:rPr>
            <w:webHidden/>
          </w:rPr>
          <w:fldChar w:fldCharType="begin"/>
        </w:r>
        <w:r w:rsidR="00D16F98">
          <w:rPr>
            <w:webHidden/>
          </w:rPr>
          <w:instrText xml:space="preserve"> PAGEREF _Toc38823928 \h </w:instrText>
        </w:r>
        <w:r w:rsidR="00D16F98">
          <w:rPr>
            <w:webHidden/>
          </w:rPr>
        </w:r>
        <w:r w:rsidR="00D16F98">
          <w:rPr>
            <w:webHidden/>
          </w:rPr>
          <w:fldChar w:fldCharType="separate"/>
        </w:r>
        <w:r w:rsidR="00D16F98">
          <w:rPr>
            <w:webHidden/>
          </w:rPr>
          <w:t>20</w:t>
        </w:r>
        <w:r w:rsidR="00D16F98">
          <w:rPr>
            <w:webHidden/>
          </w:rPr>
          <w:fldChar w:fldCharType="end"/>
        </w:r>
      </w:hyperlink>
    </w:p>
    <w:p w14:paraId="42DD1170" w14:textId="795A88C8" w:rsidR="00D16F98" w:rsidRDefault="004631AF">
      <w:pPr>
        <w:pStyle w:val="ndice2"/>
        <w:tabs>
          <w:tab w:val="left" w:pos="880"/>
          <w:tab w:val="right" w:leader="dot" w:pos="8494"/>
        </w:tabs>
        <w:rPr>
          <w:sz w:val="22"/>
          <w:szCs w:val="22"/>
          <w:lang w:eastAsia="pt-PT"/>
        </w:rPr>
      </w:pPr>
      <w:hyperlink w:anchor="_Toc38823929" w:history="1">
        <w:r w:rsidR="00D16F98" w:rsidRPr="005468A2">
          <w:rPr>
            <w:rStyle w:val="Hiperligao"/>
            <w:lang w:val="en-US"/>
          </w:rPr>
          <w:t>3.2.</w:t>
        </w:r>
        <w:r w:rsidR="00D16F98">
          <w:rPr>
            <w:sz w:val="22"/>
            <w:szCs w:val="22"/>
            <w:lang w:eastAsia="pt-PT"/>
          </w:rPr>
          <w:tab/>
        </w:r>
        <w:r w:rsidR="00D16F98" w:rsidRPr="005468A2">
          <w:rPr>
            <w:rStyle w:val="Hiperligao"/>
            <w:lang w:val="en-US"/>
          </w:rPr>
          <w:t>HackerRank</w:t>
        </w:r>
        <w:r w:rsidR="00D16F98">
          <w:rPr>
            <w:webHidden/>
          </w:rPr>
          <w:tab/>
        </w:r>
        <w:r w:rsidR="00D16F98">
          <w:rPr>
            <w:webHidden/>
          </w:rPr>
          <w:fldChar w:fldCharType="begin"/>
        </w:r>
        <w:r w:rsidR="00D16F98">
          <w:rPr>
            <w:webHidden/>
          </w:rPr>
          <w:instrText xml:space="preserve"> PAGEREF _Toc38823929 \h </w:instrText>
        </w:r>
        <w:r w:rsidR="00D16F98">
          <w:rPr>
            <w:webHidden/>
          </w:rPr>
        </w:r>
        <w:r w:rsidR="00D16F98">
          <w:rPr>
            <w:webHidden/>
          </w:rPr>
          <w:fldChar w:fldCharType="separate"/>
        </w:r>
        <w:r w:rsidR="00D16F98">
          <w:rPr>
            <w:webHidden/>
          </w:rPr>
          <w:t>20</w:t>
        </w:r>
        <w:r w:rsidR="00D16F98">
          <w:rPr>
            <w:webHidden/>
          </w:rPr>
          <w:fldChar w:fldCharType="end"/>
        </w:r>
      </w:hyperlink>
    </w:p>
    <w:p w14:paraId="35F2C8EF" w14:textId="4970A42D" w:rsidR="00D16F98" w:rsidRDefault="004631AF">
      <w:pPr>
        <w:pStyle w:val="ndice2"/>
        <w:tabs>
          <w:tab w:val="left" w:pos="880"/>
          <w:tab w:val="right" w:leader="dot" w:pos="8494"/>
        </w:tabs>
        <w:rPr>
          <w:sz w:val="22"/>
          <w:szCs w:val="22"/>
          <w:lang w:eastAsia="pt-PT"/>
        </w:rPr>
      </w:pPr>
      <w:hyperlink w:anchor="_Toc38823930" w:history="1">
        <w:r w:rsidR="00D16F98" w:rsidRPr="005468A2">
          <w:rPr>
            <w:rStyle w:val="Hiperligao"/>
            <w:lang w:val="en-US"/>
          </w:rPr>
          <w:t>3.3.</w:t>
        </w:r>
        <w:r w:rsidR="00D16F98">
          <w:rPr>
            <w:sz w:val="22"/>
            <w:szCs w:val="22"/>
            <w:lang w:eastAsia="pt-PT"/>
          </w:rPr>
          <w:tab/>
        </w:r>
        <w:r w:rsidR="00D16F98" w:rsidRPr="005468A2">
          <w:rPr>
            <w:rStyle w:val="Hiperligao"/>
            <w:lang w:val="en-US"/>
          </w:rPr>
          <w:t>LeetCode</w:t>
        </w:r>
        <w:r w:rsidR="00D16F98">
          <w:rPr>
            <w:webHidden/>
          </w:rPr>
          <w:tab/>
        </w:r>
        <w:r w:rsidR="00D16F98">
          <w:rPr>
            <w:webHidden/>
          </w:rPr>
          <w:fldChar w:fldCharType="begin"/>
        </w:r>
        <w:r w:rsidR="00D16F98">
          <w:rPr>
            <w:webHidden/>
          </w:rPr>
          <w:instrText xml:space="preserve"> PAGEREF _Toc38823930 \h </w:instrText>
        </w:r>
        <w:r w:rsidR="00D16F98">
          <w:rPr>
            <w:webHidden/>
          </w:rPr>
        </w:r>
        <w:r w:rsidR="00D16F98">
          <w:rPr>
            <w:webHidden/>
          </w:rPr>
          <w:fldChar w:fldCharType="separate"/>
        </w:r>
        <w:r w:rsidR="00D16F98">
          <w:rPr>
            <w:webHidden/>
          </w:rPr>
          <w:t>21</w:t>
        </w:r>
        <w:r w:rsidR="00D16F98">
          <w:rPr>
            <w:webHidden/>
          </w:rPr>
          <w:fldChar w:fldCharType="end"/>
        </w:r>
      </w:hyperlink>
    </w:p>
    <w:p w14:paraId="3E134B19" w14:textId="48AD4C01" w:rsidR="00D16F98" w:rsidRDefault="004631AF">
      <w:pPr>
        <w:pStyle w:val="ndice2"/>
        <w:tabs>
          <w:tab w:val="left" w:pos="880"/>
          <w:tab w:val="right" w:leader="dot" w:pos="8494"/>
        </w:tabs>
        <w:rPr>
          <w:sz w:val="22"/>
          <w:szCs w:val="22"/>
          <w:lang w:eastAsia="pt-PT"/>
        </w:rPr>
      </w:pPr>
      <w:hyperlink w:anchor="_Toc38823931" w:history="1">
        <w:r w:rsidR="00D16F98" w:rsidRPr="005468A2">
          <w:rPr>
            <w:rStyle w:val="Hiperligao"/>
            <w:lang w:val="en-US"/>
          </w:rPr>
          <w:t>3.4.</w:t>
        </w:r>
        <w:r w:rsidR="00D16F98">
          <w:rPr>
            <w:sz w:val="22"/>
            <w:szCs w:val="22"/>
            <w:lang w:eastAsia="pt-PT"/>
          </w:rPr>
          <w:tab/>
        </w:r>
        <w:r w:rsidR="00D16F98" w:rsidRPr="005468A2">
          <w:rPr>
            <w:rStyle w:val="Hiperligao"/>
            <w:lang w:val="en-US"/>
          </w:rPr>
          <w:t>Codewars</w:t>
        </w:r>
        <w:r w:rsidR="00D16F98">
          <w:rPr>
            <w:webHidden/>
          </w:rPr>
          <w:tab/>
        </w:r>
        <w:r w:rsidR="00D16F98">
          <w:rPr>
            <w:webHidden/>
          </w:rPr>
          <w:fldChar w:fldCharType="begin"/>
        </w:r>
        <w:r w:rsidR="00D16F98">
          <w:rPr>
            <w:webHidden/>
          </w:rPr>
          <w:instrText xml:space="preserve"> PAGEREF _Toc38823931 \h </w:instrText>
        </w:r>
        <w:r w:rsidR="00D16F98">
          <w:rPr>
            <w:webHidden/>
          </w:rPr>
        </w:r>
        <w:r w:rsidR="00D16F98">
          <w:rPr>
            <w:webHidden/>
          </w:rPr>
          <w:fldChar w:fldCharType="separate"/>
        </w:r>
        <w:r w:rsidR="00D16F98">
          <w:rPr>
            <w:webHidden/>
          </w:rPr>
          <w:t>21</w:t>
        </w:r>
        <w:r w:rsidR="00D16F98">
          <w:rPr>
            <w:webHidden/>
          </w:rPr>
          <w:fldChar w:fldCharType="end"/>
        </w:r>
      </w:hyperlink>
    </w:p>
    <w:p w14:paraId="0534C27F" w14:textId="57DAE162" w:rsidR="00D16F98" w:rsidRDefault="004631AF">
      <w:pPr>
        <w:pStyle w:val="ndice2"/>
        <w:tabs>
          <w:tab w:val="left" w:pos="880"/>
          <w:tab w:val="right" w:leader="dot" w:pos="8494"/>
        </w:tabs>
        <w:rPr>
          <w:sz w:val="22"/>
          <w:szCs w:val="22"/>
          <w:lang w:eastAsia="pt-PT"/>
        </w:rPr>
      </w:pPr>
      <w:hyperlink w:anchor="_Toc38823932" w:history="1">
        <w:r w:rsidR="00D16F98" w:rsidRPr="005468A2">
          <w:rPr>
            <w:rStyle w:val="Hiperligao"/>
            <w:lang w:val="en-US"/>
          </w:rPr>
          <w:t>3.5.</w:t>
        </w:r>
        <w:r w:rsidR="00D16F98">
          <w:rPr>
            <w:sz w:val="22"/>
            <w:szCs w:val="22"/>
            <w:lang w:eastAsia="pt-PT"/>
          </w:rPr>
          <w:tab/>
        </w:r>
        <w:r w:rsidR="00D16F98" w:rsidRPr="005468A2">
          <w:rPr>
            <w:rStyle w:val="Hiperligao"/>
            <w:lang w:val="en-US"/>
          </w:rPr>
          <w:t>CodeChef</w:t>
        </w:r>
        <w:r w:rsidR="00D16F98">
          <w:rPr>
            <w:webHidden/>
          </w:rPr>
          <w:tab/>
        </w:r>
        <w:r w:rsidR="00D16F98">
          <w:rPr>
            <w:webHidden/>
          </w:rPr>
          <w:fldChar w:fldCharType="begin"/>
        </w:r>
        <w:r w:rsidR="00D16F98">
          <w:rPr>
            <w:webHidden/>
          </w:rPr>
          <w:instrText xml:space="preserve"> PAGEREF _Toc38823932 \h </w:instrText>
        </w:r>
        <w:r w:rsidR="00D16F98">
          <w:rPr>
            <w:webHidden/>
          </w:rPr>
        </w:r>
        <w:r w:rsidR="00D16F98">
          <w:rPr>
            <w:webHidden/>
          </w:rPr>
          <w:fldChar w:fldCharType="separate"/>
        </w:r>
        <w:r w:rsidR="00D16F98">
          <w:rPr>
            <w:webHidden/>
          </w:rPr>
          <w:t>21</w:t>
        </w:r>
        <w:r w:rsidR="00D16F98">
          <w:rPr>
            <w:webHidden/>
          </w:rPr>
          <w:fldChar w:fldCharType="end"/>
        </w:r>
      </w:hyperlink>
    </w:p>
    <w:p w14:paraId="54162F64" w14:textId="1B78E7D0" w:rsidR="00D16F98" w:rsidRDefault="004631AF">
      <w:pPr>
        <w:pStyle w:val="ndice1"/>
        <w:tabs>
          <w:tab w:val="left" w:pos="480"/>
          <w:tab w:val="right" w:leader="dot" w:pos="8494"/>
        </w:tabs>
        <w:rPr>
          <w:sz w:val="22"/>
          <w:szCs w:val="22"/>
          <w:lang w:eastAsia="pt-PT"/>
        </w:rPr>
      </w:pPr>
      <w:hyperlink w:anchor="_Toc38823933" w:history="1">
        <w:r w:rsidR="00D16F98" w:rsidRPr="005468A2">
          <w:rPr>
            <w:rStyle w:val="Hiperligao"/>
          </w:rPr>
          <w:t>4.</w:t>
        </w:r>
        <w:r w:rsidR="00D16F98">
          <w:rPr>
            <w:sz w:val="22"/>
            <w:szCs w:val="22"/>
            <w:lang w:eastAsia="pt-PT"/>
          </w:rPr>
          <w:tab/>
        </w:r>
        <w:r w:rsidR="00D16F98" w:rsidRPr="005468A2">
          <w:rPr>
            <w:rStyle w:val="Hiperligao"/>
          </w:rPr>
          <w:t>Related Technologies</w:t>
        </w:r>
        <w:r w:rsidR="00D16F98">
          <w:rPr>
            <w:webHidden/>
          </w:rPr>
          <w:tab/>
        </w:r>
        <w:r w:rsidR="00D16F98">
          <w:rPr>
            <w:webHidden/>
          </w:rPr>
          <w:fldChar w:fldCharType="begin"/>
        </w:r>
        <w:r w:rsidR="00D16F98">
          <w:rPr>
            <w:webHidden/>
          </w:rPr>
          <w:instrText xml:space="preserve"> PAGEREF _Toc38823933 \h </w:instrText>
        </w:r>
        <w:r w:rsidR="00D16F98">
          <w:rPr>
            <w:webHidden/>
          </w:rPr>
        </w:r>
        <w:r w:rsidR="00D16F98">
          <w:rPr>
            <w:webHidden/>
          </w:rPr>
          <w:fldChar w:fldCharType="separate"/>
        </w:r>
        <w:r w:rsidR="00D16F98">
          <w:rPr>
            <w:webHidden/>
          </w:rPr>
          <w:t>24</w:t>
        </w:r>
        <w:r w:rsidR="00D16F98">
          <w:rPr>
            <w:webHidden/>
          </w:rPr>
          <w:fldChar w:fldCharType="end"/>
        </w:r>
      </w:hyperlink>
    </w:p>
    <w:p w14:paraId="72250470" w14:textId="7786894D" w:rsidR="00D16F98" w:rsidRDefault="004631AF">
      <w:pPr>
        <w:pStyle w:val="ndice2"/>
        <w:tabs>
          <w:tab w:val="right" w:leader="dot" w:pos="8494"/>
        </w:tabs>
        <w:rPr>
          <w:sz w:val="22"/>
          <w:szCs w:val="22"/>
          <w:lang w:eastAsia="pt-PT"/>
        </w:rPr>
      </w:pPr>
      <w:hyperlink w:anchor="_Toc38823934" w:history="1">
        <w:r w:rsidR="00D16F98" w:rsidRPr="005468A2">
          <w:rPr>
            <w:rStyle w:val="Hiperligao"/>
            <w:lang w:val="en-US"/>
          </w:rPr>
          <w:t>4.1. React</w:t>
        </w:r>
        <w:r w:rsidR="00D16F98">
          <w:rPr>
            <w:webHidden/>
          </w:rPr>
          <w:tab/>
        </w:r>
        <w:r w:rsidR="00D16F98">
          <w:rPr>
            <w:webHidden/>
          </w:rPr>
          <w:fldChar w:fldCharType="begin"/>
        </w:r>
        <w:r w:rsidR="00D16F98">
          <w:rPr>
            <w:webHidden/>
          </w:rPr>
          <w:instrText xml:space="preserve"> PAGEREF _Toc38823934 \h </w:instrText>
        </w:r>
        <w:r w:rsidR="00D16F98">
          <w:rPr>
            <w:webHidden/>
          </w:rPr>
        </w:r>
        <w:r w:rsidR="00D16F98">
          <w:rPr>
            <w:webHidden/>
          </w:rPr>
          <w:fldChar w:fldCharType="separate"/>
        </w:r>
        <w:r w:rsidR="00D16F98">
          <w:rPr>
            <w:webHidden/>
          </w:rPr>
          <w:t>24</w:t>
        </w:r>
        <w:r w:rsidR="00D16F98">
          <w:rPr>
            <w:webHidden/>
          </w:rPr>
          <w:fldChar w:fldCharType="end"/>
        </w:r>
      </w:hyperlink>
    </w:p>
    <w:p w14:paraId="11283939" w14:textId="7556BE98" w:rsidR="00D16F98" w:rsidRDefault="004631AF">
      <w:pPr>
        <w:pStyle w:val="ndice2"/>
        <w:tabs>
          <w:tab w:val="right" w:leader="dot" w:pos="8494"/>
        </w:tabs>
        <w:rPr>
          <w:sz w:val="22"/>
          <w:szCs w:val="22"/>
          <w:lang w:eastAsia="pt-PT"/>
        </w:rPr>
      </w:pPr>
      <w:hyperlink w:anchor="_Toc38823935" w:history="1">
        <w:r w:rsidR="00D16F98" w:rsidRPr="005468A2">
          <w:rPr>
            <w:rStyle w:val="Hiperligao"/>
            <w:lang w:val="en-US"/>
          </w:rPr>
          <w:t>4.2. Spring</w:t>
        </w:r>
        <w:r w:rsidR="00D16F98">
          <w:rPr>
            <w:webHidden/>
          </w:rPr>
          <w:tab/>
        </w:r>
        <w:r w:rsidR="00D16F98">
          <w:rPr>
            <w:webHidden/>
          </w:rPr>
          <w:fldChar w:fldCharType="begin"/>
        </w:r>
        <w:r w:rsidR="00D16F98">
          <w:rPr>
            <w:webHidden/>
          </w:rPr>
          <w:instrText xml:space="preserve"> PAGEREF _Toc38823935 \h </w:instrText>
        </w:r>
        <w:r w:rsidR="00D16F98">
          <w:rPr>
            <w:webHidden/>
          </w:rPr>
        </w:r>
        <w:r w:rsidR="00D16F98">
          <w:rPr>
            <w:webHidden/>
          </w:rPr>
          <w:fldChar w:fldCharType="separate"/>
        </w:r>
        <w:r w:rsidR="00D16F98">
          <w:rPr>
            <w:webHidden/>
          </w:rPr>
          <w:t>24</w:t>
        </w:r>
        <w:r w:rsidR="00D16F98">
          <w:rPr>
            <w:webHidden/>
          </w:rPr>
          <w:fldChar w:fldCharType="end"/>
        </w:r>
      </w:hyperlink>
    </w:p>
    <w:p w14:paraId="4F27EEFC" w14:textId="0CD7AE58" w:rsidR="00D16F98" w:rsidRDefault="004631AF">
      <w:pPr>
        <w:pStyle w:val="ndice3"/>
        <w:tabs>
          <w:tab w:val="right" w:leader="dot" w:pos="8494"/>
        </w:tabs>
        <w:rPr>
          <w:sz w:val="22"/>
          <w:szCs w:val="22"/>
          <w:lang w:eastAsia="pt-PT"/>
        </w:rPr>
      </w:pPr>
      <w:hyperlink w:anchor="_Toc38823936" w:history="1">
        <w:r w:rsidR="00D16F98" w:rsidRPr="005468A2">
          <w:rPr>
            <w:rStyle w:val="Hiperligao"/>
            <w:lang w:val="en-GB"/>
          </w:rPr>
          <w:t>4.2.1. Spring Boot</w:t>
        </w:r>
        <w:r w:rsidR="00D16F98">
          <w:rPr>
            <w:webHidden/>
          </w:rPr>
          <w:tab/>
        </w:r>
        <w:r w:rsidR="00D16F98">
          <w:rPr>
            <w:webHidden/>
          </w:rPr>
          <w:fldChar w:fldCharType="begin"/>
        </w:r>
        <w:r w:rsidR="00D16F98">
          <w:rPr>
            <w:webHidden/>
          </w:rPr>
          <w:instrText xml:space="preserve"> PAGEREF _Toc38823936 \h </w:instrText>
        </w:r>
        <w:r w:rsidR="00D16F98">
          <w:rPr>
            <w:webHidden/>
          </w:rPr>
        </w:r>
        <w:r w:rsidR="00D16F98">
          <w:rPr>
            <w:webHidden/>
          </w:rPr>
          <w:fldChar w:fldCharType="separate"/>
        </w:r>
        <w:r w:rsidR="00D16F98">
          <w:rPr>
            <w:webHidden/>
          </w:rPr>
          <w:t>25</w:t>
        </w:r>
        <w:r w:rsidR="00D16F98">
          <w:rPr>
            <w:webHidden/>
          </w:rPr>
          <w:fldChar w:fldCharType="end"/>
        </w:r>
      </w:hyperlink>
    </w:p>
    <w:p w14:paraId="4A082AFD" w14:textId="19A01F2D" w:rsidR="00D16F98" w:rsidRDefault="004631AF">
      <w:pPr>
        <w:pStyle w:val="ndice3"/>
        <w:tabs>
          <w:tab w:val="right" w:leader="dot" w:pos="8494"/>
        </w:tabs>
        <w:rPr>
          <w:sz w:val="22"/>
          <w:szCs w:val="22"/>
          <w:lang w:eastAsia="pt-PT"/>
        </w:rPr>
      </w:pPr>
      <w:hyperlink w:anchor="_Toc38823937" w:history="1">
        <w:r w:rsidR="00D16F98" w:rsidRPr="005468A2">
          <w:rPr>
            <w:rStyle w:val="Hiperligao"/>
            <w:lang w:val="en-GB"/>
          </w:rPr>
          <w:t>4.2.2. Spring Security</w:t>
        </w:r>
        <w:r w:rsidR="00D16F98">
          <w:rPr>
            <w:webHidden/>
          </w:rPr>
          <w:tab/>
        </w:r>
        <w:r w:rsidR="00D16F98">
          <w:rPr>
            <w:webHidden/>
          </w:rPr>
          <w:fldChar w:fldCharType="begin"/>
        </w:r>
        <w:r w:rsidR="00D16F98">
          <w:rPr>
            <w:webHidden/>
          </w:rPr>
          <w:instrText xml:space="preserve"> PAGEREF _Toc38823937 \h </w:instrText>
        </w:r>
        <w:r w:rsidR="00D16F98">
          <w:rPr>
            <w:webHidden/>
          </w:rPr>
        </w:r>
        <w:r w:rsidR="00D16F98">
          <w:rPr>
            <w:webHidden/>
          </w:rPr>
          <w:fldChar w:fldCharType="separate"/>
        </w:r>
        <w:r w:rsidR="00D16F98">
          <w:rPr>
            <w:webHidden/>
          </w:rPr>
          <w:t>25</w:t>
        </w:r>
        <w:r w:rsidR="00D16F98">
          <w:rPr>
            <w:webHidden/>
          </w:rPr>
          <w:fldChar w:fldCharType="end"/>
        </w:r>
      </w:hyperlink>
    </w:p>
    <w:p w14:paraId="366605E6" w14:textId="383BCFB9" w:rsidR="00D16F98" w:rsidRDefault="004631AF">
      <w:pPr>
        <w:pStyle w:val="ndice2"/>
        <w:tabs>
          <w:tab w:val="right" w:leader="dot" w:pos="8494"/>
        </w:tabs>
        <w:rPr>
          <w:sz w:val="22"/>
          <w:szCs w:val="22"/>
          <w:lang w:eastAsia="pt-PT"/>
        </w:rPr>
      </w:pPr>
      <w:hyperlink w:anchor="_Toc38823938" w:history="1">
        <w:r w:rsidR="00D16F98" w:rsidRPr="005468A2">
          <w:rPr>
            <w:rStyle w:val="Hiperligao"/>
            <w:lang w:val="en-US"/>
          </w:rPr>
          <w:t>4.3. Docker</w:t>
        </w:r>
        <w:r w:rsidR="00D16F98">
          <w:rPr>
            <w:webHidden/>
          </w:rPr>
          <w:tab/>
        </w:r>
        <w:r w:rsidR="00D16F98">
          <w:rPr>
            <w:webHidden/>
          </w:rPr>
          <w:fldChar w:fldCharType="begin"/>
        </w:r>
        <w:r w:rsidR="00D16F98">
          <w:rPr>
            <w:webHidden/>
          </w:rPr>
          <w:instrText xml:space="preserve"> PAGEREF _Toc38823938 \h </w:instrText>
        </w:r>
        <w:r w:rsidR="00D16F98">
          <w:rPr>
            <w:webHidden/>
          </w:rPr>
        </w:r>
        <w:r w:rsidR="00D16F98">
          <w:rPr>
            <w:webHidden/>
          </w:rPr>
          <w:fldChar w:fldCharType="separate"/>
        </w:r>
        <w:r w:rsidR="00D16F98">
          <w:rPr>
            <w:webHidden/>
          </w:rPr>
          <w:t>25</w:t>
        </w:r>
        <w:r w:rsidR="00D16F98">
          <w:rPr>
            <w:webHidden/>
          </w:rPr>
          <w:fldChar w:fldCharType="end"/>
        </w:r>
      </w:hyperlink>
    </w:p>
    <w:p w14:paraId="02FD282B" w14:textId="6DD5C2C8" w:rsidR="00D16F98" w:rsidRDefault="004631AF">
      <w:pPr>
        <w:pStyle w:val="ndice2"/>
        <w:tabs>
          <w:tab w:val="right" w:leader="dot" w:pos="8494"/>
        </w:tabs>
        <w:rPr>
          <w:sz w:val="22"/>
          <w:szCs w:val="22"/>
          <w:lang w:eastAsia="pt-PT"/>
        </w:rPr>
      </w:pPr>
      <w:hyperlink w:anchor="_Toc38823939" w:history="1">
        <w:r w:rsidR="00D16F98" w:rsidRPr="005468A2">
          <w:rPr>
            <w:rStyle w:val="Hiperligao"/>
            <w:lang w:val="en-US"/>
          </w:rPr>
          <w:t>4.4. Swagger</w:t>
        </w:r>
        <w:r w:rsidR="00D16F98">
          <w:rPr>
            <w:webHidden/>
          </w:rPr>
          <w:tab/>
        </w:r>
        <w:r w:rsidR="00D16F98">
          <w:rPr>
            <w:webHidden/>
          </w:rPr>
          <w:fldChar w:fldCharType="begin"/>
        </w:r>
        <w:r w:rsidR="00D16F98">
          <w:rPr>
            <w:webHidden/>
          </w:rPr>
          <w:instrText xml:space="preserve"> PAGEREF _Toc38823939 \h </w:instrText>
        </w:r>
        <w:r w:rsidR="00D16F98">
          <w:rPr>
            <w:webHidden/>
          </w:rPr>
        </w:r>
        <w:r w:rsidR="00D16F98">
          <w:rPr>
            <w:webHidden/>
          </w:rPr>
          <w:fldChar w:fldCharType="separate"/>
        </w:r>
        <w:r w:rsidR="00D16F98">
          <w:rPr>
            <w:webHidden/>
          </w:rPr>
          <w:t>26</w:t>
        </w:r>
        <w:r w:rsidR="00D16F98">
          <w:rPr>
            <w:webHidden/>
          </w:rPr>
          <w:fldChar w:fldCharType="end"/>
        </w:r>
      </w:hyperlink>
    </w:p>
    <w:p w14:paraId="44FAA468" w14:textId="15AC2DA3" w:rsidR="00D16F98" w:rsidRDefault="004631AF">
      <w:pPr>
        <w:pStyle w:val="ndice1"/>
        <w:tabs>
          <w:tab w:val="left" w:pos="480"/>
          <w:tab w:val="right" w:leader="dot" w:pos="8494"/>
        </w:tabs>
        <w:rPr>
          <w:sz w:val="22"/>
          <w:szCs w:val="22"/>
          <w:lang w:eastAsia="pt-PT"/>
        </w:rPr>
      </w:pPr>
      <w:hyperlink w:anchor="_Toc38823940" w:history="1">
        <w:r w:rsidR="00D16F98" w:rsidRPr="005468A2">
          <w:rPr>
            <w:rStyle w:val="Hiperligao"/>
          </w:rPr>
          <w:t>5.</w:t>
        </w:r>
        <w:r w:rsidR="00D16F98">
          <w:rPr>
            <w:sz w:val="22"/>
            <w:szCs w:val="22"/>
            <w:lang w:eastAsia="pt-PT"/>
          </w:rPr>
          <w:tab/>
        </w:r>
        <w:r w:rsidR="00D16F98" w:rsidRPr="005468A2">
          <w:rPr>
            <w:rStyle w:val="Hiperligao"/>
          </w:rPr>
          <w:t>Arquitecture</w:t>
        </w:r>
        <w:r w:rsidR="00D16F98">
          <w:rPr>
            <w:webHidden/>
          </w:rPr>
          <w:tab/>
        </w:r>
        <w:r w:rsidR="00D16F98">
          <w:rPr>
            <w:webHidden/>
          </w:rPr>
          <w:fldChar w:fldCharType="begin"/>
        </w:r>
        <w:r w:rsidR="00D16F98">
          <w:rPr>
            <w:webHidden/>
          </w:rPr>
          <w:instrText xml:space="preserve"> PAGEREF _Toc38823940 \h </w:instrText>
        </w:r>
        <w:r w:rsidR="00D16F98">
          <w:rPr>
            <w:webHidden/>
          </w:rPr>
        </w:r>
        <w:r w:rsidR="00D16F98">
          <w:rPr>
            <w:webHidden/>
          </w:rPr>
          <w:fldChar w:fldCharType="separate"/>
        </w:r>
        <w:r w:rsidR="00D16F98">
          <w:rPr>
            <w:webHidden/>
          </w:rPr>
          <w:t>28</w:t>
        </w:r>
        <w:r w:rsidR="00D16F98">
          <w:rPr>
            <w:webHidden/>
          </w:rPr>
          <w:fldChar w:fldCharType="end"/>
        </w:r>
      </w:hyperlink>
    </w:p>
    <w:p w14:paraId="5E81F8C2" w14:textId="2E07CF00" w:rsidR="00D16F98" w:rsidRDefault="004631AF">
      <w:pPr>
        <w:pStyle w:val="ndice2"/>
        <w:tabs>
          <w:tab w:val="right" w:leader="dot" w:pos="8494"/>
        </w:tabs>
        <w:rPr>
          <w:sz w:val="22"/>
          <w:szCs w:val="22"/>
          <w:lang w:eastAsia="pt-PT"/>
        </w:rPr>
      </w:pPr>
      <w:hyperlink w:anchor="_Toc38823941" w:history="1">
        <w:r w:rsidR="00D16F98" w:rsidRPr="005468A2">
          <w:rPr>
            <w:rStyle w:val="Hiperligao"/>
            <w:lang w:val="en-US"/>
          </w:rPr>
          <w:t>5.1. Front end</w:t>
        </w:r>
        <w:r w:rsidR="00D16F98">
          <w:rPr>
            <w:webHidden/>
          </w:rPr>
          <w:tab/>
        </w:r>
        <w:r w:rsidR="00D16F98">
          <w:rPr>
            <w:webHidden/>
          </w:rPr>
          <w:fldChar w:fldCharType="begin"/>
        </w:r>
        <w:r w:rsidR="00D16F98">
          <w:rPr>
            <w:webHidden/>
          </w:rPr>
          <w:instrText xml:space="preserve"> PAGEREF _Toc38823941 \h </w:instrText>
        </w:r>
        <w:r w:rsidR="00D16F98">
          <w:rPr>
            <w:webHidden/>
          </w:rPr>
        </w:r>
        <w:r w:rsidR="00D16F98">
          <w:rPr>
            <w:webHidden/>
          </w:rPr>
          <w:fldChar w:fldCharType="separate"/>
        </w:r>
        <w:r w:rsidR="00D16F98">
          <w:rPr>
            <w:webHidden/>
          </w:rPr>
          <w:t>28</w:t>
        </w:r>
        <w:r w:rsidR="00D16F98">
          <w:rPr>
            <w:webHidden/>
          </w:rPr>
          <w:fldChar w:fldCharType="end"/>
        </w:r>
      </w:hyperlink>
    </w:p>
    <w:p w14:paraId="3B310630" w14:textId="090F0E11" w:rsidR="00D16F98" w:rsidRDefault="004631AF">
      <w:pPr>
        <w:pStyle w:val="ndice2"/>
        <w:tabs>
          <w:tab w:val="right" w:leader="dot" w:pos="8494"/>
        </w:tabs>
        <w:rPr>
          <w:sz w:val="22"/>
          <w:szCs w:val="22"/>
          <w:lang w:eastAsia="pt-PT"/>
        </w:rPr>
      </w:pPr>
      <w:hyperlink w:anchor="_Toc38823942" w:history="1">
        <w:r w:rsidR="00D16F98" w:rsidRPr="005468A2">
          <w:rPr>
            <w:rStyle w:val="Hiperligao"/>
            <w:lang w:val="en-US"/>
          </w:rPr>
          <w:t>5.2. Services</w:t>
        </w:r>
        <w:r w:rsidR="00D16F98">
          <w:rPr>
            <w:webHidden/>
          </w:rPr>
          <w:tab/>
        </w:r>
        <w:r w:rsidR="00D16F98">
          <w:rPr>
            <w:webHidden/>
          </w:rPr>
          <w:fldChar w:fldCharType="begin"/>
        </w:r>
        <w:r w:rsidR="00D16F98">
          <w:rPr>
            <w:webHidden/>
          </w:rPr>
          <w:instrText xml:space="preserve"> PAGEREF _Toc38823942 \h </w:instrText>
        </w:r>
        <w:r w:rsidR="00D16F98">
          <w:rPr>
            <w:webHidden/>
          </w:rPr>
        </w:r>
        <w:r w:rsidR="00D16F98">
          <w:rPr>
            <w:webHidden/>
          </w:rPr>
          <w:fldChar w:fldCharType="separate"/>
        </w:r>
        <w:r w:rsidR="00D16F98">
          <w:rPr>
            <w:webHidden/>
          </w:rPr>
          <w:t>29</w:t>
        </w:r>
        <w:r w:rsidR="00D16F98">
          <w:rPr>
            <w:webHidden/>
          </w:rPr>
          <w:fldChar w:fldCharType="end"/>
        </w:r>
      </w:hyperlink>
    </w:p>
    <w:p w14:paraId="62C745DD" w14:textId="42ED07D5" w:rsidR="00D16F98" w:rsidRDefault="004631AF">
      <w:pPr>
        <w:pStyle w:val="ndice3"/>
        <w:tabs>
          <w:tab w:val="right" w:leader="dot" w:pos="8494"/>
        </w:tabs>
        <w:rPr>
          <w:sz w:val="22"/>
          <w:szCs w:val="22"/>
          <w:lang w:eastAsia="pt-PT"/>
        </w:rPr>
      </w:pPr>
      <w:hyperlink w:anchor="_Toc38823943" w:history="1">
        <w:r w:rsidR="00D16F98" w:rsidRPr="005468A2">
          <w:rPr>
            <w:rStyle w:val="Hiperligao"/>
            <w:lang w:val="en-US"/>
          </w:rPr>
          <w:t>5.2.1 Data Model</w:t>
        </w:r>
        <w:r w:rsidR="00D16F98">
          <w:rPr>
            <w:webHidden/>
          </w:rPr>
          <w:tab/>
        </w:r>
        <w:r w:rsidR="00D16F98">
          <w:rPr>
            <w:webHidden/>
          </w:rPr>
          <w:fldChar w:fldCharType="begin"/>
        </w:r>
        <w:r w:rsidR="00D16F98">
          <w:rPr>
            <w:webHidden/>
          </w:rPr>
          <w:instrText xml:space="preserve"> PAGEREF _Toc38823943 \h </w:instrText>
        </w:r>
        <w:r w:rsidR="00D16F98">
          <w:rPr>
            <w:webHidden/>
          </w:rPr>
        </w:r>
        <w:r w:rsidR="00D16F98">
          <w:rPr>
            <w:webHidden/>
          </w:rPr>
          <w:fldChar w:fldCharType="separate"/>
        </w:r>
        <w:r w:rsidR="00D16F98">
          <w:rPr>
            <w:webHidden/>
          </w:rPr>
          <w:t>30</w:t>
        </w:r>
        <w:r w:rsidR="00D16F98">
          <w:rPr>
            <w:webHidden/>
          </w:rPr>
          <w:fldChar w:fldCharType="end"/>
        </w:r>
      </w:hyperlink>
    </w:p>
    <w:p w14:paraId="11D014BE" w14:textId="0287C956" w:rsidR="00D16F98" w:rsidRDefault="004631AF">
      <w:pPr>
        <w:pStyle w:val="ndice2"/>
        <w:tabs>
          <w:tab w:val="right" w:leader="dot" w:pos="8494"/>
        </w:tabs>
        <w:rPr>
          <w:sz w:val="22"/>
          <w:szCs w:val="22"/>
          <w:lang w:eastAsia="pt-PT"/>
        </w:rPr>
      </w:pPr>
      <w:hyperlink w:anchor="_Toc38823944" w:history="1">
        <w:r w:rsidR="00D16F98" w:rsidRPr="005468A2">
          <w:rPr>
            <w:rStyle w:val="Hiperligao"/>
            <w:lang w:val="en-US"/>
          </w:rPr>
          <w:t>5.3. Execution Environments</w:t>
        </w:r>
        <w:r w:rsidR="00D16F98">
          <w:rPr>
            <w:webHidden/>
          </w:rPr>
          <w:tab/>
        </w:r>
        <w:r w:rsidR="00D16F98">
          <w:rPr>
            <w:webHidden/>
          </w:rPr>
          <w:fldChar w:fldCharType="begin"/>
        </w:r>
        <w:r w:rsidR="00D16F98">
          <w:rPr>
            <w:webHidden/>
          </w:rPr>
          <w:instrText xml:space="preserve"> PAGEREF _Toc38823944 \h </w:instrText>
        </w:r>
        <w:r w:rsidR="00D16F98">
          <w:rPr>
            <w:webHidden/>
          </w:rPr>
        </w:r>
        <w:r w:rsidR="00D16F98">
          <w:rPr>
            <w:webHidden/>
          </w:rPr>
          <w:fldChar w:fldCharType="separate"/>
        </w:r>
        <w:r w:rsidR="00D16F98">
          <w:rPr>
            <w:webHidden/>
          </w:rPr>
          <w:t>31</w:t>
        </w:r>
        <w:r w:rsidR="00D16F98">
          <w:rPr>
            <w:webHidden/>
          </w:rPr>
          <w:fldChar w:fldCharType="end"/>
        </w:r>
      </w:hyperlink>
    </w:p>
    <w:p w14:paraId="76B86E40" w14:textId="2C2C1C21" w:rsidR="00D16F98" w:rsidRDefault="004631AF">
      <w:pPr>
        <w:pStyle w:val="ndice3"/>
        <w:tabs>
          <w:tab w:val="right" w:leader="dot" w:pos="8494"/>
        </w:tabs>
        <w:rPr>
          <w:sz w:val="22"/>
          <w:szCs w:val="22"/>
          <w:lang w:eastAsia="pt-PT"/>
        </w:rPr>
      </w:pPr>
      <w:hyperlink w:anchor="_Toc38823945" w:history="1">
        <w:r w:rsidR="00D16F98" w:rsidRPr="005468A2">
          <w:rPr>
            <w:rStyle w:val="Hiperligao"/>
            <w:lang w:val="en-GB"/>
          </w:rPr>
          <w:t>5.3.1. Java &amp; Kotlin</w:t>
        </w:r>
        <w:r w:rsidR="00D16F98">
          <w:rPr>
            <w:webHidden/>
          </w:rPr>
          <w:tab/>
        </w:r>
        <w:r w:rsidR="00D16F98">
          <w:rPr>
            <w:webHidden/>
          </w:rPr>
          <w:fldChar w:fldCharType="begin"/>
        </w:r>
        <w:r w:rsidR="00D16F98">
          <w:rPr>
            <w:webHidden/>
          </w:rPr>
          <w:instrText xml:space="preserve"> PAGEREF _Toc38823945 \h </w:instrText>
        </w:r>
        <w:r w:rsidR="00D16F98">
          <w:rPr>
            <w:webHidden/>
          </w:rPr>
        </w:r>
        <w:r w:rsidR="00D16F98">
          <w:rPr>
            <w:webHidden/>
          </w:rPr>
          <w:fldChar w:fldCharType="separate"/>
        </w:r>
        <w:r w:rsidR="00D16F98">
          <w:rPr>
            <w:webHidden/>
          </w:rPr>
          <w:t>32</w:t>
        </w:r>
        <w:r w:rsidR="00D16F98">
          <w:rPr>
            <w:webHidden/>
          </w:rPr>
          <w:fldChar w:fldCharType="end"/>
        </w:r>
      </w:hyperlink>
    </w:p>
    <w:p w14:paraId="1C6A740E" w14:textId="4AAAE193" w:rsidR="00D16F98" w:rsidRDefault="004631AF">
      <w:pPr>
        <w:pStyle w:val="ndice1"/>
        <w:tabs>
          <w:tab w:val="left" w:pos="480"/>
          <w:tab w:val="right" w:leader="dot" w:pos="8494"/>
        </w:tabs>
        <w:rPr>
          <w:sz w:val="22"/>
          <w:szCs w:val="22"/>
          <w:lang w:eastAsia="pt-PT"/>
        </w:rPr>
      </w:pPr>
      <w:hyperlink w:anchor="_Toc38823946" w:history="1">
        <w:r w:rsidR="00D16F98" w:rsidRPr="005468A2">
          <w:rPr>
            <w:rStyle w:val="Hiperligao"/>
          </w:rPr>
          <w:t>6.</w:t>
        </w:r>
        <w:r w:rsidR="00D16F98">
          <w:rPr>
            <w:sz w:val="22"/>
            <w:szCs w:val="22"/>
            <w:lang w:eastAsia="pt-PT"/>
          </w:rPr>
          <w:tab/>
        </w:r>
        <w:r w:rsidR="00D16F98" w:rsidRPr="005468A2">
          <w:rPr>
            <w:rStyle w:val="Hiperligao"/>
          </w:rPr>
          <w:t>Project progress</w:t>
        </w:r>
        <w:r w:rsidR="00D16F98">
          <w:rPr>
            <w:webHidden/>
          </w:rPr>
          <w:tab/>
        </w:r>
        <w:r w:rsidR="00D16F98">
          <w:rPr>
            <w:webHidden/>
          </w:rPr>
          <w:fldChar w:fldCharType="begin"/>
        </w:r>
        <w:r w:rsidR="00D16F98">
          <w:rPr>
            <w:webHidden/>
          </w:rPr>
          <w:instrText xml:space="preserve"> PAGEREF _Toc38823946 \h </w:instrText>
        </w:r>
        <w:r w:rsidR="00D16F98">
          <w:rPr>
            <w:webHidden/>
          </w:rPr>
        </w:r>
        <w:r w:rsidR="00D16F98">
          <w:rPr>
            <w:webHidden/>
          </w:rPr>
          <w:fldChar w:fldCharType="separate"/>
        </w:r>
        <w:r w:rsidR="00D16F98">
          <w:rPr>
            <w:webHidden/>
          </w:rPr>
          <w:t>34</w:t>
        </w:r>
        <w:r w:rsidR="00D16F98">
          <w:rPr>
            <w:webHidden/>
          </w:rPr>
          <w:fldChar w:fldCharType="end"/>
        </w:r>
      </w:hyperlink>
    </w:p>
    <w:p w14:paraId="3AF2F8A8" w14:textId="45182489" w:rsidR="00D16F98" w:rsidRDefault="004631AF">
      <w:pPr>
        <w:pStyle w:val="ndice1"/>
        <w:tabs>
          <w:tab w:val="left" w:pos="480"/>
          <w:tab w:val="right" w:leader="dot" w:pos="8494"/>
        </w:tabs>
        <w:rPr>
          <w:sz w:val="22"/>
          <w:szCs w:val="22"/>
          <w:lang w:eastAsia="pt-PT"/>
        </w:rPr>
      </w:pPr>
      <w:hyperlink w:anchor="_Toc38823947" w:history="1">
        <w:r w:rsidR="00D16F98" w:rsidRPr="005468A2">
          <w:rPr>
            <w:rStyle w:val="Hiperligao"/>
          </w:rPr>
          <w:t>7.</w:t>
        </w:r>
        <w:r w:rsidR="00D16F98">
          <w:rPr>
            <w:sz w:val="22"/>
            <w:szCs w:val="22"/>
            <w:lang w:eastAsia="pt-PT"/>
          </w:rPr>
          <w:tab/>
        </w:r>
        <w:r w:rsidR="00D16F98" w:rsidRPr="005468A2">
          <w:rPr>
            <w:rStyle w:val="Hiperligao"/>
          </w:rPr>
          <w:t>Lexicon</w:t>
        </w:r>
        <w:r w:rsidR="00D16F98">
          <w:rPr>
            <w:webHidden/>
          </w:rPr>
          <w:tab/>
        </w:r>
        <w:r w:rsidR="00D16F98">
          <w:rPr>
            <w:webHidden/>
          </w:rPr>
          <w:fldChar w:fldCharType="begin"/>
        </w:r>
        <w:r w:rsidR="00D16F98">
          <w:rPr>
            <w:webHidden/>
          </w:rPr>
          <w:instrText xml:space="preserve"> PAGEREF _Toc38823947 \h </w:instrText>
        </w:r>
        <w:r w:rsidR="00D16F98">
          <w:rPr>
            <w:webHidden/>
          </w:rPr>
        </w:r>
        <w:r w:rsidR="00D16F98">
          <w:rPr>
            <w:webHidden/>
          </w:rPr>
          <w:fldChar w:fldCharType="separate"/>
        </w:r>
        <w:r w:rsidR="00D16F98">
          <w:rPr>
            <w:webHidden/>
          </w:rPr>
          <w:t>37</w:t>
        </w:r>
        <w:r w:rsidR="00D16F98">
          <w:rPr>
            <w:webHidden/>
          </w:rPr>
          <w:fldChar w:fldCharType="end"/>
        </w:r>
      </w:hyperlink>
    </w:p>
    <w:p w14:paraId="163A0805" w14:textId="3E4C78C5" w:rsidR="00D16F98" w:rsidRDefault="004631AF">
      <w:pPr>
        <w:pStyle w:val="ndice1"/>
        <w:tabs>
          <w:tab w:val="left" w:pos="480"/>
          <w:tab w:val="right" w:leader="dot" w:pos="8494"/>
        </w:tabs>
        <w:rPr>
          <w:sz w:val="22"/>
          <w:szCs w:val="22"/>
          <w:lang w:eastAsia="pt-PT"/>
        </w:rPr>
      </w:pPr>
      <w:hyperlink w:anchor="_Toc38823948" w:history="1">
        <w:r w:rsidR="00D16F98" w:rsidRPr="005468A2">
          <w:rPr>
            <w:rStyle w:val="Hiperligao"/>
          </w:rPr>
          <w:t>8.</w:t>
        </w:r>
        <w:r w:rsidR="00D16F98">
          <w:rPr>
            <w:sz w:val="22"/>
            <w:szCs w:val="22"/>
            <w:lang w:eastAsia="pt-PT"/>
          </w:rPr>
          <w:tab/>
        </w:r>
        <w:r w:rsidR="00D16F98" w:rsidRPr="005468A2">
          <w:rPr>
            <w:rStyle w:val="Hiperligao"/>
          </w:rPr>
          <w:t>References</w:t>
        </w:r>
        <w:r w:rsidR="00D16F98">
          <w:rPr>
            <w:webHidden/>
          </w:rPr>
          <w:tab/>
        </w:r>
        <w:r w:rsidR="00D16F98">
          <w:rPr>
            <w:webHidden/>
          </w:rPr>
          <w:fldChar w:fldCharType="begin"/>
        </w:r>
        <w:r w:rsidR="00D16F98">
          <w:rPr>
            <w:webHidden/>
          </w:rPr>
          <w:instrText xml:space="preserve"> PAGEREF _Toc38823948 \h </w:instrText>
        </w:r>
        <w:r w:rsidR="00D16F98">
          <w:rPr>
            <w:webHidden/>
          </w:rPr>
        </w:r>
        <w:r w:rsidR="00D16F98">
          <w:rPr>
            <w:webHidden/>
          </w:rPr>
          <w:fldChar w:fldCharType="separate"/>
        </w:r>
        <w:r w:rsidR="00D16F98">
          <w:rPr>
            <w:webHidden/>
          </w:rPr>
          <w:t>39</w:t>
        </w:r>
        <w:r w:rsidR="00D16F98">
          <w:rPr>
            <w:webHidden/>
          </w:rPr>
          <w:fldChar w:fldCharType="end"/>
        </w:r>
      </w:hyperlink>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2" w:name="_Hlk527280685"/>
      <w:proofErr w:type="spellStart"/>
      <w:r>
        <w:rPr>
          <w:noProof w:val="0"/>
        </w:rPr>
        <w:lastRenderedPageBreak/>
        <w:t>List</w:t>
      </w:r>
      <w:proofErr w:type="spellEnd"/>
      <w:r>
        <w:rPr>
          <w:noProof w:val="0"/>
        </w:rPr>
        <w:t xml:space="preserve"> </w:t>
      </w:r>
      <w:proofErr w:type="spellStart"/>
      <w:proofErr w:type="gramStart"/>
      <w:r>
        <w:rPr>
          <w:noProof w:val="0"/>
        </w:rPr>
        <w:t>of</w:t>
      </w:r>
      <w:proofErr w:type="spellEnd"/>
      <w:r>
        <w:rPr>
          <w:noProof w:val="0"/>
        </w:rPr>
        <w:t xml:space="preserve"> Figures</w:t>
      </w:r>
      <w:proofErr w:type="gramEnd"/>
    </w:p>
    <w:bookmarkEnd w:id="2"/>
    <w:p w14:paraId="7484367F" w14:textId="04F0CF37" w:rsidR="00A054C7" w:rsidRDefault="001A3F32">
      <w:pPr>
        <w:pStyle w:val="ndicedeilustra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8822928" w:history="1">
        <w:r w:rsidR="00A054C7" w:rsidRPr="003A4535">
          <w:rPr>
            <w:rStyle w:val="Hiperligao"/>
            <w:lang w:val="en-GB"/>
          </w:rPr>
          <w:t>Figure 1 - User Journey for user's registration</w:t>
        </w:r>
        <w:r w:rsidR="00A054C7">
          <w:rPr>
            <w:webHidden/>
          </w:rPr>
          <w:tab/>
        </w:r>
        <w:r w:rsidR="00A054C7">
          <w:rPr>
            <w:webHidden/>
          </w:rPr>
          <w:fldChar w:fldCharType="begin"/>
        </w:r>
        <w:r w:rsidR="00A054C7">
          <w:rPr>
            <w:webHidden/>
          </w:rPr>
          <w:instrText xml:space="preserve"> PAGEREF _Toc38822928 \h </w:instrText>
        </w:r>
        <w:r w:rsidR="00A054C7">
          <w:rPr>
            <w:webHidden/>
          </w:rPr>
        </w:r>
        <w:r w:rsidR="00A054C7">
          <w:rPr>
            <w:webHidden/>
          </w:rPr>
          <w:fldChar w:fldCharType="separate"/>
        </w:r>
        <w:r w:rsidR="00A054C7">
          <w:rPr>
            <w:webHidden/>
          </w:rPr>
          <w:t>13</w:t>
        </w:r>
        <w:r w:rsidR="00A054C7">
          <w:rPr>
            <w:webHidden/>
          </w:rPr>
          <w:fldChar w:fldCharType="end"/>
        </w:r>
      </w:hyperlink>
    </w:p>
    <w:p w14:paraId="0F2B96E8" w14:textId="0E055E8C" w:rsidR="00A054C7" w:rsidRDefault="004631AF">
      <w:pPr>
        <w:pStyle w:val="ndicedeilustraes"/>
        <w:tabs>
          <w:tab w:val="right" w:leader="dot" w:pos="8494"/>
        </w:tabs>
        <w:rPr>
          <w:sz w:val="22"/>
          <w:szCs w:val="22"/>
          <w:lang w:eastAsia="pt-PT"/>
        </w:rPr>
      </w:pPr>
      <w:hyperlink w:anchor="_Toc38822929" w:history="1">
        <w:r w:rsidR="00A054C7" w:rsidRPr="003A4535">
          <w:rPr>
            <w:rStyle w:val="Hiperligao"/>
            <w:lang w:val="en-GB"/>
          </w:rPr>
          <w:t>Figure 2 - User Journey for solving a Challenge</w:t>
        </w:r>
        <w:r w:rsidR="00A054C7">
          <w:rPr>
            <w:webHidden/>
          </w:rPr>
          <w:tab/>
        </w:r>
        <w:r w:rsidR="00A054C7">
          <w:rPr>
            <w:webHidden/>
          </w:rPr>
          <w:fldChar w:fldCharType="begin"/>
        </w:r>
        <w:r w:rsidR="00A054C7">
          <w:rPr>
            <w:webHidden/>
          </w:rPr>
          <w:instrText xml:space="preserve"> PAGEREF _Toc38822929 \h </w:instrText>
        </w:r>
        <w:r w:rsidR="00A054C7">
          <w:rPr>
            <w:webHidden/>
          </w:rPr>
        </w:r>
        <w:r w:rsidR="00A054C7">
          <w:rPr>
            <w:webHidden/>
          </w:rPr>
          <w:fldChar w:fldCharType="separate"/>
        </w:r>
        <w:r w:rsidR="00A054C7">
          <w:rPr>
            <w:webHidden/>
          </w:rPr>
          <w:t>14</w:t>
        </w:r>
        <w:r w:rsidR="00A054C7">
          <w:rPr>
            <w:webHidden/>
          </w:rPr>
          <w:fldChar w:fldCharType="end"/>
        </w:r>
      </w:hyperlink>
    </w:p>
    <w:p w14:paraId="164903FF" w14:textId="7215BA33" w:rsidR="00A054C7" w:rsidRDefault="004631AF">
      <w:pPr>
        <w:pStyle w:val="ndicedeilustraes"/>
        <w:tabs>
          <w:tab w:val="right" w:leader="dot" w:pos="8494"/>
        </w:tabs>
        <w:rPr>
          <w:sz w:val="22"/>
          <w:szCs w:val="22"/>
          <w:lang w:eastAsia="pt-PT"/>
        </w:rPr>
      </w:pPr>
      <w:hyperlink w:anchor="_Toc38822930" w:history="1">
        <w:r w:rsidR="00A054C7" w:rsidRPr="003A4535">
          <w:rPr>
            <w:rStyle w:val="Hiperligao"/>
            <w:lang w:val="en-GB"/>
          </w:rPr>
          <w:t>Figure 3 - User Journey for creating a Challenge</w:t>
        </w:r>
        <w:r w:rsidR="00A054C7">
          <w:rPr>
            <w:webHidden/>
          </w:rPr>
          <w:tab/>
        </w:r>
        <w:r w:rsidR="00A054C7">
          <w:rPr>
            <w:webHidden/>
          </w:rPr>
          <w:fldChar w:fldCharType="begin"/>
        </w:r>
        <w:r w:rsidR="00A054C7">
          <w:rPr>
            <w:webHidden/>
          </w:rPr>
          <w:instrText xml:space="preserve"> PAGEREF _Toc38822930 \h </w:instrText>
        </w:r>
        <w:r w:rsidR="00A054C7">
          <w:rPr>
            <w:webHidden/>
          </w:rPr>
        </w:r>
        <w:r w:rsidR="00A054C7">
          <w:rPr>
            <w:webHidden/>
          </w:rPr>
          <w:fldChar w:fldCharType="separate"/>
        </w:r>
        <w:r w:rsidR="00A054C7">
          <w:rPr>
            <w:webHidden/>
          </w:rPr>
          <w:t>15</w:t>
        </w:r>
        <w:r w:rsidR="00A054C7">
          <w:rPr>
            <w:webHidden/>
          </w:rPr>
          <w:fldChar w:fldCharType="end"/>
        </w:r>
      </w:hyperlink>
    </w:p>
    <w:p w14:paraId="0A2B0C95" w14:textId="56ADA9FD" w:rsidR="00A054C7" w:rsidRDefault="004631AF">
      <w:pPr>
        <w:pStyle w:val="ndicedeilustraes"/>
        <w:tabs>
          <w:tab w:val="right" w:leader="dot" w:pos="8494"/>
        </w:tabs>
        <w:rPr>
          <w:sz w:val="22"/>
          <w:szCs w:val="22"/>
          <w:lang w:eastAsia="pt-PT"/>
        </w:rPr>
      </w:pPr>
      <w:hyperlink w:anchor="_Toc38822931" w:history="1">
        <w:r w:rsidR="00A054C7" w:rsidRPr="003A4535">
          <w:rPr>
            <w:rStyle w:val="Hiperligao"/>
            <w:lang w:val="en-GB"/>
          </w:rPr>
          <w:t>Figure 4 - User Journey for creating a Questionnaire</w:t>
        </w:r>
        <w:r w:rsidR="00A054C7">
          <w:rPr>
            <w:webHidden/>
          </w:rPr>
          <w:tab/>
        </w:r>
        <w:r w:rsidR="00A054C7">
          <w:rPr>
            <w:webHidden/>
          </w:rPr>
          <w:fldChar w:fldCharType="begin"/>
        </w:r>
        <w:r w:rsidR="00A054C7">
          <w:rPr>
            <w:webHidden/>
          </w:rPr>
          <w:instrText xml:space="preserve"> PAGEREF _Toc38822931 \h </w:instrText>
        </w:r>
        <w:r w:rsidR="00A054C7">
          <w:rPr>
            <w:webHidden/>
          </w:rPr>
        </w:r>
        <w:r w:rsidR="00A054C7">
          <w:rPr>
            <w:webHidden/>
          </w:rPr>
          <w:fldChar w:fldCharType="separate"/>
        </w:r>
        <w:r w:rsidR="00A054C7">
          <w:rPr>
            <w:webHidden/>
          </w:rPr>
          <w:t>16</w:t>
        </w:r>
        <w:r w:rsidR="00A054C7">
          <w:rPr>
            <w:webHidden/>
          </w:rPr>
          <w:fldChar w:fldCharType="end"/>
        </w:r>
      </w:hyperlink>
    </w:p>
    <w:p w14:paraId="308E536C" w14:textId="6E6EEFC4" w:rsidR="00A054C7" w:rsidRDefault="004631AF">
      <w:pPr>
        <w:pStyle w:val="ndicedeilustraes"/>
        <w:tabs>
          <w:tab w:val="right" w:leader="dot" w:pos="8494"/>
        </w:tabs>
        <w:rPr>
          <w:sz w:val="22"/>
          <w:szCs w:val="22"/>
          <w:lang w:eastAsia="pt-PT"/>
        </w:rPr>
      </w:pPr>
      <w:hyperlink w:anchor="_Toc38822932" w:history="1">
        <w:r w:rsidR="00A054C7" w:rsidRPr="003A4535">
          <w:rPr>
            <w:rStyle w:val="Hiperligao"/>
            <w:lang w:val="en-GB"/>
          </w:rPr>
          <w:t>Figure 5 - User Journey for runnin a piece of code</w:t>
        </w:r>
        <w:r w:rsidR="00A054C7">
          <w:rPr>
            <w:webHidden/>
          </w:rPr>
          <w:tab/>
        </w:r>
        <w:r w:rsidR="00A054C7">
          <w:rPr>
            <w:webHidden/>
          </w:rPr>
          <w:fldChar w:fldCharType="begin"/>
        </w:r>
        <w:r w:rsidR="00A054C7">
          <w:rPr>
            <w:webHidden/>
          </w:rPr>
          <w:instrText xml:space="preserve"> PAGEREF _Toc38822932 \h </w:instrText>
        </w:r>
        <w:r w:rsidR="00A054C7">
          <w:rPr>
            <w:webHidden/>
          </w:rPr>
        </w:r>
        <w:r w:rsidR="00A054C7">
          <w:rPr>
            <w:webHidden/>
          </w:rPr>
          <w:fldChar w:fldCharType="separate"/>
        </w:r>
        <w:r w:rsidR="00A054C7">
          <w:rPr>
            <w:webHidden/>
          </w:rPr>
          <w:t>17</w:t>
        </w:r>
        <w:r w:rsidR="00A054C7">
          <w:rPr>
            <w:webHidden/>
          </w:rPr>
          <w:fldChar w:fldCharType="end"/>
        </w:r>
      </w:hyperlink>
    </w:p>
    <w:p w14:paraId="5F231EEA" w14:textId="1952775E" w:rsidR="00A054C7" w:rsidRDefault="004631AF">
      <w:pPr>
        <w:pStyle w:val="ndicedeilustraes"/>
        <w:tabs>
          <w:tab w:val="right" w:leader="dot" w:pos="8494"/>
        </w:tabs>
        <w:rPr>
          <w:sz w:val="22"/>
          <w:szCs w:val="22"/>
          <w:lang w:eastAsia="pt-PT"/>
        </w:rPr>
      </w:pPr>
      <w:hyperlink w:anchor="_Toc38822933" w:history="1">
        <w:r w:rsidR="00A054C7" w:rsidRPr="003A4535">
          <w:rPr>
            <w:rStyle w:val="Hiperligao"/>
            <w:lang w:val="en-GB"/>
          </w:rPr>
          <w:t>Figure 6 - User Journey for answering a Questionnaire</w:t>
        </w:r>
        <w:r w:rsidR="00A054C7">
          <w:rPr>
            <w:webHidden/>
          </w:rPr>
          <w:tab/>
        </w:r>
        <w:r w:rsidR="00A054C7">
          <w:rPr>
            <w:webHidden/>
          </w:rPr>
          <w:fldChar w:fldCharType="begin"/>
        </w:r>
        <w:r w:rsidR="00A054C7">
          <w:rPr>
            <w:webHidden/>
          </w:rPr>
          <w:instrText xml:space="preserve"> PAGEREF _Toc38822933 \h </w:instrText>
        </w:r>
        <w:r w:rsidR="00A054C7">
          <w:rPr>
            <w:webHidden/>
          </w:rPr>
        </w:r>
        <w:r w:rsidR="00A054C7">
          <w:rPr>
            <w:webHidden/>
          </w:rPr>
          <w:fldChar w:fldCharType="separate"/>
        </w:r>
        <w:r w:rsidR="00A054C7">
          <w:rPr>
            <w:webHidden/>
          </w:rPr>
          <w:t>17</w:t>
        </w:r>
        <w:r w:rsidR="00A054C7">
          <w:rPr>
            <w:webHidden/>
          </w:rPr>
          <w:fldChar w:fldCharType="end"/>
        </w:r>
      </w:hyperlink>
    </w:p>
    <w:p w14:paraId="6165D830" w14:textId="64039F77" w:rsidR="00A054C7" w:rsidRDefault="004631AF">
      <w:pPr>
        <w:pStyle w:val="ndicedeilustraes"/>
        <w:tabs>
          <w:tab w:val="right" w:leader="dot" w:pos="8494"/>
        </w:tabs>
        <w:rPr>
          <w:sz w:val="22"/>
          <w:szCs w:val="22"/>
          <w:lang w:eastAsia="pt-PT"/>
        </w:rPr>
      </w:pPr>
      <w:hyperlink w:anchor="_Toc38822934" w:history="1">
        <w:r w:rsidR="00A054C7" w:rsidRPr="003A4535">
          <w:rPr>
            <w:rStyle w:val="Hiperligao"/>
            <w:lang w:val="en-US"/>
          </w:rPr>
          <w:t>Figure 7 – Project Modules interactions</w:t>
        </w:r>
        <w:r w:rsidR="00A054C7">
          <w:rPr>
            <w:webHidden/>
          </w:rPr>
          <w:tab/>
        </w:r>
        <w:r w:rsidR="00A054C7">
          <w:rPr>
            <w:webHidden/>
          </w:rPr>
          <w:fldChar w:fldCharType="begin"/>
        </w:r>
        <w:r w:rsidR="00A054C7">
          <w:rPr>
            <w:webHidden/>
          </w:rPr>
          <w:instrText xml:space="preserve"> PAGEREF _Toc38822934 \h </w:instrText>
        </w:r>
        <w:r w:rsidR="00A054C7">
          <w:rPr>
            <w:webHidden/>
          </w:rPr>
        </w:r>
        <w:r w:rsidR="00A054C7">
          <w:rPr>
            <w:webHidden/>
          </w:rPr>
          <w:fldChar w:fldCharType="separate"/>
        </w:r>
        <w:r w:rsidR="00A054C7">
          <w:rPr>
            <w:webHidden/>
          </w:rPr>
          <w:t>26</w:t>
        </w:r>
        <w:r w:rsidR="00A054C7">
          <w:rPr>
            <w:webHidden/>
          </w:rPr>
          <w:fldChar w:fldCharType="end"/>
        </w:r>
      </w:hyperlink>
    </w:p>
    <w:p w14:paraId="1B2399D5" w14:textId="5915100B" w:rsidR="00A054C7" w:rsidRDefault="004631AF">
      <w:pPr>
        <w:pStyle w:val="ndicedeilustraes"/>
        <w:tabs>
          <w:tab w:val="right" w:leader="dot" w:pos="8494"/>
        </w:tabs>
        <w:rPr>
          <w:sz w:val="22"/>
          <w:szCs w:val="22"/>
          <w:lang w:eastAsia="pt-PT"/>
        </w:rPr>
      </w:pPr>
      <w:hyperlink w:anchor="_Toc38822935" w:history="1">
        <w:r w:rsidR="00A054C7" w:rsidRPr="003A4535">
          <w:rPr>
            <w:rStyle w:val="Hiperligao"/>
            <w:lang w:val="en-US"/>
          </w:rPr>
          <w:t>Figure 8 – Detailed view of Services Module including DB</w:t>
        </w:r>
        <w:r w:rsidR="00A054C7">
          <w:rPr>
            <w:webHidden/>
          </w:rPr>
          <w:tab/>
        </w:r>
        <w:r w:rsidR="00A054C7">
          <w:rPr>
            <w:webHidden/>
          </w:rPr>
          <w:fldChar w:fldCharType="begin"/>
        </w:r>
        <w:r w:rsidR="00A054C7">
          <w:rPr>
            <w:webHidden/>
          </w:rPr>
          <w:instrText xml:space="preserve"> PAGEREF _Toc38822935 \h </w:instrText>
        </w:r>
        <w:r w:rsidR="00A054C7">
          <w:rPr>
            <w:webHidden/>
          </w:rPr>
        </w:r>
        <w:r w:rsidR="00A054C7">
          <w:rPr>
            <w:webHidden/>
          </w:rPr>
          <w:fldChar w:fldCharType="separate"/>
        </w:r>
        <w:r w:rsidR="00A054C7">
          <w:rPr>
            <w:webHidden/>
          </w:rPr>
          <w:t>27</w:t>
        </w:r>
        <w:r w:rsidR="00A054C7">
          <w:rPr>
            <w:webHidden/>
          </w:rPr>
          <w:fldChar w:fldCharType="end"/>
        </w:r>
      </w:hyperlink>
    </w:p>
    <w:p w14:paraId="3FD1458A" w14:textId="6DB1B44E" w:rsidR="00A054C7" w:rsidRDefault="004631AF">
      <w:pPr>
        <w:pStyle w:val="ndicedeilustraes"/>
        <w:tabs>
          <w:tab w:val="right" w:leader="dot" w:pos="8494"/>
        </w:tabs>
        <w:rPr>
          <w:sz w:val="22"/>
          <w:szCs w:val="22"/>
          <w:lang w:eastAsia="pt-PT"/>
        </w:rPr>
      </w:pPr>
      <w:hyperlink w:anchor="_Toc38822936" w:history="1">
        <w:r w:rsidR="00A054C7" w:rsidRPr="003A4535">
          <w:rPr>
            <w:rStyle w:val="Hiperligao"/>
            <w:lang w:val="en-US"/>
          </w:rPr>
          <w:t>Figure 9 – Data Model</w:t>
        </w:r>
        <w:r w:rsidR="00A054C7">
          <w:rPr>
            <w:webHidden/>
          </w:rPr>
          <w:tab/>
        </w:r>
        <w:r w:rsidR="00A054C7">
          <w:rPr>
            <w:webHidden/>
          </w:rPr>
          <w:fldChar w:fldCharType="begin"/>
        </w:r>
        <w:r w:rsidR="00A054C7">
          <w:rPr>
            <w:webHidden/>
          </w:rPr>
          <w:instrText xml:space="preserve"> PAGEREF _Toc38822936 \h </w:instrText>
        </w:r>
        <w:r w:rsidR="00A054C7">
          <w:rPr>
            <w:webHidden/>
          </w:rPr>
        </w:r>
        <w:r w:rsidR="00A054C7">
          <w:rPr>
            <w:webHidden/>
          </w:rPr>
          <w:fldChar w:fldCharType="separate"/>
        </w:r>
        <w:r w:rsidR="00A054C7">
          <w:rPr>
            <w:webHidden/>
          </w:rPr>
          <w:t>28</w:t>
        </w:r>
        <w:r w:rsidR="00A054C7">
          <w:rPr>
            <w:webHidden/>
          </w:rPr>
          <w:fldChar w:fldCharType="end"/>
        </w:r>
      </w:hyperlink>
    </w:p>
    <w:p w14:paraId="5A658BB5" w14:textId="077504C0" w:rsidR="00A054C7" w:rsidRDefault="004631AF">
      <w:pPr>
        <w:pStyle w:val="ndicedeilustraes"/>
        <w:tabs>
          <w:tab w:val="right" w:leader="dot" w:pos="8494"/>
        </w:tabs>
        <w:rPr>
          <w:sz w:val="22"/>
          <w:szCs w:val="22"/>
          <w:lang w:eastAsia="pt-PT"/>
        </w:rPr>
      </w:pPr>
      <w:hyperlink w:anchor="_Toc38822937" w:history="1">
        <w:r w:rsidR="00A054C7" w:rsidRPr="003A4535">
          <w:rPr>
            <w:rStyle w:val="Hiperligao"/>
            <w:lang w:val="en-US"/>
          </w:rPr>
          <w:t>Figure 10 – Detailed view of ExecutionEnvironments Module</w:t>
        </w:r>
        <w:r w:rsidR="00A054C7">
          <w:rPr>
            <w:webHidden/>
          </w:rPr>
          <w:tab/>
        </w:r>
        <w:r w:rsidR="00A054C7">
          <w:rPr>
            <w:webHidden/>
          </w:rPr>
          <w:fldChar w:fldCharType="begin"/>
        </w:r>
        <w:r w:rsidR="00A054C7">
          <w:rPr>
            <w:webHidden/>
          </w:rPr>
          <w:instrText xml:space="preserve"> PAGEREF _Toc38822937 \h </w:instrText>
        </w:r>
        <w:r w:rsidR="00A054C7">
          <w:rPr>
            <w:webHidden/>
          </w:rPr>
        </w:r>
        <w:r w:rsidR="00A054C7">
          <w:rPr>
            <w:webHidden/>
          </w:rPr>
          <w:fldChar w:fldCharType="separate"/>
        </w:r>
        <w:r w:rsidR="00A054C7">
          <w:rPr>
            <w:webHidden/>
          </w:rPr>
          <w:t>29</w:t>
        </w:r>
        <w:r w:rsidR="00A054C7">
          <w:rPr>
            <w:webHidden/>
          </w:rPr>
          <w:fldChar w:fldCharType="end"/>
        </w:r>
      </w:hyperlink>
    </w:p>
    <w:p w14:paraId="04AD9106" w14:textId="6052AF83" w:rsidR="00A054C7" w:rsidRDefault="004631AF">
      <w:pPr>
        <w:pStyle w:val="ndicedeilustraes"/>
        <w:tabs>
          <w:tab w:val="right" w:leader="dot" w:pos="8494"/>
        </w:tabs>
        <w:rPr>
          <w:sz w:val="22"/>
          <w:szCs w:val="22"/>
          <w:lang w:eastAsia="pt-PT"/>
        </w:rPr>
      </w:pPr>
      <w:hyperlink w:anchor="_Toc38822938" w:history="1">
        <w:r w:rsidR="00A054C7" w:rsidRPr="003A4535">
          <w:rPr>
            <w:rStyle w:val="Hiperligao"/>
            <w:lang w:val="en-US"/>
          </w:rPr>
          <w:t>Figure 11 – Planned Schedule before progess report delivery</w:t>
        </w:r>
        <w:r w:rsidR="00A054C7">
          <w:rPr>
            <w:webHidden/>
          </w:rPr>
          <w:tab/>
        </w:r>
        <w:r w:rsidR="00A054C7">
          <w:rPr>
            <w:webHidden/>
          </w:rPr>
          <w:fldChar w:fldCharType="begin"/>
        </w:r>
        <w:r w:rsidR="00A054C7">
          <w:rPr>
            <w:webHidden/>
          </w:rPr>
          <w:instrText xml:space="preserve"> PAGEREF _Toc38822938 \h </w:instrText>
        </w:r>
        <w:r w:rsidR="00A054C7">
          <w:rPr>
            <w:webHidden/>
          </w:rPr>
        </w:r>
        <w:r w:rsidR="00A054C7">
          <w:rPr>
            <w:webHidden/>
          </w:rPr>
          <w:fldChar w:fldCharType="separate"/>
        </w:r>
        <w:r w:rsidR="00A054C7">
          <w:rPr>
            <w:webHidden/>
          </w:rPr>
          <w:t>31</w:t>
        </w:r>
        <w:r w:rsidR="00A054C7">
          <w:rPr>
            <w:webHidden/>
          </w:rPr>
          <w:fldChar w:fldCharType="end"/>
        </w:r>
      </w:hyperlink>
    </w:p>
    <w:p w14:paraId="11A146BC" w14:textId="79EE13B3" w:rsidR="00A054C7" w:rsidRDefault="004631AF">
      <w:pPr>
        <w:pStyle w:val="ndicedeilustraes"/>
        <w:tabs>
          <w:tab w:val="right" w:leader="dot" w:pos="8494"/>
        </w:tabs>
        <w:rPr>
          <w:sz w:val="22"/>
          <w:szCs w:val="22"/>
          <w:lang w:eastAsia="pt-PT"/>
        </w:rPr>
      </w:pPr>
      <w:hyperlink w:anchor="_Toc38822939" w:history="1">
        <w:r w:rsidR="00A054C7" w:rsidRPr="003A4535">
          <w:rPr>
            <w:rStyle w:val="Hiperligao"/>
            <w:lang w:val="en-US"/>
          </w:rPr>
          <w:t>Figure 12 – Planned Schedule after progess report delivery</w:t>
        </w:r>
        <w:r w:rsidR="00A054C7">
          <w:rPr>
            <w:webHidden/>
          </w:rPr>
          <w:tab/>
        </w:r>
        <w:r w:rsidR="00A054C7">
          <w:rPr>
            <w:webHidden/>
          </w:rPr>
          <w:fldChar w:fldCharType="begin"/>
        </w:r>
        <w:r w:rsidR="00A054C7">
          <w:rPr>
            <w:webHidden/>
          </w:rPr>
          <w:instrText xml:space="preserve"> PAGEREF _Toc38822939 \h </w:instrText>
        </w:r>
        <w:r w:rsidR="00A054C7">
          <w:rPr>
            <w:webHidden/>
          </w:rPr>
        </w:r>
        <w:r w:rsidR="00A054C7">
          <w:rPr>
            <w:webHidden/>
          </w:rPr>
          <w:fldChar w:fldCharType="separate"/>
        </w:r>
        <w:r w:rsidR="00A054C7">
          <w:rPr>
            <w:webHidden/>
          </w:rPr>
          <w:t>32</w:t>
        </w:r>
        <w:r w:rsidR="00A054C7">
          <w:rPr>
            <w:webHidden/>
          </w:rPr>
          <w:fldChar w:fldCharType="end"/>
        </w:r>
      </w:hyperlink>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0D99851C" w:rsidR="00A14F72" w:rsidRDefault="00A14F72" w:rsidP="00A14F72">
      <w:pPr>
        <w:pStyle w:val="Ttulondice"/>
        <w:rPr>
          <w:noProof w:val="0"/>
        </w:rPr>
      </w:pPr>
      <w:proofErr w:type="spellStart"/>
      <w:r w:rsidRPr="000D35BB">
        <w:rPr>
          <w:noProof w:val="0"/>
        </w:rPr>
        <w:lastRenderedPageBreak/>
        <w:t>List</w:t>
      </w:r>
      <w:proofErr w:type="spellEnd"/>
      <w:r w:rsidR="004A2391">
        <w:rPr>
          <w:noProof w:val="0"/>
        </w:rPr>
        <w:t xml:space="preserve"> </w:t>
      </w:r>
      <w:proofErr w:type="spellStart"/>
      <w:r w:rsidR="004A2391">
        <w:rPr>
          <w:noProof w:val="0"/>
        </w:rPr>
        <w:t>of</w:t>
      </w:r>
      <w:proofErr w:type="spellEnd"/>
      <w:r w:rsidRPr="000D35BB">
        <w:rPr>
          <w:noProof w:val="0"/>
        </w:rPr>
        <w:t xml:space="preserve"> </w:t>
      </w:r>
      <w:proofErr w:type="spellStart"/>
      <w:r w:rsidR="004A2391">
        <w:rPr>
          <w:noProof w:val="0"/>
        </w:rPr>
        <w:t>Tables</w:t>
      </w:r>
      <w:proofErr w:type="spellEnd"/>
    </w:p>
    <w:p w14:paraId="59DF922B" w14:textId="295D20D3" w:rsidR="00A054C7" w:rsidRDefault="00050398">
      <w:pPr>
        <w:pStyle w:val="ndicedeilustraes"/>
        <w:tabs>
          <w:tab w:val="right" w:leader="dot" w:pos="8494"/>
        </w:tabs>
        <w:rPr>
          <w:sz w:val="22"/>
          <w:szCs w:val="22"/>
          <w:lang w:eastAsia="pt-PT"/>
        </w:rPr>
      </w:pPr>
      <w:r>
        <w:rPr>
          <w:noProof w:val="0"/>
        </w:rPr>
        <w:fldChar w:fldCharType="begin"/>
      </w:r>
      <w:r>
        <w:rPr>
          <w:noProof w:val="0"/>
        </w:rPr>
        <w:instrText xml:space="preserve"> TOC \h \z \c "Tabela" </w:instrText>
      </w:r>
      <w:r>
        <w:rPr>
          <w:noProof w:val="0"/>
        </w:rPr>
        <w:fldChar w:fldCharType="separate"/>
      </w:r>
      <w:hyperlink w:anchor="_Toc38822923" w:history="1">
        <w:r w:rsidR="00A054C7" w:rsidRPr="001571F4">
          <w:rPr>
            <w:rStyle w:val="Hiperligao"/>
            <w:lang w:val="en-US"/>
          </w:rPr>
          <w:t>Table 1 - Feature comparison of select platforms</w:t>
        </w:r>
        <w:r w:rsidR="00A054C7">
          <w:rPr>
            <w:webHidden/>
          </w:rPr>
          <w:tab/>
        </w:r>
        <w:r w:rsidR="00A054C7">
          <w:rPr>
            <w:webHidden/>
          </w:rPr>
          <w:fldChar w:fldCharType="begin"/>
        </w:r>
        <w:r w:rsidR="00A054C7">
          <w:rPr>
            <w:webHidden/>
          </w:rPr>
          <w:instrText xml:space="preserve"> PAGEREF _Toc38822923 \h </w:instrText>
        </w:r>
        <w:r w:rsidR="00A054C7">
          <w:rPr>
            <w:webHidden/>
          </w:rPr>
        </w:r>
        <w:r w:rsidR="00A054C7">
          <w:rPr>
            <w:webHidden/>
          </w:rPr>
          <w:fldChar w:fldCharType="separate"/>
        </w:r>
        <w:r w:rsidR="00A054C7">
          <w:rPr>
            <w:webHidden/>
          </w:rPr>
          <w:t>20</w:t>
        </w:r>
        <w:r w:rsidR="00A054C7">
          <w:rPr>
            <w:webHidden/>
          </w:rPr>
          <w:fldChar w:fldCharType="end"/>
        </w:r>
      </w:hyperlink>
    </w:p>
    <w:p w14:paraId="52016951" w14:textId="70F767BD" w:rsidR="00050398" w:rsidRDefault="00050398" w:rsidP="00A14F72">
      <w:pPr>
        <w:pStyle w:val="Ttulondice"/>
        <w:rPr>
          <w:noProof w:val="0"/>
        </w:rPr>
      </w:pPr>
      <w:r>
        <w:rPr>
          <w:noProof w:val="0"/>
        </w:rPr>
        <w:fldChar w:fldCharType="end"/>
      </w:r>
    </w:p>
    <w:p w14:paraId="08BDEC46" w14:textId="1E69F53D" w:rsidR="001A3F32" w:rsidRDefault="001A3F32">
      <w:pPr>
        <w:spacing w:after="200"/>
        <w:jc w:val="left"/>
        <w:rPr>
          <w:noProof w:val="0"/>
        </w:rPr>
      </w:pPr>
      <w:r>
        <w:rPr>
          <w:noProof w:val="0"/>
        </w:rPr>
        <w:br w:type="page"/>
      </w:r>
    </w:p>
    <w:p w14:paraId="61F1F389" w14:textId="03834795" w:rsidR="001A3F32" w:rsidRDefault="001A3F32">
      <w:pPr>
        <w:spacing w:after="200"/>
        <w:jc w:val="left"/>
        <w:rPr>
          <w:noProof w:val="0"/>
        </w:rPr>
      </w:pPr>
      <w:r>
        <w:rPr>
          <w:noProof w:val="0"/>
        </w:rPr>
        <w:lastRenderedPageBreak/>
        <w:br w:type="page"/>
      </w:r>
    </w:p>
    <w:p w14:paraId="5E5DC63D" w14:textId="77777777" w:rsidR="00FB4304" w:rsidRPr="001727C3" w:rsidRDefault="00FB4304" w:rsidP="00184925">
      <w:pPr>
        <w:rPr>
          <w:noProof w:val="0"/>
        </w:rPr>
        <w:sectPr w:rsidR="00FB4304" w:rsidRPr="001727C3"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0B804C8E" w14:textId="2063F718" w:rsidR="00567E9A" w:rsidRPr="00567E9A" w:rsidRDefault="00093589" w:rsidP="008F0F86">
      <w:pPr>
        <w:pStyle w:val="Ttulo1"/>
      </w:pPr>
      <w:bookmarkStart w:id="3" w:name="_Toc38823917"/>
      <w:r>
        <w:lastRenderedPageBreak/>
        <w:t>Introduction</w:t>
      </w:r>
      <w:bookmarkEnd w:id="3"/>
    </w:p>
    <w:p w14:paraId="42B915D6" w14:textId="77777777" w:rsidR="008F0F86" w:rsidRPr="008F0F86" w:rsidRDefault="008F0F86" w:rsidP="008F0F86">
      <w:pPr>
        <w:rPr>
          <w:noProof w:val="0"/>
          <w:lang w:val="en-US"/>
        </w:rPr>
      </w:pPr>
      <w:r w:rsidRPr="00447942">
        <w:rPr>
          <w:noProof w:val="0"/>
          <w:highlight w:val="yellow"/>
          <w:lang w:val="en-US"/>
          <w:rPrChange w:id="4" w:author="joao eduardo santos" w:date="2020-04-29T11:31:00Z">
            <w:rPr>
              <w:noProof w:val="0"/>
              <w:lang w:val="en-US"/>
            </w:rPr>
          </w:rPrChange>
        </w:rPr>
        <w:t>In today’s competitive job market, programming jobs are the new black.</w:t>
      </w:r>
      <w:r w:rsidRPr="008F0F86">
        <w:rPr>
          <w:noProof w:val="0"/>
          <w:lang w:val="en-US"/>
        </w:rPr>
        <w:t xml:space="preserve"> The ability to innovate, create and troubleshoot all kinds of technologies </w:t>
      </w:r>
      <w:proofErr w:type="gramStart"/>
      <w:r w:rsidRPr="008F0F86">
        <w:rPr>
          <w:noProof w:val="0"/>
          <w:lang w:val="en-US"/>
        </w:rPr>
        <w:t>on a daily basis</w:t>
      </w:r>
      <w:proofErr w:type="gramEnd"/>
      <w:r w:rsidRPr="008F0F86">
        <w:rPr>
          <w:noProof w:val="0"/>
          <w:lang w:val="en-US"/>
        </w:rPr>
        <w:t xml:space="preserve">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77777777"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1E2014B8"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8F0F86">
        <w:rPr>
          <w:noProof w:val="0"/>
          <w:lang w:val="en-US"/>
        </w:rPr>
        <w:lastRenderedPageBreak/>
        <w:t>complex algorithms is no easy task, and even experience programmers now</w:t>
      </w:r>
      <w:ins w:id="5" w:author="joao eduardo santos" w:date="2020-04-29T11:34:00Z">
        <w:r w:rsidR="00447942">
          <w:rPr>
            <w:noProof w:val="0"/>
            <w:lang w:val="en-US"/>
          </w:rPr>
          <w:t>a</w:t>
        </w:r>
      </w:ins>
      <w:del w:id="6" w:author="joao eduardo santos" w:date="2020-04-29T11:34:00Z">
        <w:r w:rsidRPr="008F0F86" w:rsidDel="00447942">
          <w:rPr>
            <w:noProof w:val="0"/>
            <w:lang w:val="en-US"/>
          </w:rPr>
          <w:delText xml:space="preserve"> </w:delText>
        </w:r>
      </w:del>
      <w:r w:rsidRPr="008F0F86">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Challenges, which are programming problems that needs to be solved. </w:t>
      </w:r>
      <w:r w:rsidRPr="00447942">
        <w:rPr>
          <w:noProof w:val="0"/>
          <w:highlight w:val="yellow"/>
          <w:lang w:val="en-US"/>
          <w:rPrChange w:id="7" w:author="joao eduardo santos" w:date="2020-04-29T11:36:00Z">
            <w:rPr>
              <w:noProof w:val="0"/>
              <w:lang w:val="en-US"/>
            </w:rPr>
          </w:rPrChange>
        </w:rPr>
        <w:t xml:space="preserve">Every challenge has a built-in solution that will be compared with the user submitted answer to </w:t>
      </w:r>
      <w:commentRangeStart w:id="8"/>
      <w:r w:rsidRPr="00447942">
        <w:rPr>
          <w:noProof w:val="0"/>
          <w:highlight w:val="yellow"/>
          <w:lang w:val="en-US"/>
          <w:rPrChange w:id="9" w:author="joao eduardo santos" w:date="2020-04-29T11:36:00Z">
            <w:rPr>
              <w:noProof w:val="0"/>
              <w:lang w:val="en-US"/>
            </w:rPr>
          </w:rPrChange>
        </w:rPr>
        <w:t>determinate</w:t>
      </w:r>
      <w:commentRangeEnd w:id="8"/>
      <w:r w:rsidR="00447942">
        <w:rPr>
          <w:rStyle w:val="Refdecomentrio"/>
        </w:rPr>
        <w:commentReference w:id="8"/>
      </w:r>
      <w:r w:rsidRPr="00447942">
        <w:rPr>
          <w:noProof w:val="0"/>
          <w:highlight w:val="yellow"/>
          <w:lang w:val="en-US"/>
          <w:rPrChange w:id="10" w:author="joao eduardo santos" w:date="2020-04-29T11:36:00Z">
            <w:rPr>
              <w:noProof w:val="0"/>
              <w:lang w:val="en-US"/>
            </w:rPr>
          </w:rPrChange>
        </w:rPr>
        <w:t xml:space="preserve"> its “correctness” through unit </w:t>
      </w:r>
      <w:r w:rsidRPr="00447942">
        <w:rPr>
          <w:noProof w:val="0"/>
          <w:highlight w:val="yellow"/>
          <w:lang w:val="en-US"/>
          <w:rPrChange w:id="11" w:author="joao eduardo santos" w:date="2020-04-29T11:37:00Z">
            <w:rPr>
              <w:noProof w:val="0"/>
              <w:lang w:val="en-US"/>
            </w:rPr>
          </w:rPrChange>
        </w:rPr>
        <w:t>tests</w:t>
      </w:r>
      <w:r w:rsidR="00447942">
        <w:rPr>
          <w:noProof w:val="0"/>
          <w:lang w:val="en-US"/>
        </w:rPr>
        <w:t xml:space="preserve">. </w:t>
      </w:r>
      <w:r w:rsidRPr="008F0F86">
        <w:rPr>
          <w:noProof w:val="0"/>
          <w:lang w:val="en-US"/>
        </w:rPr>
        <w:t xml:space="preserve">But because along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r w:rsidRPr="00447942">
        <w:rPr>
          <w:noProof w:val="0"/>
          <w:highlight w:val="yellow"/>
          <w:lang w:val="en-US"/>
          <w:rPrChange w:id="12" w:author="joao eduardo santos" w:date="2020-04-29T11:36:00Z">
            <w:rPr>
              <w:noProof w:val="0"/>
              <w:lang w:val="en-US"/>
            </w:rPr>
          </w:rPrChange>
        </w:rPr>
        <w:t xml:space="preserve">This challenges to be summited must compile and run successfully, and may have tags associated, so that they </w:t>
      </w:r>
      <w:commentRangeStart w:id="13"/>
      <w:r w:rsidRPr="00447942">
        <w:rPr>
          <w:noProof w:val="0"/>
          <w:highlight w:val="yellow"/>
          <w:lang w:val="en-US"/>
          <w:rPrChange w:id="14" w:author="joao eduardo santos" w:date="2020-04-29T11:36:00Z">
            <w:rPr>
              <w:noProof w:val="0"/>
              <w:lang w:val="en-US"/>
            </w:rPr>
          </w:rPrChange>
        </w:rPr>
        <w:t>can</w:t>
      </w:r>
      <w:commentRangeEnd w:id="13"/>
      <w:r w:rsidR="00447942">
        <w:rPr>
          <w:rStyle w:val="Refdecomentrio"/>
        </w:rPr>
        <w:commentReference w:id="13"/>
      </w:r>
      <w:r w:rsidRPr="00447942">
        <w:rPr>
          <w:noProof w:val="0"/>
          <w:highlight w:val="yellow"/>
          <w:lang w:val="en-US"/>
          <w:rPrChange w:id="15" w:author="joao eduardo santos" w:date="2020-04-29T11:36:00Z">
            <w:rPr>
              <w:noProof w:val="0"/>
              <w:lang w:val="en-US"/>
            </w:rPr>
          </w:rPrChange>
        </w:rPr>
        <w:t xml:space="preserve"> be searched by them</w:t>
      </w:r>
      <w:r w:rsidR="00447942">
        <w:rPr>
          <w:noProof w:val="0"/>
          <w:highlight w:val="yellow"/>
          <w:lang w:val="en-US"/>
        </w:rPr>
        <w:t>.</w:t>
      </w:r>
      <w:del w:id="16" w:author="joao eduardo santos" w:date="2020-04-29T11:37:00Z">
        <w:r w:rsidRPr="00447942" w:rsidDel="00447942">
          <w:rPr>
            <w:noProof w:val="0"/>
            <w:highlight w:val="yellow"/>
            <w:lang w:val="en-US"/>
            <w:rPrChange w:id="17" w:author="joao eduardo santos" w:date="2020-04-29T11:36:00Z">
              <w:rPr>
                <w:noProof w:val="0"/>
                <w:lang w:val="en-US"/>
              </w:rPr>
            </w:rPrChange>
          </w:rPr>
          <w:delText>.</w:delText>
        </w:r>
      </w:del>
    </w:p>
    <w:p w14:paraId="04AAC9C8" w14:textId="2899A3A4" w:rsidR="008F0F86" w:rsidRPr="008F0F86" w:rsidRDefault="008F0F86" w:rsidP="008F0F86">
      <w:pPr>
        <w:rPr>
          <w:noProof w:val="0"/>
          <w:lang w:val="en-US"/>
        </w:rPr>
      </w:pPr>
      <w:r w:rsidRPr="00447942">
        <w:rPr>
          <w:noProof w:val="0"/>
          <w:lang w:val="en-US"/>
          <w:rPrChange w:id="18" w:author="joao eduardo santos" w:date="2020-04-29T11:39:00Z">
            <w:rPr>
              <w:noProof w:val="0"/>
              <w:lang w:val="en-US"/>
            </w:rPr>
          </w:rPrChange>
        </w:rPr>
        <w:t xml:space="preserve">But despite of how much an individual studies or practices, he will only know if he has mastered the topic when put to the test. Sometimes is not all about the smartness or skills, but flexibility, stress-resistance, and the ability to iterate approaches fast. To validate this preparation state, IS E-Learning platform has a service where it is possible to create Questionnaires. Questionnaires are a selected number of pre-existent challenges all grouped up and put together to create a single test. </w:t>
      </w:r>
      <w:r w:rsidRPr="00447942">
        <w:rPr>
          <w:noProof w:val="0"/>
          <w:highlight w:val="yellow"/>
          <w:lang w:val="en-US"/>
          <w:rPrChange w:id="19" w:author="joao eduardo santos" w:date="2020-04-29T11:39:00Z">
            <w:rPr>
              <w:noProof w:val="0"/>
              <w:lang w:val="en-US"/>
            </w:rPr>
          </w:rPrChange>
        </w:rPr>
        <w:t xml:space="preserve">When the questionnaire is created, a user may send it to another person through a link, with a marked timer, without the possibility to check the solution, in which the tester must complete within the specified time. In the end a grade is assigned in order to evaluate the tester performance based on the submitted answers. This service </w:t>
      </w:r>
      <w:commentRangeStart w:id="20"/>
      <w:r w:rsidRPr="00447942">
        <w:rPr>
          <w:noProof w:val="0"/>
          <w:highlight w:val="yellow"/>
          <w:lang w:val="en-US"/>
          <w:rPrChange w:id="21" w:author="joao eduardo santos" w:date="2020-04-29T11:39:00Z">
            <w:rPr>
              <w:noProof w:val="0"/>
              <w:lang w:val="en-US"/>
            </w:rPr>
          </w:rPrChange>
        </w:rPr>
        <w:t>can</w:t>
      </w:r>
      <w:commentRangeEnd w:id="20"/>
      <w:r w:rsidR="00447942">
        <w:rPr>
          <w:rStyle w:val="Refdecomentrio"/>
        </w:rPr>
        <w:commentReference w:id="20"/>
      </w:r>
      <w:r w:rsidRPr="00447942">
        <w:rPr>
          <w:noProof w:val="0"/>
          <w:highlight w:val="yellow"/>
          <w:lang w:val="en-US"/>
          <w:rPrChange w:id="22" w:author="joao eduardo santos" w:date="2020-04-29T11:39:00Z">
            <w:rPr>
              <w:noProof w:val="0"/>
              <w:lang w:val="en-US"/>
            </w:rPr>
          </w:rPrChange>
        </w:rPr>
        <w:t xml:space="preserve"> be used in many scenarios like test yourself, or challenge a friend, or even to assign homework to students</w:t>
      </w:r>
      <w:r w:rsidR="00447942">
        <w:rPr>
          <w:noProof w:val="0"/>
          <w:lang w:val="en-US"/>
        </w:rPr>
        <w:t>.</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447942">
        <w:rPr>
          <w:noProof w:val="0"/>
          <w:highlight w:val="yellow"/>
          <w:lang w:val="en-US"/>
          <w:rPrChange w:id="23" w:author="joao eduardo santos" w:date="2020-04-29T11:40:00Z">
            <w:rPr>
              <w:noProof w:val="0"/>
              <w:lang w:val="en-US"/>
            </w:rPr>
          </w:rPrChange>
        </w:rPr>
        <w:t>5</w:t>
      </w:r>
      <w:r w:rsidRPr="008F0F86">
        <w:rPr>
          <w:noProof w:val="0"/>
          <w:lang w:val="en-US"/>
        </w:rPr>
        <w:t xml:space="preserve"> popular ones.</w:t>
      </w:r>
    </w:p>
    <w:p w14:paraId="090CBAB4" w14:textId="77777777" w:rsidR="008F0F86" w:rsidRPr="008F0F86" w:rsidRDefault="008F0F86" w:rsidP="008F0F86">
      <w:pPr>
        <w:rPr>
          <w:noProof w:val="0"/>
          <w:lang w:val="en-US"/>
        </w:rPr>
      </w:pPr>
      <w:r w:rsidRPr="008F0F86">
        <w:rPr>
          <w:noProof w:val="0"/>
          <w:lang w:val="en-US"/>
        </w:rPr>
        <w:lastRenderedPageBreak/>
        <w:t>In the end, our goal is simple and honest, not only we want to provide an e-learning platform that can be useful in academic environment, professional interviews, or even for just a programming enthusiast who wants to learn more, but also we want to do it  in openly manner, so that it can be freely accessed, used, changed, and shared by everyone.</w:t>
      </w:r>
    </w:p>
    <w:p w14:paraId="486350A0" w14:textId="737BA708" w:rsidR="008F0F86" w:rsidRDefault="008F0F86" w:rsidP="008F0F86">
      <w:pPr>
        <w:rPr>
          <w:noProof w:val="0"/>
          <w:lang w:val="en-US"/>
        </w:rPr>
      </w:pPr>
    </w:p>
    <w:p w14:paraId="15F6BA58" w14:textId="290A533F" w:rsidR="000B30B5" w:rsidRPr="000B30B5" w:rsidRDefault="000B30B5" w:rsidP="000B30B5">
      <w:pPr>
        <w:pStyle w:val="Ttulo2"/>
        <w:rPr>
          <w:noProof w:val="0"/>
          <w:color w:val="auto"/>
          <w:sz w:val="28"/>
          <w:szCs w:val="28"/>
          <w:lang w:val="en-US"/>
        </w:rPr>
      </w:pPr>
      <w:bookmarkStart w:id="24" w:name="_Toc27948158"/>
      <w:bookmarkStart w:id="25" w:name="_Toc38823918"/>
      <w:bookmarkStart w:id="26" w:name="_Hlk38980377"/>
      <w:r w:rsidRPr="000B30B5">
        <w:rPr>
          <w:noProof w:val="0"/>
          <w:color w:val="auto"/>
          <w:sz w:val="28"/>
          <w:szCs w:val="28"/>
          <w:lang w:val="en-US"/>
        </w:rPr>
        <w:t>1.1. Outline</w:t>
      </w:r>
      <w:bookmarkEnd w:id="24"/>
      <w:bookmarkEnd w:id="25"/>
    </w:p>
    <w:bookmarkEnd w:id="26"/>
    <w:p w14:paraId="69C3C202" w14:textId="77777777" w:rsidR="000B30B5" w:rsidRPr="000B30B5" w:rsidRDefault="000B30B5" w:rsidP="008F0F86">
      <w:pPr>
        <w:rPr>
          <w:noProof w:val="0"/>
          <w:lang w:val="en-US"/>
        </w:rPr>
      </w:pPr>
    </w:p>
    <w:p w14:paraId="45FCD744" w14:textId="42BD2285" w:rsidR="008F0F86" w:rsidRPr="008F0F86" w:rsidRDefault="008F0F86" w:rsidP="008F0F86">
      <w:pPr>
        <w:rPr>
          <w:noProof w:val="0"/>
          <w:lang w:val="en-US"/>
        </w:rPr>
      </w:pPr>
      <w:commentRangeStart w:id="27"/>
      <w:r w:rsidRPr="008F0F86">
        <w:rPr>
          <w:noProof w:val="0"/>
          <w:lang w:val="en-US"/>
        </w:rPr>
        <w:t>This</w:t>
      </w:r>
      <w:commentRangeEnd w:id="27"/>
      <w:r w:rsidR="00355317">
        <w:rPr>
          <w:rStyle w:val="Refdecomentrio"/>
        </w:rPr>
        <w:commentReference w:id="27"/>
      </w:r>
      <w:r w:rsidRPr="008F0F86">
        <w:rPr>
          <w:noProof w:val="0"/>
          <w:lang w:val="en-US"/>
        </w:rPr>
        <w:t xml:space="preserve"> </w:t>
      </w:r>
      <w:del w:id="28" w:author="Rodrigo LeaL" w:date="2020-04-27T22:35:00Z">
        <w:r w:rsidRPr="008F0F86" w:rsidDel="00355317">
          <w:rPr>
            <w:noProof w:val="0"/>
            <w:lang w:val="en-US"/>
          </w:rPr>
          <w:delText xml:space="preserve">work </w:delText>
        </w:r>
      </w:del>
      <w:ins w:id="29" w:author="Rodrigo LeaL" w:date="2020-04-27T22:35:00Z">
        <w:r w:rsidR="00355317">
          <w:rPr>
            <w:noProof w:val="0"/>
            <w:lang w:val="en-US"/>
          </w:rPr>
          <w:t>project</w:t>
        </w:r>
        <w:r w:rsidR="00355317" w:rsidRPr="008F0F86">
          <w:rPr>
            <w:noProof w:val="0"/>
            <w:lang w:val="en-US"/>
          </w:rPr>
          <w:t xml:space="preserve"> </w:t>
        </w:r>
      </w:ins>
      <w:r w:rsidRPr="008F0F86">
        <w:rPr>
          <w:noProof w:val="0"/>
          <w:lang w:val="en-US"/>
        </w:rPr>
        <w:t>is divided in</w:t>
      </w:r>
      <w:ins w:id="30" w:author="Rodrigo LeaL" w:date="2020-04-27T22:35:00Z">
        <w:r w:rsidR="00355317">
          <w:rPr>
            <w:noProof w:val="0"/>
            <w:lang w:val="en-US"/>
          </w:rPr>
          <w:t>to</w:t>
        </w:r>
      </w:ins>
      <w:r w:rsidRPr="008F0F86">
        <w:rPr>
          <w:noProof w:val="0"/>
          <w:lang w:val="en-US"/>
        </w:rPr>
        <w:t xml:space="preserve"> 6 chapters.</w:t>
      </w:r>
    </w:p>
    <w:p w14:paraId="0FDB25FF" w14:textId="0124C7B6" w:rsidR="008F0F86" w:rsidRPr="008F0F86" w:rsidRDefault="00355317" w:rsidP="008F0F86">
      <w:pPr>
        <w:rPr>
          <w:noProof w:val="0"/>
          <w:lang w:val="en-US"/>
        </w:rPr>
      </w:pPr>
      <w:ins w:id="31" w:author="Rodrigo LeaL" w:date="2020-04-27T22:35:00Z">
        <w:r>
          <w:rPr>
            <w:noProof w:val="0"/>
            <w:lang w:val="en-US"/>
          </w:rPr>
          <w:t>C</w:t>
        </w:r>
      </w:ins>
      <w:del w:id="32" w:author="Rodrigo LeaL" w:date="2020-04-27T22:35:00Z">
        <w:r w:rsidR="008F0F86" w:rsidRPr="008F0F86" w:rsidDel="00355317">
          <w:rPr>
            <w:noProof w:val="0"/>
            <w:lang w:val="en-US"/>
          </w:rPr>
          <w:delText>In c</w:delText>
        </w:r>
      </w:del>
      <w:r w:rsidR="008F0F86" w:rsidRPr="008F0F86">
        <w:rPr>
          <w:noProof w:val="0"/>
          <w:lang w:val="en-US"/>
        </w:rPr>
        <w:t xml:space="preserve">hapter 2 </w:t>
      </w:r>
      <w:del w:id="33" w:author="Rodrigo LeaL" w:date="2020-04-27T22:35:00Z">
        <w:r w:rsidR="008F0F86" w:rsidRPr="008F0F86" w:rsidDel="00355317">
          <w:rPr>
            <w:noProof w:val="0"/>
            <w:lang w:val="en-US"/>
          </w:rPr>
          <w:delText xml:space="preserve">we </w:delText>
        </w:r>
      </w:del>
      <w:r w:rsidR="008F0F86" w:rsidRPr="008F0F86">
        <w:rPr>
          <w:noProof w:val="0"/>
          <w:lang w:val="en-US"/>
        </w:rPr>
        <w:t>describe</w:t>
      </w:r>
      <w:ins w:id="34" w:author="Rodrigo LeaL" w:date="2020-04-27T22:35:00Z">
        <w:r>
          <w:rPr>
            <w:noProof w:val="0"/>
            <w:lang w:val="en-US"/>
          </w:rPr>
          <w:t>s</w:t>
        </w:r>
      </w:ins>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ins w:id="35" w:author="Rodrigo LeaL" w:date="2020-04-27T22:35:00Z">
        <w:r>
          <w:rPr>
            <w:noProof w:val="0"/>
            <w:lang w:val="en-US"/>
          </w:rPr>
          <w:t>i</w:t>
        </w:r>
      </w:ins>
      <w:r w:rsidR="008F0F86" w:rsidRPr="008F0F86">
        <w:rPr>
          <w:noProof w:val="0"/>
          <w:lang w:val="en-US"/>
        </w:rPr>
        <w:t xml:space="preserve">nly focused on </w:t>
      </w:r>
      <w:del w:id="36" w:author="Rodrigo LeaL" w:date="2020-04-27T22:36:00Z">
        <w:r w:rsidR="008F0F86" w:rsidRPr="008F0F86" w:rsidDel="00355317">
          <w:rPr>
            <w:noProof w:val="0"/>
            <w:lang w:val="en-US"/>
          </w:rPr>
          <w:delText xml:space="preserve">how are we going </w:delText>
        </w:r>
      </w:del>
      <w:ins w:id="37" w:author="Rodrigo LeaL" w:date="2020-04-27T22:36:00Z">
        <w:r>
          <w:rPr>
            <w:noProof w:val="0"/>
            <w:lang w:val="en-US"/>
          </w:rPr>
          <w:t xml:space="preserve">specific </w:t>
        </w:r>
      </w:ins>
      <w:r w:rsidR="008F0F86" w:rsidRPr="008F0F86">
        <w:rPr>
          <w:noProof w:val="0"/>
          <w:lang w:val="en-US"/>
        </w:rPr>
        <w:t>design and implement</w:t>
      </w:r>
      <w:ins w:id="38" w:author="Rodrigo LeaL" w:date="2020-04-27T22:36:00Z">
        <w:r>
          <w:rPr>
            <w:noProof w:val="0"/>
            <w:lang w:val="en-US"/>
          </w:rPr>
          <w:t>ation concerns of</w:t>
        </w:r>
      </w:ins>
      <w:r w:rsidR="008F0F86" w:rsidRPr="008F0F86">
        <w:rPr>
          <w:noProof w:val="0"/>
          <w:lang w:val="en-US"/>
        </w:rPr>
        <w:t xml:space="preserve"> </w:t>
      </w:r>
      <w:ins w:id="39" w:author="Rodrigo LeaL" w:date="2020-04-27T22:36:00Z">
        <w:r>
          <w:rPr>
            <w:noProof w:val="0"/>
            <w:lang w:val="en-US"/>
          </w:rPr>
          <w:t xml:space="preserve">the </w:t>
        </w:r>
      </w:ins>
      <w:del w:id="40" w:author="Rodrigo LeaL" w:date="2020-04-27T22:36:00Z">
        <w:r w:rsidR="008F0F86" w:rsidRPr="008F0F86" w:rsidDel="00355317">
          <w:rPr>
            <w:noProof w:val="0"/>
            <w:lang w:val="en-US"/>
          </w:rPr>
          <w:delText xml:space="preserve">our </w:delText>
        </w:r>
      </w:del>
      <w:r w:rsidR="008F0F86" w:rsidRPr="008F0F86">
        <w:rPr>
          <w:noProof w:val="0"/>
          <w:lang w:val="en-US"/>
        </w:rPr>
        <w:t xml:space="preserve">solution, so it can </w:t>
      </w:r>
      <w:del w:id="41" w:author="Rodrigo LeaL" w:date="2020-04-27T22:37:00Z">
        <w:r w:rsidR="008F0F86" w:rsidRPr="008F0F86" w:rsidDel="00355317">
          <w:rPr>
            <w:noProof w:val="0"/>
            <w:lang w:val="en-US"/>
          </w:rPr>
          <w:delText xml:space="preserve">do what </w:delText>
        </w:r>
      </w:del>
      <w:del w:id="42" w:author="Rodrigo LeaL" w:date="2020-04-27T22:36:00Z">
        <w:r w:rsidR="008F0F86" w:rsidRPr="008F0F86" w:rsidDel="00355317">
          <w:rPr>
            <w:noProof w:val="0"/>
            <w:lang w:val="en-US"/>
          </w:rPr>
          <w:delText xml:space="preserve">we </w:delText>
        </w:r>
      </w:del>
      <w:del w:id="43" w:author="Rodrigo LeaL" w:date="2020-04-27T22:37:00Z">
        <w:r w:rsidR="008F0F86" w:rsidRPr="008F0F86" w:rsidDel="00355317">
          <w:rPr>
            <w:noProof w:val="0"/>
            <w:lang w:val="en-US"/>
          </w:rPr>
          <w:delText>proposed to do</w:delText>
        </w:r>
      </w:del>
      <w:ins w:id="44" w:author="Rodrigo LeaL" w:date="2020-04-27T22:37:00Z">
        <w:r>
          <w:rPr>
            <w:noProof w:val="0"/>
            <w:lang w:val="en-US"/>
          </w:rPr>
          <w:t>meet the requirements</w:t>
        </w:r>
      </w:ins>
      <w:r w:rsidR="008F0F86" w:rsidRPr="008F0F86">
        <w:rPr>
          <w:noProof w:val="0"/>
          <w:lang w:val="en-US"/>
        </w:rPr>
        <w:t>, with great performance and a solid security.</w:t>
      </w:r>
    </w:p>
    <w:p w14:paraId="654D5664" w14:textId="17BFD948" w:rsidR="008F0F86" w:rsidRPr="008F0F86" w:rsidRDefault="008F0F86" w:rsidP="008F0F86">
      <w:pPr>
        <w:rPr>
          <w:noProof w:val="0"/>
          <w:lang w:val="en-US"/>
        </w:rPr>
      </w:pPr>
      <w:del w:id="45" w:author="Rodrigo LeaL" w:date="2020-04-27T22:37:00Z">
        <w:r w:rsidRPr="008F0F86" w:rsidDel="00355317">
          <w:rPr>
            <w:noProof w:val="0"/>
            <w:lang w:val="en-US"/>
          </w:rPr>
          <w:delText>In chapter 3 we</w:delText>
        </w:r>
      </w:del>
      <w:ins w:id="46" w:author="Rodrigo LeaL" w:date="2020-04-27T22:37:00Z">
        <w:r w:rsidR="00355317">
          <w:rPr>
            <w:noProof w:val="0"/>
            <w:lang w:val="en-US"/>
          </w:rPr>
          <w:t>Chapter 3</w:t>
        </w:r>
      </w:ins>
      <w:r w:rsidRPr="008F0F86">
        <w:rPr>
          <w:noProof w:val="0"/>
          <w:lang w:val="en-US"/>
        </w:rPr>
        <w:t xml:space="preserve"> briefly </w:t>
      </w:r>
      <w:del w:id="47" w:author="Rodrigo LeaL" w:date="2020-04-27T22:38:00Z">
        <w:r w:rsidRPr="008F0F86" w:rsidDel="00355317">
          <w:rPr>
            <w:noProof w:val="0"/>
            <w:lang w:val="en-US"/>
          </w:rPr>
          <w:delText xml:space="preserve">discuss </w:delText>
        </w:r>
      </w:del>
      <w:ins w:id="48" w:author="Rodrigo LeaL" w:date="2020-04-27T22:38:00Z">
        <w:r w:rsidR="00355317">
          <w:rPr>
            <w:noProof w:val="0"/>
            <w:lang w:val="en-US"/>
          </w:rPr>
          <w:t>describes</w:t>
        </w:r>
        <w:r w:rsidR="00355317" w:rsidRPr="008F0F86">
          <w:rPr>
            <w:noProof w:val="0"/>
            <w:lang w:val="en-US"/>
          </w:rPr>
          <w:t xml:space="preserve"> </w:t>
        </w:r>
      </w:ins>
      <w:r w:rsidRPr="008F0F86">
        <w:rPr>
          <w:noProof w:val="0"/>
          <w:lang w:val="en-US"/>
        </w:rPr>
        <w:t>the current</w:t>
      </w:r>
      <w:del w:id="49" w:author="Rodrigo LeaL" w:date="2020-04-27T22:38:00Z">
        <w:r w:rsidRPr="008F0F86" w:rsidDel="00355317">
          <w:rPr>
            <w:noProof w:val="0"/>
            <w:lang w:val="en-US"/>
          </w:rPr>
          <w:delText>ly</w:delText>
        </w:r>
      </w:del>
      <w:r w:rsidRPr="008F0F86">
        <w:rPr>
          <w:noProof w:val="0"/>
          <w:lang w:val="en-US"/>
        </w:rPr>
        <w:t xml:space="preserve"> state of art </w:t>
      </w:r>
      <w:del w:id="50" w:author="Rodrigo LeaL" w:date="2020-04-27T22:38:00Z">
        <w:r w:rsidRPr="008F0F86" w:rsidDel="00355317">
          <w:rPr>
            <w:noProof w:val="0"/>
            <w:lang w:val="en-US"/>
          </w:rPr>
          <w:delText xml:space="preserve">of </w:delText>
        </w:r>
      </w:del>
      <w:ins w:id="51" w:author="Rodrigo LeaL" w:date="2020-04-27T22:38:00Z">
        <w:r w:rsidR="00355317">
          <w:rPr>
            <w:noProof w:val="0"/>
            <w:lang w:val="en-US"/>
          </w:rPr>
          <w:t>regarding</w:t>
        </w:r>
        <w:r w:rsidR="00355317" w:rsidRPr="008F0F86">
          <w:rPr>
            <w:noProof w:val="0"/>
            <w:lang w:val="en-US"/>
          </w:rPr>
          <w:t xml:space="preserve"> </w:t>
        </w:r>
        <w:r w:rsidR="00355317">
          <w:rPr>
            <w:noProof w:val="0"/>
            <w:lang w:val="en-US"/>
          </w:rPr>
          <w:t xml:space="preserve">similar </w:t>
        </w:r>
      </w:ins>
      <w:r w:rsidRPr="008F0F86">
        <w:rPr>
          <w:noProof w:val="0"/>
          <w:lang w:val="en-US"/>
        </w:rPr>
        <w:t>platforms</w:t>
      </w:r>
      <w:del w:id="52" w:author="Rodrigo LeaL" w:date="2020-04-27T22:38:00Z">
        <w:r w:rsidRPr="008F0F86" w:rsidDel="00355317">
          <w:rPr>
            <w:noProof w:val="0"/>
            <w:lang w:val="en-US"/>
          </w:rPr>
          <w:delText xml:space="preserve"> of this sort</w:delText>
        </w:r>
      </w:del>
      <w:r w:rsidRPr="008F0F86">
        <w:rPr>
          <w:noProof w:val="0"/>
          <w:lang w:val="en-US"/>
        </w:rPr>
        <w:t xml:space="preserve">, and </w:t>
      </w:r>
      <w:del w:id="53" w:author="Rodrigo LeaL" w:date="2020-04-27T22:38:00Z">
        <w:r w:rsidRPr="008F0F86" w:rsidDel="00355317">
          <w:rPr>
            <w:noProof w:val="0"/>
            <w:lang w:val="en-US"/>
          </w:rPr>
          <w:delText>we make a comparison between</w:delText>
        </w:r>
      </w:del>
      <w:ins w:id="54" w:author="Rodrigo LeaL" w:date="2020-04-27T22:38:00Z">
        <w:r w:rsidR="00355317">
          <w:rPr>
            <w:noProof w:val="0"/>
            <w:lang w:val="en-US"/>
          </w:rPr>
          <w:t>comparing</w:t>
        </w:r>
      </w:ins>
      <w:r w:rsidRPr="008F0F86">
        <w:rPr>
          <w:noProof w:val="0"/>
          <w:lang w:val="en-US"/>
        </w:rPr>
        <w:t xml:space="preserve"> them and our own solution</w:t>
      </w:r>
      <w:del w:id="55" w:author="Rodrigo LeaL" w:date="2020-04-27T22:38:00Z">
        <w:r w:rsidRPr="008F0F86" w:rsidDel="00355317">
          <w:rPr>
            <w:noProof w:val="0"/>
            <w:lang w:val="en-US"/>
          </w:rPr>
          <w:delText xml:space="preserve"> as well</w:delText>
        </w:r>
      </w:del>
      <w:r w:rsidRPr="008F0F86">
        <w:rPr>
          <w:noProof w:val="0"/>
          <w:lang w:val="en-US"/>
        </w:rPr>
        <w:t>.</w:t>
      </w:r>
    </w:p>
    <w:p w14:paraId="62F8215A" w14:textId="276C306B" w:rsidR="008F0F86" w:rsidRPr="008F0F86" w:rsidRDefault="008F0F86" w:rsidP="008F0F86">
      <w:pPr>
        <w:rPr>
          <w:noProof w:val="0"/>
          <w:lang w:val="en-US"/>
        </w:rPr>
      </w:pPr>
      <w:del w:id="56" w:author="Rodrigo LeaL" w:date="2020-04-27T22:37:00Z">
        <w:r w:rsidRPr="008F0F86" w:rsidDel="00355317">
          <w:rPr>
            <w:noProof w:val="0"/>
            <w:lang w:val="en-US"/>
          </w:rPr>
          <w:delText>In chapter 4 we</w:delText>
        </w:r>
      </w:del>
      <w:ins w:id="57" w:author="Rodrigo LeaL" w:date="2020-04-27T22:37:00Z">
        <w:r w:rsidR="00355317">
          <w:rPr>
            <w:noProof w:val="0"/>
            <w:lang w:val="en-US"/>
          </w:rPr>
          <w:t>Chapter 4</w:t>
        </w:r>
      </w:ins>
      <w:r w:rsidRPr="008F0F86">
        <w:rPr>
          <w:noProof w:val="0"/>
          <w:lang w:val="en-US"/>
        </w:rPr>
        <w:t xml:space="preserve"> </w:t>
      </w:r>
      <w:del w:id="58" w:author="Rodrigo LeaL" w:date="2020-04-27T22:39:00Z">
        <w:r w:rsidRPr="008F0F86" w:rsidDel="00355317">
          <w:rPr>
            <w:noProof w:val="0"/>
            <w:lang w:val="en-US"/>
          </w:rPr>
          <w:delText xml:space="preserve">will </w:delText>
        </w:r>
      </w:del>
      <w:r w:rsidRPr="008F0F86">
        <w:rPr>
          <w:noProof w:val="0"/>
          <w:lang w:val="en-US"/>
        </w:rPr>
        <w:t>introduce</w:t>
      </w:r>
      <w:ins w:id="59" w:author="Rodrigo LeaL" w:date="2020-04-27T22:39:00Z">
        <w:r w:rsidR="00355317">
          <w:rPr>
            <w:noProof w:val="0"/>
            <w:lang w:val="en-US"/>
          </w:rPr>
          <w:t>s some of</w:t>
        </w:r>
      </w:ins>
      <w:r w:rsidRPr="008F0F86">
        <w:rPr>
          <w:noProof w:val="0"/>
          <w:lang w:val="en-US"/>
        </w:rPr>
        <w:t xml:space="preserve"> the technologies that support </w:t>
      </w:r>
      <w:del w:id="60" w:author="Rodrigo LeaL" w:date="2020-04-27T22:39:00Z">
        <w:r w:rsidRPr="008F0F86" w:rsidDel="00355317">
          <w:rPr>
            <w:noProof w:val="0"/>
            <w:lang w:val="en-US"/>
          </w:rPr>
          <w:delText>our platform</w:delText>
        </w:r>
      </w:del>
      <w:ins w:id="61" w:author="Rodrigo LeaL" w:date="2020-04-27T22:39:00Z">
        <w:r w:rsidR="00355317">
          <w:rPr>
            <w:noProof w:val="0"/>
            <w:lang w:val="en-US"/>
          </w:rPr>
          <w:t>are used for the development of the solution</w:t>
        </w:r>
      </w:ins>
      <w:r w:rsidRPr="008F0F86">
        <w:rPr>
          <w:noProof w:val="0"/>
          <w:lang w:val="en-US"/>
        </w:rPr>
        <w:t>.</w:t>
      </w:r>
    </w:p>
    <w:p w14:paraId="64FDEE64" w14:textId="5AB74E47" w:rsidR="008F0F86" w:rsidRPr="008F0F86" w:rsidRDefault="00355317" w:rsidP="008F0F86">
      <w:pPr>
        <w:rPr>
          <w:noProof w:val="0"/>
          <w:lang w:val="en-US"/>
        </w:rPr>
      </w:pPr>
      <w:ins w:id="62" w:author="Rodrigo LeaL" w:date="2020-04-27T22:37:00Z">
        <w:r>
          <w:rPr>
            <w:noProof w:val="0"/>
            <w:lang w:val="en-US"/>
          </w:rPr>
          <w:t xml:space="preserve">Chapter </w:t>
        </w:r>
      </w:ins>
      <w:del w:id="63" w:author="Rodrigo LeaL" w:date="2020-04-27T22:37:00Z">
        <w:r w:rsidR="008F0F86" w:rsidRPr="008F0F86" w:rsidDel="00355317">
          <w:rPr>
            <w:noProof w:val="0"/>
            <w:lang w:val="en-US"/>
          </w:rPr>
          <w:delText xml:space="preserve">In chapter </w:delText>
        </w:r>
      </w:del>
      <w:r w:rsidR="008F0F86" w:rsidRPr="008F0F86">
        <w:rPr>
          <w:noProof w:val="0"/>
          <w:lang w:val="en-US"/>
        </w:rPr>
        <w:t>5</w:t>
      </w:r>
      <w:ins w:id="64" w:author="Rodrigo LeaL" w:date="2020-04-27T22:37:00Z">
        <w:r>
          <w:rPr>
            <w:noProof w:val="0"/>
            <w:lang w:val="en-US"/>
          </w:rPr>
          <w:t xml:space="preserve"> </w:t>
        </w:r>
      </w:ins>
      <w:del w:id="65" w:author="Rodrigo LeaL" w:date="2020-04-27T22:37:00Z">
        <w:r w:rsidR="008F0F86" w:rsidRPr="008F0F86" w:rsidDel="00355317">
          <w:rPr>
            <w:noProof w:val="0"/>
            <w:lang w:val="en-US"/>
          </w:rPr>
          <w:delText xml:space="preserve"> we </w:delText>
        </w:r>
      </w:del>
      <w:del w:id="66" w:author="Rodrigo LeaL" w:date="2020-04-27T22:46:00Z">
        <w:r w:rsidR="008F0F86" w:rsidRPr="008F0F86" w:rsidDel="00355317">
          <w:rPr>
            <w:noProof w:val="0"/>
            <w:lang w:val="en-US"/>
          </w:rPr>
          <w:delText xml:space="preserve">will </w:delText>
        </w:r>
      </w:del>
      <w:r w:rsidR="008F0F86" w:rsidRPr="008F0F86">
        <w:rPr>
          <w:noProof w:val="0"/>
          <w:lang w:val="en-US"/>
        </w:rPr>
        <w:t>address</w:t>
      </w:r>
      <w:ins w:id="67" w:author="Rodrigo LeaL" w:date="2020-04-27T22:46:00Z">
        <w:r>
          <w:rPr>
            <w:noProof w:val="0"/>
            <w:lang w:val="en-US"/>
          </w:rPr>
          <w:t>es</w:t>
        </w:r>
      </w:ins>
      <w:r w:rsidR="008F0F86" w:rsidRPr="008F0F86">
        <w:rPr>
          <w:noProof w:val="0"/>
          <w:lang w:val="en-US"/>
        </w:rPr>
        <w:t xml:space="preserve"> the implementation details regarding each component that compose</w:t>
      </w:r>
      <w:ins w:id="68" w:author="Rodrigo LeaL" w:date="2020-04-27T22:46:00Z">
        <w:r>
          <w:rPr>
            <w:noProof w:val="0"/>
            <w:lang w:val="en-US"/>
          </w:rPr>
          <w:t>s</w:t>
        </w:r>
      </w:ins>
      <w:r w:rsidR="008F0F86" w:rsidRPr="008F0F86">
        <w:rPr>
          <w:noProof w:val="0"/>
          <w:lang w:val="en-US"/>
        </w:rPr>
        <w:t xml:space="preserve"> IS E-Learning platform, their functionalities, and their interactions.</w:t>
      </w:r>
    </w:p>
    <w:p w14:paraId="7D2AF6D4" w14:textId="4482E4DF" w:rsidR="00A7706F" w:rsidRDefault="00355317" w:rsidP="008F0F86">
      <w:pPr>
        <w:rPr>
          <w:ins w:id="69" w:author="Rodrigo LeaL" w:date="2020-04-27T22:48:00Z"/>
          <w:noProof w:val="0"/>
          <w:lang w:val="en-US"/>
        </w:rPr>
      </w:pPr>
      <w:ins w:id="70" w:author="Rodrigo LeaL" w:date="2020-04-27T22:37:00Z">
        <w:r>
          <w:rPr>
            <w:noProof w:val="0"/>
            <w:lang w:val="en-US"/>
          </w:rPr>
          <w:t xml:space="preserve">Chapter </w:t>
        </w:r>
      </w:ins>
      <w:del w:id="71" w:author="Rodrigo LeaL" w:date="2020-04-27T22:37:00Z">
        <w:r w:rsidR="008F0F86" w:rsidRPr="008F0F86" w:rsidDel="00355317">
          <w:rPr>
            <w:noProof w:val="0"/>
            <w:lang w:val="en-US"/>
          </w:rPr>
          <w:delText xml:space="preserve">In chapter </w:delText>
        </w:r>
      </w:del>
      <w:r w:rsidR="008F0F86" w:rsidRPr="008F0F86">
        <w:rPr>
          <w:noProof w:val="0"/>
          <w:lang w:val="en-US"/>
        </w:rPr>
        <w:t xml:space="preserve">6 </w:t>
      </w:r>
      <w:del w:id="72" w:author="Rodrigo LeaL" w:date="2020-04-27T22:37:00Z">
        <w:r w:rsidR="008F0F86" w:rsidRPr="008F0F86" w:rsidDel="00355317">
          <w:rPr>
            <w:noProof w:val="0"/>
            <w:lang w:val="en-US"/>
          </w:rPr>
          <w:delText xml:space="preserve">we </w:delText>
        </w:r>
      </w:del>
      <w:ins w:id="73" w:author="Rodrigo LeaL" w:date="2020-04-27T22:47:00Z">
        <w:r>
          <w:rPr>
            <w:noProof w:val="0"/>
            <w:lang w:val="en-US"/>
          </w:rPr>
          <w:t>gives an</w:t>
        </w:r>
      </w:ins>
      <w:del w:id="74" w:author="Rodrigo LeaL" w:date="2020-04-27T22:47:00Z">
        <w:r w:rsidR="008F0F86" w:rsidRPr="008F0F86" w:rsidDel="00355317">
          <w:rPr>
            <w:noProof w:val="0"/>
            <w:lang w:val="en-US"/>
          </w:rPr>
          <w:delText>will do an</w:delText>
        </w:r>
      </w:del>
      <w:r w:rsidR="008F0F86" w:rsidRPr="008F0F86">
        <w:rPr>
          <w:noProof w:val="0"/>
          <w:lang w:val="en-US"/>
        </w:rPr>
        <w:t xml:space="preserve"> overview </w:t>
      </w:r>
      <w:ins w:id="75" w:author="Rodrigo LeaL" w:date="2020-04-27T22:48:00Z">
        <w:r w:rsidR="00A7706F">
          <w:rPr>
            <w:noProof w:val="0"/>
            <w:lang w:val="en-US"/>
          </w:rPr>
          <w:t xml:space="preserve">about the progress of the project, what has been completed, the road ahead and some considerations for the planning of the remaining </w:t>
        </w:r>
        <w:commentRangeStart w:id="76"/>
        <w:r w:rsidR="00A7706F">
          <w:rPr>
            <w:noProof w:val="0"/>
            <w:lang w:val="en-US"/>
          </w:rPr>
          <w:t>activities</w:t>
        </w:r>
      </w:ins>
      <w:commentRangeEnd w:id="76"/>
      <w:ins w:id="77" w:author="Rodrigo LeaL" w:date="2020-04-27T22:49:00Z">
        <w:r w:rsidR="00AE290C">
          <w:rPr>
            <w:rStyle w:val="Refdecomentrio"/>
          </w:rPr>
          <w:commentReference w:id="76"/>
        </w:r>
        <w:r w:rsidR="00A7706F">
          <w:rPr>
            <w:noProof w:val="0"/>
            <w:lang w:val="en-US"/>
          </w:rPr>
          <w:t>.</w:t>
        </w:r>
      </w:ins>
      <w:del w:id="78" w:author="Rodrigo LeaL" w:date="2020-04-27T22:48:00Z">
        <w:r w:rsidR="008F0F86" w:rsidRPr="008F0F86" w:rsidDel="00A7706F">
          <w:rPr>
            <w:noProof w:val="0"/>
            <w:lang w:val="en-US"/>
          </w:rPr>
          <w:delText>about</w:delText>
        </w:r>
      </w:del>
    </w:p>
    <w:p w14:paraId="7CAF5C20" w14:textId="037C6014" w:rsidR="008F0F86" w:rsidRPr="008F0F86" w:rsidDel="00A7706F" w:rsidRDefault="008F0F86" w:rsidP="008F0F86">
      <w:pPr>
        <w:rPr>
          <w:del w:id="79" w:author="Rodrigo LeaL" w:date="2020-04-27T22:49:00Z"/>
          <w:noProof w:val="0"/>
          <w:lang w:val="en-US"/>
        </w:rPr>
      </w:pPr>
      <w:del w:id="80" w:author="Rodrigo LeaL" w:date="2020-04-27T22:48:00Z">
        <w:r w:rsidRPr="008F0F86" w:rsidDel="00A7706F">
          <w:rPr>
            <w:noProof w:val="0"/>
            <w:lang w:val="en-US"/>
          </w:rPr>
          <w:delText xml:space="preserve"> </w:delText>
        </w:r>
      </w:del>
      <w:del w:id="81" w:author="Rodrigo LeaL" w:date="2020-04-27T22:49:00Z">
        <w:r w:rsidRPr="008F0F86" w:rsidDel="00A7706F">
          <w:rPr>
            <w:noProof w:val="0"/>
            <w:lang w:val="en-US"/>
          </w:rPr>
          <w:delText xml:space="preserve">what </w:delText>
        </w:r>
      </w:del>
      <w:del w:id="82" w:author="Rodrigo LeaL" w:date="2020-04-27T22:47:00Z">
        <w:r w:rsidRPr="008F0F86" w:rsidDel="00A7706F">
          <w:rPr>
            <w:noProof w:val="0"/>
            <w:lang w:val="en-US"/>
          </w:rPr>
          <w:delText>we would like that happen to</w:delText>
        </w:r>
      </w:del>
      <w:del w:id="83" w:author="Rodrigo LeaL" w:date="2020-04-27T22:49:00Z">
        <w:r w:rsidRPr="008F0F86" w:rsidDel="00A7706F">
          <w:rPr>
            <w:noProof w:val="0"/>
            <w:lang w:val="en-US"/>
          </w:rPr>
          <w:delText xml:space="preserve"> IS E-Learning Platform, so that it can continue to grow and at the very least help the ISEL community with tools that will allow them to develop as engineers and pursue a better future for themselves.</w:delText>
        </w:r>
      </w:del>
    </w:p>
    <w:p w14:paraId="6E6E23BE" w14:textId="77777777" w:rsidR="008F0F86" w:rsidRPr="008F0F86" w:rsidRDefault="008F0F86" w:rsidP="008F0F86">
      <w:pPr>
        <w:rPr>
          <w:noProof w:val="0"/>
          <w:lang w:val="en-US"/>
        </w:rPr>
      </w:pPr>
    </w:p>
    <w:p w14:paraId="4365B993" w14:textId="7CDFF278" w:rsidR="00DC3F91" w:rsidRPr="001727C3" w:rsidRDefault="008F0F86" w:rsidP="008F0F86">
      <w:pPr>
        <w:rPr>
          <w:noProof w:val="0"/>
        </w:rPr>
      </w:pPr>
      <w:r w:rsidRPr="00416D46">
        <w:rPr>
          <w:noProof w:val="0"/>
          <w:highlight w:val="yellow"/>
        </w:rPr>
        <w:t xml:space="preserve">Malta estive a ler e para algo ser considerado como open </w:t>
      </w:r>
      <w:proofErr w:type="spellStart"/>
      <w:r w:rsidRPr="00416D46">
        <w:rPr>
          <w:noProof w:val="0"/>
          <w:highlight w:val="yellow"/>
        </w:rPr>
        <w:t>source</w:t>
      </w:r>
      <w:proofErr w:type="spellEnd"/>
      <w:r w:rsidRPr="00416D46">
        <w:rPr>
          <w:noProof w:val="0"/>
          <w:highlight w:val="yellow"/>
        </w:rPr>
        <w:t xml:space="preserve"> per se é preciso pedir</w:t>
      </w:r>
      <w:r w:rsidR="00416D46">
        <w:rPr>
          <w:noProof w:val="0"/>
          <w:highlight w:val="yellow"/>
        </w:rPr>
        <w:t>/fazer</w:t>
      </w:r>
      <w:r w:rsidRPr="00416D46">
        <w:rPr>
          <w:noProof w:val="0"/>
          <w:highlight w:val="yellow"/>
        </w:rPr>
        <w:t xml:space="preserve"> uma </w:t>
      </w:r>
      <w:proofErr w:type="gramStart"/>
      <w:r w:rsidRPr="00416D46">
        <w:rPr>
          <w:noProof w:val="0"/>
          <w:highlight w:val="yellow"/>
        </w:rPr>
        <w:t>licença..</w:t>
      </w:r>
      <w:proofErr w:type="gramEnd"/>
      <w:r w:rsidRPr="00416D46">
        <w:rPr>
          <w:noProof w:val="0"/>
          <w:highlight w:val="yellow"/>
        </w:rPr>
        <w:t xml:space="preserve"> Por isso ou temos cuidado acrescido com a semântica ou tentamos ver o que é </w:t>
      </w:r>
      <w:commentRangeStart w:id="84"/>
      <w:r w:rsidRPr="00416D46">
        <w:rPr>
          <w:noProof w:val="0"/>
          <w:highlight w:val="yellow"/>
        </w:rPr>
        <w:t>preciso</w:t>
      </w:r>
      <w:commentRangeEnd w:id="84"/>
      <w:r w:rsidR="00B61933">
        <w:rPr>
          <w:rStyle w:val="Refdecomentrio"/>
        </w:rPr>
        <w:commentReference w:id="84"/>
      </w:r>
      <w:r w:rsidRPr="00416D46">
        <w:rPr>
          <w:noProof w:val="0"/>
          <w:highlight w:val="yellow"/>
        </w:rPr>
        <w:t xml:space="preserve"> para </w:t>
      </w:r>
      <w:r w:rsidR="00416D46">
        <w:rPr>
          <w:noProof w:val="0"/>
          <w:highlight w:val="yellow"/>
        </w:rPr>
        <w:t>arranjar</w:t>
      </w:r>
      <w:r w:rsidRPr="00416D46">
        <w:rPr>
          <w:noProof w:val="0"/>
          <w:highlight w:val="yellow"/>
        </w:rPr>
        <w:t xml:space="preserve"> uma </w:t>
      </w:r>
      <w:r w:rsidRPr="000B30B5">
        <w:rPr>
          <w:strike/>
          <w:noProof w:val="0"/>
          <w:highlight w:val="yellow"/>
        </w:rPr>
        <w:t>se</w:t>
      </w:r>
      <w:r w:rsidRPr="00416D46">
        <w:rPr>
          <w:noProof w:val="0"/>
          <w:highlight w:val="yellow"/>
        </w:rPr>
        <w:t xml:space="preserve"> </w:t>
      </w:r>
      <w:r w:rsidR="000B30B5">
        <w:rPr>
          <w:noProof w:val="0"/>
          <w:highlight w:val="yellow"/>
        </w:rPr>
        <w:t xml:space="preserve">quando </w:t>
      </w:r>
      <w:r w:rsidRPr="00416D46">
        <w:rPr>
          <w:noProof w:val="0"/>
          <w:highlight w:val="yellow"/>
        </w:rPr>
        <w:t xml:space="preserve">no final ficar alguma coisa </w:t>
      </w:r>
      <w:proofErr w:type="spellStart"/>
      <w:r w:rsidR="000B30B5">
        <w:rPr>
          <w:noProof w:val="0"/>
          <w:highlight w:val="yellow"/>
        </w:rPr>
        <w:t>very</w:t>
      </w:r>
      <w:proofErr w:type="spellEnd"/>
      <w:r w:rsidR="000B30B5">
        <w:rPr>
          <w:noProof w:val="0"/>
          <w:highlight w:val="yellow"/>
        </w:rPr>
        <w:t xml:space="preserve"> </w:t>
      </w:r>
      <w:proofErr w:type="spellStart"/>
      <w:r w:rsidRPr="00416D46">
        <w:rPr>
          <w:noProof w:val="0"/>
          <w:highlight w:val="yellow"/>
        </w:rPr>
        <w:t>nicens</w:t>
      </w:r>
      <w:proofErr w:type="spellEnd"/>
      <w:r w:rsidRPr="00416D46">
        <w:rPr>
          <w:noProof w:val="0"/>
          <w:highlight w:val="yellow"/>
        </w:rPr>
        <w:t>?</w:t>
      </w:r>
    </w:p>
    <w:p w14:paraId="308D1771" w14:textId="77777777" w:rsidR="00DC3F91" w:rsidRPr="001727C3" w:rsidRDefault="00DC3F91" w:rsidP="00160CC5">
      <w:pPr>
        <w:rPr>
          <w:noProof w:val="0"/>
        </w:rPr>
      </w:pPr>
    </w:p>
    <w:p w14:paraId="2FC91821" w14:textId="0D4EEE0F" w:rsidR="00DC3F91" w:rsidRDefault="00DC3F91" w:rsidP="00160CC5">
      <w:pPr>
        <w:rPr>
          <w:noProof w:val="0"/>
        </w:rPr>
      </w:pPr>
    </w:p>
    <w:p w14:paraId="762D0626" w14:textId="3B73DF41" w:rsidR="00936E89" w:rsidRDefault="00936E89">
      <w:pPr>
        <w:spacing w:after="200"/>
        <w:jc w:val="left"/>
        <w:rPr>
          <w:rFonts w:asciiTheme="majorHAnsi" w:eastAsiaTheme="majorEastAsia" w:hAnsiTheme="majorHAnsi" w:cstheme="majorBidi"/>
          <w:b/>
          <w:bCs/>
          <w:noProof w:val="0"/>
          <w:color w:val="000000" w:themeColor="text1"/>
          <w:sz w:val="32"/>
          <w:szCs w:val="32"/>
        </w:rPr>
      </w:pPr>
      <w:r>
        <w:rPr>
          <w:rFonts w:asciiTheme="majorHAnsi" w:eastAsiaTheme="majorEastAsia" w:hAnsiTheme="majorHAnsi" w:cstheme="majorBidi"/>
          <w:b/>
          <w:bCs/>
          <w:noProof w:val="0"/>
          <w:color w:val="000000" w:themeColor="text1"/>
          <w:sz w:val="32"/>
          <w:szCs w:val="32"/>
        </w:rPr>
        <w:br w:type="page"/>
      </w:r>
    </w:p>
    <w:p w14:paraId="49135BB2" w14:textId="77777777" w:rsidR="00A054C7" w:rsidRDefault="00A054C7">
      <w:pPr>
        <w:spacing w:after="200"/>
        <w:jc w:val="left"/>
        <w:rPr>
          <w:rFonts w:asciiTheme="majorHAnsi" w:eastAsiaTheme="majorEastAsia" w:hAnsiTheme="majorHAnsi" w:cstheme="majorBidi"/>
          <w:b/>
          <w:bCs/>
          <w:color w:val="000000" w:themeColor="text1"/>
          <w:sz w:val="32"/>
          <w:szCs w:val="32"/>
        </w:rPr>
      </w:pPr>
      <w:r>
        <w:lastRenderedPageBreak/>
        <w:br w:type="page"/>
      </w:r>
    </w:p>
    <w:p w14:paraId="2947A62A" w14:textId="5EE317C2" w:rsidR="00DC3F91" w:rsidRPr="001727C3" w:rsidRDefault="004B3D0E" w:rsidP="008F0F86">
      <w:pPr>
        <w:pStyle w:val="Ttulo1"/>
      </w:pPr>
      <w:bookmarkStart w:id="85" w:name="_Toc38823919"/>
      <w:r>
        <w:lastRenderedPageBreak/>
        <w:t>Requir</w:t>
      </w:r>
      <w:r w:rsidR="00A311AD">
        <w:t>e</w:t>
      </w:r>
      <w:r>
        <w:t>ments</w:t>
      </w:r>
      <w:bookmarkEnd w:id="85"/>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w:t>
      </w:r>
      <w:commentRangeStart w:id="86"/>
      <w:commentRangeStart w:id="87"/>
      <w:commentRangeStart w:id="88"/>
      <w:r w:rsidRPr="00A311AD">
        <w:rPr>
          <w:noProof w:val="0"/>
          <w:lang w:val="en-US"/>
        </w:rPr>
        <w:t xml:space="preserve">functional and non-functional </w:t>
      </w:r>
      <w:commentRangeEnd w:id="86"/>
      <w:r w:rsidR="00936440">
        <w:rPr>
          <w:rStyle w:val="Refdecomentrio"/>
        </w:rPr>
        <w:commentReference w:id="86"/>
      </w:r>
      <w:commentRangeEnd w:id="87"/>
      <w:r w:rsidR="00B61933">
        <w:rPr>
          <w:rStyle w:val="Refdecomentrio"/>
        </w:rPr>
        <w:commentReference w:id="87"/>
      </w:r>
      <w:commentRangeEnd w:id="88"/>
      <w:r w:rsidR="00B61933">
        <w:rPr>
          <w:rStyle w:val="Refdecomentrio"/>
        </w:rPr>
        <w:commentReference w:id="88"/>
      </w:r>
      <w:r w:rsidRPr="00A311AD">
        <w:rPr>
          <w:noProof w:val="0"/>
          <w:lang w:val="en-US"/>
        </w:rPr>
        <w:t xml:space="preserve">requirements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ins w:id="89" w:author="André Oliveira" w:date="2020-04-28T15:32:00Z"/>
          <w:rFonts w:asciiTheme="majorHAnsi" w:eastAsiaTheme="majorEastAsia" w:hAnsiTheme="majorHAnsi" w:cstheme="majorBidi"/>
          <w:noProof w:val="0"/>
          <w:sz w:val="28"/>
          <w:szCs w:val="28"/>
          <w:lang w:val="en-US"/>
        </w:rPr>
      </w:pPr>
      <w:ins w:id="90" w:author="André Oliveira" w:date="2020-04-28T15:32:00Z">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ins>
    </w:p>
    <w:p w14:paraId="52D4DD7C" w14:textId="7F5B4F6C" w:rsidR="00A311AD" w:rsidRPr="00A311AD" w:rsidRDefault="00A311AD" w:rsidP="00A311AD">
      <w:pPr>
        <w:rPr>
          <w:noProof w:val="0"/>
          <w:lang w:val="en-US"/>
        </w:rPr>
      </w:pPr>
      <w:del w:id="91" w:author="André Oliveira" w:date="2020-04-28T15:33:00Z">
        <w:r w:rsidRPr="00A311AD" w:rsidDel="00936440">
          <w:rPr>
            <w:noProof w:val="0"/>
            <w:lang w:val="en-US"/>
          </w:rPr>
          <w:delText>Functional Requirements</w:delText>
        </w:r>
      </w:del>
    </w:p>
    <w:p w14:paraId="4B41AD9F" w14:textId="2E6B8F4C" w:rsidR="00A311AD" w:rsidRPr="00A311AD" w:rsidRDefault="00A311AD" w:rsidP="00A311AD">
      <w:pPr>
        <w:pStyle w:val="PargrafodaLista"/>
        <w:numPr>
          <w:ilvl w:val="0"/>
          <w:numId w:val="14"/>
        </w:numPr>
        <w:rPr>
          <w:noProof w:val="0"/>
          <w:lang w:val="en-US"/>
        </w:rPr>
      </w:pPr>
      <w:r w:rsidRPr="00A311AD">
        <w:rPr>
          <w:noProof w:val="0"/>
          <w:lang w:val="en-US"/>
        </w:rPr>
        <w:t>Challenges – Challenges are a programming problem that needs to be solve</w:t>
      </w:r>
      <w:ins w:id="92" w:author="Rodrigo LeaL" w:date="2020-04-27T22:58:00Z">
        <w:r w:rsidR="001C2E87">
          <w:rPr>
            <w:noProof w:val="0"/>
            <w:lang w:val="en-US"/>
          </w:rPr>
          <w:t>d</w:t>
        </w:r>
      </w:ins>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PargrafodaLista"/>
        <w:numPr>
          <w:ilvl w:val="1"/>
          <w:numId w:val="14"/>
        </w:numPr>
        <w:rPr>
          <w:noProof w:val="0"/>
          <w:lang w:val="en-US"/>
        </w:rPr>
      </w:pPr>
      <w:r w:rsidRPr="00A311AD">
        <w:rPr>
          <w:noProof w:val="0"/>
          <w:lang w:val="en-US"/>
        </w:rPr>
        <w:t>Challenges can be solved on one or more programming languages;</w:t>
      </w:r>
    </w:p>
    <w:p w14:paraId="0EDEDA16" w14:textId="77777777" w:rsidR="00A311AD" w:rsidRPr="00A311AD" w:rsidRDefault="00A311AD" w:rsidP="00A311AD">
      <w:pPr>
        <w:pStyle w:val="PargrafodaLista"/>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PargrafodaLista"/>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PargrafodaLista"/>
        <w:numPr>
          <w:ilvl w:val="1"/>
          <w:numId w:val="14"/>
        </w:numPr>
        <w:rPr>
          <w:noProof w:val="0"/>
          <w:lang w:val="en-US"/>
        </w:rPr>
      </w:pPr>
      <w:r w:rsidRPr="00A311AD">
        <w:rPr>
          <w:noProof w:val="0"/>
          <w:lang w:val="en-US"/>
        </w:rPr>
        <w:t xml:space="preserve">To create </w:t>
      </w:r>
      <w:ins w:id="93" w:author="Rodrigo LeaL" w:date="2020-04-27T23:16:00Z">
        <w:r w:rsidR="00DA0DED" w:rsidRPr="00A311AD">
          <w:rPr>
            <w:noProof w:val="0"/>
            <w:lang w:val="en-US"/>
          </w:rPr>
          <w:t xml:space="preserve">a Challenge </w:t>
        </w:r>
      </w:ins>
      <w:r w:rsidRPr="00A311AD">
        <w:rPr>
          <w:noProof w:val="0"/>
          <w:lang w:val="en-US"/>
        </w:rPr>
        <w:t xml:space="preserve">the code must </w:t>
      </w:r>
      <w:proofErr w:type="gramStart"/>
      <w:r w:rsidRPr="00A311AD">
        <w:rPr>
          <w:noProof w:val="0"/>
          <w:lang w:val="en-US"/>
        </w:rPr>
        <w:t>compile</w:t>
      </w:r>
      <w:proofErr w:type="gramEnd"/>
      <w:r w:rsidRPr="00A311AD">
        <w:rPr>
          <w:noProof w:val="0"/>
          <w:lang w:val="en-US"/>
        </w:rPr>
        <w:t xml:space="preserve"> and the test</w:t>
      </w:r>
      <w:ins w:id="94" w:author="André Oliveira" w:date="2020-04-28T15:27:00Z">
        <w:r w:rsidR="00936440">
          <w:rPr>
            <w:noProof w:val="0"/>
            <w:lang w:val="en-US"/>
          </w:rPr>
          <w:t>s</w:t>
        </w:r>
      </w:ins>
      <w:r w:rsidRPr="00A311AD">
        <w:rPr>
          <w:noProof w:val="0"/>
          <w:lang w:val="en-US"/>
        </w:rPr>
        <w:t xml:space="preserve"> must pass;</w:t>
      </w:r>
    </w:p>
    <w:p w14:paraId="797A9840" w14:textId="7E7B4627" w:rsidR="00A311AD" w:rsidRPr="00A311AD" w:rsidRDefault="00A311AD" w:rsidP="00A311AD">
      <w:pPr>
        <w:pStyle w:val="PargrafodaLista"/>
        <w:numPr>
          <w:ilvl w:val="1"/>
          <w:numId w:val="14"/>
        </w:numPr>
        <w:rPr>
          <w:noProof w:val="0"/>
          <w:lang w:val="en-US"/>
        </w:rPr>
      </w:pPr>
      <w:r w:rsidRPr="00A311AD">
        <w:rPr>
          <w:noProof w:val="0"/>
          <w:lang w:val="en-US"/>
        </w:rPr>
        <w:t xml:space="preserve">Challenges can </w:t>
      </w:r>
      <w:ins w:id="95" w:author="Rodrigo LeaL" w:date="2020-04-27T23:17:00Z">
        <w:r w:rsidR="001A2015">
          <w:rPr>
            <w:noProof w:val="0"/>
            <w:lang w:val="en-US"/>
          </w:rPr>
          <w:t>be associated with</w:t>
        </w:r>
      </w:ins>
      <w:del w:id="96" w:author="Rodrigo LeaL" w:date="2020-04-27T23:17:00Z">
        <w:r w:rsidRPr="00A311AD" w:rsidDel="001A2015">
          <w:rPr>
            <w:noProof w:val="0"/>
            <w:lang w:val="en-US"/>
          </w:rPr>
          <w:delText>have</w:delText>
        </w:r>
      </w:del>
      <w:r w:rsidRPr="00A311AD">
        <w:rPr>
          <w:noProof w:val="0"/>
          <w:lang w:val="en-US"/>
        </w:rPr>
        <w:t xml:space="preserve"> tags</w:t>
      </w:r>
      <w:del w:id="97" w:author="Rodrigo LeaL" w:date="2020-04-27T23:17:00Z">
        <w:r w:rsidRPr="00A311AD" w:rsidDel="001A2015">
          <w:rPr>
            <w:noProof w:val="0"/>
            <w:lang w:val="en-US"/>
          </w:rPr>
          <w:delText xml:space="preserve"> associate with it</w:delText>
        </w:r>
      </w:del>
      <w:r w:rsidRPr="00A311AD">
        <w:rPr>
          <w:noProof w:val="0"/>
          <w:lang w:val="en-US"/>
        </w:rPr>
        <w:t xml:space="preserve">, </w:t>
      </w:r>
      <w:del w:id="98" w:author="Rodrigo LeaL" w:date="2020-04-27T23:17:00Z">
        <w:r w:rsidRPr="00A311AD" w:rsidDel="001A2015">
          <w:rPr>
            <w:noProof w:val="0"/>
            <w:lang w:val="en-US"/>
          </w:rPr>
          <w:delText xml:space="preserve">that </w:delText>
        </w:r>
      </w:del>
      <w:ins w:id="99" w:author="Rodrigo LeaL" w:date="2020-04-27T23:17:00Z">
        <w:r w:rsidR="001A2015">
          <w:rPr>
            <w:noProof w:val="0"/>
            <w:lang w:val="en-US"/>
          </w:rPr>
          <w:t>which</w:t>
        </w:r>
        <w:r w:rsidR="001A2015" w:rsidRPr="00A311AD">
          <w:rPr>
            <w:noProof w:val="0"/>
            <w:lang w:val="en-US"/>
          </w:rPr>
          <w:t xml:space="preserve"> </w:t>
        </w:r>
      </w:ins>
      <w:r w:rsidRPr="00A311AD">
        <w:rPr>
          <w:noProof w:val="0"/>
          <w:lang w:val="en-US"/>
        </w:rPr>
        <w:t>can be used to search specific topics;</w:t>
      </w:r>
    </w:p>
    <w:p w14:paraId="6F2FC58F"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PargrafodaLista"/>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track and consult previously answered Challenges;</w:t>
      </w:r>
    </w:p>
    <w:p w14:paraId="03BAD7DE" w14:textId="77777777" w:rsidR="00A311AD" w:rsidRPr="00A311AD" w:rsidRDefault="00A311AD" w:rsidP="00A311AD">
      <w:pPr>
        <w:pStyle w:val="PargrafodaLista"/>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PargrafodaLista"/>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PargrafodaLista"/>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PargrafodaLista"/>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PargrafodaLista"/>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PargrafodaLista"/>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can be shared through a link created by the platform.</w:t>
      </w:r>
    </w:p>
    <w:p w14:paraId="4DFBB246" w14:textId="27E5C64F" w:rsidR="00A311AD" w:rsidRPr="00A311AD" w:rsidRDefault="00A311AD" w:rsidP="00A311AD">
      <w:pPr>
        <w:pStyle w:val="PargrafodaLista"/>
        <w:numPr>
          <w:ilvl w:val="1"/>
          <w:numId w:val="14"/>
        </w:numPr>
        <w:rPr>
          <w:noProof w:val="0"/>
          <w:lang w:val="en-US"/>
        </w:rPr>
      </w:pPr>
      <w:r w:rsidRPr="00A311AD">
        <w:rPr>
          <w:noProof w:val="0"/>
          <w:lang w:val="en-US"/>
        </w:rPr>
        <w:t xml:space="preserve">Questionnaire can </w:t>
      </w:r>
      <w:ins w:id="100" w:author="Rodrigo LeaL" w:date="2020-04-27T23:19:00Z">
        <w:r w:rsidR="001A2015">
          <w:rPr>
            <w:noProof w:val="0"/>
            <w:lang w:val="en-US"/>
          </w:rPr>
          <w:t>be associated with</w:t>
        </w:r>
      </w:ins>
      <w:del w:id="101" w:author="Rodrigo LeaL" w:date="2020-04-27T23:19:00Z">
        <w:r w:rsidRPr="00A311AD" w:rsidDel="001A2015">
          <w:rPr>
            <w:noProof w:val="0"/>
            <w:lang w:val="en-US"/>
          </w:rPr>
          <w:delText>have</w:delText>
        </w:r>
      </w:del>
      <w:r w:rsidRPr="00A311AD">
        <w:rPr>
          <w:noProof w:val="0"/>
          <w:lang w:val="en-US"/>
        </w:rPr>
        <w:t xml:space="preserve"> tags</w:t>
      </w:r>
      <w:ins w:id="102" w:author="Rodrigo LeaL" w:date="2020-04-27T23:19:00Z">
        <w:r w:rsidR="001A2015">
          <w:rPr>
            <w:noProof w:val="0"/>
            <w:lang w:val="en-US"/>
          </w:rPr>
          <w:t xml:space="preserve">, </w:t>
        </w:r>
      </w:ins>
      <w:del w:id="103" w:author="Rodrigo LeaL" w:date="2020-04-27T23:19:00Z">
        <w:r w:rsidRPr="00A311AD" w:rsidDel="001A2015">
          <w:rPr>
            <w:noProof w:val="0"/>
            <w:lang w:val="en-US"/>
          </w:rPr>
          <w:delText xml:space="preserve"> associate with it </w:delText>
        </w:r>
      </w:del>
      <w:r w:rsidRPr="00A311AD">
        <w:rPr>
          <w:noProof w:val="0"/>
          <w:lang w:val="en-US"/>
        </w:rPr>
        <w:t xml:space="preserve">which can be used for searching </w:t>
      </w:r>
    </w:p>
    <w:p w14:paraId="4BF3047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PargrafodaLista"/>
        <w:numPr>
          <w:ilvl w:val="1"/>
          <w:numId w:val="14"/>
        </w:numPr>
        <w:rPr>
          <w:noProof w:val="0"/>
          <w:lang w:val="en-US"/>
        </w:rPr>
      </w:pPr>
      <w:r w:rsidRPr="00A311AD">
        <w:rPr>
          <w:noProof w:val="0"/>
          <w:lang w:val="en-US"/>
        </w:rPr>
        <w:lastRenderedPageBreak/>
        <w:t>Questionnaire’s timer starts when link is accessed;</w:t>
      </w:r>
    </w:p>
    <w:p w14:paraId="30DF4659"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creator can define what programming language can be used in any challenge;</w:t>
      </w:r>
    </w:p>
    <w:p w14:paraId="009AA2AC" w14:textId="3CDF111C" w:rsidR="00A311AD" w:rsidRDefault="00A311AD" w:rsidP="00A311AD">
      <w:pPr>
        <w:pStyle w:val="PargrafodaLista"/>
        <w:numPr>
          <w:ilvl w:val="1"/>
          <w:numId w:val="14"/>
        </w:numPr>
        <w:rPr>
          <w:ins w:id="104" w:author="André Oliveira" w:date="2020-04-28T15:30:00Z"/>
          <w:noProof w:val="0"/>
          <w:lang w:val="en-US"/>
        </w:rPr>
      </w:pPr>
      <w:r w:rsidRPr="00A311AD">
        <w:rPr>
          <w:noProof w:val="0"/>
          <w:lang w:val="en-US"/>
        </w:rPr>
        <w:t xml:space="preserve">Questionnaire’s creator can decide whether the user responding can view the final evaluation or </w:t>
      </w:r>
      <w:commentRangeStart w:id="105"/>
      <w:commentRangeStart w:id="106"/>
      <w:r w:rsidRPr="00A311AD">
        <w:rPr>
          <w:noProof w:val="0"/>
          <w:lang w:val="en-US"/>
        </w:rPr>
        <w:t>not</w:t>
      </w:r>
      <w:commentRangeEnd w:id="105"/>
      <w:r w:rsidR="00936440">
        <w:rPr>
          <w:rStyle w:val="Refdecomentrio"/>
        </w:rPr>
        <w:commentReference w:id="105"/>
      </w:r>
      <w:commentRangeEnd w:id="106"/>
      <w:r w:rsidR="00B61933">
        <w:rPr>
          <w:rStyle w:val="Refdecomentrio"/>
        </w:rPr>
        <w:commentReference w:id="106"/>
      </w:r>
      <w:r w:rsidRPr="00A311AD">
        <w:rPr>
          <w:noProof w:val="0"/>
          <w:lang w:val="en-US"/>
        </w:rPr>
        <w:t>;</w:t>
      </w:r>
    </w:p>
    <w:p w14:paraId="54A02322" w14:textId="21575955" w:rsidR="00936440" w:rsidRPr="00936440" w:rsidRDefault="00936440">
      <w:pPr>
        <w:rPr>
          <w:noProof w:val="0"/>
          <w:lang w:val="en-US"/>
          <w:rPrChange w:id="107" w:author="André Oliveira" w:date="2020-04-28T15:30:00Z">
            <w:rPr>
              <w:lang w:val="en-US"/>
            </w:rPr>
          </w:rPrChange>
        </w:rPr>
        <w:pPrChange w:id="108" w:author="André Oliveira" w:date="2020-04-28T15:30:00Z">
          <w:pPr>
            <w:pStyle w:val="PargrafodaLista"/>
            <w:numPr>
              <w:ilvl w:val="1"/>
              <w:numId w:val="14"/>
            </w:numPr>
            <w:ind w:left="1440" w:hanging="360"/>
          </w:pPr>
        </w:pPrChange>
      </w:pPr>
    </w:p>
    <w:p w14:paraId="475F47E6" w14:textId="77777777" w:rsidR="00A311AD" w:rsidRPr="00A311AD" w:rsidRDefault="00A311AD" w:rsidP="00A311AD">
      <w:pPr>
        <w:pStyle w:val="PargrafodaLista"/>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PargrafodaLista"/>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PargrafodaLista"/>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PargrafodaLista"/>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PargrafodaLista"/>
        <w:numPr>
          <w:ilvl w:val="0"/>
          <w:numId w:val="14"/>
        </w:numPr>
        <w:rPr>
          <w:noProof w:val="0"/>
          <w:lang w:val="en-US"/>
        </w:rPr>
      </w:pPr>
      <w:r w:rsidRPr="00A311AD">
        <w:rPr>
          <w:noProof w:val="0"/>
          <w:lang w:val="en-US"/>
        </w:rPr>
        <w:t>Multi-Language:</w:t>
      </w:r>
    </w:p>
    <w:p w14:paraId="69C532D5" w14:textId="278F3B34" w:rsidR="00A311AD" w:rsidRPr="00A311AD" w:rsidDel="00231005" w:rsidRDefault="00A311AD" w:rsidP="00A311AD">
      <w:pPr>
        <w:pStyle w:val="PargrafodaLista"/>
        <w:numPr>
          <w:ilvl w:val="1"/>
          <w:numId w:val="14"/>
        </w:numPr>
        <w:rPr>
          <w:del w:id="109" w:author="André Oliveira" w:date="2020-04-28T15:33:00Z"/>
          <w:noProof w:val="0"/>
          <w:lang w:val="en-US"/>
        </w:rPr>
      </w:pPr>
      <w:r w:rsidRPr="00A311AD">
        <w:rPr>
          <w:noProof w:val="0"/>
          <w:lang w:val="en-US"/>
        </w:rPr>
        <w:t>Platform must provide an environment to run code for multiple programming languages (Java, Kotlin, C#, Java</w:t>
      </w:r>
      <w:ins w:id="110" w:author="André Oliveira" w:date="2020-04-28T15:29:00Z">
        <w:r w:rsidR="00936440">
          <w:rPr>
            <w:noProof w:val="0"/>
            <w:lang w:val="en-US"/>
          </w:rPr>
          <w:t>S</w:t>
        </w:r>
      </w:ins>
      <w:del w:id="111" w:author="André Oliveira" w:date="2020-04-28T15:29:00Z">
        <w:r w:rsidRPr="00A311AD" w:rsidDel="00936440">
          <w:rPr>
            <w:noProof w:val="0"/>
            <w:lang w:val="en-US"/>
          </w:rPr>
          <w:delText>s</w:delText>
        </w:r>
      </w:del>
      <w:r w:rsidRPr="00A311AD">
        <w:rPr>
          <w:noProof w:val="0"/>
          <w:lang w:val="en-US"/>
        </w:rPr>
        <w:t>cript and Python)</w:t>
      </w:r>
    </w:p>
    <w:p w14:paraId="4D3BF9DB" w14:textId="55FBAB10" w:rsidR="00A311AD" w:rsidRPr="00231005" w:rsidDel="001A2015" w:rsidRDefault="00A311AD">
      <w:pPr>
        <w:pStyle w:val="PargrafodaLista"/>
        <w:numPr>
          <w:ilvl w:val="1"/>
          <w:numId w:val="14"/>
        </w:numPr>
        <w:rPr>
          <w:del w:id="112" w:author="Rodrigo LeaL" w:date="2020-04-27T23:20:00Z"/>
          <w:noProof w:val="0"/>
          <w:lang w:val="en-US"/>
          <w:rPrChange w:id="113" w:author="André Oliveira" w:date="2020-04-28T15:33:00Z">
            <w:rPr>
              <w:del w:id="114" w:author="Rodrigo LeaL" w:date="2020-04-27T23:20:00Z"/>
              <w:lang w:val="en-US"/>
            </w:rPr>
          </w:rPrChange>
        </w:rPr>
        <w:pPrChange w:id="115" w:author="André Oliveira" w:date="2020-04-28T15:33:00Z">
          <w:pPr/>
        </w:pPrChange>
      </w:pPr>
    </w:p>
    <w:p w14:paraId="32DE67CB" w14:textId="77777777" w:rsidR="001A2015" w:rsidRPr="00A311AD" w:rsidDel="00231005" w:rsidRDefault="001A2015" w:rsidP="00A311AD">
      <w:pPr>
        <w:rPr>
          <w:ins w:id="116" w:author="Rodrigo LeaL" w:date="2020-04-27T23:20:00Z"/>
          <w:del w:id="117" w:author="André Oliveira" w:date="2020-04-28T15:33:00Z"/>
          <w:noProof w:val="0"/>
          <w:lang w:val="en-US"/>
        </w:rPr>
      </w:pPr>
    </w:p>
    <w:p w14:paraId="7C50EE68" w14:textId="7C38762C" w:rsidR="00936440" w:rsidRPr="00936440" w:rsidRDefault="00A311AD">
      <w:pPr>
        <w:rPr>
          <w:noProof w:val="0"/>
          <w:lang w:val="en-US"/>
          <w:rPrChange w:id="118" w:author="André Oliveira" w:date="2020-04-28T15:33:00Z">
            <w:rPr>
              <w:lang w:val="en-US"/>
            </w:rPr>
          </w:rPrChange>
        </w:rPr>
        <w:pPrChange w:id="119" w:author="André Oliveira" w:date="2020-04-28T15:33:00Z">
          <w:pPr>
            <w:pStyle w:val="PargrafodaLista"/>
            <w:numPr>
              <w:numId w:val="14"/>
            </w:numPr>
            <w:ind w:hanging="360"/>
          </w:pPr>
        </w:pPrChange>
      </w:pPr>
      <w:del w:id="120" w:author="André Oliveira" w:date="2020-04-28T15:33:00Z">
        <w:r w:rsidRPr="001A2015" w:rsidDel="00231005">
          <w:rPr>
            <w:noProof w:val="0"/>
            <w:lang w:val="en-US"/>
            <w:rPrChange w:id="121" w:author="Rodrigo LeaL" w:date="2020-04-27T23:20:00Z">
              <w:rPr>
                <w:lang w:val="en-US"/>
              </w:rPr>
            </w:rPrChange>
          </w:rPr>
          <w:delText>Non-Functional Requirements:</w:delText>
        </w:r>
      </w:del>
      <w:ins w:id="122" w:author="André Oliveira" w:date="2020-04-28T15:33:00Z">
        <w:r w:rsidR="00936440">
          <w:rPr>
            <w:rFonts w:asciiTheme="majorHAnsi" w:eastAsiaTheme="majorEastAsia" w:hAnsiTheme="majorHAnsi" w:cstheme="majorBidi"/>
            <w:noProof w:val="0"/>
            <w:sz w:val="28"/>
            <w:szCs w:val="28"/>
            <w:lang w:val="en-US"/>
          </w:rPr>
          <w:t>2</w:t>
        </w:r>
        <w:r w:rsidR="00936440"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00936440"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sidR="00936440">
          <w:rPr>
            <w:rFonts w:asciiTheme="majorHAnsi" w:eastAsiaTheme="majorEastAsia" w:hAnsiTheme="majorHAnsi" w:cstheme="majorBidi"/>
            <w:noProof w:val="0"/>
            <w:sz w:val="28"/>
            <w:szCs w:val="28"/>
            <w:lang w:val="en-US"/>
          </w:rPr>
          <w:t>Functional Requirements</w:t>
        </w:r>
      </w:ins>
    </w:p>
    <w:p w14:paraId="77567450" w14:textId="77777777" w:rsidR="00A311AD" w:rsidRPr="00A311AD" w:rsidRDefault="00A311AD" w:rsidP="00A311AD">
      <w:pPr>
        <w:pStyle w:val="PargrafodaLista"/>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PargrafodaLista"/>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PargrafodaLista"/>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PargrafodaLista"/>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PargrafodaLista"/>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PargrafodaLista"/>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PargrafodaLista"/>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ins w:id="123" w:author="André Oliveira" w:date="2020-04-28T15:33:00Z"/>
          <w:rFonts w:asciiTheme="majorHAnsi" w:eastAsiaTheme="majorEastAsia" w:hAnsiTheme="majorHAnsi" w:cstheme="majorBidi"/>
          <w:noProof w:val="0"/>
          <w:sz w:val="28"/>
          <w:szCs w:val="28"/>
          <w:lang w:val="en-US"/>
        </w:rPr>
      </w:pPr>
      <w:bookmarkStart w:id="124" w:name="_Toc38823920"/>
      <w:ins w:id="125" w:author="André Oliveira" w:date="2020-04-28T15:33:00Z">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w:t>
        </w:r>
      </w:ins>
      <w:ins w:id="126" w:author="André Oliveira" w:date="2020-04-28T15:34:00Z">
        <w:r>
          <w:rPr>
            <w:rFonts w:asciiTheme="majorHAnsi" w:eastAsiaTheme="majorEastAsia" w:hAnsiTheme="majorHAnsi" w:cstheme="majorBidi"/>
            <w:noProof w:val="0"/>
            <w:sz w:val="28"/>
            <w:szCs w:val="28"/>
            <w:lang w:val="en-US"/>
          </w:rPr>
          <w:t>ys</w:t>
        </w:r>
      </w:ins>
    </w:p>
    <w:p w14:paraId="34324FDC" w14:textId="17B9C947" w:rsidR="00A311AD" w:rsidRPr="00A311AD" w:rsidDel="00231005" w:rsidRDefault="00A311AD" w:rsidP="00A311AD">
      <w:pPr>
        <w:pStyle w:val="Ttulo2"/>
        <w:rPr>
          <w:del w:id="127" w:author="André Oliveira" w:date="2020-04-28T15:33:00Z"/>
          <w:rFonts w:eastAsia="Times New Roman"/>
          <w:color w:val="auto"/>
          <w:lang w:val="en-GB" w:eastAsia="en-GB"/>
        </w:rPr>
      </w:pPr>
      <w:del w:id="128" w:author="André Oliveira" w:date="2020-04-28T15:33:00Z">
        <w:r w:rsidRPr="00A311AD" w:rsidDel="00231005">
          <w:rPr>
            <w:rFonts w:eastAsia="Times New Roman"/>
            <w:color w:val="auto"/>
            <w:lang w:val="en-GB" w:eastAsia="en-GB"/>
          </w:rPr>
          <w:delText>User Journeys</w:delText>
        </w:r>
        <w:bookmarkEnd w:id="124"/>
      </w:del>
    </w:p>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2222FCC2" w:rsidR="00231005" w:rsidRPr="00231005" w:rsidRDefault="00A311AD" w:rsidP="00231005">
      <w:pPr>
        <w:pStyle w:val="Ttulo3"/>
        <w:rPr>
          <w:color w:val="auto"/>
          <w:sz w:val="28"/>
          <w:szCs w:val="28"/>
          <w:lang w:val="en-GB"/>
          <w:rPrChange w:id="129" w:author="André Oliveira" w:date="2020-04-28T15:35:00Z">
            <w:rPr>
              <w:rFonts w:eastAsia="Times New Roman"/>
              <w:color w:val="auto"/>
              <w:lang w:eastAsia="en-GB"/>
            </w:rPr>
          </w:rPrChange>
        </w:rPr>
      </w:pPr>
      <w:bookmarkStart w:id="130" w:name="_Toc38823921"/>
      <w:del w:id="131" w:author="André Oliveira" w:date="2020-04-28T15:35:00Z">
        <w:r w:rsidRPr="00A311AD" w:rsidDel="00231005">
          <w:rPr>
            <w:rFonts w:eastAsia="Times New Roman"/>
            <w:color w:val="auto"/>
            <w:lang w:eastAsia="en-GB"/>
          </w:rPr>
          <w:lastRenderedPageBreak/>
          <w:delText>Registration</w:delText>
        </w:r>
      </w:del>
      <w:bookmarkEnd w:id="130"/>
      <w:ins w:id="132" w:author="André Oliveira" w:date="2020-04-28T15:35:00Z">
        <w:r w:rsidR="00231005">
          <w:rPr>
            <w:color w:val="auto"/>
            <w:sz w:val="28"/>
            <w:szCs w:val="28"/>
            <w:lang w:val="en-GB"/>
          </w:rPr>
          <w:t>2</w:t>
        </w:r>
        <w:r w:rsidR="00231005" w:rsidRPr="00AB6EF8">
          <w:rPr>
            <w:color w:val="auto"/>
            <w:sz w:val="28"/>
            <w:szCs w:val="28"/>
            <w:lang w:val="en-GB"/>
          </w:rPr>
          <w:t>.</w:t>
        </w:r>
        <w:r w:rsidR="00231005">
          <w:rPr>
            <w:color w:val="auto"/>
            <w:sz w:val="28"/>
            <w:szCs w:val="28"/>
            <w:lang w:val="en-GB"/>
          </w:rPr>
          <w:t>3</w:t>
        </w:r>
        <w:r w:rsidR="00231005" w:rsidRPr="00AB6EF8">
          <w:rPr>
            <w:color w:val="auto"/>
            <w:sz w:val="28"/>
            <w:szCs w:val="28"/>
            <w:lang w:val="en-GB"/>
          </w:rPr>
          <w:t xml:space="preserve">.1. </w:t>
        </w:r>
        <w:r w:rsidR="00231005">
          <w:rPr>
            <w:color w:val="auto"/>
            <w:sz w:val="28"/>
            <w:szCs w:val="28"/>
            <w:lang w:val="en-GB"/>
          </w:rPr>
          <w:t>Registration</w:t>
        </w:r>
      </w:ins>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33" w:name="_Toc38822928"/>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133"/>
    </w:p>
    <w:p w14:paraId="6A164145" w14:textId="1DB517FB" w:rsidR="00231005" w:rsidRPr="00D74356" w:rsidRDefault="00231005" w:rsidP="00231005">
      <w:pPr>
        <w:pStyle w:val="Ttulo3"/>
        <w:rPr>
          <w:ins w:id="134" w:author="André Oliveira" w:date="2020-04-28T15:35:00Z"/>
          <w:color w:val="auto"/>
          <w:sz w:val="28"/>
          <w:szCs w:val="28"/>
          <w:lang w:val="en-GB"/>
        </w:rPr>
      </w:pPr>
      <w:bookmarkStart w:id="135" w:name="_Toc38823922"/>
      <w:ins w:id="136" w:author="André Oliveira" w:date="2020-04-28T15:35:00Z">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ins>
    </w:p>
    <w:p w14:paraId="4857A8D3" w14:textId="5F47ABF3" w:rsidR="00A311AD" w:rsidRPr="00231005" w:rsidDel="00231005" w:rsidRDefault="00A311AD" w:rsidP="00A311AD">
      <w:pPr>
        <w:pStyle w:val="Ttulo3"/>
        <w:rPr>
          <w:del w:id="137" w:author="André Oliveira" w:date="2020-04-28T15:35:00Z"/>
          <w:rFonts w:eastAsia="Times New Roman"/>
          <w:color w:val="auto"/>
          <w:lang w:val="en-US" w:eastAsia="en-GB"/>
          <w:rPrChange w:id="138" w:author="André Oliveira" w:date="2020-04-28T15:35:00Z">
            <w:rPr>
              <w:del w:id="139" w:author="André Oliveira" w:date="2020-04-28T15:35:00Z"/>
              <w:rFonts w:eastAsia="Times New Roman"/>
              <w:color w:val="auto"/>
              <w:lang w:eastAsia="en-GB"/>
            </w:rPr>
          </w:rPrChange>
        </w:rPr>
      </w:pPr>
      <w:del w:id="140" w:author="André Oliveira" w:date="2020-04-28T15:35:00Z">
        <w:r w:rsidRPr="00231005" w:rsidDel="00231005">
          <w:rPr>
            <w:rFonts w:eastAsia="Times New Roman"/>
            <w:lang w:val="en-US" w:eastAsia="en-GB"/>
            <w:rPrChange w:id="141" w:author="André Oliveira" w:date="2020-04-28T15:35:00Z">
              <w:rPr>
                <w:rFonts w:eastAsia="Times New Roman"/>
                <w:lang w:eastAsia="en-GB"/>
              </w:rPr>
            </w:rPrChange>
          </w:rPr>
          <w:delText>Solving a Challenge</w:delText>
        </w:r>
        <w:bookmarkEnd w:id="135"/>
      </w:del>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42" w:name="_Toc38822929"/>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142"/>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0D7E3FC" w14:textId="234F07F0" w:rsidR="00231005" w:rsidRPr="00D74356" w:rsidRDefault="00A311AD" w:rsidP="00231005">
      <w:pPr>
        <w:pStyle w:val="Ttulo3"/>
        <w:rPr>
          <w:ins w:id="143" w:author="André Oliveira" w:date="2020-04-28T15:36:00Z"/>
          <w:color w:val="auto"/>
          <w:sz w:val="28"/>
          <w:szCs w:val="28"/>
          <w:lang w:val="en-GB"/>
        </w:rPr>
      </w:pPr>
      <w:bookmarkStart w:id="144" w:name="_Toc38823923"/>
      <w:del w:id="145" w:author="André Oliveira" w:date="2020-04-28T15:36:00Z">
        <w:r w:rsidRPr="00A311AD" w:rsidDel="00231005">
          <w:rPr>
            <w:rFonts w:eastAsia="Times New Roman"/>
            <w:color w:val="auto"/>
            <w:lang w:eastAsia="en-GB"/>
          </w:rPr>
          <w:delText>Create a Challenge</w:delText>
        </w:r>
      </w:del>
      <w:bookmarkEnd w:id="144"/>
      <w:ins w:id="146" w:author="André Oliveira" w:date="2020-04-28T15:36:00Z">
        <w:r w:rsidR="00231005">
          <w:rPr>
            <w:color w:val="auto"/>
            <w:sz w:val="28"/>
            <w:szCs w:val="28"/>
            <w:lang w:val="en-GB"/>
          </w:rPr>
          <w:t>2</w:t>
        </w:r>
        <w:r w:rsidR="00231005" w:rsidRPr="00AB6EF8">
          <w:rPr>
            <w:color w:val="auto"/>
            <w:sz w:val="28"/>
            <w:szCs w:val="28"/>
            <w:lang w:val="en-GB"/>
          </w:rPr>
          <w:t>.</w:t>
        </w:r>
        <w:r w:rsidR="00231005">
          <w:rPr>
            <w:color w:val="auto"/>
            <w:sz w:val="28"/>
            <w:szCs w:val="28"/>
            <w:lang w:val="en-GB"/>
          </w:rPr>
          <w:t>3</w:t>
        </w:r>
        <w:r w:rsidR="00231005" w:rsidRPr="00AB6EF8">
          <w:rPr>
            <w:color w:val="auto"/>
            <w:sz w:val="28"/>
            <w:szCs w:val="28"/>
            <w:lang w:val="en-GB"/>
          </w:rPr>
          <w:t>.</w:t>
        </w:r>
        <w:r w:rsidR="00231005">
          <w:rPr>
            <w:color w:val="auto"/>
            <w:sz w:val="28"/>
            <w:szCs w:val="28"/>
            <w:lang w:val="en-GB"/>
          </w:rPr>
          <w:t>3</w:t>
        </w:r>
        <w:r w:rsidR="00231005" w:rsidRPr="00AB6EF8">
          <w:rPr>
            <w:color w:val="auto"/>
            <w:sz w:val="28"/>
            <w:szCs w:val="28"/>
            <w:lang w:val="en-GB"/>
          </w:rPr>
          <w:t xml:space="preserve">. </w:t>
        </w:r>
        <w:r w:rsidR="00231005">
          <w:rPr>
            <w:color w:val="auto"/>
            <w:sz w:val="28"/>
            <w:szCs w:val="28"/>
            <w:lang w:val="en-GB"/>
          </w:rPr>
          <w:t>Create a Challenge</w:t>
        </w:r>
      </w:ins>
    </w:p>
    <w:p w14:paraId="2517E5CE" w14:textId="77777777" w:rsidR="00231005" w:rsidRPr="00231005" w:rsidRDefault="00231005">
      <w:pPr>
        <w:rPr>
          <w:lang w:eastAsia="en-GB"/>
          <w:rPrChange w:id="147" w:author="André Oliveira" w:date="2020-04-28T15:36:00Z">
            <w:rPr>
              <w:rFonts w:eastAsia="Times New Roman"/>
              <w:color w:val="auto"/>
              <w:lang w:eastAsia="en-GB"/>
            </w:rPr>
          </w:rPrChange>
        </w:rPr>
        <w:pPrChange w:id="148" w:author="André Oliveira" w:date="2020-04-28T15:36:00Z">
          <w:pPr>
            <w:pStyle w:val="Ttulo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lastRenderedPageBreak/>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49" w:name="_Toc38822930"/>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149"/>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Ttulo3"/>
        <w:rPr>
          <w:ins w:id="150" w:author="André Oliveira" w:date="2020-04-28T15:36:00Z"/>
          <w:color w:val="auto"/>
          <w:sz w:val="28"/>
          <w:szCs w:val="28"/>
          <w:lang w:val="en-GB"/>
        </w:rPr>
      </w:pPr>
      <w:bookmarkStart w:id="151" w:name="_Toc38823924"/>
      <w:ins w:id="152" w:author="André Oliveira" w:date="2020-04-28T15:36:00Z">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ins>
    </w:p>
    <w:p w14:paraId="7382712D" w14:textId="7748301B" w:rsidR="00A311AD" w:rsidRPr="00231005" w:rsidDel="00231005" w:rsidRDefault="00A311AD" w:rsidP="00A311AD">
      <w:pPr>
        <w:pStyle w:val="Ttulo3"/>
        <w:rPr>
          <w:del w:id="153" w:author="André Oliveira" w:date="2020-04-28T15:36:00Z"/>
          <w:rFonts w:eastAsia="Times New Roman"/>
          <w:color w:val="auto"/>
          <w:lang w:val="en-US" w:eastAsia="en-GB"/>
          <w:rPrChange w:id="154" w:author="André Oliveira" w:date="2020-04-28T15:36:00Z">
            <w:rPr>
              <w:del w:id="155" w:author="André Oliveira" w:date="2020-04-28T15:36:00Z"/>
              <w:rFonts w:eastAsia="Times New Roman"/>
              <w:color w:val="auto"/>
              <w:lang w:eastAsia="en-GB"/>
            </w:rPr>
          </w:rPrChange>
        </w:rPr>
      </w:pPr>
      <w:del w:id="156" w:author="André Oliveira" w:date="2020-04-28T15:36:00Z">
        <w:r w:rsidRPr="00231005" w:rsidDel="00231005">
          <w:rPr>
            <w:rFonts w:eastAsia="Times New Roman"/>
            <w:lang w:val="en-US" w:eastAsia="en-GB"/>
            <w:rPrChange w:id="157" w:author="André Oliveira" w:date="2020-04-28T15:36:00Z">
              <w:rPr>
                <w:rFonts w:eastAsia="Times New Roman"/>
                <w:lang w:eastAsia="en-GB"/>
              </w:rPr>
            </w:rPrChange>
          </w:rPr>
          <w:delText>Create a Questionnaire</w:delText>
        </w:r>
        <w:bookmarkEnd w:id="151"/>
      </w:del>
    </w:p>
    <w:p w14:paraId="030AAC8B" w14:textId="77777777" w:rsidR="00225B02" w:rsidRDefault="004631AF"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Legenda"/>
        <w:rPr>
          <w:rFonts w:ascii="Courier New" w:eastAsia="Times New Roman" w:hAnsi="Courier New" w:cs="Courier New"/>
          <w:color w:val="000000"/>
          <w:sz w:val="20"/>
          <w:szCs w:val="20"/>
          <w:lang w:val="en-GB" w:eastAsia="en-GB"/>
        </w:rPr>
      </w:pPr>
      <w:bookmarkStart w:id="158" w:name="_Toc38822931"/>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158"/>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Ttulo3"/>
        <w:rPr>
          <w:ins w:id="159" w:author="André Oliveira" w:date="2020-04-28T15:36:00Z"/>
          <w:color w:val="auto"/>
          <w:sz w:val="28"/>
          <w:szCs w:val="28"/>
          <w:lang w:val="en-GB"/>
        </w:rPr>
      </w:pPr>
      <w:bookmarkStart w:id="160" w:name="_Toc38823925"/>
      <w:ins w:id="161" w:author="André Oliveira" w:date="2020-04-28T15:36:00Z">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ins>
      <w:ins w:id="162" w:author="André Oliveira" w:date="2020-04-28T15:37:00Z">
        <w:r>
          <w:rPr>
            <w:color w:val="auto"/>
            <w:sz w:val="28"/>
            <w:szCs w:val="28"/>
            <w:lang w:val="en-GB"/>
          </w:rPr>
          <w:t>5</w:t>
        </w:r>
      </w:ins>
      <w:ins w:id="163" w:author="André Oliveira" w:date="2020-04-28T15:36:00Z">
        <w:r w:rsidRPr="00AB6EF8">
          <w:rPr>
            <w:color w:val="auto"/>
            <w:sz w:val="28"/>
            <w:szCs w:val="28"/>
            <w:lang w:val="en-GB"/>
          </w:rPr>
          <w:t xml:space="preserve">. </w:t>
        </w:r>
        <w:r>
          <w:rPr>
            <w:color w:val="auto"/>
            <w:sz w:val="28"/>
            <w:szCs w:val="28"/>
            <w:lang w:val="en-GB"/>
          </w:rPr>
          <w:t>Run code</w:t>
        </w:r>
      </w:ins>
    </w:p>
    <w:p w14:paraId="27263F2A" w14:textId="0BF5222E" w:rsidR="00A311AD" w:rsidRPr="00A311AD" w:rsidDel="00231005" w:rsidRDefault="00A311AD" w:rsidP="00A311AD">
      <w:pPr>
        <w:pStyle w:val="Ttulo3"/>
        <w:rPr>
          <w:del w:id="164" w:author="André Oliveira" w:date="2020-04-28T15:36:00Z"/>
          <w:rFonts w:eastAsia="Times New Roman"/>
          <w:color w:val="auto"/>
          <w:lang w:eastAsia="en-GB"/>
        </w:rPr>
      </w:pPr>
      <w:del w:id="165" w:author="André Oliveira" w:date="2020-04-28T15:36:00Z">
        <w:r w:rsidRPr="00A311AD" w:rsidDel="00231005">
          <w:rPr>
            <w:rFonts w:eastAsia="Times New Roman"/>
            <w:color w:val="auto"/>
            <w:lang w:eastAsia="en-GB"/>
          </w:rPr>
          <w:delText>Run code</w:delText>
        </w:r>
        <w:bookmarkEnd w:id="160"/>
      </w:del>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Legenda"/>
        <w:rPr>
          <w:rFonts w:ascii="Courier New" w:eastAsia="Times New Roman" w:hAnsi="Courier New" w:cs="Courier New"/>
          <w:color w:val="000000"/>
          <w:sz w:val="20"/>
          <w:szCs w:val="20"/>
          <w:u w:val="single"/>
          <w:lang w:val="en-GB" w:eastAsia="en-GB"/>
        </w:rPr>
      </w:pPr>
      <w:bookmarkStart w:id="166" w:name="_Toc38822932"/>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166"/>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1CA4921" w14:textId="3524F9B0" w:rsidR="00231005" w:rsidRPr="00D74356" w:rsidRDefault="00A311AD" w:rsidP="00231005">
      <w:pPr>
        <w:pStyle w:val="Ttulo3"/>
        <w:rPr>
          <w:ins w:id="167" w:author="André Oliveira" w:date="2020-04-28T15:37:00Z"/>
          <w:color w:val="auto"/>
          <w:sz w:val="28"/>
          <w:szCs w:val="28"/>
          <w:lang w:val="en-GB"/>
        </w:rPr>
      </w:pPr>
      <w:bookmarkStart w:id="168" w:name="_Toc38823926"/>
      <w:del w:id="169" w:author="André Oliveira" w:date="2020-04-28T15:38:00Z">
        <w:r w:rsidRPr="00A311AD" w:rsidDel="00231005">
          <w:rPr>
            <w:rFonts w:eastAsia="Times New Roman"/>
            <w:color w:val="auto"/>
            <w:lang w:eastAsia="en-GB"/>
          </w:rPr>
          <w:delText>Answer a Questionnaire</w:delText>
        </w:r>
      </w:del>
      <w:bookmarkEnd w:id="168"/>
      <w:ins w:id="170" w:author="André Oliveira" w:date="2020-04-28T15:37:00Z">
        <w:r w:rsidR="00231005">
          <w:rPr>
            <w:color w:val="auto"/>
            <w:sz w:val="28"/>
            <w:szCs w:val="28"/>
            <w:lang w:val="en-GB"/>
          </w:rPr>
          <w:t>2</w:t>
        </w:r>
        <w:r w:rsidR="00231005" w:rsidRPr="00AB6EF8">
          <w:rPr>
            <w:color w:val="auto"/>
            <w:sz w:val="28"/>
            <w:szCs w:val="28"/>
            <w:lang w:val="en-GB"/>
          </w:rPr>
          <w:t>.</w:t>
        </w:r>
        <w:r w:rsidR="00231005">
          <w:rPr>
            <w:color w:val="auto"/>
            <w:sz w:val="28"/>
            <w:szCs w:val="28"/>
            <w:lang w:val="en-GB"/>
          </w:rPr>
          <w:t>3</w:t>
        </w:r>
        <w:r w:rsidR="00231005" w:rsidRPr="00AB6EF8">
          <w:rPr>
            <w:color w:val="auto"/>
            <w:sz w:val="28"/>
            <w:szCs w:val="28"/>
            <w:lang w:val="en-GB"/>
          </w:rPr>
          <w:t>.</w:t>
        </w:r>
        <w:r w:rsidR="00231005">
          <w:rPr>
            <w:color w:val="auto"/>
            <w:sz w:val="28"/>
            <w:szCs w:val="28"/>
            <w:lang w:val="en-GB"/>
          </w:rPr>
          <w:t>6</w:t>
        </w:r>
        <w:r w:rsidR="00231005" w:rsidRPr="00AB6EF8">
          <w:rPr>
            <w:color w:val="auto"/>
            <w:sz w:val="28"/>
            <w:szCs w:val="28"/>
            <w:lang w:val="en-GB"/>
          </w:rPr>
          <w:t xml:space="preserve">. </w:t>
        </w:r>
        <w:r w:rsidR="00231005">
          <w:rPr>
            <w:color w:val="auto"/>
            <w:sz w:val="28"/>
            <w:szCs w:val="28"/>
            <w:lang w:val="en-GB"/>
          </w:rPr>
          <w:t>Answer a Questio</w:t>
        </w:r>
      </w:ins>
      <w:ins w:id="171" w:author="André Oliveira" w:date="2020-04-28T15:38:00Z">
        <w:r w:rsidR="00231005">
          <w:rPr>
            <w:color w:val="auto"/>
            <w:sz w:val="28"/>
            <w:szCs w:val="28"/>
            <w:lang w:val="en-GB"/>
          </w:rPr>
          <w:t>nnaire</w:t>
        </w:r>
      </w:ins>
    </w:p>
    <w:p w14:paraId="786B2729" w14:textId="77777777" w:rsidR="00231005" w:rsidRPr="00231005" w:rsidRDefault="00231005">
      <w:pPr>
        <w:rPr>
          <w:lang w:eastAsia="en-GB"/>
          <w:rPrChange w:id="172" w:author="André Oliveira" w:date="2020-04-28T15:37:00Z">
            <w:rPr>
              <w:rFonts w:eastAsia="Times New Roman"/>
              <w:color w:val="auto"/>
              <w:lang w:eastAsia="en-GB"/>
            </w:rPr>
          </w:rPrChange>
        </w:rPr>
        <w:pPrChange w:id="173" w:author="André Oliveira" w:date="2020-04-28T15:37:00Z">
          <w:pPr>
            <w:pStyle w:val="Ttulo3"/>
          </w:pPr>
        </w:pPrChange>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lastRenderedPageBreak/>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Legenda"/>
        <w:rPr>
          <w:rFonts w:ascii="Courier New" w:eastAsia="Times New Roman" w:hAnsi="Courier New" w:cs="Courier New"/>
          <w:color w:val="000000"/>
          <w:sz w:val="20"/>
          <w:szCs w:val="20"/>
          <w:lang w:val="en-GB" w:eastAsia="en-GB"/>
        </w:rPr>
      </w:pPr>
      <w:bookmarkStart w:id="174" w:name="_Toc38822933"/>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174"/>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Ttulo1"/>
      </w:pPr>
      <w:bookmarkStart w:id="175" w:name="_Toc38823927"/>
      <w:r>
        <w:lastRenderedPageBreak/>
        <w:t>Related work</w:t>
      </w:r>
      <w:bookmarkEnd w:id="175"/>
    </w:p>
    <w:p w14:paraId="6CB221B2" w14:textId="6CD7981D" w:rsidR="00DE1405" w:rsidRDefault="008F0F86" w:rsidP="008F0F86">
      <w:pPr>
        <w:rPr>
          <w:lang w:val="en-US"/>
        </w:rPr>
      </w:pPr>
      <w:del w:id="176" w:author="Rodrigo LeaL" w:date="2020-04-27T23:21:00Z">
        <w:r w:rsidRPr="00D872F4" w:rsidDel="00730C4A">
          <w:rPr>
            <w:lang w:val="en-US"/>
          </w:rPr>
          <w:delText>Like was</w:delText>
        </w:r>
      </w:del>
      <w:ins w:id="177" w:author="Rodrigo LeaL" w:date="2020-04-27T23:21:00Z">
        <w:r w:rsidR="00730C4A">
          <w:rPr>
            <w:lang w:val="en-US"/>
          </w:rPr>
          <w:t>As</w:t>
        </w:r>
      </w:ins>
      <w:r w:rsidRPr="00D872F4">
        <w:rPr>
          <w:lang w:val="en-US"/>
        </w:rPr>
        <w:t xml:space="preserve"> emphasized in</w:t>
      </w:r>
      <w:ins w:id="178" w:author="Rodrigo LeaL" w:date="2020-04-27T23:21:00Z">
        <w:r w:rsidR="00730C4A">
          <w:rPr>
            <w:lang w:val="en-US"/>
          </w:rPr>
          <w:t xml:space="preserve"> the</w:t>
        </w:r>
      </w:ins>
      <w:del w:id="179" w:author="Rodrigo LeaL" w:date="2020-04-27T23:21:00Z">
        <w:r w:rsidDel="00730C4A">
          <w:rPr>
            <w:lang w:val="en-US"/>
          </w:rPr>
          <w:delText xml:space="preserve"> our</w:delText>
        </w:r>
      </w:del>
      <w:r>
        <w:rPr>
          <w:lang w:val="en-US"/>
        </w:rPr>
        <w:t xml:space="preserve"> introduction, there are plenty of e-learning platforms out there, each one them serving their own purpose and </w:t>
      </w:r>
      <w:ins w:id="180" w:author="Rodrigo LeaL" w:date="2020-04-27T23:21:00Z">
        <w:r w:rsidR="00730C4A">
          <w:rPr>
            <w:lang w:val="en-US"/>
          </w:rPr>
          <w:t xml:space="preserve">having </w:t>
        </w:r>
      </w:ins>
      <w:r>
        <w:rPr>
          <w:lang w:val="en-US"/>
        </w:rPr>
        <w:t xml:space="preserve">unique characteristics. In this chapter we aim to briefly </w:t>
      </w:r>
      <w:del w:id="181" w:author="Rodrigo LeaL" w:date="2020-04-27T23:23:00Z">
        <w:r w:rsidDel="00730C4A">
          <w:rPr>
            <w:lang w:val="en-US"/>
          </w:rPr>
          <w:delText xml:space="preserve">discuss </w:delText>
        </w:r>
      </w:del>
      <w:ins w:id="182" w:author="Rodrigo LeaL" w:date="2020-04-27T23:23:00Z">
        <w:r w:rsidR="00730C4A">
          <w:rPr>
            <w:lang w:val="en-US"/>
          </w:rPr>
          <w:t xml:space="preserve">showcase </w:t>
        </w:r>
      </w:ins>
      <w:r>
        <w:rPr>
          <w:lang w:val="en-US"/>
        </w:rPr>
        <w:t>some of them, as a way to demonstrate what are the most common features between them and our own platfor</w:t>
      </w:r>
      <w:ins w:id="183" w:author="Rodrigo LeaL" w:date="2020-04-27T23:22:00Z">
        <w:r w:rsidR="00730C4A">
          <w:rPr>
            <w:lang w:val="en-US"/>
          </w:rPr>
          <w:t>m</w:t>
        </w:r>
      </w:ins>
      <w:del w:id="184" w:author="Rodrigo LeaL" w:date="2020-04-27T23:22:00Z">
        <w:r w:rsidDel="00730C4A">
          <w:rPr>
            <w:lang w:val="en-US"/>
          </w:rPr>
          <w:delText>m as well</w:delText>
        </w:r>
      </w:del>
      <w:r>
        <w:rPr>
          <w:lang w:val="en-US"/>
        </w:rPr>
        <w:t xml:space="preserve">, and </w:t>
      </w:r>
      <w:del w:id="185" w:author="Rodrigo LeaL" w:date="2020-04-27T23:22:00Z">
        <w:r w:rsidDel="00730C4A">
          <w:rPr>
            <w:lang w:val="en-US"/>
          </w:rPr>
          <w:delText>in where they distinguish themselves</w:delText>
        </w:r>
      </w:del>
      <w:ins w:id="186" w:author="Rodrigo LeaL" w:date="2020-04-27T23:22:00Z">
        <w:r w:rsidR="00730C4A">
          <w:rPr>
            <w:lang w:val="en-US"/>
          </w:rPr>
          <w:t>their differences</w:t>
        </w:r>
      </w:ins>
      <w:r>
        <w:rPr>
          <w:lang w:val="en-US"/>
        </w:rPr>
        <w:t xml:space="preserve"> </w:t>
      </w:r>
      <w:del w:id="187" w:author="Rodrigo LeaL" w:date="2020-04-27T23:23:00Z">
        <w:r w:rsidDel="00730C4A">
          <w:rPr>
            <w:lang w:val="en-US"/>
          </w:rPr>
          <w:delText>in both good and bad way when in comparison</w:delText>
        </w:r>
      </w:del>
      <w:ins w:id="188" w:author="Rodrigo LeaL" w:date="2020-04-27T23:23:00Z">
        <w:r w:rsidR="00730C4A">
          <w:rPr>
            <w:lang w:val="en-US"/>
          </w:rPr>
          <w:t>weighing their pros and cons</w:t>
        </w:r>
      </w:ins>
      <w:r>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Ttulo2"/>
        <w:numPr>
          <w:ilvl w:val="1"/>
          <w:numId w:val="10"/>
        </w:numPr>
        <w:ind w:left="567" w:hanging="567"/>
        <w:rPr>
          <w:noProof w:val="0"/>
          <w:color w:val="auto"/>
          <w:sz w:val="28"/>
          <w:szCs w:val="28"/>
          <w:lang w:val="en-US"/>
        </w:rPr>
      </w:pPr>
      <w:bookmarkStart w:id="189" w:name="_Toc38823928"/>
      <w:proofErr w:type="spellStart"/>
      <w:r>
        <w:rPr>
          <w:noProof w:val="0"/>
          <w:color w:val="auto"/>
          <w:sz w:val="28"/>
          <w:szCs w:val="28"/>
          <w:lang w:val="en-US"/>
        </w:rPr>
        <w:t>AlgoExpert</w:t>
      </w:r>
      <w:bookmarkEnd w:id="189"/>
      <w:proofErr w:type="spellEnd"/>
    </w:p>
    <w:p w14:paraId="676C280D" w14:textId="775F6ABC" w:rsidR="008F0F86" w:rsidRDefault="008F0F86" w:rsidP="008F0F86">
      <w:pPr>
        <w:rPr>
          <w:lang w:val="en-US"/>
        </w:rPr>
      </w:pPr>
      <w:r>
        <w:rPr>
          <w:lang w:val="en-US"/>
        </w:rPr>
        <w:t>AlgoExpert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Ttulo2"/>
        <w:numPr>
          <w:ilvl w:val="1"/>
          <w:numId w:val="10"/>
        </w:numPr>
        <w:ind w:left="567" w:hanging="567"/>
        <w:rPr>
          <w:noProof w:val="0"/>
          <w:color w:val="auto"/>
          <w:sz w:val="28"/>
          <w:szCs w:val="28"/>
          <w:lang w:val="en-US"/>
        </w:rPr>
      </w:pPr>
      <w:bookmarkStart w:id="190" w:name="_Toc38823929"/>
      <w:proofErr w:type="spellStart"/>
      <w:r>
        <w:rPr>
          <w:noProof w:val="0"/>
          <w:color w:val="auto"/>
          <w:sz w:val="28"/>
          <w:szCs w:val="28"/>
          <w:lang w:val="en-US"/>
        </w:rPr>
        <w:t>HackerRank</w:t>
      </w:r>
      <w:bookmarkEnd w:id="190"/>
      <w:proofErr w:type="spellEnd"/>
    </w:p>
    <w:p w14:paraId="6EB0B192" w14:textId="50E3493B" w:rsidR="008F0F86" w:rsidRDefault="008F0F86" w:rsidP="008F0F86">
      <w:pPr>
        <w:rPr>
          <w:lang w:val="en-US"/>
        </w:rPr>
      </w:pPr>
      <w:r w:rsidRPr="0054194A">
        <w:rPr>
          <w:lang w:val="en-US"/>
        </w:rPr>
        <w:t xml:space="preserve">HackerRank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Ttulo2"/>
        <w:numPr>
          <w:ilvl w:val="1"/>
          <w:numId w:val="10"/>
        </w:numPr>
        <w:ind w:left="567" w:hanging="567"/>
        <w:rPr>
          <w:noProof w:val="0"/>
          <w:color w:val="auto"/>
          <w:sz w:val="28"/>
          <w:szCs w:val="28"/>
          <w:lang w:val="en-US"/>
        </w:rPr>
      </w:pPr>
      <w:bookmarkStart w:id="191" w:name="_Toc38823930"/>
      <w:proofErr w:type="spellStart"/>
      <w:r>
        <w:rPr>
          <w:noProof w:val="0"/>
          <w:color w:val="auto"/>
          <w:sz w:val="28"/>
          <w:szCs w:val="28"/>
          <w:lang w:val="en-US"/>
        </w:rPr>
        <w:lastRenderedPageBreak/>
        <w:t>LeetCode</w:t>
      </w:r>
      <w:bookmarkEnd w:id="191"/>
      <w:proofErr w:type="spellEnd"/>
    </w:p>
    <w:p w14:paraId="5A765A9F" w14:textId="664E775E" w:rsidR="008F0F86" w:rsidRDefault="008F0F86" w:rsidP="008F0F86">
      <w:pPr>
        <w:rPr>
          <w:lang w:val="en-US"/>
        </w:rPr>
      </w:pPr>
      <w:r>
        <w:rPr>
          <w:lang w:val="en-US"/>
        </w:rPr>
        <w:t>LeetCode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Ttulo2"/>
        <w:numPr>
          <w:ilvl w:val="1"/>
          <w:numId w:val="10"/>
        </w:numPr>
        <w:ind w:left="567" w:hanging="567"/>
        <w:rPr>
          <w:noProof w:val="0"/>
          <w:color w:val="auto"/>
          <w:sz w:val="28"/>
          <w:szCs w:val="28"/>
          <w:lang w:val="en-US"/>
        </w:rPr>
      </w:pPr>
      <w:bookmarkStart w:id="192" w:name="_Toc38823931"/>
      <w:proofErr w:type="spellStart"/>
      <w:r>
        <w:rPr>
          <w:noProof w:val="0"/>
          <w:color w:val="auto"/>
          <w:sz w:val="28"/>
          <w:szCs w:val="28"/>
          <w:lang w:val="en-US"/>
        </w:rPr>
        <w:t>Codewars</w:t>
      </w:r>
      <w:bookmarkEnd w:id="192"/>
      <w:proofErr w:type="spellEnd"/>
    </w:p>
    <w:p w14:paraId="7A2C7E74" w14:textId="1F84016D" w:rsidR="008F0F86" w:rsidRDefault="008F0F86" w:rsidP="008F0F86">
      <w:pPr>
        <w:rPr>
          <w:lang w:val="en-US"/>
        </w:rPr>
      </w:pPr>
      <w:r>
        <w:rPr>
          <w:lang w:val="en-US"/>
        </w:rPr>
        <w:t xml:space="preserve">Different from all other platforms, Codewars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serves more as a way to support the platform that anything else. It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Ttulo2"/>
        <w:numPr>
          <w:ilvl w:val="1"/>
          <w:numId w:val="10"/>
        </w:numPr>
        <w:ind w:left="567" w:hanging="567"/>
        <w:rPr>
          <w:noProof w:val="0"/>
          <w:color w:val="auto"/>
          <w:sz w:val="28"/>
          <w:szCs w:val="28"/>
          <w:lang w:val="en-US"/>
        </w:rPr>
      </w:pPr>
      <w:bookmarkStart w:id="193" w:name="_Toc38823932"/>
      <w:proofErr w:type="spellStart"/>
      <w:r>
        <w:rPr>
          <w:noProof w:val="0"/>
          <w:color w:val="auto"/>
          <w:sz w:val="28"/>
          <w:szCs w:val="28"/>
          <w:lang w:val="en-US"/>
        </w:rPr>
        <w:t>CodeChef</w:t>
      </w:r>
      <w:bookmarkEnd w:id="193"/>
      <w:proofErr w:type="spellEnd"/>
    </w:p>
    <w:p w14:paraId="41DD7396" w14:textId="778C5AA1" w:rsidR="008F0F86" w:rsidRDefault="008F0F86" w:rsidP="008F0F86">
      <w:pPr>
        <w:rPr>
          <w:lang w:val="en-US"/>
        </w:rPr>
      </w:pPr>
      <w:r w:rsidRPr="00E60ABE">
        <w:rPr>
          <w:lang w:val="en-US"/>
        </w:rPr>
        <w:t xml:space="preserve">CodeChef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36EEE13B" w:rsidR="008F0F86" w:rsidRDefault="008F0F86" w:rsidP="008F0F86">
      <w:pPr>
        <w:rPr>
          <w:lang w:val="en-US"/>
        </w:rPr>
      </w:pPr>
      <w:r w:rsidRPr="00DA1AA4">
        <w:rPr>
          <w:lang w:val="en-US"/>
        </w:rPr>
        <w:t xml:space="preserve">On </w:t>
      </w:r>
      <w:r w:rsidR="00703EED">
        <w:rPr>
          <w:lang w:val="en-US"/>
        </w:rPr>
        <w:t>T</w:t>
      </w:r>
      <w:r w:rsidRPr="00DA1AA4">
        <w:rPr>
          <w:lang w:val="en-US"/>
        </w:rPr>
        <w:t xml:space="preserve">able </w:t>
      </w:r>
      <w:r w:rsidR="00703EED">
        <w:rPr>
          <w:lang w:val="en-US"/>
        </w:rPr>
        <w:t>1</w:t>
      </w:r>
      <w:r w:rsidRPr="00DA1AA4">
        <w:rPr>
          <w:lang w:val="en-US"/>
        </w:rPr>
        <w:t xml:space="preserve"> i</w:t>
      </w:r>
      <w:r>
        <w:rPr>
          <w:lang w:val="en-US"/>
        </w:rPr>
        <w:t>t is possible to look at an overview of the most conventional features on each platform.</w:t>
      </w:r>
    </w:p>
    <w:p w14:paraId="05437565" w14:textId="77777777" w:rsidR="00703EED" w:rsidRDefault="00703EED" w:rsidP="008F0F86">
      <w:pPr>
        <w:rPr>
          <w:lang w:val="en-US"/>
        </w:rPr>
      </w:pPr>
    </w:p>
    <w:p w14:paraId="0523C412" w14:textId="5E004034" w:rsidR="00703EED" w:rsidRPr="00703EED" w:rsidRDefault="00703EED" w:rsidP="00703EED">
      <w:pPr>
        <w:pStyle w:val="Legenda"/>
        <w:keepNext/>
        <w:rPr>
          <w:lang w:val="en-US"/>
        </w:rPr>
      </w:pPr>
      <w:bookmarkStart w:id="194" w:name="_Toc38822923"/>
      <w:r>
        <w:rPr>
          <w:lang w:val="en-US"/>
        </w:rPr>
        <w:t>Table</w:t>
      </w:r>
      <w:r w:rsidRPr="00703EED">
        <w:rPr>
          <w:lang w:val="en-US"/>
        </w:rPr>
        <w:t xml:space="preserve"> </w:t>
      </w:r>
      <w:r>
        <w:fldChar w:fldCharType="begin"/>
      </w:r>
      <w:r w:rsidRPr="00703EED">
        <w:rPr>
          <w:lang w:val="en-US"/>
        </w:rPr>
        <w:instrText xml:space="preserve"> SEQ Tabela \* ARABIC </w:instrText>
      </w:r>
      <w:r>
        <w:fldChar w:fldCharType="separate"/>
      </w:r>
      <w:r w:rsidRPr="00703EED">
        <w:rPr>
          <w:lang w:val="en-US"/>
        </w:rPr>
        <w:t>1</w:t>
      </w:r>
      <w:r>
        <w:fldChar w:fldCharType="end"/>
      </w:r>
      <w:r w:rsidRPr="00703EED">
        <w:rPr>
          <w:lang w:val="en-US"/>
        </w:rPr>
        <w:t xml:space="preserve"> - Feature comparison of select platforms</w:t>
      </w:r>
      <w:bookmarkEnd w:id="194"/>
    </w:p>
    <w:p w14:paraId="71895CF9" w14:textId="77777777" w:rsidR="004A2391" w:rsidRDefault="00703EED">
      <w:pPr>
        <w:spacing w:after="200"/>
        <w:jc w:val="left"/>
        <w:rPr>
          <w:lang w:val="en-US"/>
        </w:rPr>
      </w:pPr>
      <w:r w:rsidRPr="00703EED">
        <w:drawing>
          <wp:inline distT="0" distB="0" distL="0" distR="0" wp14:anchorId="2028927C" wp14:editId="772DFBC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Ttulo1"/>
      </w:pPr>
      <w:bookmarkStart w:id="195" w:name="_Toc38823933"/>
      <w:r>
        <w:lastRenderedPageBreak/>
        <w:t>Related Technologies</w:t>
      </w:r>
      <w:bookmarkEnd w:id="195"/>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Ttulo2"/>
        <w:rPr>
          <w:noProof w:val="0"/>
          <w:color w:val="auto"/>
          <w:sz w:val="28"/>
          <w:szCs w:val="28"/>
          <w:lang w:val="en-US"/>
        </w:rPr>
      </w:pPr>
      <w:bookmarkStart w:id="196" w:name="_Toc3882393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196"/>
    </w:p>
    <w:p w14:paraId="1BA73D09" w14:textId="77777777"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 (</w:t>
      </w:r>
      <w:r w:rsidRPr="00DF0370">
        <w:rPr>
          <w:color w:val="FF0000"/>
          <w:lang w:val="en-US"/>
        </w:rPr>
        <w:t xml:space="preserve">ref </w:t>
      </w:r>
      <w:r>
        <w:rPr>
          <w:lang w:val="en-US"/>
        </w:rPr>
        <w:t xml:space="preserve">- </w:t>
      </w:r>
      <w:r w:rsidR="006468C2">
        <w:fldChar w:fldCharType="begin"/>
      </w:r>
      <w:r w:rsidR="006468C2" w:rsidRPr="006468C2">
        <w:rPr>
          <w:lang w:val="en-US"/>
          <w:rPrChange w:id="197" w:author="Rodrigo LeaL" w:date="2020-04-27T22:24:00Z">
            <w:rPr/>
          </w:rPrChange>
        </w:rPr>
        <w:instrText xml:space="preserve"> HYPERLINK "https://reactjs.org/" </w:instrText>
      </w:r>
      <w:r w:rsidR="006468C2">
        <w:fldChar w:fldCharType="separate"/>
      </w:r>
      <w:r w:rsidRPr="00FC6040">
        <w:rPr>
          <w:rStyle w:val="Hiperligao"/>
          <w:lang w:val="en-US"/>
        </w:rPr>
        <w:t>https://reactjs.org/</w:t>
      </w:r>
      <w:r w:rsidR="006468C2">
        <w:rPr>
          <w:rStyle w:val="Hiperligao"/>
          <w:lang w:val="en-US"/>
        </w:rPr>
        <w:fldChar w:fldCharType="end"/>
      </w:r>
      <w:r>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77777777"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Pr>
          <w:lang w:val="en-US"/>
        </w:rPr>
        <w:t xml:space="preserve"> (</w:t>
      </w:r>
      <w:r w:rsidR="006468C2">
        <w:fldChar w:fldCharType="begin"/>
      </w:r>
      <w:r w:rsidR="006468C2" w:rsidRPr="006468C2">
        <w:rPr>
          <w:lang w:val="en-US"/>
          <w:rPrChange w:id="198" w:author="Rodrigo LeaL" w:date="2020-04-27T22:24:00Z">
            <w:rPr/>
          </w:rPrChange>
        </w:rPr>
        <w:instrText xml:space="preserve"> HYPERLINK "https://reactjs.org/docs/introducing-jsx.html" </w:instrText>
      </w:r>
      <w:r w:rsidR="006468C2">
        <w:fldChar w:fldCharType="separate"/>
      </w:r>
      <w:r w:rsidRPr="00FC6040">
        <w:rPr>
          <w:rStyle w:val="Hiperligao"/>
          <w:lang w:val="en-US"/>
        </w:rPr>
        <w:t>https://reactjs.org/docs/introducing-jsx.html</w:t>
      </w:r>
      <w:r w:rsidR="006468C2">
        <w:rPr>
          <w:rStyle w:val="Hiperligao"/>
          <w:lang w:val="en-US"/>
        </w:rPr>
        <w:fldChar w:fldCharType="end"/>
      </w:r>
      <w:r w:rsidRPr="007547DF">
        <w:rPr>
          <w:lang w:val="en-US"/>
        </w:rPr>
        <w:t xml:space="preserve"> – </w:t>
      </w:r>
      <w:r w:rsidRPr="00B473F1">
        <w:rPr>
          <w:color w:val="FF0000"/>
          <w:lang w:val="en-US"/>
        </w:rPr>
        <w:t>referencia</w:t>
      </w:r>
      <w:r w:rsidRPr="007547DF">
        <w:rPr>
          <w:lang w:val="en-US"/>
        </w:rPr>
        <w:t>?</w:t>
      </w:r>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w:t>
      </w:r>
      <w:commentRangeStart w:id="199"/>
      <w:commentRangeStart w:id="200"/>
      <w:commentRangeStart w:id="201"/>
      <w:r w:rsidRPr="00AB77F2">
        <w:rPr>
          <w:lang w:val="en-US"/>
        </w:rPr>
        <w:t>page refreshing as the user navigates</w:t>
      </w:r>
      <w:commentRangeEnd w:id="199"/>
      <w:r w:rsidR="00377445">
        <w:rPr>
          <w:rStyle w:val="Refdecomentrio"/>
        </w:rPr>
        <w:commentReference w:id="199"/>
      </w:r>
      <w:commentRangeEnd w:id="200"/>
      <w:r w:rsidR="00B61933">
        <w:rPr>
          <w:rStyle w:val="Refdecomentrio"/>
        </w:rPr>
        <w:commentReference w:id="200"/>
      </w:r>
      <w:commentRangeEnd w:id="201"/>
      <w:r w:rsidR="00B61933">
        <w:rPr>
          <w:rStyle w:val="Refdecomentrio"/>
        </w:rPr>
        <w:commentReference w:id="201"/>
      </w:r>
      <w:r w:rsidRPr="00AB77F2">
        <w:rPr>
          <w:lang w:val="en-US"/>
        </w:rPr>
        <w:t>.</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Ttulo2"/>
        <w:rPr>
          <w:noProof w:val="0"/>
          <w:color w:val="auto"/>
          <w:sz w:val="28"/>
          <w:szCs w:val="28"/>
          <w:lang w:val="en-US"/>
        </w:rPr>
      </w:pPr>
      <w:bookmarkStart w:id="202" w:name="_Toc3882393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202"/>
    </w:p>
    <w:p w14:paraId="3A656BBB" w14:textId="77777777"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 xml:space="preserve">e and reusable code </w:t>
      </w:r>
      <w:r w:rsidRPr="00B473F1">
        <w:rPr>
          <w:lang w:val="en-US"/>
        </w:rPr>
        <w:t>(</w:t>
      </w:r>
      <w:r w:rsidRPr="00B473F1">
        <w:rPr>
          <w:color w:val="FF0000"/>
          <w:lang w:val="en-US"/>
        </w:rPr>
        <w:t xml:space="preserve">referencia algures para </w:t>
      </w:r>
      <w:r w:rsidR="006468C2">
        <w:fldChar w:fldCharType="begin"/>
      </w:r>
      <w:r w:rsidR="006468C2" w:rsidRPr="006468C2">
        <w:rPr>
          <w:lang w:val="en-US"/>
          <w:rPrChange w:id="203" w:author="Rodrigo LeaL" w:date="2020-04-27T22:24:00Z">
            <w:rPr/>
          </w:rPrChange>
        </w:rPr>
        <w:instrText xml:space="preserve"> HYPERLINK "https://spring.io/projects/spring-framework" </w:instrText>
      </w:r>
      <w:r w:rsidR="006468C2">
        <w:fldChar w:fldCharType="separate"/>
      </w:r>
      <w:r w:rsidRPr="00FC6040">
        <w:rPr>
          <w:rStyle w:val="Hiperligao"/>
          <w:lang w:val="en-US"/>
        </w:rPr>
        <w:t>https://spring.io/projects/spring-framework</w:t>
      </w:r>
      <w:r w:rsidR="006468C2">
        <w:rPr>
          <w:rStyle w:val="Hiperligao"/>
          <w:lang w:val="en-US"/>
        </w:rPr>
        <w:fldChar w:fldCharType="end"/>
      </w:r>
      <w:r w:rsidRPr="00B473F1">
        <w:rPr>
          <w:lang w:val="en-US"/>
        </w:rPr>
        <w:t>)</w:t>
      </w:r>
      <w:r>
        <w:rPr>
          <w:lang w:val="en-US"/>
        </w:rPr>
        <w:t>.</w:t>
      </w:r>
    </w:p>
    <w:p w14:paraId="5FE2C909" w14:textId="77777777"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 (</w:t>
      </w:r>
      <w:r w:rsidRPr="00B473F1">
        <w:rPr>
          <w:color w:val="FF0000"/>
          <w:lang w:val="en-US"/>
        </w:rPr>
        <w:t>ref</w:t>
      </w:r>
      <w:r>
        <w:rPr>
          <w:color w:val="FF0000"/>
          <w:lang w:val="en-US"/>
        </w:rPr>
        <w:t>s</w:t>
      </w:r>
      <w:r w:rsidRPr="00B473F1">
        <w:rPr>
          <w:color w:val="FF0000"/>
          <w:lang w:val="en-US"/>
        </w:rPr>
        <w:t xml:space="preserve"> </w:t>
      </w:r>
      <w:r>
        <w:rPr>
          <w:lang w:val="en-US"/>
        </w:rPr>
        <w:t xml:space="preserve">- </w:t>
      </w:r>
      <w:r w:rsidR="006468C2">
        <w:fldChar w:fldCharType="begin"/>
      </w:r>
      <w:r w:rsidR="006468C2" w:rsidRPr="006468C2">
        <w:rPr>
          <w:lang w:val="en-US"/>
          <w:rPrChange w:id="204" w:author="Rodrigo LeaL" w:date="2020-04-27T22:24:00Z">
            <w:rPr/>
          </w:rPrChange>
        </w:rPr>
        <w:instrText xml:space="preserve"> HYPERLINK "https://docs.spring.io/spring/docs/4.3.x/spring-framework-reference/html/overview.html" </w:instrText>
      </w:r>
      <w:r w:rsidR="006468C2">
        <w:fldChar w:fldCharType="separate"/>
      </w:r>
      <w:r w:rsidRPr="00FC6040">
        <w:rPr>
          <w:rStyle w:val="Hiperligao"/>
          <w:lang w:val="en-US"/>
        </w:rPr>
        <w:t>https://docs.spring.io/spring/docs/4.3.x/spring-framework-reference/html/overview.html</w:t>
      </w:r>
      <w:r w:rsidR="006468C2">
        <w:rPr>
          <w:rStyle w:val="Hiperligao"/>
          <w:lang w:val="en-US"/>
        </w:rPr>
        <w:fldChar w:fldCharType="end"/>
      </w:r>
      <w:r w:rsidRPr="00B473F1">
        <w:rPr>
          <w:lang w:val="en-US"/>
        </w:rPr>
        <w:t>,</w:t>
      </w:r>
      <w:r>
        <w:rPr>
          <w:lang w:val="en-US"/>
        </w:rPr>
        <w:t xml:space="preserve"> </w:t>
      </w:r>
      <w:r w:rsidR="006468C2">
        <w:fldChar w:fldCharType="begin"/>
      </w:r>
      <w:r w:rsidR="006468C2" w:rsidRPr="006468C2">
        <w:rPr>
          <w:lang w:val="en-US"/>
          <w:rPrChange w:id="205" w:author="Rodrigo LeaL" w:date="2020-04-27T22:24:00Z">
            <w:rPr/>
          </w:rPrChange>
        </w:rPr>
        <w:instrText xml:space="preserve"> HYPERLINK "https://spring.io/projects/spring-framework" </w:instrText>
      </w:r>
      <w:r w:rsidR="006468C2">
        <w:fldChar w:fldCharType="separate"/>
      </w:r>
      <w:r w:rsidRPr="00FC6040">
        <w:rPr>
          <w:rStyle w:val="Hiperligao"/>
          <w:lang w:val="en-US"/>
        </w:rPr>
        <w:t>https://spring.io/projects/spring-framework</w:t>
      </w:r>
      <w:r w:rsidR="006468C2">
        <w:rPr>
          <w:rStyle w:val="Hiperligao"/>
          <w:lang w:val="en-US"/>
        </w:rPr>
        <w:fldChar w:fldCharType="end"/>
      </w:r>
      <w:r>
        <w:rPr>
          <w:lang w:val="en-US"/>
        </w:rPr>
        <w:t>).</w:t>
      </w:r>
    </w:p>
    <w:p w14:paraId="1A4751E3" w14:textId="7D01862E" w:rsidR="00FC6040" w:rsidRDefault="00FC6040" w:rsidP="00FC6040">
      <w:pPr>
        <w:rPr>
          <w:lang w:val="en-US"/>
        </w:rPr>
      </w:pPr>
      <w:r>
        <w:rPr>
          <w:lang w:val="en-US"/>
        </w:rPr>
        <w:lastRenderedPageBreak/>
        <w:t xml:space="preserve">Besides the core functionalities, Spring has several projects which allow to extend these functionalities for specific needs. Two projects worthy of mention are Spring Boot and Spring Security which </w:t>
      </w:r>
      <w:del w:id="206" w:author="André Oliveira" w:date="2020-04-28T15:00:00Z">
        <w:r w:rsidDel="00377445">
          <w:rPr>
            <w:lang w:val="en-US"/>
          </w:rPr>
          <w:delText xml:space="preserve">will </w:delText>
        </w:r>
      </w:del>
      <w:ins w:id="207" w:author="André Oliveira" w:date="2020-04-28T15:00:00Z">
        <w:r w:rsidR="00377445">
          <w:rPr>
            <w:lang w:val="en-US"/>
          </w:rPr>
          <w:t xml:space="preserve">are </w:t>
        </w:r>
      </w:ins>
      <w:del w:id="208" w:author="André Oliveira" w:date="2020-04-28T15:00:00Z">
        <w:r w:rsidDel="00377445">
          <w:rPr>
            <w:lang w:val="en-US"/>
          </w:rPr>
          <w:delText xml:space="preserve">be </w:delText>
        </w:r>
      </w:del>
      <w:r>
        <w:rPr>
          <w:lang w:val="en-US"/>
        </w:rPr>
        <w:t>used on this project.</w:t>
      </w:r>
    </w:p>
    <w:p w14:paraId="45B4A778" w14:textId="010C92C9" w:rsidR="00050398" w:rsidRDefault="00050398" w:rsidP="00050398">
      <w:pPr>
        <w:pStyle w:val="Ttulo2"/>
        <w:rPr>
          <w:noProof w:val="0"/>
          <w:color w:val="auto"/>
          <w:sz w:val="28"/>
          <w:szCs w:val="28"/>
          <w:lang w:val="en-GB"/>
        </w:rPr>
      </w:pPr>
    </w:p>
    <w:p w14:paraId="75595679" w14:textId="79E0E1E1" w:rsidR="00050398" w:rsidRPr="00AB6EF8" w:rsidRDefault="00050398" w:rsidP="00AB6EF8">
      <w:pPr>
        <w:pStyle w:val="Ttulo3"/>
        <w:rPr>
          <w:noProof w:val="0"/>
          <w:color w:val="auto"/>
          <w:sz w:val="28"/>
          <w:szCs w:val="28"/>
          <w:lang w:val="en-GB"/>
        </w:rPr>
      </w:pPr>
      <w:bookmarkStart w:id="209" w:name="_Toc533370019"/>
      <w:bookmarkStart w:id="210" w:name="_Toc27948159"/>
      <w:bookmarkStart w:id="211" w:name="_Toc38823936"/>
      <w:r w:rsidRPr="00AB6EF8">
        <w:rPr>
          <w:noProof w:val="0"/>
          <w:color w:val="auto"/>
          <w:sz w:val="28"/>
          <w:szCs w:val="28"/>
          <w:lang w:val="en-GB"/>
        </w:rPr>
        <w:t>4.</w:t>
      </w:r>
      <w:r w:rsidRPr="00A311AD">
        <w:rPr>
          <w:rStyle w:val="Ttulo3Carter"/>
          <w:color w:val="auto"/>
          <w:sz w:val="28"/>
          <w:szCs w:val="28"/>
          <w:lang w:val="en-GB"/>
        </w:rPr>
        <w:t>2.1. Spring Boot</w:t>
      </w:r>
      <w:bookmarkEnd w:id="209"/>
      <w:bookmarkEnd w:id="210"/>
      <w:bookmarkEnd w:id="211"/>
    </w:p>
    <w:p w14:paraId="23AE9140" w14:textId="37DBB34B" w:rsidR="00FC6040" w:rsidRDefault="00FC6040" w:rsidP="00FC6040">
      <w:pPr>
        <w:rPr>
          <w:lang w:val="en-US"/>
        </w:rPr>
      </w:pPr>
      <w:r>
        <w:rPr>
          <w:lang w:val="en-US"/>
        </w:rPr>
        <w:t xml:space="preserve">Spring boot makes it easier </w:t>
      </w:r>
      <w:del w:id="212" w:author="André Oliveira" w:date="2020-04-28T15:00:00Z">
        <w:r w:rsidDel="00377445">
          <w:rPr>
            <w:lang w:val="en-US"/>
          </w:rPr>
          <w:delText xml:space="preserve">for </w:delText>
        </w:r>
      </w:del>
      <w:ins w:id="213" w:author="André Oliveira" w:date="2020-04-28T15:00:00Z">
        <w:r w:rsidR="00377445">
          <w:rPr>
            <w:lang w:val="en-US"/>
          </w:rPr>
          <w:t xml:space="preserve">to </w:t>
        </w:r>
      </w:ins>
      <w:del w:id="214" w:author="André Oliveira" w:date="2020-04-28T15:00:00Z">
        <w:r w:rsidDel="00377445">
          <w:rPr>
            <w:lang w:val="en-US"/>
          </w:rPr>
          <w:delText xml:space="preserve">the </w:delText>
        </w:r>
      </w:del>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 (</w:t>
      </w:r>
      <w:r w:rsidRPr="00810198">
        <w:rPr>
          <w:color w:val="FF0000"/>
          <w:lang w:val="en-US"/>
        </w:rPr>
        <w:t xml:space="preserve">ref </w:t>
      </w:r>
      <w:r>
        <w:rPr>
          <w:lang w:val="en-US"/>
        </w:rPr>
        <w:t xml:space="preserve">- </w:t>
      </w:r>
      <w:r w:rsidR="006468C2">
        <w:fldChar w:fldCharType="begin"/>
      </w:r>
      <w:r w:rsidR="006468C2" w:rsidRPr="006468C2">
        <w:rPr>
          <w:lang w:val="en-US"/>
          <w:rPrChange w:id="215" w:author="Rodrigo LeaL" w:date="2020-04-27T22:24:00Z">
            <w:rPr/>
          </w:rPrChange>
        </w:rPr>
        <w:instrText xml:space="preserve"> HYPERLINK "https://spring.io/projects/spring-boot" </w:instrText>
      </w:r>
      <w:r w:rsidR="006468C2">
        <w:fldChar w:fldCharType="separate"/>
      </w:r>
      <w:r w:rsidRPr="00FC6040">
        <w:rPr>
          <w:rStyle w:val="Hiperligao"/>
          <w:lang w:val="en-US"/>
        </w:rPr>
        <w:t>https://spring.io/projects/spring-boot</w:t>
      </w:r>
      <w:r w:rsidR="006468C2">
        <w:rPr>
          <w:rStyle w:val="Hiperligao"/>
          <w:lang w:val="en-US"/>
        </w:rPr>
        <w:fldChar w:fldCharType="end"/>
      </w:r>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Ttulo3"/>
        <w:rPr>
          <w:color w:val="auto"/>
          <w:sz w:val="28"/>
          <w:szCs w:val="28"/>
          <w:lang w:val="en-GB"/>
        </w:rPr>
      </w:pPr>
      <w:bookmarkStart w:id="216" w:name="_Toc38823937"/>
      <w:r w:rsidRPr="00AB6EF8">
        <w:rPr>
          <w:color w:val="auto"/>
          <w:sz w:val="28"/>
          <w:szCs w:val="28"/>
          <w:lang w:val="en-GB"/>
        </w:rPr>
        <w:t>4.2.2. Spring Security</w:t>
      </w:r>
      <w:bookmarkEnd w:id="216"/>
    </w:p>
    <w:p w14:paraId="06F15ED2" w14:textId="22B8D06A" w:rsidR="00FC6040" w:rsidRDefault="00FC6040" w:rsidP="00FC6040">
      <w:pPr>
        <w:rPr>
          <w:lang w:val="en-US"/>
        </w:rPr>
      </w:pPr>
      <w:r>
        <w:rPr>
          <w:lang w:val="en-US"/>
        </w:rPr>
        <w:t>The Spring security is authentication and authorization framework. A big advantage of using Spring security is</w:t>
      </w:r>
      <w:ins w:id="217" w:author="André Oliveira" w:date="2020-04-28T15:01:00Z">
        <w:r w:rsidR="00377445">
          <w:rPr>
            <w:lang w:val="en-US"/>
          </w:rPr>
          <w:t xml:space="preserve"> that </w:t>
        </w:r>
      </w:ins>
      <w:r>
        <w:rPr>
          <w:lang w:val="en-US"/>
        </w:rPr>
        <w:t xml:space="preserve"> it</w:t>
      </w:r>
      <w:ins w:id="218" w:author="André Oliveira" w:date="2020-04-28T15:01:00Z">
        <w:r w:rsidR="00377445">
          <w:rPr>
            <w:lang w:val="en-US"/>
          </w:rPr>
          <w:t xml:space="preserve"> is</w:t>
        </w:r>
      </w:ins>
      <w:del w:id="219" w:author="André Oliveira" w:date="2020-04-28T15:01:00Z">
        <w:r w:rsidDel="00377445">
          <w:rPr>
            <w:lang w:val="en-US"/>
          </w:rPr>
          <w:delText>s</w:delText>
        </w:r>
      </w:del>
      <w:r>
        <w:rPr>
          <w:lang w:val="en-US"/>
        </w:rPr>
        <w:t xml:space="preserve"> highly customizable and extendable to support </w:t>
      </w:r>
      <w:ins w:id="220" w:author="André Oliveira" w:date="2020-04-28T15:06:00Z">
        <w:r w:rsidR="001327C4">
          <w:rPr>
            <w:lang w:val="en-US"/>
          </w:rPr>
          <w:t xml:space="preserve">the </w:t>
        </w:r>
      </w:ins>
      <w:del w:id="221" w:author="André Oliveira" w:date="2020-04-28T15:02:00Z">
        <w:r w:rsidDel="00377445">
          <w:rPr>
            <w:lang w:val="en-US"/>
          </w:rPr>
          <w:delText xml:space="preserve">the </w:delText>
        </w:r>
      </w:del>
      <w:ins w:id="222" w:author="André Oliveira" w:date="2020-04-28T15:02:00Z">
        <w:r w:rsidR="00377445">
          <w:rPr>
            <w:lang w:val="en-US"/>
          </w:rPr>
          <w:t xml:space="preserve"> </w:t>
        </w:r>
      </w:ins>
      <w:r>
        <w:rPr>
          <w:lang w:val="en-US"/>
        </w:rPr>
        <w:t>necessary requirements (</w:t>
      </w:r>
      <w:r w:rsidRPr="00810198">
        <w:rPr>
          <w:color w:val="FF0000"/>
          <w:lang w:val="en-US"/>
        </w:rPr>
        <w:t xml:space="preserve">ref </w:t>
      </w:r>
      <w:r>
        <w:rPr>
          <w:lang w:val="en-US"/>
        </w:rPr>
        <w:t xml:space="preserve">- </w:t>
      </w:r>
      <w:r w:rsidR="006468C2">
        <w:fldChar w:fldCharType="begin"/>
      </w:r>
      <w:r w:rsidR="006468C2" w:rsidRPr="006468C2">
        <w:rPr>
          <w:lang w:val="en-US"/>
          <w:rPrChange w:id="223" w:author="Rodrigo LeaL" w:date="2020-04-27T22:24:00Z">
            <w:rPr/>
          </w:rPrChange>
        </w:rPr>
        <w:instrText xml:space="preserve"> HYPERLINK "https://spring.io/projects/spring-security" </w:instrText>
      </w:r>
      <w:r w:rsidR="006468C2">
        <w:fldChar w:fldCharType="separate"/>
      </w:r>
      <w:r w:rsidRPr="00FC6040">
        <w:rPr>
          <w:rStyle w:val="Hiperligao"/>
          <w:lang w:val="en-US"/>
        </w:rPr>
        <w:t>https://spring.io/projects/spring-security</w:t>
      </w:r>
      <w:r w:rsidR="006468C2">
        <w:rPr>
          <w:rStyle w:val="Hiperligao"/>
          <w:lang w:val="en-US"/>
        </w:rPr>
        <w:fldChar w:fldCharType="end"/>
      </w:r>
      <w:r>
        <w:rPr>
          <w:lang w:val="en-US"/>
        </w:rPr>
        <w:t>).</w:t>
      </w:r>
    </w:p>
    <w:p w14:paraId="47000BEC" w14:textId="77777777" w:rsidR="004A2391" w:rsidRPr="00E662F2" w:rsidRDefault="004A2391" w:rsidP="00FC6040">
      <w:pPr>
        <w:rPr>
          <w:lang w:val="en-US"/>
        </w:rPr>
      </w:pPr>
    </w:p>
    <w:p w14:paraId="203D73F9" w14:textId="6963306A" w:rsidR="004A2391" w:rsidRPr="004A2391" w:rsidRDefault="004A2391" w:rsidP="004A2391">
      <w:pPr>
        <w:pStyle w:val="Ttulo2"/>
        <w:rPr>
          <w:noProof w:val="0"/>
          <w:color w:val="auto"/>
          <w:sz w:val="28"/>
          <w:szCs w:val="28"/>
          <w:lang w:val="en-US"/>
        </w:rPr>
      </w:pPr>
      <w:bookmarkStart w:id="224" w:name="_Toc3882393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Docker</w:t>
      </w:r>
      <w:bookmarkEnd w:id="224"/>
    </w:p>
    <w:p w14:paraId="516F3324" w14:textId="77777777" w:rsidR="00FC6040" w:rsidRDefault="00FC6040" w:rsidP="00FC6040">
      <w:pPr>
        <w:rPr>
          <w:lang w:val="en-US"/>
        </w:rPr>
      </w:pPr>
      <w:r w:rsidRPr="00182D47">
        <w:rPr>
          <w:lang w:val="en-US"/>
        </w:rPr>
        <w:t>Docker is a tool designed to make it easier to create, deploy, and run applications by using containers.</w:t>
      </w:r>
      <w:r>
        <w:rPr>
          <w:lang w:val="en-US"/>
        </w:rPr>
        <w:t xml:space="preserve"> (</w:t>
      </w:r>
      <w:r w:rsidRPr="000D09FA">
        <w:rPr>
          <w:color w:val="FF0000"/>
          <w:lang w:val="en-US"/>
        </w:rPr>
        <w:t xml:space="preserve">ref </w:t>
      </w:r>
      <w:r>
        <w:rPr>
          <w:lang w:val="en-US"/>
        </w:rPr>
        <w:t xml:space="preserve">- </w:t>
      </w:r>
      <w:r w:rsidR="006468C2">
        <w:fldChar w:fldCharType="begin"/>
      </w:r>
      <w:r w:rsidR="006468C2" w:rsidRPr="006468C2">
        <w:rPr>
          <w:lang w:val="en-US"/>
          <w:rPrChange w:id="225" w:author="Rodrigo LeaL" w:date="2020-04-27T22:24:00Z">
            <w:rPr/>
          </w:rPrChange>
        </w:rPr>
        <w:instrText xml:space="preserve"> HYPERLINK "https://www.docker.com/" </w:instrText>
      </w:r>
      <w:r w:rsidR="006468C2">
        <w:fldChar w:fldCharType="separate"/>
      </w:r>
      <w:r w:rsidRPr="00FC6040">
        <w:rPr>
          <w:rStyle w:val="Hiperligao"/>
          <w:lang w:val="en-US"/>
        </w:rPr>
        <w:t>https://www.docker.com/</w:t>
      </w:r>
      <w:r w:rsidR="006468C2">
        <w:rPr>
          <w:rStyle w:val="Hiperligao"/>
          <w:lang w:val="en-US"/>
        </w:rPr>
        <w:fldChar w:fldCharType="end"/>
      </w:r>
      <w:r>
        <w:rPr>
          <w:lang w:val="en-US"/>
        </w:rPr>
        <w:t xml:space="preserve"> </w:t>
      </w:r>
      <w:r w:rsidRPr="000D09FA">
        <w:rPr>
          <w:lang w:val="en-US"/>
        </w:rPr>
        <w:t>https://docs.docker.com/</w:t>
      </w:r>
      <w:r>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ins w:id="226" w:author="André Oliveira" w:date="2020-04-28T15:02:00Z">
        <w:r w:rsidR="00377445">
          <w:rPr>
            <w:lang w:val="en-US"/>
          </w:rPr>
          <w:t>.</w:t>
        </w:r>
      </w:ins>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77777777" w:rsidR="00FC6040" w:rsidRDefault="00FC6040" w:rsidP="00FC6040">
      <w:pPr>
        <w:rPr>
          <w:lang w:val="en-US"/>
        </w:rPr>
      </w:pPr>
      <w:r>
        <w:rPr>
          <w:lang w:val="en-US"/>
        </w:rPr>
        <w:lastRenderedPageBreak/>
        <w:t>There are several images available for use in docker in image registries like Docker Hub (</w:t>
      </w:r>
      <w:r w:rsidRPr="000D09FA">
        <w:rPr>
          <w:color w:val="FF0000"/>
          <w:lang w:val="en-US"/>
        </w:rPr>
        <w:t xml:space="preserve">ref </w:t>
      </w:r>
      <w:r>
        <w:rPr>
          <w:lang w:val="en-US"/>
        </w:rPr>
        <w:t xml:space="preserve">- </w:t>
      </w:r>
      <w:r w:rsidR="006468C2">
        <w:fldChar w:fldCharType="begin"/>
      </w:r>
      <w:r w:rsidR="006468C2" w:rsidRPr="006468C2">
        <w:rPr>
          <w:lang w:val="en-US"/>
          <w:rPrChange w:id="227" w:author="Rodrigo LeaL" w:date="2020-04-27T22:24:00Z">
            <w:rPr/>
          </w:rPrChange>
        </w:rPr>
        <w:instrText xml:space="preserve"> HYPERLINK "https://hub.docker.com/" </w:instrText>
      </w:r>
      <w:r w:rsidR="006468C2">
        <w:fldChar w:fldCharType="separate"/>
      </w:r>
      <w:r w:rsidRPr="00FC6040">
        <w:rPr>
          <w:rStyle w:val="Hiperligao"/>
          <w:lang w:val="en-US"/>
        </w:rPr>
        <w:t>https://hub.docker.com/</w:t>
      </w:r>
      <w:r w:rsidR="006468C2">
        <w:rPr>
          <w:rStyle w:val="Hiperligao"/>
          <w:lang w:val="en-US"/>
        </w:rPr>
        <w:fldChar w:fldCharType="end"/>
      </w:r>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3BCE628" w14:textId="7089A490" w:rsidR="004A2391" w:rsidRPr="004A2391" w:rsidRDefault="004A2391" w:rsidP="004A2391">
      <w:pPr>
        <w:pStyle w:val="Ttulo2"/>
        <w:rPr>
          <w:noProof w:val="0"/>
          <w:color w:val="auto"/>
          <w:sz w:val="28"/>
          <w:szCs w:val="28"/>
          <w:lang w:val="en-US"/>
        </w:rPr>
      </w:pPr>
      <w:bookmarkStart w:id="228" w:name="_Toc38823939"/>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Swagger</w:t>
      </w:r>
      <w:bookmarkEnd w:id="228"/>
    </w:p>
    <w:p w14:paraId="384EA5D9" w14:textId="5DA355E7" w:rsidR="00FC6040" w:rsidRDefault="00FC6040" w:rsidP="00FC6040">
      <w:pPr>
        <w:rPr>
          <w:lang w:val="en-US"/>
        </w:rPr>
      </w:pPr>
      <w:r>
        <w:rPr>
          <w:lang w:val="en-US"/>
        </w:rPr>
        <w:t xml:space="preserve">Swagger enables developers to describe their API’s structure in such a way that it is possible to build </w:t>
      </w:r>
      <w:ins w:id="229" w:author="André Oliveira" w:date="2020-04-28T15:06:00Z">
        <w:r w:rsidR="001327C4">
          <w:rPr>
            <w:lang w:val="en-US"/>
          </w:rPr>
          <w:t xml:space="preserve">both </w:t>
        </w:r>
      </w:ins>
      <w:r>
        <w:rPr>
          <w:lang w:val="en-US"/>
        </w:rPr>
        <w:t>beautiful and interactive API documentation (</w:t>
      </w:r>
      <w:r w:rsidRPr="00165DF0">
        <w:rPr>
          <w:color w:val="FF0000"/>
          <w:lang w:val="en-US"/>
        </w:rPr>
        <w:t xml:space="preserve">ref </w:t>
      </w:r>
      <w:r>
        <w:rPr>
          <w:lang w:val="en-US"/>
        </w:rPr>
        <w:t xml:space="preserve">- </w:t>
      </w:r>
      <w:r w:rsidR="006468C2">
        <w:fldChar w:fldCharType="begin"/>
      </w:r>
      <w:r w:rsidR="006468C2" w:rsidRPr="006468C2">
        <w:rPr>
          <w:lang w:val="en-US"/>
          <w:rPrChange w:id="230" w:author="Rodrigo LeaL" w:date="2020-04-27T22:24:00Z">
            <w:rPr/>
          </w:rPrChange>
        </w:rPr>
        <w:instrText xml:space="preserve"> HYPERLINK "https://swagger.io/" </w:instrText>
      </w:r>
      <w:r w:rsidR="006468C2">
        <w:fldChar w:fldCharType="separate"/>
      </w:r>
      <w:r w:rsidRPr="00FC6040">
        <w:rPr>
          <w:rStyle w:val="Hiperligao"/>
          <w:lang w:val="en-US"/>
        </w:rPr>
        <w:t>https://swagger.io/</w:t>
      </w:r>
      <w:r w:rsidR="006468C2">
        <w:rPr>
          <w:rStyle w:val="Hiperligao"/>
          <w:lang w:val="en-US"/>
        </w:rPr>
        <w:fldChar w:fldCharType="end"/>
      </w:r>
      <w:r>
        <w:rPr>
          <w:lang w:val="en-US"/>
        </w:rPr>
        <w:t>). Swagger UI enables automatic generation of a rich user interface with the API documentation, this UI is generated from documentation compliant with the Open API standard.</w:t>
      </w:r>
    </w:p>
    <w:p w14:paraId="7681BB99" w14:textId="6B7B169B" w:rsidR="00FC6040" w:rsidRDefault="00FC6040" w:rsidP="004A2391">
      <w:pPr>
        <w:pStyle w:val="Ttulo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Ttulo1"/>
      </w:pPr>
      <w:bookmarkStart w:id="231" w:name="_Toc38823940"/>
      <w:r>
        <w:lastRenderedPageBreak/>
        <w:t>Arquitecture</w:t>
      </w:r>
      <w:bookmarkEnd w:id="231"/>
    </w:p>
    <w:p w14:paraId="740567F0" w14:textId="59D50099" w:rsidR="00567E9A" w:rsidRPr="00806D95" w:rsidRDefault="00567E9A" w:rsidP="00567E9A">
      <w:pPr>
        <w:rPr>
          <w:lang w:val="en-US"/>
        </w:rPr>
      </w:pPr>
      <w:r w:rsidRPr="00806D95">
        <w:rPr>
          <w:lang w:val="en-US"/>
        </w:rPr>
        <w:t xml:space="preserve">To develop the </w:t>
      </w:r>
      <w:r>
        <w:rPr>
          <w:lang w:val="en-US"/>
        </w:rPr>
        <w:t>IS</w:t>
      </w:r>
      <w:ins w:id="232" w:author="André Oliveira" w:date="2020-04-28T15:06:00Z">
        <w:r w:rsidR="001327C4">
          <w:rPr>
            <w:lang w:val="en-US"/>
          </w:rPr>
          <w:t xml:space="preserve"> </w:t>
        </w:r>
      </w:ins>
      <w:r>
        <w:rPr>
          <w:lang w:val="en-US"/>
        </w:rPr>
        <w:t>E</w:t>
      </w:r>
      <w:r w:rsidRPr="00806D95">
        <w:rPr>
          <w:lang w:val="en-US"/>
        </w:rPr>
        <w:t>-</w:t>
      </w:r>
      <w:r>
        <w:rPr>
          <w:lang w:val="en-US"/>
        </w:rPr>
        <w:t>L</w:t>
      </w:r>
      <w:r w:rsidRPr="00806D95">
        <w:rPr>
          <w:lang w:val="en-US"/>
        </w:rPr>
        <w:t xml:space="preserve">earning </w:t>
      </w:r>
      <w:del w:id="233" w:author="André Oliveira" w:date="2020-04-28T15:06:00Z">
        <w:r w:rsidDel="001327C4">
          <w:rPr>
            <w:lang w:val="en-US"/>
          </w:rPr>
          <w:delText>application</w:delText>
        </w:r>
        <w:r w:rsidRPr="00806D95" w:rsidDel="001327C4">
          <w:rPr>
            <w:lang w:val="en-US"/>
          </w:rPr>
          <w:delText xml:space="preserve"> </w:delText>
        </w:r>
      </w:del>
      <w:ins w:id="234" w:author="André Oliveira" w:date="2020-04-28T15:06:00Z">
        <w:r w:rsidR="001327C4">
          <w:rPr>
            <w:lang w:val="en-US"/>
          </w:rPr>
          <w:t>p</w:t>
        </w:r>
      </w:ins>
      <w:ins w:id="235" w:author="André Oliveira" w:date="2020-04-28T15:07:00Z">
        <w:r w:rsidR="001327C4">
          <w:rPr>
            <w:lang w:val="en-US"/>
          </w:rPr>
          <w:t>latform</w:t>
        </w:r>
      </w:ins>
      <w:ins w:id="236" w:author="André Oliveira" w:date="2020-04-28T15:06:00Z">
        <w:r w:rsidR="001327C4" w:rsidRPr="00806D95">
          <w:rPr>
            <w:lang w:val="en-US"/>
          </w:rPr>
          <w:t xml:space="preserve"> </w:t>
        </w:r>
      </w:ins>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7777777" w:rsidR="00567E9A" w:rsidRPr="00806D95" w:rsidRDefault="00567E9A" w:rsidP="00567E9A">
      <w:pPr>
        <w:rPr>
          <w:lang w:val="en-US"/>
        </w:rPr>
      </w:pPr>
      <w:r w:rsidRPr="00806D95">
        <w:rPr>
          <w:lang w:val="en-US"/>
        </w:rPr>
        <w:t xml:space="preserve">The Services module will provide a </w:t>
      </w:r>
      <w:commentRangeStart w:id="237"/>
      <w:commentRangeStart w:id="238"/>
      <w:r w:rsidRPr="00806D95">
        <w:rPr>
          <w:lang w:val="en-US"/>
        </w:rPr>
        <w:t>REST API</w:t>
      </w:r>
      <w:commentRangeEnd w:id="237"/>
      <w:r w:rsidR="001327C4">
        <w:rPr>
          <w:rStyle w:val="Refdecomentrio"/>
        </w:rPr>
        <w:commentReference w:id="237"/>
      </w:r>
      <w:commentRangeEnd w:id="238"/>
      <w:r w:rsidR="00B61933">
        <w:rPr>
          <w:rStyle w:val="Refdecomentrio"/>
        </w:rPr>
        <w:commentReference w:id="238"/>
      </w:r>
      <w:r w:rsidRPr="00806D95">
        <w:rPr>
          <w:lang w:val="en-US"/>
        </w:rPr>
        <w:t xml:space="preserve"> 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14178E1" w:rsidR="00567E9A" w:rsidRDefault="00567E9A" w:rsidP="00567E9A">
      <w:pPr>
        <w:pStyle w:val="Legenda"/>
        <w:rPr>
          <w:lang w:val="en-US"/>
        </w:rPr>
      </w:pPr>
      <w:bookmarkStart w:id="239" w:name="_Toc38822934"/>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Project Modules interactions</w:t>
      </w:r>
      <w:bookmarkEnd w:id="239"/>
    </w:p>
    <w:p w14:paraId="11A61D8F" w14:textId="77777777" w:rsidR="004A2391" w:rsidRPr="004A2391" w:rsidRDefault="004A2391" w:rsidP="004A2391">
      <w:pPr>
        <w:rPr>
          <w:lang w:val="en-US"/>
        </w:rPr>
      </w:pPr>
    </w:p>
    <w:p w14:paraId="6FAD2C54" w14:textId="3AFD1A1D" w:rsidR="004A2391" w:rsidRPr="004A2391" w:rsidRDefault="004A2391" w:rsidP="004A2391">
      <w:pPr>
        <w:pStyle w:val="Ttulo2"/>
        <w:rPr>
          <w:noProof w:val="0"/>
          <w:color w:val="auto"/>
          <w:sz w:val="28"/>
          <w:szCs w:val="28"/>
          <w:lang w:val="en-US"/>
        </w:rPr>
      </w:pPr>
      <w:bookmarkStart w:id="240" w:name="_Toc3882394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240"/>
    </w:p>
    <w:p w14:paraId="246816A7" w14:textId="5F01043A" w:rsidR="00567E9A" w:rsidRDefault="00567E9A" w:rsidP="00567E9A">
      <w:pPr>
        <w:rPr>
          <w:lang w:val="en-US"/>
        </w:rPr>
      </w:pPr>
      <w:r w:rsidRPr="005A13C6">
        <w:rPr>
          <w:lang w:val="en-US"/>
        </w:rPr>
        <w:t>The front end will b</w:t>
      </w:r>
      <w:r>
        <w:rPr>
          <w:lang w:val="en-US"/>
        </w:rPr>
        <w:t xml:space="preserve">e a </w:t>
      </w:r>
      <w:ins w:id="241" w:author="André Oliveira" w:date="2020-04-28T15:09:00Z">
        <w:r w:rsidR="001327C4">
          <w:rPr>
            <w:lang w:val="en-US"/>
          </w:rPr>
          <w:t>S</w:t>
        </w:r>
      </w:ins>
      <w:del w:id="242" w:author="André Oliveira" w:date="2020-04-28T15:09:00Z">
        <w:r w:rsidDel="001327C4">
          <w:rPr>
            <w:lang w:val="en-US"/>
          </w:rPr>
          <w:delText>s</w:delText>
        </w:r>
      </w:del>
      <w:r>
        <w:rPr>
          <w:lang w:val="en-US"/>
        </w:rPr>
        <w:t xml:space="preserve">ingle </w:t>
      </w:r>
      <w:ins w:id="243" w:author="André Oliveira" w:date="2020-04-28T15:09:00Z">
        <w:r w:rsidR="001327C4">
          <w:rPr>
            <w:lang w:val="en-US"/>
          </w:rPr>
          <w:t>P</w:t>
        </w:r>
      </w:ins>
      <w:del w:id="244" w:author="André Oliveira" w:date="2020-04-28T15:09:00Z">
        <w:r w:rsidDel="001327C4">
          <w:rPr>
            <w:lang w:val="en-US"/>
          </w:rPr>
          <w:delText>p</w:delText>
        </w:r>
      </w:del>
      <w:r>
        <w:rPr>
          <w:lang w:val="en-US"/>
        </w:rPr>
        <w:t xml:space="preserve">age </w:t>
      </w:r>
      <w:ins w:id="245" w:author="André Oliveira" w:date="2020-04-28T15:09:00Z">
        <w:r w:rsidR="001327C4">
          <w:rPr>
            <w:lang w:val="en-US"/>
          </w:rPr>
          <w:t>A</w:t>
        </w:r>
      </w:ins>
      <w:del w:id="246" w:author="André Oliveira" w:date="2020-04-28T15:09:00Z">
        <w:r w:rsidDel="001327C4">
          <w:rPr>
            <w:lang w:val="en-US"/>
          </w:rPr>
          <w:delText>a</w:delText>
        </w:r>
      </w:del>
      <w:r>
        <w:rPr>
          <w:lang w:val="en-US"/>
        </w:rPr>
        <w:t xml:space="preserve">pplication </w:t>
      </w:r>
      <w:ins w:id="247" w:author="André Oliveira" w:date="2020-04-28T15:09:00Z">
        <w:r w:rsidR="001327C4">
          <w:rPr>
            <w:lang w:val="en-US"/>
          </w:rPr>
          <w:t xml:space="preserve">(SPA) </w:t>
        </w:r>
      </w:ins>
      <w:r>
        <w:rPr>
          <w:lang w:val="en-US"/>
        </w:rPr>
        <w:t>enabling a user to interact with the application through an UI. This module will be implemented with React</w:t>
      </w:r>
      <w:r w:rsidR="00B61933">
        <w:rPr>
          <w:lang w:val="en-US"/>
        </w:rPr>
        <w:t xml:space="preserve"> </w:t>
      </w:r>
      <w:del w:id="248" w:author="André Oliveira" w:date="2020-04-28T15:10:00Z">
        <w:r w:rsidDel="001327C4">
          <w:rPr>
            <w:lang w:val="en-US"/>
          </w:rPr>
          <w:delText xml:space="preserve">, because it will be a SPA the module </w:delText>
        </w:r>
      </w:del>
      <w:ins w:id="249" w:author="André Oliveira" w:date="2020-04-28T15:10:00Z">
        <w:r w:rsidR="001327C4">
          <w:rPr>
            <w:lang w:val="en-US"/>
          </w:rPr>
          <w:t xml:space="preserve">and </w:t>
        </w:r>
      </w:ins>
      <w:r>
        <w:rPr>
          <w:lang w:val="en-US"/>
        </w:rPr>
        <w:t>React Router</w:t>
      </w:r>
      <w:ins w:id="250" w:author="André Oliveira" w:date="2020-04-28T15:10:00Z">
        <w:r w:rsidR="001327C4">
          <w:rPr>
            <w:lang w:val="en-US"/>
          </w:rPr>
          <w:t>.</w:t>
        </w:r>
      </w:ins>
      <w:del w:id="251" w:author="André Oliveira" w:date="2020-04-28T15:10:00Z">
        <w:r w:rsidDel="001327C4">
          <w:rPr>
            <w:lang w:val="en-US"/>
          </w:rPr>
          <w:delText xml:space="preserve"> will also be used.</w:delText>
        </w:r>
      </w:del>
    </w:p>
    <w:p w14:paraId="4839C1A9" w14:textId="38B0444F" w:rsidR="00567E9A" w:rsidRDefault="00567E9A" w:rsidP="00567E9A">
      <w:pPr>
        <w:rPr>
          <w:lang w:val="en-US"/>
        </w:rPr>
      </w:pPr>
      <w:r>
        <w:rPr>
          <w:lang w:val="en-US"/>
        </w:rPr>
        <w:t>For this use case</w:t>
      </w:r>
      <w:ins w:id="252" w:author="André Oliveira" w:date="2020-04-28T15:10:00Z">
        <w:r w:rsidR="001327C4">
          <w:rPr>
            <w:lang w:val="en-US"/>
          </w:rPr>
          <w:t>,</w:t>
        </w:r>
      </w:ins>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ins w:id="253" w:author="André Oliveira" w:date="2020-04-28T15:11:00Z">
        <w:r w:rsidR="001327C4">
          <w:rPr>
            <w:lang w:val="en-US"/>
          </w:rPr>
          <w:t xml:space="preserve"> or CodeMirror that enables text </w:t>
        </w:r>
        <w:r w:rsidR="001327C4" w:rsidRPr="001327C4">
          <w:rPr>
            <w:lang w:val="en-US"/>
          </w:rPr>
          <w:t>highlighting</w:t>
        </w:r>
        <w:r w:rsidR="001327C4">
          <w:rPr>
            <w:lang w:val="en-US"/>
          </w:rPr>
          <w:t xml:space="preserve"> among other features</w:t>
        </w:r>
      </w:ins>
      <w:r>
        <w:rPr>
          <w:lang w:val="en-US"/>
        </w:rPr>
        <w: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567E9A">
      <w:pPr>
        <w:pStyle w:val="Ttulo2"/>
      </w:pPr>
    </w:p>
    <w:p w14:paraId="7B73A36F" w14:textId="31457DA1" w:rsidR="004A2391" w:rsidRPr="006969E7" w:rsidRDefault="004A2391" w:rsidP="006969E7">
      <w:pPr>
        <w:pStyle w:val="Ttulo2"/>
        <w:rPr>
          <w:noProof w:val="0"/>
          <w:color w:val="auto"/>
          <w:sz w:val="28"/>
          <w:szCs w:val="28"/>
          <w:lang w:val="en-US"/>
        </w:rPr>
      </w:pPr>
      <w:bookmarkStart w:id="254" w:name="_Toc38823942"/>
      <w:r w:rsidRPr="006969E7">
        <w:rPr>
          <w:noProof w:val="0"/>
          <w:color w:val="auto"/>
          <w:sz w:val="28"/>
          <w:szCs w:val="28"/>
          <w:lang w:val="en-US"/>
        </w:rPr>
        <w:t>5.2. Services</w:t>
      </w:r>
      <w:bookmarkEnd w:id="254"/>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02301189" w:rsidR="00567E9A" w:rsidRDefault="00567E9A" w:rsidP="00567E9A">
      <w:pPr>
        <w:rPr>
          <w:lang w:val="en-US"/>
        </w:rPr>
      </w:pPr>
      <w:r>
        <w:rPr>
          <w:lang w:val="en-US"/>
        </w:rPr>
        <w:t>In the image below it</w:t>
      </w:r>
      <w:ins w:id="255" w:author="André Oliveira" w:date="2020-04-28T15:12:00Z">
        <w:r w:rsidR="001327C4">
          <w:rPr>
            <w:lang w:val="en-US"/>
          </w:rPr>
          <w:t xml:space="preserve"> </w:t>
        </w:r>
      </w:ins>
      <w:del w:id="256" w:author="André Oliveira" w:date="2020-04-28T15:12:00Z">
        <w:r w:rsidDel="001327C4">
          <w:rPr>
            <w:lang w:val="en-US"/>
          </w:rPr>
          <w:delText>’s</w:delText>
        </w:r>
      </w:del>
      <w:ins w:id="257" w:author="André Oliveira" w:date="2020-04-28T15:12:00Z">
        <w:r w:rsidR="001327C4">
          <w:rPr>
            <w:lang w:val="en-US"/>
          </w:rPr>
          <w:t>is</w:t>
        </w:r>
      </w:ins>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Legenda"/>
        <w:rPr>
          <w:lang w:val="en-US"/>
        </w:rPr>
      </w:pPr>
      <w:bookmarkStart w:id="258" w:name="_Toc38822935"/>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258"/>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ins w:id="259" w:author="André Oliveira" w:date="2020-04-28T15:12:00Z">
        <w:r w:rsidR="001327C4">
          <w:rPr>
            <w:lang w:val="en-US"/>
          </w:rPr>
          <w:t xml:space="preserve"> basic</w:t>
        </w:r>
      </w:ins>
      <w:r>
        <w:rPr>
          <w:lang w:val="en-US"/>
        </w:rPr>
        <w:t xml:space="preserve"> authentication and managing endpoint authentication for the whole application.</w:t>
      </w:r>
    </w:p>
    <w:p w14:paraId="553FD344" w14:textId="77777777" w:rsidR="00567E9A" w:rsidRDefault="00567E9A" w:rsidP="00567E9A">
      <w:pPr>
        <w:rPr>
          <w:lang w:val="en-US"/>
        </w:rPr>
      </w:pPr>
      <w:r>
        <w:rPr>
          <w:lang w:val="en-US"/>
        </w:rPr>
        <w:t xml:space="preserve">Another detailed shown on the picture above is the Database, </w:t>
      </w:r>
      <w:commentRangeStart w:id="260"/>
      <w:r>
        <w:rPr>
          <w:lang w:val="en-US"/>
        </w:rPr>
        <w:t>this is the only module with access to the database, and it is responsible for directly connecting this database which maintains the state application for the different domains.</w:t>
      </w:r>
      <w:commentRangeEnd w:id="260"/>
      <w:r w:rsidR="00BE6232">
        <w:rPr>
          <w:rStyle w:val="Refdecomentrio"/>
        </w:rPr>
        <w:commentReference w:id="260"/>
      </w:r>
    </w:p>
    <w:p w14:paraId="0C98B18C" w14:textId="77777777" w:rsidR="00567E9A" w:rsidRDefault="00567E9A" w:rsidP="00567E9A">
      <w:pPr>
        <w:rPr>
          <w:lang w:val="en-US"/>
        </w:rPr>
      </w:pPr>
    </w:p>
    <w:p w14:paraId="58DFF32B" w14:textId="77777777"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 (</w:t>
      </w:r>
      <w:r w:rsidR="006468C2">
        <w:fldChar w:fldCharType="begin"/>
      </w:r>
      <w:r w:rsidR="006468C2" w:rsidRPr="006468C2">
        <w:rPr>
          <w:lang w:val="en-US"/>
          <w:rPrChange w:id="261" w:author="Rodrigo LeaL" w:date="2020-04-27T22:24:00Z">
            <w:rPr/>
          </w:rPrChange>
        </w:rPr>
        <w:instrText xml:space="preserve"> HYPERLINK "https://github.com/OAI/OpenAPI-Specification/blob/master/versions/3.0.2.md" </w:instrText>
      </w:r>
      <w:r w:rsidR="006468C2">
        <w:fldChar w:fldCharType="separate"/>
      </w:r>
      <w:r w:rsidRPr="00567E9A">
        <w:rPr>
          <w:rStyle w:val="Hiperligao"/>
          <w:lang w:val="en-US"/>
        </w:rPr>
        <w:t>https://github.com/OAI/OpenAPI-Specification/blob/master/versions/3.0.2.md</w:t>
      </w:r>
      <w:r w:rsidR="006468C2">
        <w:rPr>
          <w:rStyle w:val="Hiperligao"/>
          <w:lang w:val="en-US"/>
        </w:rPr>
        <w:fldChar w:fldCharType="end"/>
      </w:r>
      <w:r w:rsidRPr="00740038">
        <w:rPr>
          <w:lang w:val="en-US"/>
        </w:rPr>
        <w:t xml:space="preserve"> </w:t>
      </w:r>
      <w:r>
        <w:rPr>
          <w:lang w:val="en-US"/>
        </w:rPr>
        <w:t xml:space="preserve">- </w:t>
      </w:r>
      <w:r w:rsidRPr="00740038">
        <w:rPr>
          <w:color w:val="FF0000"/>
          <w:lang w:val="en-US"/>
        </w:rPr>
        <w:t>referencia</w:t>
      </w:r>
      <w:r>
        <w:rPr>
          <w:lang w:val="en-US"/>
        </w:rPr>
        <w:t>) hosted on Swagger UI (</w:t>
      </w:r>
      <w:r w:rsidR="006468C2">
        <w:fldChar w:fldCharType="begin"/>
      </w:r>
      <w:r w:rsidR="006468C2" w:rsidRPr="006468C2">
        <w:rPr>
          <w:lang w:val="en-US"/>
          <w:rPrChange w:id="262" w:author="Rodrigo LeaL" w:date="2020-04-27T22:24:00Z">
            <w:rPr/>
          </w:rPrChange>
        </w:rPr>
        <w:instrText xml:space="preserve"> HYPERLINK "https://joaoesantos.github.io/ise_learning/apiDocumentation/" </w:instrText>
      </w:r>
      <w:r w:rsidR="006468C2">
        <w:fldChar w:fldCharType="separate"/>
      </w:r>
      <w:r w:rsidRPr="00567E9A">
        <w:rPr>
          <w:rStyle w:val="Hiperligao"/>
          <w:lang w:val="en-US"/>
        </w:rPr>
        <w:t>https://joaoesantos.github.io/ise_learning/apiDocumentation</w:t>
      </w:r>
      <w:r w:rsidR="006468C2">
        <w:rPr>
          <w:rStyle w:val="Hiperligao"/>
          <w:lang w:val="en-US"/>
        </w:rPr>
        <w:fldChar w:fldCharType="end"/>
      </w:r>
      <w:r w:rsidRPr="00740038">
        <w:rPr>
          <w:lang w:val="en-US"/>
        </w:rPr>
        <w:t xml:space="preserve"> </w:t>
      </w:r>
      <w:r>
        <w:rPr>
          <w:lang w:val="en-US"/>
        </w:rPr>
        <w:t xml:space="preserve">- </w:t>
      </w:r>
      <w:r w:rsidRPr="00740038">
        <w:rPr>
          <w:color w:val="FF0000"/>
          <w:lang w:val="en-US"/>
        </w:rPr>
        <w:t>referencia</w:t>
      </w:r>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Ttulo3"/>
        <w:rPr>
          <w:color w:val="auto"/>
          <w:sz w:val="32"/>
          <w:szCs w:val="32"/>
          <w:lang w:val="en-US"/>
        </w:rPr>
      </w:pPr>
      <w:bookmarkStart w:id="263" w:name="_Toc3882394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263"/>
    </w:p>
    <w:p w14:paraId="396E4B51" w14:textId="77777777"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 the image below.</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Legenda"/>
        <w:rPr>
          <w:lang w:val="en-US"/>
        </w:rPr>
      </w:pPr>
      <w:bookmarkStart w:id="264" w:name="_Toc38822936"/>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r w:rsidRPr="008F0F86">
        <w:rPr>
          <w:lang w:val="en-US"/>
        </w:rPr>
        <w:t xml:space="preserve"> – Data Model</w:t>
      </w:r>
      <w:bookmarkEnd w:id="264"/>
    </w:p>
    <w:p w14:paraId="209466B1" w14:textId="77777777" w:rsidR="00567E9A" w:rsidRPr="00F465CC" w:rsidRDefault="00567E9A" w:rsidP="00567E9A">
      <w:pPr>
        <w:rPr>
          <w:lang w:val="en-US"/>
        </w:rPr>
      </w:pPr>
      <w:r w:rsidRPr="00F465CC">
        <w:rPr>
          <w:lang w:val="en-US"/>
        </w:rPr>
        <w:t>To follow good practices of data model design this data model follows 3NF rules for normalization (</w:t>
      </w:r>
      <w:r w:rsidRPr="00F465CC">
        <w:rPr>
          <w:color w:val="FF0000"/>
          <w:lang w:val="en-US"/>
        </w:rPr>
        <w:t>re</w:t>
      </w:r>
      <w:r>
        <w:rPr>
          <w:color w:val="FF0000"/>
          <w:lang w:val="en-US"/>
        </w:rPr>
        <w:t xml:space="preserve">f - </w:t>
      </w:r>
      <w:r w:rsidR="006468C2">
        <w:fldChar w:fldCharType="begin"/>
      </w:r>
      <w:r w:rsidR="006468C2" w:rsidRPr="006468C2">
        <w:rPr>
          <w:lang w:val="en-US"/>
          <w:rPrChange w:id="265" w:author="Rodrigo LeaL" w:date="2020-04-27T22:24:00Z">
            <w:rPr/>
          </w:rPrChange>
        </w:rPr>
        <w:instrText xml:space="preserve"> HYPERLINK "https://www.tutorialspoint.com/sql/third-normal-form.htm" </w:instrText>
      </w:r>
      <w:r w:rsidR="006468C2">
        <w:fldChar w:fldCharType="separate"/>
      </w:r>
      <w:r w:rsidRPr="00567E9A">
        <w:rPr>
          <w:rStyle w:val="Hiperligao"/>
          <w:lang w:val="en-US"/>
        </w:rPr>
        <w:t>https://www.tutorialspoint.com/sql/third-normal-form.htm</w:t>
      </w:r>
      <w:r w:rsidR="006468C2">
        <w:rPr>
          <w:rStyle w:val="Hiperligao"/>
          <w:lang w:val="en-US"/>
        </w:rPr>
        <w:fldChar w:fldCharType="end"/>
      </w:r>
      <w:r w:rsidRPr="00F465CC">
        <w:rPr>
          <w:lang w:val="en-US"/>
        </w:rPr>
        <w:t>).</w:t>
      </w:r>
    </w:p>
    <w:p w14:paraId="78344ED1" w14:textId="64B7C378" w:rsidR="00567E9A" w:rsidRDefault="00567E9A" w:rsidP="00567E9A">
      <w:pPr>
        <w:rPr>
          <w:lang w:val="en-US"/>
        </w:rPr>
      </w:pPr>
      <w:r w:rsidRPr="00F30A61">
        <w:rPr>
          <w:lang w:val="en-US"/>
        </w:rPr>
        <w:t>An implementation d</w:t>
      </w:r>
      <w:r>
        <w:rPr>
          <w:lang w:val="en-US"/>
        </w:rPr>
        <w:t>etail worthy of note is the mandatory mutually exclusive relationships between Answer and it</w:t>
      </w:r>
      <w:ins w:id="266" w:author="André Oliveira" w:date="2020-04-28T15:15:00Z">
        <w:r w:rsidR="00BE6232">
          <w:rPr>
            <w:lang w:val="en-US"/>
          </w:rPr>
          <w:t>’</w:t>
        </w:r>
      </w:ins>
      <w:r>
        <w:rPr>
          <w:lang w:val="en-US"/>
        </w:rPr>
        <w:t xml:space="preserve">s children, Challenge Answer and Questionnaire Answer. This was done to normalize answer related data since both challenges and </w:t>
      </w:r>
      <w:r>
        <w:rPr>
          <w:lang w:val="en-US"/>
        </w:rPr>
        <w:lastRenderedPageBreak/>
        <w:t>questionnaire answers share data but have specificity to their domain. This was enforced on a database level through the usage of triggers.</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Ttulo2"/>
        <w:rPr>
          <w:noProof w:val="0"/>
          <w:color w:val="auto"/>
          <w:sz w:val="28"/>
          <w:szCs w:val="28"/>
          <w:lang w:val="en-US"/>
        </w:rPr>
      </w:pPr>
      <w:bookmarkStart w:id="267" w:name="_Toc3882394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267"/>
    </w:p>
    <w:p w14:paraId="3A508D8C" w14:textId="77777777" w:rsidR="00567E9A" w:rsidRDefault="00567E9A" w:rsidP="00567E9A">
      <w:pPr>
        <w:rPr>
          <w:lang w:val="en-US"/>
        </w:rPr>
      </w:pPr>
      <w:r>
        <w:rPr>
          <w:lang w:val="en-US"/>
        </w:rPr>
        <w:t>This module contains multiple applications, one for each type of runtime environment. The goal of this module is to make it possible to execute external code send by this module’s clients while supporting multiple runtime environments.</w:t>
      </w:r>
    </w:p>
    <w:p w14:paraId="3F530DD9" w14:textId="477295DF" w:rsidR="00567E9A" w:rsidRDefault="00567E9A" w:rsidP="00567E9A">
      <w:pPr>
        <w:rPr>
          <w:lang w:val="en-US"/>
        </w:rPr>
      </w:pPr>
      <w:r>
        <w:rPr>
          <w:lang w:val="en-US"/>
        </w:rPr>
        <w:t xml:space="preserve">As can be seen below, this was achieved by having multiple applications running in separate containers, each container supporting a single runtime. Each application is listening to HTTP requests to execute the code, and when it receives a request </w:t>
      </w:r>
      <w:ins w:id="268" w:author="André Oliveira" w:date="2020-04-28T15:16:00Z">
        <w:r w:rsidR="00BE6232">
          <w:rPr>
            <w:lang w:val="en-US"/>
          </w:rPr>
          <w:t>it</w:t>
        </w:r>
      </w:ins>
      <w:del w:id="269" w:author="André Oliveira" w:date="2020-04-28T15:16:00Z">
        <w:r w:rsidDel="00BE6232">
          <w:rPr>
            <w:lang w:val="en-US"/>
          </w:rPr>
          <w:delText>is</w:delText>
        </w:r>
      </w:del>
      <w:r>
        <w:rPr>
          <w:lang w:val="en-US"/>
        </w:rPr>
        <w:t xml:space="preserve"> compiles the code (if necessary), executes the code and returns the result of the execution.</w:t>
      </w:r>
    </w:p>
    <w:p w14:paraId="70471D70" w14:textId="77777777"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77777777" w:rsidR="00567E9A" w:rsidRDefault="00567E9A" w:rsidP="00567E9A">
      <w:pPr>
        <w:keepNext/>
      </w:pPr>
      <w:r>
        <w:drawing>
          <wp:inline distT="0" distB="0" distL="0" distR="0" wp14:anchorId="30B61232" wp14:editId="53E4E62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Legenda"/>
        <w:rPr>
          <w:lang w:val="en-US"/>
        </w:rPr>
      </w:pPr>
      <w:bookmarkStart w:id="270" w:name="_Toc38822937"/>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r w:rsidRPr="00567E9A">
        <w:rPr>
          <w:lang w:val="en-US"/>
        </w:rPr>
        <w:t xml:space="preserve"> </w:t>
      </w:r>
      <w:r>
        <w:rPr>
          <w:lang w:val="en-US"/>
        </w:rPr>
        <w:t>–</w:t>
      </w:r>
      <w:r w:rsidRPr="00567E9A">
        <w:rPr>
          <w:lang w:val="en-US"/>
        </w:rPr>
        <w:t xml:space="preserve"> De</w:t>
      </w:r>
      <w:r>
        <w:rPr>
          <w:lang w:val="en-US"/>
        </w:rPr>
        <w:t>tailed view of ExecutionEnvironments Module</w:t>
      </w:r>
      <w:bookmarkEnd w:id="270"/>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36B59ABA" w:rsidR="00567E9A" w:rsidRDefault="00567E9A" w:rsidP="00567E9A">
      <w:pPr>
        <w:rPr>
          <w:lang w:val="en-US"/>
        </w:rPr>
      </w:pPr>
      <w:r>
        <w:rPr>
          <w:lang w:val="en-US"/>
        </w:rPr>
        <w:lastRenderedPageBreak/>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ins w:id="271" w:author="André Oliveira" w:date="2020-04-28T15:17:00Z">
        <w:r w:rsidR="00BE6232">
          <w:rPr>
            <w:lang w:val="en-US"/>
          </w:rPr>
          <w:t>.</w:t>
        </w:r>
      </w:ins>
      <w:del w:id="272" w:author="André Oliveira" w:date="2020-04-28T15:17:00Z">
        <w:r w:rsidDel="00BE6232">
          <w:rPr>
            <w:lang w:val="en-US"/>
          </w:rPr>
          <w:delText>,</w:delText>
        </w:r>
      </w:del>
      <w:r>
        <w:rPr>
          <w:lang w:val="en-US"/>
        </w:rPr>
        <w:t xml:space="preserve"> </w:t>
      </w:r>
      <w:ins w:id="273" w:author="André Oliveira" w:date="2020-04-28T15:18:00Z">
        <w:r w:rsidR="00BE6232">
          <w:rPr>
            <w:lang w:val="en-US"/>
          </w:rPr>
          <w:t>T</w:t>
        </w:r>
      </w:ins>
      <w:del w:id="274" w:author="André Oliveira" w:date="2020-04-28T15:18:00Z">
        <w:r w:rsidDel="00BE6232">
          <w:rPr>
            <w:lang w:val="en-US"/>
          </w:rPr>
          <w:delText>t</w:delText>
        </w:r>
      </w:del>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3D0EE74B" w14:textId="77777777" w:rsidR="00567E9A" w:rsidRPr="00806D95" w:rsidRDefault="00567E9A" w:rsidP="00567E9A">
      <w:pPr>
        <w:rPr>
          <w:lang w:val="en-US"/>
        </w:rPr>
      </w:pPr>
    </w:p>
    <w:p w14:paraId="1309BC1E" w14:textId="67691A44" w:rsidR="003966B2" w:rsidRPr="00AB6EF8" w:rsidRDefault="003966B2" w:rsidP="00AB6EF8">
      <w:pPr>
        <w:pStyle w:val="Ttulo3"/>
        <w:rPr>
          <w:color w:val="auto"/>
          <w:sz w:val="28"/>
          <w:szCs w:val="28"/>
          <w:lang w:val="en-GB"/>
        </w:rPr>
      </w:pPr>
      <w:bookmarkStart w:id="275" w:name="_Toc3882394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275"/>
    </w:p>
    <w:p w14:paraId="51870B82" w14:textId="6FFDAEDA" w:rsidR="00567E9A" w:rsidRDefault="00567E9A" w:rsidP="00567E9A">
      <w:pPr>
        <w:rPr>
          <w:lang w:val="en-US"/>
        </w:rPr>
      </w:pPr>
      <w:r>
        <w:rPr>
          <w:lang w:val="en-US"/>
        </w:rPr>
        <w:t>Because both Java and Kotlin can be compiled to be executed on the JVM</w:t>
      </w:r>
      <w:ins w:id="276" w:author="André Oliveira" w:date="2020-04-28T15:18:00Z">
        <w:r w:rsidR="00BE6232">
          <w:rPr>
            <w:lang w:val="en-US"/>
          </w:rPr>
          <w:t>,</w:t>
        </w:r>
      </w:ins>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77777777" w:rsidR="00567E9A" w:rsidRDefault="00567E9A" w:rsidP="00567E9A">
      <w:pPr>
        <w:rPr>
          <w:lang w:val="en-US"/>
        </w:rPr>
      </w:pPr>
      <w:commentRangeStart w:id="277"/>
      <w:commentRangeStart w:id="278"/>
      <w:r>
        <w:rPr>
          <w:lang w:val="en-US"/>
        </w:rPr>
        <w:t>One of the main differences between the Java and Kotlin execution Environments is the environment on which the applications is executions, the docker container.</w:t>
      </w:r>
      <w:commentRangeEnd w:id="277"/>
      <w:r w:rsidR="00BE6232">
        <w:rPr>
          <w:rStyle w:val="Refdecomentrio"/>
        </w:rPr>
        <w:commentReference w:id="277"/>
      </w:r>
      <w:commentRangeEnd w:id="278"/>
      <w:r w:rsidR="00537A11">
        <w:rPr>
          <w:rStyle w:val="Refdecomentrio"/>
        </w:rPr>
        <w:commentReference w:id="278"/>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w:t>
      </w:r>
      <w:bookmarkStart w:id="279" w:name="_GoBack"/>
      <w:commentRangeStart w:id="280"/>
      <w:r>
        <w:rPr>
          <w:lang w:val="en-US"/>
        </w:rPr>
        <w:t>JVM compiler</w:t>
      </w:r>
      <w:commentRangeEnd w:id="280"/>
      <w:r w:rsidR="00BE6232">
        <w:rPr>
          <w:rStyle w:val="Refdecomentrio"/>
        </w:rPr>
        <w:commentReference w:id="280"/>
      </w:r>
      <w:bookmarkEnd w:id="279"/>
      <w:r>
        <w:rPr>
          <w:lang w:val="en-US"/>
        </w:rPr>
        <w:t>.</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r w:rsidRPr="00A311AD">
        <w:rPr>
          <w:lang w:val="en-GB"/>
        </w:rPr>
        <w:br w:type="page"/>
      </w:r>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539E9C84" w14:textId="31771F79" w:rsidR="001A3F32" w:rsidRDefault="004B3D0E" w:rsidP="008F0F86">
      <w:pPr>
        <w:pStyle w:val="Ttulo1"/>
      </w:pPr>
      <w:bookmarkStart w:id="281" w:name="_Toc38823946"/>
      <w:r>
        <w:lastRenderedPageBreak/>
        <w:t>Project progress</w:t>
      </w:r>
      <w:bookmarkEnd w:id="281"/>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7777777" w:rsidR="001A3F32" w:rsidRDefault="001A3F32" w:rsidP="001A3F32">
      <w:pPr>
        <w:rPr>
          <w:lang w:val="en-US"/>
        </w:rPr>
      </w:pPr>
      <w:r>
        <w:rPr>
          <w:lang w:val="en-US"/>
        </w:rPr>
        <w:t>On the image below, which represents the planned scheduled up to the progress report delivery, are highlighted the activities which have not been finished. Only one activity was not finished, the Node execution environment is currently being developed.</w:t>
      </w: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PargrafodaLista"/>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PargrafodaLista"/>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PargrafodaLista"/>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PargrafodaLista"/>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PargrafodaLista"/>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PargrafodaLista"/>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Legenda"/>
        <w:rPr>
          <w:lang w:val="en-US"/>
        </w:rPr>
      </w:pPr>
      <w:bookmarkStart w:id="282" w:name="_Toc38822938"/>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r w:rsidRPr="001A3F32">
        <w:rPr>
          <w:lang w:val="en-US"/>
        </w:rPr>
        <w:t xml:space="preserve"> – Planned Schedule</w:t>
      </w:r>
      <w:r>
        <w:rPr>
          <w:lang w:val="en-US"/>
        </w:rPr>
        <w:t xml:space="preserve"> before progess report delivery</w:t>
      </w:r>
      <w:bookmarkEnd w:id="282"/>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23FBCA16" w:rsidR="001A3F32" w:rsidRDefault="001A3F32" w:rsidP="001A3F32">
      <w:pPr>
        <w:rPr>
          <w:lang w:val="en-US"/>
        </w:rPr>
      </w:pPr>
      <w:r>
        <w:rPr>
          <w:lang w:val="en-US"/>
        </w:rPr>
        <w:t>On the image below 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ins w:id="283" w:author="André Oliveira" w:date="2020-04-28T15:23:00Z">
        <w:r w:rsidR="00936440">
          <w:rPr>
            <w:lang w:val="en-US"/>
          </w:rPr>
          <w:t xml:space="preserve">and the login and sign in page, which was pallned to be finished on the </w:t>
        </w:r>
      </w:ins>
      <w:ins w:id="284" w:author="André Oliveira" w:date="2020-04-28T15:24:00Z">
        <w:r w:rsidR="00936440">
          <w:rPr>
            <w:lang w:val="en-US"/>
          </w:rPr>
          <w:t>June 15</w:t>
        </w:r>
        <w:r w:rsidR="00936440" w:rsidRPr="00936440">
          <w:rPr>
            <w:vertAlign w:val="superscript"/>
            <w:lang w:val="en-US"/>
            <w:rPrChange w:id="285" w:author="André Oliveira" w:date="2020-04-28T15:24:00Z">
              <w:rPr>
                <w:lang w:val="en-US"/>
              </w:rPr>
            </w:rPrChange>
          </w:rPr>
          <w:t>th</w:t>
        </w:r>
        <w:r w:rsidR="00936440">
          <w:rPr>
            <w:lang w:val="en-US"/>
          </w:rPr>
          <w:t xml:space="preserve"> </w:t>
        </w:r>
      </w:ins>
      <w:del w:id="286" w:author="André Oliveira" w:date="2020-04-28T15:24:00Z">
        <w:r w:rsidDel="00936440">
          <w:rPr>
            <w:lang w:val="en-US"/>
          </w:rPr>
          <w:delText>and</w:delText>
        </w:r>
      </w:del>
      <w:r>
        <w:rPr>
          <w:lang w:val="en-US"/>
        </w:rPr>
        <w:t xml:space="preserve"> ha</w:t>
      </w:r>
      <w:ins w:id="287" w:author="André Oliveira" w:date="2020-04-28T15:24:00Z">
        <w:r w:rsidR="00936440">
          <w:rPr>
            <w:lang w:val="en-US"/>
          </w:rPr>
          <w:t>ve</w:t>
        </w:r>
      </w:ins>
      <w:del w:id="288" w:author="André Oliveira" w:date="2020-04-28T15:24:00Z">
        <w:r w:rsidDel="00936440">
          <w:rPr>
            <w:lang w:val="en-US"/>
          </w:rPr>
          <w:delText>s</w:delText>
        </w:r>
      </w:del>
      <w:r>
        <w:rPr>
          <w:lang w:val="en-US"/>
        </w:rPr>
        <w:t xml:space="preserve"> already been finishing, meaning there is a</w:t>
      </w:r>
      <w:ins w:id="289" w:author="André Oliveira" w:date="2020-04-28T15:24:00Z">
        <w:r w:rsidR="00936440">
          <w:rPr>
            <w:lang w:val="en-US"/>
          </w:rPr>
          <w:t>lso some</w:t>
        </w:r>
      </w:ins>
      <w:r>
        <w:rPr>
          <w:lang w:val="en-US"/>
        </w:rPr>
        <w:t xml:space="preserve"> task</w:t>
      </w:r>
      <w:ins w:id="290" w:author="André Oliveira" w:date="2020-04-28T15:24:00Z">
        <w:r w:rsidR="00936440">
          <w:rPr>
            <w:lang w:val="en-US"/>
          </w:rPr>
          <w:t>s</w:t>
        </w:r>
      </w:ins>
      <w:r>
        <w:rPr>
          <w:lang w:val="en-US"/>
        </w:rPr>
        <w:t xml:space="preserve"> finished ahead of schedule.</w:t>
      </w:r>
    </w:p>
    <w:p w14:paraId="1FA8DD8D" w14:textId="77777777" w:rsidR="001A3F32" w:rsidRDefault="001A3F32" w:rsidP="001A3F32">
      <w:pPr>
        <w:keepNext/>
      </w:pPr>
      <w:r>
        <w:lastRenderedPageBreak/>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Legenda"/>
        <w:rPr>
          <w:lang w:val="en-US"/>
        </w:rPr>
      </w:pPr>
      <w:bookmarkStart w:id="291" w:name="_Toc38822939"/>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r w:rsidRPr="001A3F32">
        <w:rPr>
          <w:lang w:val="en-US"/>
        </w:rPr>
        <w:t xml:space="preserve"> – Planned Schedule</w:t>
      </w:r>
      <w:r>
        <w:rPr>
          <w:lang w:val="en-US"/>
        </w:rPr>
        <w:t xml:space="preserve"> after progess report delivery</w:t>
      </w:r>
      <w:bookmarkEnd w:id="291"/>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30"/>
          <w:footerReference w:type="default" r:id="rId31"/>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19360393" w14:textId="74BFF561" w:rsidR="00E51875" w:rsidRDefault="00567E9A" w:rsidP="008F0F86">
      <w:pPr>
        <w:pStyle w:val="Ttulo1"/>
      </w:pPr>
      <w:bookmarkStart w:id="292" w:name="_Toc38823947"/>
      <w:r>
        <w:lastRenderedPageBreak/>
        <w:t>Lexicon</w:t>
      </w:r>
      <w:bookmarkEnd w:id="292"/>
    </w:p>
    <w:p w14:paraId="6ADB0ABA" w14:textId="3A0529D8" w:rsidR="00063DD2" w:rsidRDefault="00063DD2" w:rsidP="00567E9A">
      <w:pPr>
        <w:rPr>
          <w:ins w:id="293" w:author="Rodrigo LeaL" w:date="2020-04-27T23:33:00Z"/>
        </w:rPr>
      </w:pPr>
      <w:ins w:id="294" w:author="Rodrigo LeaL" w:date="2020-04-27T23:30:00Z">
        <w:r>
          <w:rPr>
            <w:lang w:val="en-US"/>
          </w:rPr>
          <w:t>API</w:t>
        </w:r>
        <w:r>
          <w:t xml:space="preserve"> </w:t>
        </w:r>
      </w:ins>
      <w:ins w:id="295" w:author="Rodrigo LeaL" w:date="2020-04-27T23:31:00Z">
        <w:r>
          <w:t>– Application Program Interface</w:t>
        </w:r>
      </w:ins>
    </w:p>
    <w:p w14:paraId="73230554" w14:textId="1E0CDD9E" w:rsidR="00063DD2" w:rsidRPr="00063DD2" w:rsidRDefault="00063DD2" w:rsidP="00567E9A">
      <w:pPr>
        <w:rPr>
          <w:ins w:id="296" w:author="Rodrigo LeaL" w:date="2020-04-27T23:30:00Z"/>
          <w:lang w:val="en-US"/>
          <w:rPrChange w:id="297" w:author="Rodrigo LeaL" w:date="2020-04-27T23:34:00Z">
            <w:rPr>
              <w:ins w:id="298" w:author="Rodrigo LeaL" w:date="2020-04-27T23:30:00Z"/>
            </w:rPr>
          </w:rPrChange>
        </w:rPr>
      </w:pPr>
      <w:ins w:id="299" w:author="Rodrigo LeaL" w:date="2020-04-27T23:33:00Z">
        <w:r w:rsidRPr="00063DD2">
          <w:rPr>
            <w:lang w:val="en-US"/>
            <w:rPrChange w:id="300" w:author="Rodrigo LeaL" w:date="2020-04-27T23:34:00Z">
              <w:rPr/>
            </w:rPrChange>
          </w:rPr>
          <w:t xml:space="preserve">CLR </w:t>
        </w:r>
      </w:ins>
      <w:ins w:id="301" w:author="Rodrigo LeaL" w:date="2020-04-27T23:34:00Z">
        <w:r>
          <w:t>–</w:t>
        </w:r>
      </w:ins>
      <w:ins w:id="302" w:author="Rodrigo LeaL" w:date="2020-04-27T23:33:00Z">
        <w:r w:rsidRPr="00063DD2">
          <w:rPr>
            <w:lang w:val="en-US"/>
            <w:rPrChange w:id="303" w:author="Rodrigo LeaL" w:date="2020-04-27T23:34:00Z">
              <w:rPr/>
            </w:rPrChange>
          </w:rPr>
          <w:t xml:space="preserve"> </w:t>
        </w:r>
      </w:ins>
      <w:ins w:id="304" w:author="Rodrigo LeaL" w:date="2020-04-27T23:34:00Z">
        <w:r w:rsidRPr="00063DD2">
          <w:rPr>
            <w:lang w:val="en-US"/>
            <w:rPrChange w:id="305" w:author="Rodrigo LeaL" w:date="2020-04-27T23:34:00Z">
              <w:rPr/>
            </w:rPrChange>
          </w:rPr>
          <w:t>Common Language Runtime</w:t>
        </w:r>
      </w:ins>
    </w:p>
    <w:p w14:paraId="3D290E7D" w14:textId="09CF256A" w:rsidR="00567E9A" w:rsidRPr="00063DD2" w:rsidRDefault="00567E9A" w:rsidP="00567E9A">
      <w:pPr>
        <w:rPr>
          <w:lang w:val="en-US"/>
          <w:rPrChange w:id="306" w:author="Rodrigo LeaL" w:date="2020-04-27T23:34:00Z">
            <w:rPr/>
          </w:rPrChange>
        </w:rPr>
      </w:pPr>
      <w:r w:rsidRPr="00063DD2">
        <w:rPr>
          <w:lang w:val="en-US"/>
          <w:rPrChange w:id="307" w:author="Rodrigo LeaL" w:date="2020-04-27T23:34:00Z">
            <w:rPr/>
          </w:rPrChange>
        </w:rPr>
        <w:t>DB – Database</w:t>
      </w:r>
    </w:p>
    <w:p w14:paraId="66DDDABB" w14:textId="70377CC0" w:rsidR="00A054C7" w:rsidRDefault="00A054C7" w:rsidP="00567E9A">
      <w:pPr>
        <w:rPr>
          <w:ins w:id="308" w:author="Rodrigo LeaL" w:date="2020-04-27T23:30:00Z"/>
        </w:rPr>
      </w:pPr>
      <w:r>
        <w:t>ISEL – Instituto Superior de Engenharia de Lisboa</w:t>
      </w:r>
    </w:p>
    <w:p w14:paraId="41D71514" w14:textId="726FCE88" w:rsidR="00063DD2" w:rsidRDefault="00063DD2" w:rsidP="00567E9A">
      <w:pPr>
        <w:rPr>
          <w:ins w:id="309" w:author="Rodrigo LeaL" w:date="2020-04-27T23:30:00Z"/>
          <w:lang w:val="en-US"/>
        </w:rPr>
      </w:pPr>
      <w:ins w:id="310" w:author="Rodrigo LeaL" w:date="2020-04-27T23:30:00Z">
        <w:r w:rsidRPr="00063DD2">
          <w:rPr>
            <w:lang w:val="en-US"/>
            <w:rPrChange w:id="311" w:author="Rodrigo LeaL" w:date="2020-04-27T23:30:00Z">
              <w:rPr/>
            </w:rPrChange>
          </w:rPr>
          <w:t>HT</w:t>
        </w:r>
        <w:r>
          <w:rPr>
            <w:lang w:val="en-US"/>
          </w:rPr>
          <w:t>ML</w:t>
        </w:r>
      </w:ins>
      <w:ins w:id="312" w:author="Rodrigo LeaL" w:date="2020-04-27T23:31:00Z">
        <w:r>
          <w:rPr>
            <w:lang w:val="en-US"/>
          </w:rPr>
          <w:t xml:space="preserve"> </w:t>
        </w:r>
      </w:ins>
      <w:ins w:id="313" w:author="Rodrigo LeaL" w:date="2020-04-27T23:32:00Z">
        <w:r>
          <w:rPr>
            <w:lang w:val="en-US"/>
          </w:rPr>
          <w:t>–</w:t>
        </w:r>
      </w:ins>
      <w:ins w:id="314" w:author="Rodrigo LeaL" w:date="2020-04-27T23:31:00Z">
        <w:r>
          <w:rPr>
            <w:lang w:val="en-US"/>
          </w:rPr>
          <w:t xml:space="preserve"> </w:t>
        </w:r>
      </w:ins>
      <w:ins w:id="315" w:author="Rodrigo LeaL" w:date="2020-04-27T23:32:00Z">
        <w:r>
          <w:rPr>
            <w:lang w:val="en-US"/>
          </w:rPr>
          <w:t>Hypertext Markup Language</w:t>
        </w:r>
      </w:ins>
    </w:p>
    <w:p w14:paraId="37C49912" w14:textId="0A576066" w:rsidR="00063DD2" w:rsidRPr="00063DD2" w:rsidRDefault="00063DD2" w:rsidP="00567E9A">
      <w:pPr>
        <w:rPr>
          <w:ins w:id="316" w:author="Rodrigo LeaL" w:date="2020-04-27T23:30:00Z"/>
          <w:lang w:val="en-US"/>
          <w:rPrChange w:id="317" w:author="Rodrigo LeaL" w:date="2020-04-27T23:30:00Z">
            <w:rPr>
              <w:ins w:id="318" w:author="Rodrigo LeaL" w:date="2020-04-27T23:30:00Z"/>
            </w:rPr>
          </w:rPrChange>
        </w:rPr>
      </w:pPr>
      <w:ins w:id="319" w:author="Rodrigo LeaL" w:date="2020-04-27T23:31:00Z">
        <w:r>
          <w:rPr>
            <w:lang w:val="en-US"/>
          </w:rPr>
          <w:t xml:space="preserve">HTTP </w:t>
        </w:r>
      </w:ins>
      <w:ins w:id="320" w:author="Rodrigo LeaL" w:date="2020-04-27T23:32:00Z">
        <w:r>
          <w:rPr>
            <w:lang w:val="en-US"/>
          </w:rPr>
          <w:t>–</w:t>
        </w:r>
      </w:ins>
      <w:ins w:id="321" w:author="Rodrigo LeaL" w:date="2020-04-27T23:31:00Z">
        <w:r>
          <w:rPr>
            <w:lang w:val="en-US"/>
          </w:rPr>
          <w:t xml:space="preserve"> </w:t>
        </w:r>
      </w:ins>
      <w:ins w:id="322" w:author="Rodrigo LeaL" w:date="2020-04-27T23:32:00Z">
        <w:r>
          <w:rPr>
            <w:lang w:val="en-US"/>
          </w:rPr>
          <w:t>Hypertext Transfer Protocol</w:t>
        </w:r>
      </w:ins>
    </w:p>
    <w:p w14:paraId="325B3EB2" w14:textId="3AFFFB75" w:rsidR="00063DD2" w:rsidRDefault="00063DD2" w:rsidP="00567E9A">
      <w:pPr>
        <w:rPr>
          <w:ins w:id="323" w:author="Rodrigo LeaL" w:date="2020-04-27T23:31:00Z"/>
          <w:lang w:val="en-US"/>
        </w:rPr>
      </w:pPr>
      <w:ins w:id="324" w:author="Rodrigo LeaL" w:date="2020-04-27T23:31:00Z">
        <w:r>
          <w:rPr>
            <w:lang w:val="en-US"/>
          </w:rPr>
          <w:t>JDK – Java Development Kit</w:t>
        </w:r>
      </w:ins>
    </w:p>
    <w:p w14:paraId="090D0DA7" w14:textId="5B29628A" w:rsidR="00063DD2" w:rsidRPr="00063DD2" w:rsidRDefault="00063DD2" w:rsidP="00567E9A">
      <w:pPr>
        <w:rPr>
          <w:ins w:id="325" w:author="Rodrigo LeaL" w:date="2020-04-27T23:31:00Z"/>
          <w:lang w:val="en-US"/>
        </w:rPr>
      </w:pPr>
      <w:ins w:id="326" w:author="Rodrigo LeaL" w:date="2020-04-27T23:30:00Z">
        <w:r w:rsidRPr="00063DD2">
          <w:rPr>
            <w:lang w:val="en-US"/>
            <w:rPrChange w:id="327" w:author="Rodrigo LeaL" w:date="2020-04-27T23:34:00Z">
              <w:rPr/>
            </w:rPrChange>
          </w:rPr>
          <w:t>JSX</w:t>
        </w:r>
      </w:ins>
      <w:ins w:id="328" w:author="Rodrigo LeaL" w:date="2020-04-27T23:31:00Z">
        <w:r w:rsidRPr="00063DD2">
          <w:rPr>
            <w:lang w:val="en-US"/>
          </w:rPr>
          <w:t xml:space="preserve"> </w:t>
        </w:r>
      </w:ins>
      <w:ins w:id="329" w:author="Rodrigo LeaL" w:date="2020-04-27T23:34:00Z">
        <w:r w:rsidRPr="00063DD2">
          <w:rPr>
            <w:lang w:val="en-US"/>
            <w:rPrChange w:id="330" w:author="Rodrigo LeaL" w:date="2020-04-27T23:34:00Z">
              <w:rPr/>
            </w:rPrChange>
          </w:rPr>
          <w:t>–</w:t>
        </w:r>
      </w:ins>
      <w:ins w:id="331" w:author="Rodrigo LeaL" w:date="2020-04-27T23:31:00Z">
        <w:r w:rsidRPr="00063DD2">
          <w:rPr>
            <w:lang w:val="en-US"/>
          </w:rPr>
          <w:t xml:space="preserve"> </w:t>
        </w:r>
      </w:ins>
      <w:ins w:id="332" w:author="Rodrigo LeaL" w:date="2020-04-27T23:33:00Z">
        <w:r w:rsidRPr="00063DD2">
          <w:rPr>
            <w:lang w:val="en-US"/>
            <w:rPrChange w:id="333" w:author="Rodrigo LeaL" w:date="2020-04-27T23:34:00Z">
              <w:rPr>
                <w:rFonts w:ascii="Arial" w:hAnsi="Arial" w:cs="Arial"/>
                <w:color w:val="4D5156"/>
                <w:sz w:val="21"/>
                <w:szCs w:val="21"/>
                <w:shd w:val="clear" w:color="auto" w:fill="FFFFFF"/>
              </w:rPr>
            </w:rPrChange>
          </w:rPr>
          <w:t>JavaScript XML</w:t>
        </w:r>
      </w:ins>
    </w:p>
    <w:p w14:paraId="12662AA0" w14:textId="64118F21" w:rsidR="00063DD2" w:rsidRPr="00063DD2" w:rsidRDefault="00063DD2" w:rsidP="00567E9A">
      <w:pPr>
        <w:rPr>
          <w:ins w:id="334" w:author="Rodrigo LeaL" w:date="2020-04-27T23:31:00Z"/>
          <w:lang w:val="en-US"/>
        </w:rPr>
      </w:pPr>
      <w:ins w:id="335" w:author="Rodrigo LeaL" w:date="2020-04-27T23:31:00Z">
        <w:r w:rsidRPr="00063DD2">
          <w:rPr>
            <w:lang w:val="en-US"/>
          </w:rPr>
          <w:t xml:space="preserve">JVM </w:t>
        </w:r>
      </w:ins>
      <w:ins w:id="336" w:author="Rodrigo LeaL" w:date="2020-04-27T23:32:00Z">
        <w:r w:rsidRPr="00063DD2">
          <w:rPr>
            <w:lang w:val="en-US"/>
          </w:rPr>
          <w:t>–</w:t>
        </w:r>
      </w:ins>
      <w:ins w:id="337" w:author="Rodrigo LeaL" w:date="2020-04-27T23:31:00Z">
        <w:r w:rsidRPr="00063DD2">
          <w:rPr>
            <w:lang w:val="en-US"/>
          </w:rPr>
          <w:t xml:space="preserve"> </w:t>
        </w:r>
      </w:ins>
      <w:ins w:id="338" w:author="Rodrigo LeaL" w:date="2020-04-27T23:32:00Z">
        <w:r w:rsidRPr="00063DD2">
          <w:rPr>
            <w:lang w:val="en-US"/>
          </w:rPr>
          <w:t>Java V</w:t>
        </w:r>
        <w:r w:rsidRPr="00063DD2">
          <w:rPr>
            <w:lang w:val="en-US"/>
            <w:rPrChange w:id="339" w:author="Rodrigo LeaL" w:date="2020-04-27T23:33:00Z">
              <w:rPr/>
            </w:rPrChange>
          </w:rPr>
          <w:t>irtual Machine</w:t>
        </w:r>
      </w:ins>
    </w:p>
    <w:p w14:paraId="11A9A167" w14:textId="45D04A96" w:rsidR="00063DD2" w:rsidRPr="00063DD2" w:rsidRDefault="00063DD2" w:rsidP="00567E9A">
      <w:pPr>
        <w:rPr>
          <w:lang w:val="en-US"/>
          <w:rPrChange w:id="340" w:author="Rodrigo LeaL" w:date="2020-04-27T23:33:00Z">
            <w:rPr/>
          </w:rPrChange>
        </w:rPr>
      </w:pPr>
      <w:ins w:id="341" w:author="Rodrigo LeaL" w:date="2020-04-27T23:31:00Z">
        <w:r w:rsidRPr="00063DD2">
          <w:rPr>
            <w:lang w:val="en-US"/>
          </w:rPr>
          <w:t xml:space="preserve">REST </w:t>
        </w:r>
      </w:ins>
      <w:ins w:id="342" w:author="Rodrigo LeaL" w:date="2020-04-27T23:33:00Z">
        <w:r>
          <w:rPr>
            <w:lang w:val="en-US"/>
          </w:rPr>
          <w:t>–</w:t>
        </w:r>
      </w:ins>
      <w:ins w:id="343" w:author="Rodrigo LeaL" w:date="2020-04-27T23:31:00Z">
        <w:r w:rsidRPr="00063DD2">
          <w:rPr>
            <w:lang w:val="en-US"/>
          </w:rPr>
          <w:t xml:space="preserve"> </w:t>
        </w:r>
      </w:ins>
      <w:ins w:id="344" w:author="Rodrigo LeaL" w:date="2020-04-27T23:33:00Z">
        <w:r w:rsidRPr="00063DD2">
          <w:rPr>
            <w:lang w:val="en-US"/>
            <w:rPrChange w:id="345" w:author="Rodrigo LeaL" w:date="2020-04-27T23:33:00Z">
              <w:rPr/>
            </w:rPrChange>
          </w:rPr>
          <w:t>R</w:t>
        </w:r>
        <w:r>
          <w:rPr>
            <w:lang w:val="en-US"/>
          </w:rPr>
          <w:t>epresentational State Transfer</w:t>
        </w:r>
      </w:ins>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p w14:paraId="631B27BA" w14:textId="3BAD958C" w:rsidR="00FC6040" w:rsidRDefault="00FC6040" w:rsidP="00FC6040">
      <w:pPr>
        <w:pStyle w:val="Ttulo1"/>
      </w:pPr>
      <w:bookmarkStart w:id="346" w:name="_Toc38823948"/>
      <w:r>
        <w:lastRenderedPageBreak/>
        <w:t>References</w:t>
      </w:r>
      <w:bookmarkEnd w:id="346"/>
    </w:p>
    <w:p w14:paraId="3E1B4436" w14:textId="77777777" w:rsidR="00936E89" w:rsidRDefault="00936E89" w:rsidP="00936E89">
      <w:pPr>
        <w:autoSpaceDE w:val="0"/>
        <w:autoSpaceDN w:val="0"/>
        <w:adjustRightInd w:val="0"/>
        <w:spacing w:after="0" w:line="240" w:lineRule="auto"/>
        <w:rPr>
          <w:rFonts w:ascii="CMR12" w:hAnsi="CMR12" w:cs="CMR12"/>
          <w:color w:val="000000"/>
          <w:lang w:val="en-US"/>
        </w:rPr>
      </w:pPr>
      <w:r>
        <w:rPr>
          <w:rFonts w:ascii="CMR12" w:hAnsi="CMR12" w:cs="CMR12"/>
          <w:color w:val="000000"/>
        </w:rPr>
        <w:t xml:space="preserve">AlgoExpert. </w:t>
      </w:r>
      <w:hyperlink r:id="rId32" w:history="1">
        <w:r>
          <w:rPr>
            <w:rStyle w:val="Hiperligao"/>
          </w:rPr>
          <w:t>https://www.algoexpert.io/product</w:t>
        </w:r>
      </w:hyperlink>
      <w:r w:rsidRPr="00812C43">
        <w:rPr>
          <w:rFonts w:ascii="CMR12" w:hAnsi="CMR12" w:cs="CMR12"/>
          <w:color w:val="000000"/>
        </w:rPr>
        <w:t xml:space="preserve">, 2020. </w:t>
      </w:r>
      <w:r w:rsidRPr="00812C43">
        <w:rPr>
          <w:rFonts w:ascii="CMR12" w:hAnsi="CMR12" w:cs="CMR12"/>
          <w:color w:val="000000"/>
          <w:lang w:val="en-US"/>
        </w:rPr>
        <w:t>[Online, accessed 2020/04/25].</w:t>
      </w:r>
    </w:p>
    <w:p w14:paraId="3714993E" w14:textId="77777777" w:rsidR="00936E89" w:rsidRDefault="00936E89" w:rsidP="00936E89">
      <w:pPr>
        <w:autoSpaceDE w:val="0"/>
        <w:autoSpaceDN w:val="0"/>
        <w:adjustRightInd w:val="0"/>
        <w:spacing w:after="0" w:line="240" w:lineRule="auto"/>
        <w:rPr>
          <w:rFonts w:ascii="CMR12" w:hAnsi="CMR12" w:cs="CMR12"/>
          <w:color w:val="000000"/>
          <w:lang w:val="en-US"/>
        </w:rPr>
      </w:pPr>
      <w:r w:rsidRPr="00936E89">
        <w:rPr>
          <w:rFonts w:ascii="CMR12" w:hAnsi="CMR12" w:cs="CMR12"/>
          <w:color w:val="000000"/>
          <w:lang w:val="en-US"/>
        </w:rPr>
        <w:t>Hackerrank.</w:t>
      </w:r>
      <w:r w:rsidRPr="00936E89">
        <w:rPr>
          <w:lang w:val="en-US"/>
        </w:rPr>
        <w:t xml:space="preserve"> </w:t>
      </w:r>
      <w:r w:rsidR="006468C2">
        <w:fldChar w:fldCharType="begin"/>
      </w:r>
      <w:r w:rsidR="006468C2" w:rsidRPr="006468C2">
        <w:rPr>
          <w:lang w:val="en-US"/>
          <w:rPrChange w:id="347" w:author="Rodrigo LeaL" w:date="2020-04-27T22:24:00Z">
            <w:rPr/>
          </w:rPrChange>
        </w:rPr>
        <w:instrText xml:space="preserve"> HYPERLINK "https://www.hackerrank.com/" </w:instrText>
      </w:r>
      <w:r w:rsidR="006468C2">
        <w:fldChar w:fldCharType="separate"/>
      </w:r>
      <w:r w:rsidRPr="00936E89">
        <w:rPr>
          <w:rStyle w:val="Hiperligao"/>
          <w:lang w:val="en-US"/>
        </w:rPr>
        <w:t>https://www.hackerrank.com/</w:t>
      </w:r>
      <w:r w:rsidR="006468C2">
        <w:rPr>
          <w:rStyle w:val="Hiperligao"/>
          <w:lang w:val="en-US"/>
        </w:rPr>
        <w:fldChar w:fldCharType="end"/>
      </w:r>
      <w:r w:rsidRPr="00936E89">
        <w:rPr>
          <w:rFonts w:ascii="CMR12" w:hAnsi="CMR12" w:cs="CMR12"/>
          <w:color w:val="000000"/>
          <w:lang w:val="en-US"/>
        </w:rPr>
        <w:t xml:space="preserve">, 2020. </w:t>
      </w:r>
      <w:r w:rsidRPr="00812C43">
        <w:rPr>
          <w:rFonts w:ascii="CMR12" w:hAnsi="CMR12" w:cs="CMR12"/>
          <w:color w:val="000000"/>
          <w:lang w:val="en-US"/>
        </w:rPr>
        <w:t>[Online, accessed 2020/04/25].</w:t>
      </w:r>
    </w:p>
    <w:p w14:paraId="2C47C042" w14:textId="77777777" w:rsidR="00936E89" w:rsidRPr="00062DA3" w:rsidRDefault="00936E89" w:rsidP="00936E89">
      <w:pPr>
        <w:autoSpaceDE w:val="0"/>
        <w:autoSpaceDN w:val="0"/>
        <w:adjustRightInd w:val="0"/>
        <w:spacing w:after="0" w:line="240" w:lineRule="auto"/>
        <w:rPr>
          <w:rFonts w:cstheme="minorHAnsi"/>
          <w:lang w:val="en-US"/>
        </w:rPr>
      </w:pPr>
      <w:r>
        <w:rPr>
          <w:rFonts w:ascii="CMR12" w:hAnsi="CMR12" w:cs="CMR12"/>
          <w:color w:val="000000"/>
          <w:lang w:val="en-US"/>
        </w:rPr>
        <w:t>LeetCode.</w:t>
      </w:r>
      <w:r w:rsidRPr="00812C43">
        <w:rPr>
          <w:lang w:val="en-US"/>
        </w:rPr>
        <w:t xml:space="preserve"> </w:t>
      </w:r>
      <w:r w:rsidR="006468C2">
        <w:fldChar w:fldCharType="begin"/>
      </w:r>
      <w:r w:rsidR="006468C2" w:rsidRPr="006468C2">
        <w:rPr>
          <w:lang w:val="en-US"/>
          <w:rPrChange w:id="348" w:author="Rodrigo LeaL" w:date="2020-04-27T22:24:00Z">
            <w:rPr/>
          </w:rPrChange>
        </w:rPr>
        <w:instrText xml:space="preserve"> HYPERLINK "https://leetcode.com/" </w:instrText>
      </w:r>
      <w:r w:rsidR="006468C2">
        <w:fldChar w:fldCharType="separate"/>
      </w:r>
      <w:r w:rsidRPr="00812C43">
        <w:rPr>
          <w:rStyle w:val="Hiperligao"/>
          <w:lang w:val="en-US"/>
        </w:rPr>
        <w:t>https://leetcode.com/</w:t>
      </w:r>
      <w:r w:rsidR="006468C2">
        <w:rPr>
          <w:rStyle w:val="Hiperligao"/>
          <w:lang w:val="en-US"/>
        </w:rPr>
        <w:fldChar w:fldCharType="end"/>
      </w:r>
      <w:r w:rsidRPr="00812C43">
        <w:rPr>
          <w:lang w:val="en-US"/>
        </w:rPr>
        <w:t>,</w:t>
      </w:r>
      <w:r w:rsidRPr="00812C43">
        <w:rPr>
          <w:rFonts w:ascii="CMR12" w:hAnsi="CMR12" w:cs="CMR12"/>
          <w:color w:val="000000"/>
          <w:lang w:val="en-US"/>
        </w:rPr>
        <w:t>2020. [Online, accessed 2020/04/25].</w:t>
      </w:r>
    </w:p>
    <w:p w14:paraId="57A76A8F" w14:textId="77777777" w:rsidR="00936E89" w:rsidRDefault="00936E89" w:rsidP="00936E89">
      <w:pPr>
        <w:autoSpaceDE w:val="0"/>
        <w:autoSpaceDN w:val="0"/>
        <w:adjustRightInd w:val="0"/>
        <w:spacing w:after="0" w:line="240" w:lineRule="auto"/>
        <w:rPr>
          <w:rFonts w:ascii="CMR12" w:hAnsi="CMR12" w:cs="CMR12"/>
          <w:color w:val="000000"/>
          <w:lang w:val="en-US"/>
        </w:rPr>
      </w:pPr>
      <w:r>
        <w:rPr>
          <w:lang w:val="en-US"/>
        </w:rPr>
        <w:t>C</w:t>
      </w:r>
      <w:r w:rsidRPr="00812C43">
        <w:rPr>
          <w:lang w:val="en-US"/>
        </w:rPr>
        <w:t xml:space="preserve">odewars. </w:t>
      </w:r>
      <w:r w:rsidR="006468C2">
        <w:fldChar w:fldCharType="begin"/>
      </w:r>
      <w:r w:rsidR="006468C2" w:rsidRPr="006468C2">
        <w:rPr>
          <w:lang w:val="en-US"/>
          <w:rPrChange w:id="349" w:author="Rodrigo LeaL" w:date="2020-04-27T22:24:00Z">
            <w:rPr/>
          </w:rPrChange>
        </w:rPr>
        <w:instrText xml:space="preserve"> HYPERLINK "https://www.codewars.com/" </w:instrText>
      </w:r>
      <w:r w:rsidR="006468C2">
        <w:fldChar w:fldCharType="separate"/>
      </w:r>
      <w:r w:rsidRPr="003C5B09">
        <w:rPr>
          <w:rStyle w:val="Hiperligao"/>
          <w:lang w:val="en-US"/>
        </w:rPr>
        <w:t>https://www.codewars.com/</w:t>
      </w:r>
      <w:r w:rsidR="006468C2">
        <w:rPr>
          <w:rStyle w:val="Hiperligao"/>
          <w:lang w:val="en-US"/>
        </w:rPr>
        <w:fldChar w:fldCharType="end"/>
      </w:r>
      <w:r>
        <w:rPr>
          <w:lang w:val="en-US"/>
        </w:rPr>
        <w:t xml:space="preserve">, </w:t>
      </w:r>
      <w:r w:rsidRPr="00812C43">
        <w:rPr>
          <w:rFonts w:ascii="CMR12" w:hAnsi="CMR12" w:cs="CMR12"/>
          <w:color w:val="000000"/>
          <w:lang w:val="en-US"/>
        </w:rPr>
        <w:t>2020. [Online, accessed 2020/04/25].</w:t>
      </w:r>
    </w:p>
    <w:p w14:paraId="4CAFCDD5" w14:textId="77777777" w:rsidR="00936E89" w:rsidRPr="00062DA3" w:rsidRDefault="00936E89" w:rsidP="00936E89">
      <w:pPr>
        <w:autoSpaceDE w:val="0"/>
        <w:autoSpaceDN w:val="0"/>
        <w:adjustRightInd w:val="0"/>
        <w:spacing w:after="0" w:line="240" w:lineRule="auto"/>
        <w:rPr>
          <w:rFonts w:cstheme="minorHAnsi"/>
          <w:lang w:val="en-US"/>
        </w:rPr>
      </w:pPr>
      <w:r>
        <w:rPr>
          <w:lang w:val="en-US"/>
        </w:rPr>
        <w:t>C</w:t>
      </w:r>
      <w:r w:rsidRPr="00812C43">
        <w:rPr>
          <w:lang w:val="en-US"/>
        </w:rPr>
        <w:t>ode</w:t>
      </w:r>
      <w:r>
        <w:rPr>
          <w:lang w:val="en-US"/>
        </w:rPr>
        <w:t>Chef</w:t>
      </w:r>
      <w:r w:rsidRPr="00812C43">
        <w:rPr>
          <w:lang w:val="en-US"/>
        </w:rPr>
        <w:t xml:space="preserve">. </w:t>
      </w:r>
      <w:hyperlink r:id="rId33" w:history="1">
        <w:r w:rsidRPr="0026229E">
          <w:rPr>
            <w:rStyle w:val="Hiperligao"/>
            <w:lang w:val="en-US"/>
          </w:rPr>
          <w:t>https://www.codechef.com/</w:t>
        </w:r>
      </w:hyperlink>
      <w:r>
        <w:rPr>
          <w:lang w:val="en-US"/>
        </w:rPr>
        <w:t xml:space="preserve">, </w:t>
      </w:r>
      <w:r w:rsidRPr="00812C43">
        <w:rPr>
          <w:rFonts w:ascii="CMR12" w:hAnsi="CMR12" w:cs="CMR12"/>
          <w:color w:val="000000"/>
          <w:lang w:val="en-US"/>
        </w:rPr>
        <w:t>2020. [Online, accessed 2020/04/25].</w:t>
      </w:r>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Ttulo1"/>
      </w:pPr>
      <w:r>
        <w:lastRenderedPageBreak/>
        <w:t>Annex</w:t>
      </w:r>
    </w:p>
    <w:p w14:paraId="2E64B1D1" w14:textId="701B29A3" w:rsidR="00A95392" w:rsidRPr="00E66F6D" w:rsidRDefault="00E66F6D" w:rsidP="00E66F6D">
      <w:pPr>
        <w:pStyle w:val="Ttulo2"/>
        <w:rPr>
          <w:color w:val="auto"/>
          <w:sz w:val="28"/>
          <w:szCs w:val="28"/>
        </w:rPr>
      </w:pPr>
      <w:r w:rsidRPr="00E66F6D">
        <w:rPr>
          <w:color w:val="auto"/>
          <w:sz w:val="28"/>
          <w:szCs w:val="28"/>
        </w:rPr>
        <w:t>9.1. Version of container dependencies</w:t>
      </w:r>
    </w:p>
    <w:tbl>
      <w:tblPr>
        <w:tblStyle w:val="TabeladeGrelha1Clara"/>
        <w:tblW w:w="5688" w:type="dxa"/>
        <w:tblLook w:val="04A0" w:firstRow="1" w:lastRow="0" w:firstColumn="1" w:lastColumn="0" w:noHBand="0" w:noVBand="1"/>
      </w:tblPr>
      <w:tblGrid>
        <w:gridCol w:w="3044"/>
        <w:gridCol w:w="1684"/>
        <w:gridCol w:w="960"/>
      </w:tblGrid>
      <w:tr w:rsidR="00E66F6D" w:rsidRPr="00E66F6D" w14:paraId="51745DA3" w14:textId="77777777" w:rsidTr="00E66F6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77777777"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Dependency</w:t>
            </w:r>
            <w:proofErr w:type="spellEnd"/>
          </w:p>
        </w:tc>
        <w:tc>
          <w:tcPr>
            <w:tcW w:w="960" w:type="dxa"/>
            <w:noWrap/>
            <w:hideMark/>
          </w:tcPr>
          <w:p w14:paraId="5851B407" w14:textId="77777777"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Version</w:t>
            </w:r>
            <w:proofErr w:type="spellEnd"/>
          </w:p>
        </w:tc>
      </w:tr>
      <w:tr w:rsidR="00E66F6D" w:rsidRPr="00E66F6D" w14:paraId="3EF06C47"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 xml:space="preserve">Java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960"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960"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compiler</w:t>
            </w:r>
            <w:proofErr w:type="spellEnd"/>
          </w:p>
        </w:tc>
        <w:tc>
          <w:tcPr>
            <w:tcW w:w="960"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joao eduardo santos" w:date="2020-04-29T11:41:00Z" w:initials="jes">
    <w:p w14:paraId="4FC79FAC" w14:textId="74E6EED9" w:rsidR="00447942" w:rsidRPr="00447942" w:rsidRDefault="00447942">
      <w:pPr>
        <w:pStyle w:val="Textodecomentrio"/>
      </w:pPr>
      <w:r>
        <w:rPr>
          <w:rStyle w:val="Refdecomentrio"/>
        </w:rPr>
        <w:annotationRef/>
      </w:r>
      <w:r w:rsidRPr="00447942">
        <w:t>está nos requisitos e não faz parte da introdução</w:t>
      </w:r>
    </w:p>
  </w:comment>
  <w:comment w:id="13" w:author="joao eduardo santos" w:date="2020-04-29T11:41:00Z" w:initials="jes">
    <w:p w14:paraId="1D46D4B1" w14:textId="4509D288" w:rsidR="00447942" w:rsidRPr="00447942" w:rsidRDefault="00447942">
      <w:pPr>
        <w:pStyle w:val="Textodecomentrio"/>
      </w:pPr>
      <w:r>
        <w:rPr>
          <w:rStyle w:val="Refdecomentrio"/>
        </w:rPr>
        <w:annotationRef/>
      </w:r>
      <w:r w:rsidRPr="00447942">
        <w:t>está nos requisitos e não faz parte da introdução</w:t>
      </w:r>
    </w:p>
  </w:comment>
  <w:comment w:id="20" w:author="joao eduardo santos" w:date="2020-04-29T11:40:00Z" w:initials="jes">
    <w:p w14:paraId="64B8288F" w14:textId="2927A2B2" w:rsidR="00447942" w:rsidRPr="00447942" w:rsidRDefault="00447942">
      <w:pPr>
        <w:pStyle w:val="Textodecomentrio"/>
      </w:pPr>
      <w:r>
        <w:rPr>
          <w:rStyle w:val="Refdecomentrio"/>
        </w:rPr>
        <w:annotationRef/>
      </w:r>
      <w:r w:rsidRPr="00447942">
        <w:rPr>
          <w:noProof w:val="0"/>
        </w:rPr>
        <w:t xml:space="preserve">o mesmo que os de cima. Estamos a misturar </w:t>
      </w:r>
      <w:proofErr w:type="spellStart"/>
      <w:r w:rsidRPr="00447942">
        <w:rPr>
          <w:noProof w:val="0"/>
        </w:rPr>
        <w:t>capitulos</w:t>
      </w:r>
      <w:proofErr w:type="spellEnd"/>
      <w:r w:rsidRPr="00447942">
        <w:rPr>
          <w:noProof w:val="0"/>
        </w:rPr>
        <w:t xml:space="preserve"> e a nos repetir</w:t>
      </w:r>
    </w:p>
  </w:comment>
  <w:comment w:id="27" w:author="Rodrigo LeaL" w:date="2020-04-27T22:37:00Z" w:initials="RL">
    <w:p w14:paraId="29534972" w14:textId="742AB9FB" w:rsidR="004631AF" w:rsidRDefault="004631AF">
      <w:pPr>
        <w:pStyle w:val="Textodecomentrio"/>
      </w:pPr>
      <w:r>
        <w:rPr>
          <w:rStyle w:val="Refdecomentrio"/>
        </w:rPr>
        <w:annotationRef/>
      </w:r>
      <w:r>
        <w:t>Removi tudo o que tinha “we”</w:t>
      </w:r>
    </w:p>
  </w:comment>
  <w:comment w:id="76" w:author="Rodrigo LeaL" w:date="2020-04-27T22:49:00Z" w:initials="RL">
    <w:p w14:paraId="75B9B38F" w14:textId="5271605E" w:rsidR="004631AF" w:rsidRDefault="004631AF">
      <w:pPr>
        <w:pStyle w:val="Textodecomentrio"/>
      </w:pPr>
      <w:r>
        <w:rPr>
          <w:rStyle w:val="Refdecomentrio"/>
        </w:rPr>
        <w:annotationRef/>
      </w:r>
      <w:r>
        <w:t>Alterei o capitulo 6 para refletir o progress, parecia que o texto estava mais focado no que seria a conclusao e não o capitulo do progresso</w:t>
      </w:r>
    </w:p>
  </w:comment>
  <w:comment w:id="84" w:author="joao eduardo santos" w:date="2020-04-29T11:42:00Z" w:initials="jes">
    <w:p w14:paraId="790C3077" w14:textId="4E98E068" w:rsidR="00B61933" w:rsidRDefault="00B61933">
      <w:pPr>
        <w:pStyle w:val="Textodecomentrio"/>
      </w:pPr>
      <w:r>
        <w:rPr>
          <w:rStyle w:val="Refdecomentrio"/>
        </w:rPr>
        <w:annotationRef/>
      </w:r>
      <w:r>
        <w:t>Isto não é verdade. Apenas necessario adicionar um ficheiro de licença</w:t>
      </w:r>
    </w:p>
  </w:comment>
  <w:comment w:id="86" w:author="André Oliveira" w:date="2020-04-28T15:25:00Z" w:initials="AO">
    <w:p w14:paraId="0D8463A5" w14:textId="64230198" w:rsidR="004631AF" w:rsidRDefault="004631AF">
      <w:pPr>
        <w:pStyle w:val="Textodecomentrio"/>
      </w:pPr>
      <w:r>
        <w:rPr>
          <w:rStyle w:val="Refdecomentrio"/>
        </w:rPr>
        <w:annotationRef/>
      </w:r>
      <w:r>
        <w:t>Especificar em concreto o que são requesitos funcionais e não funcionais, antes de começar a enumerá-los</w:t>
      </w:r>
    </w:p>
  </w:comment>
  <w:comment w:id="87" w:author="joao eduardo santos" w:date="2020-04-29T11:42:00Z" w:initials="jes">
    <w:p w14:paraId="61D6475C" w14:textId="425AC571" w:rsidR="00B61933" w:rsidRDefault="00B61933">
      <w:pPr>
        <w:pStyle w:val="Textodecomentrio"/>
      </w:pPr>
      <w:r>
        <w:rPr>
          <w:rStyle w:val="Refdecomentrio"/>
        </w:rPr>
        <w:annotationRef/>
      </w:r>
      <w:r>
        <w:t>Dizendo aquilo que disseste da tua tese. “São conceitos basicos que toda a gente deve saber”</w:t>
      </w:r>
    </w:p>
  </w:comment>
  <w:comment w:id="88" w:author="joao eduardo santos" w:date="2020-04-29T11:43:00Z" w:initials="jes">
    <w:p w14:paraId="2F555D0A" w14:textId="78DF0C11" w:rsidR="00B61933" w:rsidRDefault="00B61933">
      <w:pPr>
        <w:pStyle w:val="Textodecomentrio"/>
      </w:pPr>
      <w:r>
        <w:rPr>
          <w:rStyle w:val="Refdecomentrio"/>
        </w:rPr>
        <w:annotationRef/>
      </w:r>
    </w:p>
  </w:comment>
  <w:comment w:id="105" w:author="André Oliveira" w:date="2020-04-28T15:30:00Z" w:initials="AO">
    <w:p w14:paraId="2F0AD47E" w14:textId="7C7AB424" w:rsidR="004631AF" w:rsidRDefault="004631AF">
      <w:pPr>
        <w:pStyle w:val="Textodecomentrio"/>
      </w:pPr>
      <w:r>
        <w:rPr>
          <w:rStyle w:val="Refdecomentrio"/>
        </w:rPr>
        <w:annotationRef/>
      </w:r>
      <w:r>
        <w:t>Ou criarmos uma seção a defenir as answer, ou dentro dos challenges e questionares, temos de defilas. Ex: quem pode aceder, se posso ou não alterar, etc.</w:t>
      </w:r>
    </w:p>
  </w:comment>
  <w:comment w:id="106" w:author="joao eduardo santos" w:date="2020-04-29T11:44:00Z" w:initials="jes">
    <w:p w14:paraId="1FDED44D" w14:textId="249DA6E3" w:rsidR="00B61933" w:rsidRDefault="00B61933">
      <w:pPr>
        <w:pStyle w:val="Textodecomentrio"/>
      </w:pPr>
      <w:r>
        <w:rPr>
          <w:rStyle w:val="Refdecomentrio"/>
        </w:rPr>
        <w:annotationRef/>
      </w:r>
      <w:r>
        <w:t>Não percebi o que escreveste</w:t>
      </w:r>
    </w:p>
  </w:comment>
  <w:comment w:id="199" w:author="André Oliveira" w:date="2020-04-28T14:58:00Z" w:initials="AO">
    <w:p w14:paraId="5F620B52" w14:textId="7273B0E3" w:rsidR="004631AF" w:rsidRDefault="004631AF">
      <w:pPr>
        <w:pStyle w:val="Textodecomentrio"/>
      </w:pPr>
      <w:r>
        <w:rPr>
          <w:rStyle w:val="Refdecomentrio"/>
        </w:rPr>
        <w:annotationRef/>
      </w:r>
      <w:r>
        <w:t>Dizer em que sentido é algo positivo?</w:t>
      </w:r>
    </w:p>
  </w:comment>
  <w:comment w:id="200" w:author="joao eduardo santos" w:date="2020-04-29T11:47:00Z" w:initials="jes">
    <w:p w14:paraId="353DA4C4" w14:textId="471473C2" w:rsidR="00B61933" w:rsidRDefault="00B61933">
      <w:pPr>
        <w:pStyle w:val="Textodecomentrio"/>
      </w:pPr>
      <w:r>
        <w:rPr>
          <w:rStyle w:val="Refdecomentrio"/>
        </w:rPr>
        <w:annotationRef/>
      </w:r>
      <w:r>
        <w:t>Self explanatory diria eu</w:t>
      </w:r>
    </w:p>
  </w:comment>
  <w:comment w:id="201" w:author="joao eduardo santos" w:date="2020-04-29T11:47:00Z" w:initials="jes">
    <w:p w14:paraId="76A9B15D" w14:textId="67063F75" w:rsidR="00B61933" w:rsidRDefault="00B61933">
      <w:pPr>
        <w:pStyle w:val="Textodecomentrio"/>
      </w:pPr>
      <w:r>
        <w:rPr>
          <w:rStyle w:val="Refdecomentrio"/>
        </w:rPr>
        <w:annotationRef/>
      </w:r>
    </w:p>
  </w:comment>
  <w:comment w:id="237" w:author="André Oliveira" w:date="2020-04-28T15:07:00Z" w:initials="AO">
    <w:p w14:paraId="5B84DCA0" w14:textId="117DD14A" w:rsidR="004631AF" w:rsidRDefault="004631AF">
      <w:pPr>
        <w:pStyle w:val="Textodecomentrio"/>
      </w:pPr>
      <w:r>
        <w:rPr>
          <w:rStyle w:val="Refdecomentrio"/>
        </w:rPr>
        <w:annotationRef/>
      </w:r>
      <w:r>
        <w:t>Dizer o que é a REST API ou e fazer link para a documentação</w:t>
      </w:r>
    </w:p>
  </w:comment>
  <w:comment w:id="238" w:author="joao eduardo santos" w:date="2020-04-29T11:49:00Z" w:initials="jes">
    <w:p w14:paraId="75BD6350" w14:textId="3F5878D6" w:rsidR="00B61933" w:rsidRDefault="00B61933">
      <w:pPr>
        <w:pStyle w:val="Textodecomentrio"/>
      </w:pPr>
      <w:r>
        <w:rPr>
          <w:rStyle w:val="Refdecomentrio"/>
        </w:rPr>
        <w:annotationRef/>
      </w:r>
      <w:r>
        <w:t xml:space="preserve">Quanto muito uma referencia para </w:t>
      </w:r>
      <w:hyperlink r:id="rId1" w:history="1">
        <w:r w:rsidRPr="00734D58">
          <w:rPr>
            <w:rStyle w:val="Hiperligao"/>
          </w:rPr>
          <w:t>https://restfulapi.net/</w:t>
        </w:r>
      </w:hyperlink>
      <w:r>
        <w:t>. Explicar está fora do contexto deste documento e do final</w:t>
      </w:r>
    </w:p>
  </w:comment>
  <w:comment w:id="260" w:author="André Oliveira" w:date="2020-04-28T15:13:00Z" w:initials="AO">
    <w:p w14:paraId="69319856" w14:textId="112078CF" w:rsidR="004631AF" w:rsidRDefault="004631AF">
      <w:pPr>
        <w:pStyle w:val="Textodecomentrio"/>
      </w:pPr>
      <w:r>
        <w:rPr>
          <w:rStyle w:val="Refdecomentrio"/>
        </w:rPr>
        <w:annotationRef/>
      </w:r>
      <w:r>
        <w:t>Não percebo. A database exposta não é um modulo, é a data base, todos os componente dao ter acesso direto la oiu não?</w:t>
      </w:r>
    </w:p>
  </w:comment>
  <w:comment w:id="277" w:author="André Oliveira" w:date="2020-04-28T15:21:00Z" w:initials="AO">
    <w:p w14:paraId="31DC0AD6" w14:textId="44913ED7" w:rsidR="004631AF" w:rsidRDefault="004631AF">
      <w:pPr>
        <w:pStyle w:val="Textodecomentrio"/>
      </w:pPr>
      <w:r>
        <w:rPr>
          <w:rStyle w:val="Refdecomentrio"/>
        </w:rPr>
        <w:annotationRef/>
      </w:r>
      <w:r>
        <w:t>Não percebo o que queres dizer</w:t>
      </w:r>
    </w:p>
  </w:comment>
  <w:comment w:id="278" w:author="joao eduardo santos" w:date="2020-04-29T11:53:00Z" w:initials="jes">
    <w:p w14:paraId="395586FA" w14:textId="3F81F9D1" w:rsidR="00537A11" w:rsidRDefault="00537A11">
      <w:pPr>
        <w:pStyle w:val="Textodecomentrio"/>
      </w:pPr>
      <w:r>
        <w:rPr>
          <w:rStyle w:val="Refdecomentrio"/>
        </w:rPr>
        <w:annotationRef/>
      </w:r>
      <w:r>
        <w:t>Same</w:t>
      </w:r>
    </w:p>
  </w:comment>
  <w:comment w:id="280" w:author="André Oliveira" w:date="2020-04-28T15:22:00Z" w:initials="AO">
    <w:p w14:paraId="1324921A" w14:textId="233EF64C" w:rsidR="004631AF" w:rsidRDefault="004631AF">
      <w:pPr>
        <w:pStyle w:val="Textodecomentrio"/>
      </w:pPr>
      <w:r>
        <w:rPr>
          <w:rStyle w:val="Refdecomentrio"/>
        </w:rPr>
        <w:annotationRef/>
      </w:r>
      <w:r>
        <w:t>Explicar poeque é preciso sacar o Kotlin compilar e porque não está la já?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C79FAC" w15:done="0"/>
  <w15:commentEx w15:paraId="1D46D4B1" w15:done="0"/>
  <w15:commentEx w15:paraId="64B8288F" w15:done="0"/>
  <w15:commentEx w15:paraId="29534972" w15:done="0"/>
  <w15:commentEx w15:paraId="75B9B38F" w15:done="0"/>
  <w15:commentEx w15:paraId="790C3077" w15:done="0"/>
  <w15:commentEx w15:paraId="0D8463A5" w15:done="0"/>
  <w15:commentEx w15:paraId="61D6475C" w15:paraIdParent="0D8463A5" w15:done="0"/>
  <w15:commentEx w15:paraId="2F555D0A" w15:paraIdParent="0D8463A5" w15:done="0"/>
  <w15:commentEx w15:paraId="2F0AD47E" w15:done="0"/>
  <w15:commentEx w15:paraId="1FDED44D" w15:paraIdParent="2F0AD47E" w15:done="0"/>
  <w15:commentEx w15:paraId="5F620B52" w15:done="0"/>
  <w15:commentEx w15:paraId="353DA4C4" w15:paraIdParent="5F620B52" w15:done="0"/>
  <w15:commentEx w15:paraId="76A9B15D" w15:paraIdParent="5F620B52" w15:done="0"/>
  <w15:commentEx w15:paraId="5B84DCA0" w15:done="0"/>
  <w15:commentEx w15:paraId="75BD6350" w15:paraIdParent="5B84DCA0" w15:done="0"/>
  <w15:commentEx w15:paraId="69319856" w15:done="0"/>
  <w15:commentEx w15:paraId="31DC0AD6" w15:done="0"/>
  <w15:commentEx w15:paraId="395586FA" w15:paraIdParent="31DC0AD6" w15:done="0"/>
  <w15:commentEx w15:paraId="132492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C79FAC" w16cid:durableId="2253E671"/>
  <w16cid:commentId w16cid:paraId="1D46D4B1" w16cid:durableId="2253E657"/>
  <w16cid:commentId w16cid:paraId="64B8288F" w16cid:durableId="2253E63C"/>
  <w16cid:commentId w16cid:paraId="29534972" w16cid:durableId="2251DD1F"/>
  <w16cid:commentId w16cid:paraId="75B9B38F" w16cid:durableId="2251DFF0"/>
  <w16cid:commentId w16cid:paraId="790C3077" w16cid:durableId="2253E69C"/>
  <w16cid:commentId w16cid:paraId="0D8463A5" w16cid:durableId="2252C973"/>
  <w16cid:commentId w16cid:paraId="61D6475C" w16cid:durableId="2253E6C1"/>
  <w16cid:commentId w16cid:paraId="2F555D0A" w16cid:durableId="2253E6DC"/>
  <w16cid:commentId w16cid:paraId="2F0AD47E" w16cid:durableId="2252CAB3"/>
  <w16cid:commentId w16cid:paraId="1FDED44D" w16cid:durableId="2253E709"/>
  <w16cid:commentId w16cid:paraId="5F620B52" w16cid:durableId="2252C327"/>
  <w16cid:commentId w16cid:paraId="353DA4C4" w16cid:durableId="2253E7BF"/>
  <w16cid:commentId w16cid:paraId="76A9B15D" w16cid:durableId="2253E7CE"/>
  <w16cid:commentId w16cid:paraId="5B84DCA0" w16cid:durableId="2252C52F"/>
  <w16cid:commentId w16cid:paraId="75BD6350" w16cid:durableId="2253E82C"/>
  <w16cid:commentId w16cid:paraId="69319856" w16cid:durableId="2252C6B2"/>
  <w16cid:commentId w16cid:paraId="31DC0AD6" w16cid:durableId="2252C88C"/>
  <w16cid:commentId w16cid:paraId="395586FA" w16cid:durableId="2253E940"/>
  <w16cid:commentId w16cid:paraId="1324921A" w16cid:durableId="2252C8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7D543" w14:textId="77777777" w:rsidR="000839CF" w:rsidRDefault="000839CF" w:rsidP="00DE7218">
      <w:pPr>
        <w:spacing w:after="0" w:line="240" w:lineRule="auto"/>
      </w:pPr>
      <w:r>
        <w:separator/>
      </w:r>
    </w:p>
  </w:endnote>
  <w:endnote w:type="continuationSeparator" w:id="0">
    <w:p w14:paraId="0FC78F76" w14:textId="77777777" w:rsidR="000839CF" w:rsidRDefault="000839CF"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4631AF" w:rsidRDefault="004631AF"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4631AF" w:rsidRDefault="004631AF"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4631AF" w:rsidRDefault="004631AF"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4631AF" w:rsidRPr="00B2443B" w:rsidRDefault="004631AF">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4631AF" w:rsidRDefault="004631AF"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4631AF" w:rsidRDefault="004631AF">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4631AF" w:rsidRPr="00513BF3" w:rsidRDefault="004631AF"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4631AF" w:rsidRPr="00513BF3" w:rsidRDefault="004631AF"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7D55E" w14:textId="77777777" w:rsidR="000839CF" w:rsidRDefault="000839CF" w:rsidP="00DE7218">
      <w:pPr>
        <w:spacing w:after="0" w:line="240" w:lineRule="auto"/>
      </w:pPr>
      <w:r>
        <w:separator/>
      </w:r>
    </w:p>
  </w:footnote>
  <w:footnote w:type="continuationSeparator" w:id="0">
    <w:p w14:paraId="3B4E5BD3" w14:textId="77777777" w:rsidR="000839CF" w:rsidRDefault="000839CF"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4631AF" w:rsidRDefault="004631A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1"/>
      <w:gridCol w:w="6029"/>
    </w:tblGrid>
    <w:tr w:rsidR="004631AF" w:rsidRPr="005B6B81" w14:paraId="6F471FB2" w14:textId="77777777" w:rsidTr="0076634F">
      <w:tc>
        <w:tcPr>
          <w:tcW w:w="895" w:type="pct"/>
        </w:tcPr>
        <w:p w14:paraId="19C17F0E" w14:textId="77777777" w:rsidR="004631AF" w:rsidRPr="005B6B81" w:rsidRDefault="004631AF"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pt;height:48.6pt">
                <v:imagedata r:id="rId1" o:title=""/>
              </v:shape>
              <o:OLEObject Type="Embed" ProgID="Visio.Drawing.11" ShapeID="_x0000_i1025" DrawAspect="Content" ObjectID="_1649666483" r:id="rId2"/>
            </w:object>
          </w:r>
        </w:p>
      </w:tc>
      <w:tc>
        <w:tcPr>
          <w:tcW w:w="4105" w:type="pct"/>
        </w:tcPr>
        <w:p w14:paraId="2F33F1E3" w14:textId="38689ABA" w:rsidR="004631AF" w:rsidRPr="005B6B81" w:rsidRDefault="004631AF" w:rsidP="005B6B81">
          <w:pPr>
            <w:spacing w:line="220" w:lineRule="exact"/>
            <w:jc w:val="right"/>
          </w:pPr>
          <w:r w:rsidRPr="005B6B81">
            <w:t>2019/20</w:t>
          </w:r>
          <w:r w:rsidRPr="005B6B81">
            <w:rPr>
              <w:b/>
            </w:rPr>
            <w:br/>
          </w:r>
          <w:r>
            <w:t>Summer</w:t>
          </w:r>
        </w:p>
        <w:p w14:paraId="588C74AC" w14:textId="77777777" w:rsidR="004631AF" w:rsidRDefault="004631AF"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4631AF" w:rsidRPr="005B6B81" w:rsidRDefault="004631AF"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4631AF" w:rsidRDefault="004631A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o eduardo santos">
    <w15:presenceInfo w15:providerId="Windows Live" w15:userId="329686ab1dce4f9b"/>
  </w15:person>
  <w15:person w15:author="Rodrigo LeaL">
    <w15:presenceInfo w15:providerId="Windows Live" w15:userId="498daa2bb915593e"/>
  </w15:person>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2799"/>
    <w:rsid w:val="000B30B5"/>
    <w:rsid w:val="000C7EF9"/>
    <w:rsid w:val="000D2DD5"/>
    <w:rsid w:val="000D35BB"/>
    <w:rsid w:val="000E19C0"/>
    <w:rsid w:val="000E465F"/>
    <w:rsid w:val="000F4A29"/>
    <w:rsid w:val="000F4B9B"/>
    <w:rsid w:val="00104A33"/>
    <w:rsid w:val="00105590"/>
    <w:rsid w:val="001112FD"/>
    <w:rsid w:val="00116892"/>
    <w:rsid w:val="0012624F"/>
    <w:rsid w:val="001304D1"/>
    <w:rsid w:val="001320BB"/>
    <w:rsid w:val="001327C4"/>
    <w:rsid w:val="00135800"/>
    <w:rsid w:val="00140823"/>
    <w:rsid w:val="001462AE"/>
    <w:rsid w:val="0015746B"/>
    <w:rsid w:val="00160CC5"/>
    <w:rsid w:val="001671A1"/>
    <w:rsid w:val="001727C3"/>
    <w:rsid w:val="00177A39"/>
    <w:rsid w:val="00180610"/>
    <w:rsid w:val="00181A3B"/>
    <w:rsid w:val="00184925"/>
    <w:rsid w:val="00185B5A"/>
    <w:rsid w:val="0019106B"/>
    <w:rsid w:val="0019224E"/>
    <w:rsid w:val="001962F7"/>
    <w:rsid w:val="001A2015"/>
    <w:rsid w:val="001A2C4B"/>
    <w:rsid w:val="001A3F32"/>
    <w:rsid w:val="001B7871"/>
    <w:rsid w:val="001C1A3F"/>
    <w:rsid w:val="001C2E87"/>
    <w:rsid w:val="001D008B"/>
    <w:rsid w:val="001D21ED"/>
    <w:rsid w:val="001D796D"/>
    <w:rsid w:val="001E6E01"/>
    <w:rsid w:val="001F35DC"/>
    <w:rsid w:val="002015FD"/>
    <w:rsid w:val="002066AC"/>
    <w:rsid w:val="00211C12"/>
    <w:rsid w:val="00225B02"/>
    <w:rsid w:val="00227711"/>
    <w:rsid w:val="00227D8C"/>
    <w:rsid w:val="00231005"/>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7715"/>
    <w:rsid w:val="002E6A93"/>
    <w:rsid w:val="002F647C"/>
    <w:rsid w:val="002F7FA0"/>
    <w:rsid w:val="003024FE"/>
    <w:rsid w:val="00303F9D"/>
    <w:rsid w:val="00305C1F"/>
    <w:rsid w:val="0030772B"/>
    <w:rsid w:val="0031211F"/>
    <w:rsid w:val="00312B9C"/>
    <w:rsid w:val="00313850"/>
    <w:rsid w:val="00320B15"/>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37A11"/>
    <w:rsid w:val="005512A7"/>
    <w:rsid w:val="005531D6"/>
    <w:rsid w:val="00554AD8"/>
    <w:rsid w:val="0055646F"/>
    <w:rsid w:val="00556BF4"/>
    <w:rsid w:val="00557F81"/>
    <w:rsid w:val="005647A8"/>
    <w:rsid w:val="0056587D"/>
    <w:rsid w:val="00567E9A"/>
    <w:rsid w:val="00570F5A"/>
    <w:rsid w:val="00576EC6"/>
    <w:rsid w:val="00596496"/>
    <w:rsid w:val="005A1816"/>
    <w:rsid w:val="005A6ADB"/>
    <w:rsid w:val="005B6B81"/>
    <w:rsid w:val="005C59A2"/>
    <w:rsid w:val="005D2BBF"/>
    <w:rsid w:val="005D6DD7"/>
    <w:rsid w:val="005D7119"/>
    <w:rsid w:val="005E3616"/>
    <w:rsid w:val="005E406C"/>
    <w:rsid w:val="005E4845"/>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516B"/>
    <w:rsid w:val="00686694"/>
    <w:rsid w:val="0069322B"/>
    <w:rsid w:val="006969E7"/>
    <w:rsid w:val="006A4856"/>
    <w:rsid w:val="006B1B43"/>
    <w:rsid w:val="006B3D32"/>
    <w:rsid w:val="006C7AC9"/>
    <w:rsid w:val="006D2427"/>
    <w:rsid w:val="006F72BA"/>
    <w:rsid w:val="00703EED"/>
    <w:rsid w:val="00716AB6"/>
    <w:rsid w:val="0072020A"/>
    <w:rsid w:val="00721261"/>
    <w:rsid w:val="00730C4A"/>
    <w:rsid w:val="007345E9"/>
    <w:rsid w:val="00741478"/>
    <w:rsid w:val="007557FD"/>
    <w:rsid w:val="00765B93"/>
    <w:rsid w:val="0076634F"/>
    <w:rsid w:val="0076732F"/>
    <w:rsid w:val="00767B4E"/>
    <w:rsid w:val="00775FD2"/>
    <w:rsid w:val="00780D23"/>
    <w:rsid w:val="00780DE5"/>
    <w:rsid w:val="00781094"/>
    <w:rsid w:val="007854DF"/>
    <w:rsid w:val="00787CF5"/>
    <w:rsid w:val="00796E59"/>
    <w:rsid w:val="007A16FD"/>
    <w:rsid w:val="007A1B0E"/>
    <w:rsid w:val="007A68EA"/>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3D98"/>
    <w:rsid w:val="00914BF3"/>
    <w:rsid w:val="009172BD"/>
    <w:rsid w:val="0092129A"/>
    <w:rsid w:val="009217AA"/>
    <w:rsid w:val="00930466"/>
    <w:rsid w:val="0093079B"/>
    <w:rsid w:val="00931470"/>
    <w:rsid w:val="00936440"/>
    <w:rsid w:val="00936E89"/>
    <w:rsid w:val="00941287"/>
    <w:rsid w:val="00943800"/>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3381"/>
    <w:rsid w:val="00A95392"/>
    <w:rsid w:val="00A95A2B"/>
    <w:rsid w:val="00AA0FB2"/>
    <w:rsid w:val="00AB2A62"/>
    <w:rsid w:val="00AB6EF8"/>
    <w:rsid w:val="00AC1719"/>
    <w:rsid w:val="00AC2992"/>
    <w:rsid w:val="00AC6B76"/>
    <w:rsid w:val="00AD09D2"/>
    <w:rsid w:val="00AD353A"/>
    <w:rsid w:val="00AE290C"/>
    <w:rsid w:val="00AE4848"/>
    <w:rsid w:val="00AE7C0B"/>
    <w:rsid w:val="00AF0C83"/>
    <w:rsid w:val="00AF7963"/>
    <w:rsid w:val="00B07DFA"/>
    <w:rsid w:val="00B153F5"/>
    <w:rsid w:val="00B2443B"/>
    <w:rsid w:val="00B3536A"/>
    <w:rsid w:val="00B367FE"/>
    <w:rsid w:val="00B43523"/>
    <w:rsid w:val="00B45F39"/>
    <w:rsid w:val="00B5539C"/>
    <w:rsid w:val="00B61933"/>
    <w:rsid w:val="00B6408B"/>
    <w:rsid w:val="00B7032C"/>
    <w:rsid w:val="00B7623D"/>
    <w:rsid w:val="00B82FA5"/>
    <w:rsid w:val="00B86211"/>
    <w:rsid w:val="00B94A68"/>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ABE"/>
    <w:rsid w:val="00C16B84"/>
    <w:rsid w:val="00C24EDA"/>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5148"/>
    <w:rsid w:val="00D75949"/>
    <w:rsid w:val="00D809FE"/>
    <w:rsid w:val="00D825F6"/>
    <w:rsid w:val="00D9137A"/>
    <w:rsid w:val="00D96286"/>
    <w:rsid w:val="00D978AC"/>
    <w:rsid w:val="00DA0DED"/>
    <w:rsid w:val="00DA0EF4"/>
    <w:rsid w:val="00DA249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4C64"/>
    <w:rsid w:val="00FD54FF"/>
    <w:rsid w:val="00FD6291"/>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estfulapi.net/"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s://www.codechef.com/"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hyperlink" Target="https://www.algoexpert.io/product"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eader" Target="header2.xml"/><Relationship Id="rId35"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Hit15</b:Tag>
    <b:SourceType>InternetSite</b:SourceType>
    <b:Guid>{955CE200-7FDB-422A-9DEC-9733391AD322}</b:Guid>
    <b:LCID>uz-Cyrl-UZ</b:LCID>
    <b:Author>
      <b:Author>
        <b:Corporate>Hitachi, Matsushita , Philips, Silicon Image, Sony, Thomson, Toshiba</b:Corporate>
      </b:Author>
    </b:Author>
    <b:Title>High-Definition Multimedia Interface</b:Title>
    <b:YearAccessed>2015</b:YearAccessed>
    <b:MonthAccessed>10</b:MonthAccessed>
    <b:DayAccessed>13</b:DayAccessed>
    <b:URL>http://www.microprocessor.org/HDMISpecification13a.pdf</b:URL>
    <b:RefOrder>1</b:RefOrder>
  </b:Source>
  <b:Source>
    <b:Tag>ADE15</b:Tag>
    <b:SourceType>InternetSite</b:SourceType>
    <b:Guid>{8247156E-CE7B-4526-97C1-F7485D3B2C00}</b:Guid>
    <b:LCID>uz-Cyrl-UZ</b:LCID>
    <b:Title>ADEETC - Isel</b:Title>
    <b:YearAccessed>2015</b:YearAccessed>
    <b:MonthAccessed>10</b:MonthAccessed>
    <b:DayAccessed>13</b:DayAccessed>
    <b:URL>https://www.isel.pt/organizacao/areas-departamentais/adeetc</b:URL>
    <b:RefOrder>2</b:RefOrder>
  </b:Source>
  <b:Source>
    <b:Tag>Men15</b:Tag>
    <b:SourceType>InternetSite</b:SourceType>
    <b:Guid>{D1849B61-7CFD-42B9-A31B-C526160763AC}</b:Guid>
    <b:LCID>uz-Cyrl-UZ</b:LCID>
    <b:Author>
      <b:Author>
        <b:Corporate>Mendley</b:Corporate>
      </b:Author>
    </b:Author>
    <b:Title>Mendley</b:Title>
    <b:YearAccessed>2015</b:YearAccessed>
    <b:MonthAccessed>10</b:MonthAccessed>
    <b:DayAccessed>13</b:DayAccessed>
    <b:URL>https://www.mendeley.com/</b:URL>
    <b:RefOrder>3</b:RefOrder>
  </b:Source>
</b:Sources>
</file>

<file path=customXml/itemProps1.xml><?xml version="1.0" encoding="utf-8"?>
<ds:datastoreItem xmlns:ds="http://schemas.openxmlformats.org/officeDocument/2006/customXml" ds:itemID="{2664FFA2-1C09-4B6F-8A19-5643379A0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4458</TotalTime>
  <Pages>41</Pages>
  <Words>5892</Words>
  <Characters>33591</Characters>
  <Application>Microsoft Office Word</Application>
  <DocSecurity>0</DocSecurity>
  <Lines>279</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39405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joao eduardo santos</cp:lastModifiedBy>
  <cp:revision>28</cp:revision>
  <cp:lastPrinted>2018-10-17T18:27:00Z</cp:lastPrinted>
  <dcterms:created xsi:type="dcterms:W3CDTF">2018-10-17T10:07:00Z</dcterms:created>
  <dcterms:modified xsi:type="dcterms:W3CDTF">2020-04-29T10:55:00Z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