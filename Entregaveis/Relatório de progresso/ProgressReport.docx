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7E8B3311" w14:textId="2AB74CFD" w:rsidR="00D16F98" w:rsidRDefault="00F55374">
      <w:pPr>
        <w:pStyle w:val="TOC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yperlink"/>
          </w:rPr>
          <w:t>1.</w:t>
        </w:r>
        <w:r w:rsidR="00D16F98">
          <w:rPr>
            <w:sz w:val="22"/>
            <w:szCs w:val="22"/>
            <w:lang w:eastAsia="pt-PT"/>
          </w:rPr>
          <w:tab/>
        </w:r>
        <w:r w:rsidR="00D16F98" w:rsidRPr="005468A2">
          <w:rPr>
            <w:rStyle w:val="Hyperlink"/>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FE0DE3">
      <w:pPr>
        <w:pStyle w:val="TOC2"/>
        <w:tabs>
          <w:tab w:val="right" w:leader="dot" w:pos="8494"/>
        </w:tabs>
        <w:rPr>
          <w:sz w:val="22"/>
          <w:szCs w:val="22"/>
          <w:lang w:eastAsia="pt-PT"/>
        </w:rPr>
      </w:pPr>
      <w:hyperlink w:anchor="_Toc38823918" w:history="1">
        <w:r w:rsidR="00D16F98" w:rsidRPr="005468A2">
          <w:rPr>
            <w:rStyle w:val="Hyperlink"/>
            <w:lang w:val="en-US"/>
          </w:rPr>
          <w:t>1.1. Outline</w:t>
        </w:r>
        <w:r w:rsidR="00D16F98">
          <w:rPr>
            <w:webHidden/>
          </w:rPr>
          <w:tab/>
        </w:r>
        <w:r w:rsidR="00D16F98">
          <w:rPr>
            <w:webHidden/>
          </w:rPr>
          <w:fldChar w:fldCharType="begin"/>
        </w:r>
        <w:r w:rsidR="00D16F98">
          <w:rPr>
            <w:webHidden/>
          </w:rPr>
          <w:instrText xml:space="preserve"> PAGEREF _Toc38823918 \h </w:instrText>
        </w:r>
        <w:r w:rsidR="00D16F98">
          <w:rPr>
            <w:webHidden/>
          </w:rPr>
        </w:r>
        <w:r w:rsidR="00D16F98">
          <w:rPr>
            <w:webHidden/>
          </w:rPr>
          <w:fldChar w:fldCharType="separate"/>
        </w:r>
        <w:r w:rsidR="00D16F98">
          <w:rPr>
            <w:webHidden/>
          </w:rPr>
          <w:t>10</w:t>
        </w:r>
        <w:r w:rsidR="00D16F98">
          <w:rPr>
            <w:webHidden/>
          </w:rPr>
          <w:fldChar w:fldCharType="end"/>
        </w:r>
      </w:hyperlink>
    </w:p>
    <w:p w14:paraId="697E8456" w14:textId="3B2E35BA" w:rsidR="00D16F98" w:rsidRDefault="00FE0DE3">
      <w:pPr>
        <w:pStyle w:val="TOC1"/>
        <w:tabs>
          <w:tab w:val="left" w:pos="480"/>
          <w:tab w:val="right" w:leader="dot" w:pos="8494"/>
        </w:tabs>
        <w:rPr>
          <w:sz w:val="22"/>
          <w:szCs w:val="22"/>
          <w:lang w:eastAsia="pt-PT"/>
        </w:rPr>
      </w:pPr>
      <w:hyperlink w:anchor="_Toc38823919" w:history="1">
        <w:r w:rsidR="00D16F98" w:rsidRPr="005468A2">
          <w:rPr>
            <w:rStyle w:val="Hyperlink"/>
          </w:rPr>
          <w:t>2.</w:t>
        </w:r>
        <w:r w:rsidR="00D16F98">
          <w:rPr>
            <w:sz w:val="22"/>
            <w:szCs w:val="22"/>
            <w:lang w:eastAsia="pt-PT"/>
          </w:rPr>
          <w:tab/>
        </w:r>
        <w:r w:rsidR="00D16F98" w:rsidRPr="005468A2">
          <w:rPr>
            <w:rStyle w:val="Hyperlink"/>
          </w:rPr>
          <w:t>Requirements</w:t>
        </w:r>
        <w:r w:rsidR="00D16F98">
          <w:rPr>
            <w:webHidden/>
          </w:rPr>
          <w:tab/>
        </w:r>
        <w:r w:rsidR="00D16F98">
          <w:rPr>
            <w:webHidden/>
          </w:rPr>
          <w:fldChar w:fldCharType="begin"/>
        </w:r>
        <w:r w:rsidR="00D16F98">
          <w:rPr>
            <w:webHidden/>
          </w:rPr>
          <w:instrText xml:space="preserve"> PAGEREF _Toc38823919 \h </w:instrText>
        </w:r>
        <w:r w:rsidR="00D16F98">
          <w:rPr>
            <w:webHidden/>
          </w:rPr>
        </w:r>
        <w:r w:rsidR="00D16F98">
          <w:rPr>
            <w:webHidden/>
          </w:rPr>
          <w:fldChar w:fldCharType="separate"/>
        </w:r>
        <w:r w:rsidR="00D16F98">
          <w:rPr>
            <w:webHidden/>
          </w:rPr>
          <w:t>12</w:t>
        </w:r>
        <w:r w:rsidR="00D16F98">
          <w:rPr>
            <w:webHidden/>
          </w:rPr>
          <w:fldChar w:fldCharType="end"/>
        </w:r>
      </w:hyperlink>
    </w:p>
    <w:p w14:paraId="35A7D679" w14:textId="4460356B" w:rsidR="00D16F98" w:rsidRDefault="00FE0DE3">
      <w:pPr>
        <w:pStyle w:val="TOC2"/>
        <w:tabs>
          <w:tab w:val="right" w:leader="dot" w:pos="8494"/>
        </w:tabs>
        <w:rPr>
          <w:sz w:val="22"/>
          <w:szCs w:val="22"/>
          <w:lang w:eastAsia="pt-PT"/>
        </w:rPr>
      </w:pPr>
      <w:hyperlink w:anchor="_Toc38823920" w:history="1">
        <w:r w:rsidR="00D16F98" w:rsidRPr="005468A2">
          <w:rPr>
            <w:rStyle w:val="Hyperlink"/>
            <w:rFonts w:eastAsia="Times New Roman"/>
            <w:lang w:val="en-GB" w:eastAsia="en-GB"/>
          </w:rPr>
          <w:t>User Journeys</w:t>
        </w:r>
        <w:r w:rsidR="00D16F98">
          <w:rPr>
            <w:webHidden/>
          </w:rPr>
          <w:tab/>
        </w:r>
        <w:r w:rsidR="00D16F98">
          <w:rPr>
            <w:webHidden/>
          </w:rPr>
          <w:fldChar w:fldCharType="begin"/>
        </w:r>
        <w:r w:rsidR="00D16F98">
          <w:rPr>
            <w:webHidden/>
          </w:rPr>
          <w:instrText xml:space="preserve"> PAGEREF _Toc38823920 \h </w:instrText>
        </w:r>
        <w:r w:rsidR="00D16F98">
          <w:rPr>
            <w:webHidden/>
          </w:rPr>
        </w:r>
        <w:r w:rsidR="00D16F98">
          <w:rPr>
            <w:webHidden/>
          </w:rPr>
          <w:fldChar w:fldCharType="separate"/>
        </w:r>
        <w:r w:rsidR="00D16F98">
          <w:rPr>
            <w:webHidden/>
          </w:rPr>
          <w:t>13</w:t>
        </w:r>
        <w:r w:rsidR="00D16F98">
          <w:rPr>
            <w:webHidden/>
          </w:rPr>
          <w:fldChar w:fldCharType="end"/>
        </w:r>
      </w:hyperlink>
    </w:p>
    <w:p w14:paraId="02DBA3C5" w14:textId="6F07014C" w:rsidR="00D16F98" w:rsidRDefault="00FE0DE3">
      <w:pPr>
        <w:pStyle w:val="TOC3"/>
        <w:tabs>
          <w:tab w:val="right" w:leader="dot" w:pos="8494"/>
        </w:tabs>
        <w:rPr>
          <w:sz w:val="22"/>
          <w:szCs w:val="22"/>
          <w:lang w:eastAsia="pt-PT"/>
        </w:rPr>
      </w:pPr>
      <w:hyperlink w:anchor="_Toc38823921" w:history="1">
        <w:r w:rsidR="00D16F98" w:rsidRPr="005468A2">
          <w:rPr>
            <w:rStyle w:val="Hyperlink"/>
            <w:rFonts w:eastAsia="Times New Roman"/>
            <w:lang w:eastAsia="en-GB"/>
          </w:rPr>
          <w:t>Registration</w:t>
        </w:r>
        <w:r w:rsidR="00D16F98">
          <w:rPr>
            <w:webHidden/>
          </w:rPr>
          <w:tab/>
        </w:r>
        <w:r w:rsidR="00D16F98">
          <w:rPr>
            <w:webHidden/>
          </w:rPr>
          <w:fldChar w:fldCharType="begin"/>
        </w:r>
        <w:r w:rsidR="00D16F98">
          <w:rPr>
            <w:webHidden/>
          </w:rPr>
          <w:instrText xml:space="preserve"> PAGEREF _Toc38823921 \h </w:instrText>
        </w:r>
        <w:r w:rsidR="00D16F98">
          <w:rPr>
            <w:webHidden/>
          </w:rPr>
        </w:r>
        <w:r w:rsidR="00D16F98">
          <w:rPr>
            <w:webHidden/>
          </w:rPr>
          <w:fldChar w:fldCharType="separate"/>
        </w:r>
        <w:r w:rsidR="00D16F98">
          <w:rPr>
            <w:webHidden/>
          </w:rPr>
          <w:t>14</w:t>
        </w:r>
        <w:r w:rsidR="00D16F98">
          <w:rPr>
            <w:webHidden/>
          </w:rPr>
          <w:fldChar w:fldCharType="end"/>
        </w:r>
      </w:hyperlink>
    </w:p>
    <w:p w14:paraId="3F267ECE" w14:textId="0AAFA3BD" w:rsidR="00D16F98" w:rsidRDefault="00FE0DE3">
      <w:pPr>
        <w:pStyle w:val="TOC3"/>
        <w:tabs>
          <w:tab w:val="right" w:leader="dot" w:pos="8494"/>
        </w:tabs>
        <w:rPr>
          <w:sz w:val="22"/>
          <w:szCs w:val="22"/>
          <w:lang w:eastAsia="pt-PT"/>
        </w:rPr>
      </w:pPr>
      <w:hyperlink w:anchor="_Toc38823922" w:history="1">
        <w:r w:rsidR="00D16F98" w:rsidRPr="005468A2">
          <w:rPr>
            <w:rStyle w:val="Hyperlink"/>
            <w:rFonts w:eastAsia="Times New Roman"/>
            <w:lang w:eastAsia="en-GB"/>
          </w:rPr>
          <w:t>Solving a Challenge</w:t>
        </w:r>
        <w:r w:rsidR="00D16F98">
          <w:rPr>
            <w:webHidden/>
          </w:rPr>
          <w:tab/>
        </w:r>
        <w:r w:rsidR="00D16F98">
          <w:rPr>
            <w:webHidden/>
          </w:rPr>
          <w:fldChar w:fldCharType="begin"/>
        </w:r>
        <w:r w:rsidR="00D16F98">
          <w:rPr>
            <w:webHidden/>
          </w:rPr>
          <w:instrText xml:space="preserve"> PAGEREF _Toc38823922 \h </w:instrText>
        </w:r>
        <w:r w:rsidR="00D16F98">
          <w:rPr>
            <w:webHidden/>
          </w:rPr>
        </w:r>
        <w:r w:rsidR="00D16F98">
          <w:rPr>
            <w:webHidden/>
          </w:rPr>
          <w:fldChar w:fldCharType="separate"/>
        </w:r>
        <w:r w:rsidR="00D16F98">
          <w:rPr>
            <w:webHidden/>
          </w:rPr>
          <w:t>15</w:t>
        </w:r>
        <w:r w:rsidR="00D16F98">
          <w:rPr>
            <w:webHidden/>
          </w:rPr>
          <w:fldChar w:fldCharType="end"/>
        </w:r>
      </w:hyperlink>
    </w:p>
    <w:p w14:paraId="42DB6E31" w14:textId="54A0AEFC" w:rsidR="00D16F98" w:rsidRDefault="00FE0DE3">
      <w:pPr>
        <w:pStyle w:val="TOC3"/>
        <w:tabs>
          <w:tab w:val="right" w:leader="dot" w:pos="8494"/>
        </w:tabs>
        <w:rPr>
          <w:sz w:val="22"/>
          <w:szCs w:val="22"/>
          <w:lang w:eastAsia="pt-PT"/>
        </w:rPr>
      </w:pPr>
      <w:hyperlink w:anchor="_Toc38823923" w:history="1">
        <w:r w:rsidR="00D16F98" w:rsidRPr="005468A2">
          <w:rPr>
            <w:rStyle w:val="Hyperlink"/>
            <w:rFonts w:eastAsia="Times New Roman"/>
            <w:lang w:eastAsia="en-GB"/>
          </w:rPr>
          <w:t>Create a Challenge</w:t>
        </w:r>
        <w:r w:rsidR="00D16F98">
          <w:rPr>
            <w:webHidden/>
          </w:rPr>
          <w:tab/>
        </w:r>
        <w:r w:rsidR="00D16F98">
          <w:rPr>
            <w:webHidden/>
          </w:rPr>
          <w:fldChar w:fldCharType="begin"/>
        </w:r>
        <w:r w:rsidR="00D16F98">
          <w:rPr>
            <w:webHidden/>
          </w:rPr>
          <w:instrText xml:space="preserve"> PAGEREF _Toc38823923 \h </w:instrText>
        </w:r>
        <w:r w:rsidR="00D16F98">
          <w:rPr>
            <w:webHidden/>
          </w:rPr>
        </w:r>
        <w:r w:rsidR="00D16F98">
          <w:rPr>
            <w:webHidden/>
          </w:rPr>
          <w:fldChar w:fldCharType="separate"/>
        </w:r>
        <w:r w:rsidR="00D16F98">
          <w:rPr>
            <w:webHidden/>
          </w:rPr>
          <w:t>16</w:t>
        </w:r>
        <w:r w:rsidR="00D16F98">
          <w:rPr>
            <w:webHidden/>
          </w:rPr>
          <w:fldChar w:fldCharType="end"/>
        </w:r>
      </w:hyperlink>
    </w:p>
    <w:p w14:paraId="771F37F9" w14:textId="172624F5" w:rsidR="00D16F98" w:rsidRDefault="00FE0DE3">
      <w:pPr>
        <w:pStyle w:val="TOC3"/>
        <w:tabs>
          <w:tab w:val="right" w:leader="dot" w:pos="8494"/>
        </w:tabs>
        <w:rPr>
          <w:sz w:val="22"/>
          <w:szCs w:val="22"/>
          <w:lang w:eastAsia="pt-PT"/>
        </w:rPr>
      </w:pPr>
      <w:hyperlink w:anchor="_Toc38823924" w:history="1">
        <w:r w:rsidR="00D16F98" w:rsidRPr="005468A2">
          <w:rPr>
            <w:rStyle w:val="Hyperlink"/>
            <w:rFonts w:eastAsia="Times New Roman"/>
            <w:lang w:eastAsia="en-GB"/>
          </w:rPr>
          <w:t>Create a Questionnaire</w:t>
        </w:r>
        <w:r w:rsidR="00D16F98">
          <w:rPr>
            <w:webHidden/>
          </w:rPr>
          <w:tab/>
        </w:r>
        <w:r w:rsidR="00D16F98">
          <w:rPr>
            <w:webHidden/>
          </w:rPr>
          <w:fldChar w:fldCharType="begin"/>
        </w:r>
        <w:r w:rsidR="00D16F98">
          <w:rPr>
            <w:webHidden/>
          </w:rPr>
          <w:instrText xml:space="preserve"> PAGEREF _Toc38823924 \h </w:instrText>
        </w:r>
        <w:r w:rsidR="00D16F98">
          <w:rPr>
            <w:webHidden/>
          </w:rPr>
        </w:r>
        <w:r w:rsidR="00D16F98">
          <w:rPr>
            <w:webHidden/>
          </w:rPr>
          <w:fldChar w:fldCharType="separate"/>
        </w:r>
        <w:r w:rsidR="00D16F98">
          <w:rPr>
            <w:webHidden/>
          </w:rPr>
          <w:t>17</w:t>
        </w:r>
        <w:r w:rsidR="00D16F98">
          <w:rPr>
            <w:webHidden/>
          </w:rPr>
          <w:fldChar w:fldCharType="end"/>
        </w:r>
      </w:hyperlink>
    </w:p>
    <w:p w14:paraId="03B33410" w14:textId="5108D1DC" w:rsidR="00D16F98" w:rsidRDefault="00FE0DE3">
      <w:pPr>
        <w:pStyle w:val="TOC3"/>
        <w:tabs>
          <w:tab w:val="right" w:leader="dot" w:pos="8494"/>
        </w:tabs>
        <w:rPr>
          <w:sz w:val="22"/>
          <w:szCs w:val="22"/>
          <w:lang w:eastAsia="pt-PT"/>
        </w:rPr>
      </w:pPr>
      <w:hyperlink w:anchor="_Toc38823925" w:history="1">
        <w:r w:rsidR="00D16F98" w:rsidRPr="005468A2">
          <w:rPr>
            <w:rStyle w:val="Hyperlink"/>
            <w:rFonts w:eastAsia="Times New Roman"/>
            <w:lang w:eastAsia="en-GB"/>
          </w:rPr>
          <w:t>Run code</w:t>
        </w:r>
        <w:r w:rsidR="00D16F98">
          <w:rPr>
            <w:webHidden/>
          </w:rPr>
          <w:tab/>
        </w:r>
        <w:r w:rsidR="00D16F98">
          <w:rPr>
            <w:webHidden/>
          </w:rPr>
          <w:fldChar w:fldCharType="begin"/>
        </w:r>
        <w:r w:rsidR="00D16F98">
          <w:rPr>
            <w:webHidden/>
          </w:rPr>
          <w:instrText xml:space="preserve"> PAGEREF _Toc38823925 \h </w:instrText>
        </w:r>
        <w:r w:rsidR="00D16F98">
          <w:rPr>
            <w:webHidden/>
          </w:rPr>
        </w:r>
        <w:r w:rsidR="00D16F98">
          <w:rPr>
            <w:webHidden/>
          </w:rPr>
          <w:fldChar w:fldCharType="separate"/>
        </w:r>
        <w:r w:rsidR="00D16F98">
          <w:rPr>
            <w:webHidden/>
          </w:rPr>
          <w:t>18</w:t>
        </w:r>
        <w:r w:rsidR="00D16F98">
          <w:rPr>
            <w:webHidden/>
          </w:rPr>
          <w:fldChar w:fldCharType="end"/>
        </w:r>
      </w:hyperlink>
    </w:p>
    <w:p w14:paraId="0CE0ECCF" w14:textId="3FBC613B" w:rsidR="00D16F98" w:rsidRDefault="00FE0DE3">
      <w:pPr>
        <w:pStyle w:val="TOC3"/>
        <w:tabs>
          <w:tab w:val="right" w:leader="dot" w:pos="8494"/>
        </w:tabs>
        <w:rPr>
          <w:sz w:val="22"/>
          <w:szCs w:val="22"/>
          <w:lang w:eastAsia="pt-PT"/>
        </w:rPr>
      </w:pPr>
      <w:hyperlink w:anchor="_Toc38823926" w:history="1">
        <w:r w:rsidR="00D16F98" w:rsidRPr="005468A2">
          <w:rPr>
            <w:rStyle w:val="Hyperlink"/>
            <w:rFonts w:eastAsia="Times New Roman"/>
            <w:lang w:eastAsia="en-GB"/>
          </w:rPr>
          <w:t>Answer a Questionnaire</w:t>
        </w:r>
        <w:r w:rsidR="00D16F98">
          <w:rPr>
            <w:webHidden/>
          </w:rPr>
          <w:tab/>
        </w:r>
        <w:r w:rsidR="00D16F98">
          <w:rPr>
            <w:webHidden/>
          </w:rPr>
          <w:fldChar w:fldCharType="begin"/>
        </w:r>
        <w:r w:rsidR="00D16F98">
          <w:rPr>
            <w:webHidden/>
          </w:rPr>
          <w:instrText xml:space="preserve"> PAGEREF _Toc38823926 \h </w:instrText>
        </w:r>
        <w:r w:rsidR="00D16F98">
          <w:rPr>
            <w:webHidden/>
          </w:rPr>
        </w:r>
        <w:r w:rsidR="00D16F98">
          <w:rPr>
            <w:webHidden/>
          </w:rPr>
          <w:fldChar w:fldCharType="separate"/>
        </w:r>
        <w:r w:rsidR="00D16F98">
          <w:rPr>
            <w:webHidden/>
          </w:rPr>
          <w:t>18</w:t>
        </w:r>
        <w:r w:rsidR="00D16F98">
          <w:rPr>
            <w:webHidden/>
          </w:rPr>
          <w:fldChar w:fldCharType="end"/>
        </w:r>
      </w:hyperlink>
    </w:p>
    <w:p w14:paraId="2BE96E02" w14:textId="3943FC41" w:rsidR="00D16F98" w:rsidRDefault="00FE0DE3">
      <w:pPr>
        <w:pStyle w:val="TOC1"/>
        <w:tabs>
          <w:tab w:val="left" w:pos="480"/>
          <w:tab w:val="right" w:leader="dot" w:pos="8494"/>
        </w:tabs>
        <w:rPr>
          <w:sz w:val="22"/>
          <w:szCs w:val="22"/>
          <w:lang w:eastAsia="pt-PT"/>
        </w:rPr>
      </w:pPr>
      <w:hyperlink w:anchor="_Toc38823927" w:history="1">
        <w:r w:rsidR="00D16F98" w:rsidRPr="005468A2">
          <w:rPr>
            <w:rStyle w:val="Hyperlink"/>
          </w:rPr>
          <w:t>3.</w:t>
        </w:r>
        <w:r w:rsidR="00D16F98">
          <w:rPr>
            <w:sz w:val="22"/>
            <w:szCs w:val="22"/>
            <w:lang w:eastAsia="pt-PT"/>
          </w:rPr>
          <w:tab/>
        </w:r>
        <w:r w:rsidR="00D16F98" w:rsidRPr="005468A2">
          <w:rPr>
            <w:rStyle w:val="Hyperlink"/>
          </w:rPr>
          <w:t>Related work</w:t>
        </w:r>
        <w:r w:rsidR="00D16F98">
          <w:rPr>
            <w:webHidden/>
          </w:rPr>
          <w:tab/>
        </w:r>
        <w:r w:rsidR="00D16F98">
          <w:rPr>
            <w:webHidden/>
          </w:rPr>
          <w:fldChar w:fldCharType="begin"/>
        </w:r>
        <w:r w:rsidR="00D16F98">
          <w:rPr>
            <w:webHidden/>
          </w:rPr>
          <w:instrText xml:space="preserve"> PAGEREF _Toc38823927 \h </w:instrText>
        </w:r>
        <w:r w:rsidR="00D16F98">
          <w:rPr>
            <w:webHidden/>
          </w:rPr>
        </w:r>
        <w:r w:rsidR="00D16F98">
          <w:rPr>
            <w:webHidden/>
          </w:rPr>
          <w:fldChar w:fldCharType="separate"/>
        </w:r>
        <w:r w:rsidR="00D16F98">
          <w:rPr>
            <w:webHidden/>
          </w:rPr>
          <w:t>20</w:t>
        </w:r>
        <w:r w:rsidR="00D16F98">
          <w:rPr>
            <w:webHidden/>
          </w:rPr>
          <w:fldChar w:fldCharType="end"/>
        </w:r>
      </w:hyperlink>
    </w:p>
    <w:p w14:paraId="352E0E08" w14:textId="0D2C28E6" w:rsidR="00D16F98" w:rsidRDefault="00FE0DE3">
      <w:pPr>
        <w:pStyle w:val="TOC2"/>
        <w:tabs>
          <w:tab w:val="left" w:pos="880"/>
          <w:tab w:val="right" w:leader="dot" w:pos="8494"/>
        </w:tabs>
        <w:rPr>
          <w:sz w:val="22"/>
          <w:szCs w:val="22"/>
          <w:lang w:eastAsia="pt-PT"/>
        </w:rPr>
      </w:pPr>
      <w:hyperlink w:anchor="_Toc38823928" w:history="1">
        <w:r w:rsidR="00D16F98" w:rsidRPr="005468A2">
          <w:rPr>
            <w:rStyle w:val="Hyperlink"/>
            <w:lang w:val="en-US"/>
          </w:rPr>
          <w:t>3.1.</w:t>
        </w:r>
        <w:r w:rsidR="00D16F98">
          <w:rPr>
            <w:sz w:val="22"/>
            <w:szCs w:val="22"/>
            <w:lang w:eastAsia="pt-PT"/>
          </w:rPr>
          <w:tab/>
        </w:r>
        <w:r w:rsidR="00D16F98" w:rsidRPr="005468A2">
          <w:rPr>
            <w:rStyle w:val="Hyperlink"/>
            <w:lang w:val="en-US"/>
          </w:rPr>
          <w:t>AlgoExpert</w:t>
        </w:r>
        <w:r w:rsidR="00D16F98">
          <w:rPr>
            <w:webHidden/>
          </w:rPr>
          <w:tab/>
        </w:r>
        <w:r w:rsidR="00D16F98">
          <w:rPr>
            <w:webHidden/>
          </w:rPr>
          <w:fldChar w:fldCharType="begin"/>
        </w:r>
        <w:r w:rsidR="00D16F98">
          <w:rPr>
            <w:webHidden/>
          </w:rPr>
          <w:instrText xml:space="preserve"> PAGEREF _Toc38823928 \h </w:instrText>
        </w:r>
        <w:r w:rsidR="00D16F98">
          <w:rPr>
            <w:webHidden/>
          </w:rPr>
        </w:r>
        <w:r w:rsidR="00D16F98">
          <w:rPr>
            <w:webHidden/>
          </w:rPr>
          <w:fldChar w:fldCharType="separate"/>
        </w:r>
        <w:r w:rsidR="00D16F98">
          <w:rPr>
            <w:webHidden/>
          </w:rPr>
          <w:t>20</w:t>
        </w:r>
        <w:r w:rsidR="00D16F98">
          <w:rPr>
            <w:webHidden/>
          </w:rPr>
          <w:fldChar w:fldCharType="end"/>
        </w:r>
      </w:hyperlink>
    </w:p>
    <w:p w14:paraId="42DD1170" w14:textId="795A88C8" w:rsidR="00D16F98" w:rsidRDefault="00FE0DE3">
      <w:pPr>
        <w:pStyle w:val="TOC2"/>
        <w:tabs>
          <w:tab w:val="left" w:pos="880"/>
          <w:tab w:val="right" w:leader="dot" w:pos="8494"/>
        </w:tabs>
        <w:rPr>
          <w:sz w:val="22"/>
          <w:szCs w:val="22"/>
          <w:lang w:eastAsia="pt-PT"/>
        </w:rPr>
      </w:pPr>
      <w:hyperlink w:anchor="_Toc38823929" w:history="1">
        <w:r w:rsidR="00D16F98" w:rsidRPr="005468A2">
          <w:rPr>
            <w:rStyle w:val="Hyperlink"/>
            <w:lang w:val="en-US"/>
          </w:rPr>
          <w:t>3.2.</w:t>
        </w:r>
        <w:r w:rsidR="00D16F98">
          <w:rPr>
            <w:sz w:val="22"/>
            <w:szCs w:val="22"/>
            <w:lang w:eastAsia="pt-PT"/>
          </w:rPr>
          <w:tab/>
        </w:r>
        <w:r w:rsidR="00D16F98" w:rsidRPr="005468A2">
          <w:rPr>
            <w:rStyle w:val="Hyperlink"/>
            <w:lang w:val="en-US"/>
          </w:rPr>
          <w:t>HackerRank</w:t>
        </w:r>
        <w:r w:rsidR="00D16F98">
          <w:rPr>
            <w:webHidden/>
          </w:rPr>
          <w:tab/>
        </w:r>
        <w:r w:rsidR="00D16F98">
          <w:rPr>
            <w:webHidden/>
          </w:rPr>
          <w:fldChar w:fldCharType="begin"/>
        </w:r>
        <w:r w:rsidR="00D16F98">
          <w:rPr>
            <w:webHidden/>
          </w:rPr>
          <w:instrText xml:space="preserve"> PAGEREF _Toc38823929 \h </w:instrText>
        </w:r>
        <w:r w:rsidR="00D16F98">
          <w:rPr>
            <w:webHidden/>
          </w:rPr>
        </w:r>
        <w:r w:rsidR="00D16F98">
          <w:rPr>
            <w:webHidden/>
          </w:rPr>
          <w:fldChar w:fldCharType="separate"/>
        </w:r>
        <w:r w:rsidR="00D16F98">
          <w:rPr>
            <w:webHidden/>
          </w:rPr>
          <w:t>20</w:t>
        </w:r>
        <w:r w:rsidR="00D16F98">
          <w:rPr>
            <w:webHidden/>
          </w:rPr>
          <w:fldChar w:fldCharType="end"/>
        </w:r>
      </w:hyperlink>
    </w:p>
    <w:p w14:paraId="35F2C8EF" w14:textId="4970A42D" w:rsidR="00D16F98" w:rsidRDefault="00FE0DE3">
      <w:pPr>
        <w:pStyle w:val="TOC2"/>
        <w:tabs>
          <w:tab w:val="left" w:pos="880"/>
          <w:tab w:val="right" w:leader="dot" w:pos="8494"/>
        </w:tabs>
        <w:rPr>
          <w:sz w:val="22"/>
          <w:szCs w:val="22"/>
          <w:lang w:eastAsia="pt-PT"/>
        </w:rPr>
      </w:pPr>
      <w:hyperlink w:anchor="_Toc38823930" w:history="1">
        <w:r w:rsidR="00D16F98" w:rsidRPr="005468A2">
          <w:rPr>
            <w:rStyle w:val="Hyperlink"/>
            <w:lang w:val="en-US"/>
          </w:rPr>
          <w:t>3.3.</w:t>
        </w:r>
        <w:r w:rsidR="00D16F98">
          <w:rPr>
            <w:sz w:val="22"/>
            <w:szCs w:val="22"/>
            <w:lang w:eastAsia="pt-PT"/>
          </w:rPr>
          <w:tab/>
        </w:r>
        <w:r w:rsidR="00D16F98" w:rsidRPr="005468A2">
          <w:rPr>
            <w:rStyle w:val="Hyperlink"/>
            <w:lang w:val="en-US"/>
          </w:rPr>
          <w:t>LeetCode</w:t>
        </w:r>
        <w:r w:rsidR="00D16F98">
          <w:rPr>
            <w:webHidden/>
          </w:rPr>
          <w:tab/>
        </w:r>
        <w:r w:rsidR="00D16F98">
          <w:rPr>
            <w:webHidden/>
          </w:rPr>
          <w:fldChar w:fldCharType="begin"/>
        </w:r>
        <w:r w:rsidR="00D16F98">
          <w:rPr>
            <w:webHidden/>
          </w:rPr>
          <w:instrText xml:space="preserve"> PAGEREF _Toc38823930 \h </w:instrText>
        </w:r>
        <w:r w:rsidR="00D16F98">
          <w:rPr>
            <w:webHidden/>
          </w:rPr>
        </w:r>
        <w:r w:rsidR="00D16F98">
          <w:rPr>
            <w:webHidden/>
          </w:rPr>
          <w:fldChar w:fldCharType="separate"/>
        </w:r>
        <w:r w:rsidR="00D16F98">
          <w:rPr>
            <w:webHidden/>
          </w:rPr>
          <w:t>21</w:t>
        </w:r>
        <w:r w:rsidR="00D16F98">
          <w:rPr>
            <w:webHidden/>
          </w:rPr>
          <w:fldChar w:fldCharType="end"/>
        </w:r>
      </w:hyperlink>
    </w:p>
    <w:p w14:paraId="3E134B19" w14:textId="48AD4C01" w:rsidR="00D16F98" w:rsidRDefault="00FE0DE3">
      <w:pPr>
        <w:pStyle w:val="TOC2"/>
        <w:tabs>
          <w:tab w:val="left" w:pos="880"/>
          <w:tab w:val="right" w:leader="dot" w:pos="8494"/>
        </w:tabs>
        <w:rPr>
          <w:sz w:val="22"/>
          <w:szCs w:val="22"/>
          <w:lang w:eastAsia="pt-PT"/>
        </w:rPr>
      </w:pPr>
      <w:hyperlink w:anchor="_Toc38823931" w:history="1">
        <w:r w:rsidR="00D16F98" w:rsidRPr="005468A2">
          <w:rPr>
            <w:rStyle w:val="Hyperlink"/>
            <w:lang w:val="en-US"/>
          </w:rPr>
          <w:t>3.4.</w:t>
        </w:r>
        <w:r w:rsidR="00D16F98">
          <w:rPr>
            <w:sz w:val="22"/>
            <w:szCs w:val="22"/>
            <w:lang w:eastAsia="pt-PT"/>
          </w:rPr>
          <w:tab/>
        </w:r>
        <w:r w:rsidR="00D16F98" w:rsidRPr="005468A2">
          <w:rPr>
            <w:rStyle w:val="Hyperlink"/>
            <w:lang w:val="en-US"/>
          </w:rPr>
          <w:t>Codewars</w:t>
        </w:r>
        <w:r w:rsidR="00D16F98">
          <w:rPr>
            <w:webHidden/>
          </w:rPr>
          <w:tab/>
        </w:r>
        <w:r w:rsidR="00D16F98">
          <w:rPr>
            <w:webHidden/>
          </w:rPr>
          <w:fldChar w:fldCharType="begin"/>
        </w:r>
        <w:r w:rsidR="00D16F98">
          <w:rPr>
            <w:webHidden/>
          </w:rPr>
          <w:instrText xml:space="preserve"> PAGEREF _Toc38823931 \h </w:instrText>
        </w:r>
        <w:r w:rsidR="00D16F98">
          <w:rPr>
            <w:webHidden/>
          </w:rPr>
        </w:r>
        <w:r w:rsidR="00D16F98">
          <w:rPr>
            <w:webHidden/>
          </w:rPr>
          <w:fldChar w:fldCharType="separate"/>
        </w:r>
        <w:r w:rsidR="00D16F98">
          <w:rPr>
            <w:webHidden/>
          </w:rPr>
          <w:t>21</w:t>
        </w:r>
        <w:r w:rsidR="00D16F98">
          <w:rPr>
            <w:webHidden/>
          </w:rPr>
          <w:fldChar w:fldCharType="end"/>
        </w:r>
      </w:hyperlink>
    </w:p>
    <w:p w14:paraId="0534C27F" w14:textId="57DAE162" w:rsidR="00D16F98" w:rsidRDefault="00FE0DE3">
      <w:pPr>
        <w:pStyle w:val="TOC2"/>
        <w:tabs>
          <w:tab w:val="left" w:pos="880"/>
          <w:tab w:val="right" w:leader="dot" w:pos="8494"/>
        </w:tabs>
        <w:rPr>
          <w:sz w:val="22"/>
          <w:szCs w:val="22"/>
          <w:lang w:eastAsia="pt-PT"/>
        </w:rPr>
      </w:pPr>
      <w:hyperlink w:anchor="_Toc38823932" w:history="1">
        <w:r w:rsidR="00D16F98" w:rsidRPr="005468A2">
          <w:rPr>
            <w:rStyle w:val="Hyperlink"/>
            <w:lang w:val="en-US"/>
          </w:rPr>
          <w:t>3.5.</w:t>
        </w:r>
        <w:r w:rsidR="00D16F98">
          <w:rPr>
            <w:sz w:val="22"/>
            <w:szCs w:val="22"/>
            <w:lang w:eastAsia="pt-PT"/>
          </w:rPr>
          <w:tab/>
        </w:r>
        <w:r w:rsidR="00D16F98" w:rsidRPr="005468A2">
          <w:rPr>
            <w:rStyle w:val="Hyperlink"/>
            <w:lang w:val="en-US"/>
          </w:rPr>
          <w:t>CodeChef</w:t>
        </w:r>
        <w:r w:rsidR="00D16F98">
          <w:rPr>
            <w:webHidden/>
          </w:rPr>
          <w:tab/>
        </w:r>
        <w:r w:rsidR="00D16F98">
          <w:rPr>
            <w:webHidden/>
          </w:rPr>
          <w:fldChar w:fldCharType="begin"/>
        </w:r>
        <w:r w:rsidR="00D16F98">
          <w:rPr>
            <w:webHidden/>
          </w:rPr>
          <w:instrText xml:space="preserve"> PAGEREF _Toc38823932 \h </w:instrText>
        </w:r>
        <w:r w:rsidR="00D16F98">
          <w:rPr>
            <w:webHidden/>
          </w:rPr>
        </w:r>
        <w:r w:rsidR="00D16F98">
          <w:rPr>
            <w:webHidden/>
          </w:rPr>
          <w:fldChar w:fldCharType="separate"/>
        </w:r>
        <w:r w:rsidR="00D16F98">
          <w:rPr>
            <w:webHidden/>
          </w:rPr>
          <w:t>21</w:t>
        </w:r>
        <w:r w:rsidR="00D16F98">
          <w:rPr>
            <w:webHidden/>
          </w:rPr>
          <w:fldChar w:fldCharType="end"/>
        </w:r>
      </w:hyperlink>
    </w:p>
    <w:p w14:paraId="54162F64" w14:textId="1B78E7D0" w:rsidR="00D16F98" w:rsidRDefault="00FE0DE3">
      <w:pPr>
        <w:pStyle w:val="TOC1"/>
        <w:tabs>
          <w:tab w:val="left" w:pos="480"/>
          <w:tab w:val="right" w:leader="dot" w:pos="8494"/>
        </w:tabs>
        <w:rPr>
          <w:sz w:val="22"/>
          <w:szCs w:val="22"/>
          <w:lang w:eastAsia="pt-PT"/>
        </w:rPr>
      </w:pPr>
      <w:hyperlink w:anchor="_Toc38823933" w:history="1">
        <w:r w:rsidR="00D16F98" w:rsidRPr="005468A2">
          <w:rPr>
            <w:rStyle w:val="Hyperlink"/>
          </w:rPr>
          <w:t>4.</w:t>
        </w:r>
        <w:r w:rsidR="00D16F98">
          <w:rPr>
            <w:sz w:val="22"/>
            <w:szCs w:val="22"/>
            <w:lang w:eastAsia="pt-PT"/>
          </w:rPr>
          <w:tab/>
        </w:r>
        <w:r w:rsidR="00D16F98" w:rsidRPr="005468A2">
          <w:rPr>
            <w:rStyle w:val="Hyperlink"/>
          </w:rPr>
          <w:t>Related Technologies</w:t>
        </w:r>
        <w:r w:rsidR="00D16F98">
          <w:rPr>
            <w:webHidden/>
          </w:rPr>
          <w:tab/>
        </w:r>
        <w:r w:rsidR="00D16F98">
          <w:rPr>
            <w:webHidden/>
          </w:rPr>
          <w:fldChar w:fldCharType="begin"/>
        </w:r>
        <w:r w:rsidR="00D16F98">
          <w:rPr>
            <w:webHidden/>
          </w:rPr>
          <w:instrText xml:space="preserve"> PAGEREF _Toc38823933 \h </w:instrText>
        </w:r>
        <w:r w:rsidR="00D16F98">
          <w:rPr>
            <w:webHidden/>
          </w:rPr>
        </w:r>
        <w:r w:rsidR="00D16F98">
          <w:rPr>
            <w:webHidden/>
          </w:rPr>
          <w:fldChar w:fldCharType="separate"/>
        </w:r>
        <w:r w:rsidR="00D16F98">
          <w:rPr>
            <w:webHidden/>
          </w:rPr>
          <w:t>24</w:t>
        </w:r>
        <w:r w:rsidR="00D16F98">
          <w:rPr>
            <w:webHidden/>
          </w:rPr>
          <w:fldChar w:fldCharType="end"/>
        </w:r>
      </w:hyperlink>
    </w:p>
    <w:p w14:paraId="72250470" w14:textId="7786894D" w:rsidR="00D16F98" w:rsidRDefault="00FE0DE3">
      <w:pPr>
        <w:pStyle w:val="TOC2"/>
        <w:tabs>
          <w:tab w:val="right" w:leader="dot" w:pos="8494"/>
        </w:tabs>
        <w:rPr>
          <w:sz w:val="22"/>
          <w:szCs w:val="22"/>
          <w:lang w:eastAsia="pt-PT"/>
        </w:rPr>
      </w:pPr>
      <w:hyperlink w:anchor="_Toc38823934" w:history="1">
        <w:r w:rsidR="00D16F98" w:rsidRPr="005468A2">
          <w:rPr>
            <w:rStyle w:val="Hyperlink"/>
            <w:lang w:val="en-US"/>
          </w:rPr>
          <w:t>4.1. React</w:t>
        </w:r>
        <w:r w:rsidR="00D16F98">
          <w:rPr>
            <w:webHidden/>
          </w:rPr>
          <w:tab/>
        </w:r>
        <w:r w:rsidR="00D16F98">
          <w:rPr>
            <w:webHidden/>
          </w:rPr>
          <w:fldChar w:fldCharType="begin"/>
        </w:r>
        <w:r w:rsidR="00D16F98">
          <w:rPr>
            <w:webHidden/>
          </w:rPr>
          <w:instrText xml:space="preserve"> PAGEREF _Toc38823934 \h </w:instrText>
        </w:r>
        <w:r w:rsidR="00D16F98">
          <w:rPr>
            <w:webHidden/>
          </w:rPr>
        </w:r>
        <w:r w:rsidR="00D16F98">
          <w:rPr>
            <w:webHidden/>
          </w:rPr>
          <w:fldChar w:fldCharType="separate"/>
        </w:r>
        <w:r w:rsidR="00D16F98">
          <w:rPr>
            <w:webHidden/>
          </w:rPr>
          <w:t>24</w:t>
        </w:r>
        <w:r w:rsidR="00D16F98">
          <w:rPr>
            <w:webHidden/>
          </w:rPr>
          <w:fldChar w:fldCharType="end"/>
        </w:r>
      </w:hyperlink>
    </w:p>
    <w:p w14:paraId="11283939" w14:textId="7556BE98" w:rsidR="00D16F98" w:rsidRDefault="00FE0DE3">
      <w:pPr>
        <w:pStyle w:val="TOC2"/>
        <w:tabs>
          <w:tab w:val="right" w:leader="dot" w:pos="8494"/>
        </w:tabs>
        <w:rPr>
          <w:sz w:val="22"/>
          <w:szCs w:val="22"/>
          <w:lang w:eastAsia="pt-PT"/>
        </w:rPr>
      </w:pPr>
      <w:hyperlink w:anchor="_Toc38823935" w:history="1">
        <w:r w:rsidR="00D16F98" w:rsidRPr="005468A2">
          <w:rPr>
            <w:rStyle w:val="Hyperlink"/>
            <w:lang w:val="en-US"/>
          </w:rPr>
          <w:t>4.2. Spring</w:t>
        </w:r>
        <w:r w:rsidR="00D16F98">
          <w:rPr>
            <w:webHidden/>
          </w:rPr>
          <w:tab/>
        </w:r>
        <w:r w:rsidR="00D16F98">
          <w:rPr>
            <w:webHidden/>
          </w:rPr>
          <w:fldChar w:fldCharType="begin"/>
        </w:r>
        <w:r w:rsidR="00D16F98">
          <w:rPr>
            <w:webHidden/>
          </w:rPr>
          <w:instrText xml:space="preserve"> PAGEREF _Toc38823935 \h </w:instrText>
        </w:r>
        <w:r w:rsidR="00D16F98">
          <w:rPr>
            <w:webHidden/>
          </w:rPr>
        </w:r>
        <w:r w:rsidR="00D16F98">
          <w:rPr>
            <w:webHidden/>
          </w:rPr>
          <w:fldChar w:fldCharType="separate"/>
        </w:r>
        <w:r w:rsidR="00D16F98">
          <w:rPr>
            <w:webHidden/>
          </w:rPr>
          <w:t>24</w:t>
        </w:r>
        <w:r w:rsidR="00D16F98">
          <w:rPr>
            <w:webHidden/>
          </w:rPr>
          <w:fldChar w:fldCharType="end"/>
        </w:r>
      </w:hyperlink>
    </w:p>
    <w:p w14:paraId="4F27EEFC" w14:textId="0CD7AE58" w:rsidR="00D16F98" w:rsidRDefault="00FE0DE3">
      <w:pPr>
        <w:pStyle w:val="TOC3"/>
        <w:tabs>
          <w:tab w:val="right" w:leader="dot" w:pos="8494"/>
        </w:tabs>
        <w:rPr>
          <w:sz w:val="22"/>
          <w:szCs w:val="22"/>
          <w:lang w:eastAsia="pt-PT"/>
        </w:rPr>
      </w:pPr>
      <w:hyperlink w:anchor="_Toc38823936" w:history="1">
        <w:r w:rsidR="00D16F98" w:rsidRPr="005468A2">
          <w:rPr>
            <w:rStyle w:val="Hyperlink"/>
            <w:lang w:val="en-GB"/>
          </w:rPr>
          <w:t>4.2.1. Spring Boot</w:t>
        </w:r>
        <w:r w:rsidR="00D16F98">
          <w:rPr>
            <w:webHidden/>
          </w:rPr>
          <w:tab/>
        </w:r>
        <w:r w:rsidR="00D16F98">
          <w:rPr>
            <w:webHidden/>
          </w:rPr>
          <w:fldChar w:fldCharType="begin"/>
        </w:r>
        <w:r w:rsidR="00D16F98">
          <w:rPr>
            <w:webHidden/>
          </w:rPr>
          <w:instrText xml:space="preserve"> PAGEREF _Toc38823936 \h </w:instrText>
        </w:r>
        <w:r w:rsidR="00D16F98">
          <w:rPr>
            <w:webHidden/>
          </w:rPr>
        </w:r>
        <w:r w:rsidR="00D16F98">
          <w:rPr>
            <w:webHidden/>
          </w:rPr>
          <w:fldChar w:fldCharType="separate"/>
        </w:r>
        <w:r w:rsidR="00D16F98">
          <w:rPr>
            <w:webHidden/>
          </w:rPr>
          <w:t>25</w:t>
        </w:r>
        <w:r w:rsidR="00D16F98">
          <w:rPr>
            <w:webHidden/>
          </w:rPr>
          <w:fldChar w:fldCharType="end"/>
        </w:r>
      </w:hyperlink>
    </w:p>
    <w:p w14:paraId="4A082AFD" w14:textId="19A01F2D" w:rsidR="00D16F98" w:rsidRDefault="00FE0DE3">
      <w:pPr>
        <w:pStyle w:val="TOC3"/>
        <w:tabs>
          <w:tab w:val="right" w:leader="dot" w:pos="8494"/>
        </w:tabs>
        <w:rPr>
          <w:sz w:val="22"/>
          <w:szCs w:val="22"/>
          <w:lang w:eastAsia="pt-PT"/>
        </w:rPr>
      </w:pPr>
      <w:hyperlink w:anchor="_Toc38823937" w:history="1">
        <w:r w:rsidR="00D16F98" w:rsidRPr="005468A2">
          <w:rPr>
            <w:rStyle w:val="Hyperlink"/>
            <w:lang w:val="en-GB"/>
          </w:rPr>
          <w:t>4.2.2. Spring Security</w:t>
        </w:r>
        <w:r w:rsidR="00D16F98">
          <w:rPr>
            <w:webHidden/>
          </w:rPr>
          <w:tab/>
        </w:r>
        <w:r w:rsidR="00D16F98">
          <w:rPr>
            <w:webHidden/>
          </w:rPr>
          <w:fldChar w:fldCharType="begin"/>
        </w:r>
        <w:r w:rsidR="00D16F98">
          <w:rPr>
            <w:webHidden/>
          </w:rPr>
          <w:instrText xml:space="preserve"> PAGEREF _Toc38823937 \h </w:instrText>
        </w:r>
        <w:r w:rsidR="00D16F98">
          <w:rPr>
            <w:webHidden/>
          </w:rPr>
        </w:r>
        <w:r w:rsidR="00D16F98">
          <w:rPr>
            <w:webHidden/>
          </w:rPr>
          <w:fldChar w:fldCharType="separate"/>
        </w:r>
        <w:r w:rsidR="00D16F98">
          <w:rPr>
            <w:webHidden/>
          </w:rPr>
          <w:t>25</w:t>
        </w:r>
        <w:r w:rsidR="00D16F98">
          <w:rPr>
            <w:webHidden/>
          </w:rPr>
          <w:fldChar w:fldCharType="end"/>
        </w:r>
      </w:hyperlink>
    </w:p>
    <w:p w14:paraId="366605E6" w14:textId="383BCFB9" w:rsidR="00D16F98" w:rsidRDefault="00FE0DE3">
      <w:pPr>
        <w:pStyle w:val="TOC2"/>
        <w:tabs>
          <w:tab w:val="right" w:leader="dot" w:pos="8494"/>
        </w:tabs>
        <w:rPr>
          <w:sz w:val="22"/>
          <w:szCs w:val="22"/>
          <w:lang w:eastAsia="pt-PT"/>
        </w:rPr>
      </w:pPr>
      <w:hyperlink w:anchor="_Toc38823938" w:history="1">
        <w:r w:rsidR="00D16F98" w:rsidRPr="005468A2">
          <w:rPr>
            <w:rStyle w:val="Hyperlink"/>
            <w:lang w:val="en-US"/>
          </w:rPr>
          <w:t>4.3. Docker</w:t>
        </w:r>
        <w:r w:rsidR="00D16F98">
          <w:rPr>
            <w:webHidden/>
          </w:rPr>
          <w:tab/>
        </w:r>
        <w:r w:rsidR="00D16F98">
          <w:rPr>
            <w:webHidden/>
          </w:rPr>
          <w:fldChar w:fldCharType="begin"/>
        </w:r>
        <w:r w:rsidR="00D16F98">
          <w:rPr>
            <w:webHidden/>
          </w:rPr>
          <w:instrText xml:space="preserve"> PAGEREF _Toc38823938 \h </w:instrText>
        </w:r>
        <w:r w:rsidR="00D16F98">
          <w:rPr>
            <w:webHidden/>
          </w:rPr>
        </w:r>
        <w:r w:rsidR="00D16F98">
          <w:rPr>
            <w:webHidden/>
          </w:rPr>
          <w:fldChar w:fldCharType="separate"/>
        </w:r>
        <w:r w:rsidR="00D16F98">
          <w:rPr>
            <w:webHidden/>
          </w:rPr>
          <w:t>25</w:t>
        </w:r>
        <w:r w:rsidR="00D16F98">
          <w:rPr>
            <w:webHidden/>
          </w:rPr>
          <w:fldChar w:fldCharType="end"/>
        </w:r>
      </w:hyperlink>
    </w:p>
    <w:p w14:paraId="02FD282B" w14:textId="6DD5C2C8" w:rsidR="00D16F98" w:rsidRDefault="00FE0DE3">
      <w:pPr>
        <w:pStyle w:val="TOC2"/>
        <w:tabs>
          <w:tab w:val="right" w:leader="dot" w:pos="8494"/>
        </w:tabs>
        <w:rPr>
          <w:sz w:val="22"/>
          <w:szCs w:val="22"/>
          <w:lang w:eastAsia="pt-PT"/>
        </w:rPr>
      </w:pPr>
      <w:hyperlink w:anchor="_Toc38823939" w:history="1">
        <w:r w:rsidR="00D16F98" w:rsidRPr="005468A2">
          <w:rPr>
            <w:rStyle w:val="Hyperlink"/>
            <w:lang w:val="en-US"/>
          </w:rPr>
          <w:t>4.4. Swagger</w:t>
        </w:r>
        <w:r w:rsidR="00D16F98">
          <w:rPr>
            <w:webHidden/>
          </w:rPr>
          <w:tab/>
        </w:r>
        <w:r w:rsidR="00D16F98">
          <w:rPr>
            <w:webHidden/>
          </w:rPr>
          <w:fldChar w:fldCharType="begin"/>
        </w:r>
        <w:r w:rsidR="00D16F98">
          <w:rPr>
            <w:webHidden/>
          </w:rPr>
          <w:instrText xml:space="preserve"> PAGEREF _Toc38823939 \h </w:instrText>
        </w:r>
        <w:r w:rsidR="00D16F98">
          <w:rPr>
            <w:webHidden/>
          </w:rPr>
        </w:r>
        <w:r w:rsidR="00D16F98">
          <w:rPr>
            <w:webHidden/>
          </w:rPr>
          <w:fldChar w:fldCharType="separate"/>
        </w:r>
        <w:r w:rsidR="00D16F98">
          <w:rPr>
            <w:webHidden/>
          </w:rPr>
          <w:t>26</w:t>
        </w:r>
        <w:r w:rsidR="00D16F98">
          <w:rPr>
            <w:webHidden/>
          </w:rPr>
          <w:fldChar w:fldCharType="end"/>
        </w:r>
      </w:hyperlink>
    </w:p>
    <w:p w14:paraId="44FAA468" w14:textId="15AC2DA3" w:rsidR="00D16F98" w:rsidRDefault="00FE0DE3">
      <w:pPr>
        <w:pStyle w:val="TOC1"/>
        <w:tabs>
          <w:tab w:val="left" w:pos="480"/>
          <w:tab w:val="right" w:leader="dot" w:pos="8494"/>
        </w:tabs>
        <w:rPr>
          <w:sz w:val="22"/>
          <w:szCs w:val="22"/>
          <w:lang w:eastAsia="pt-PT"/>
        </w:rPr>
      </w:pPr>
      <w:hyperlink w:anchor="_Toc38823940" w:history="1">
        <w:r w:rsidR="00D16F98" w:rsidRPr="005468A2">
          <w:rPr>
            <w:rStyle w:val="Hyperlink"/>
          </w:rPr>
          <w:t>5.</w:t>
        </w:r>
        <w:r w:rsidR="00D16F98">
          <w:rPr>
            <w:sz w:val="22"/>
            <w:szCs w:val="22"/>
            <w:lang w:eastAsia="pt-PT"/>
          </w:rPr>
          <w:tab/>
        </w:r>
        <w:r w:rsidR="00D16F98" w:rsidRPr="005468A2">
          <w:rPr>
            <w:rStyle w:val="Hyperlink"/>
          </w:rPr>
          <w:t>Arquitecture</w:t>
        </w:r>
        <w:r w:rsidR="00D16F98">
          <w:rPr>
            <w:webHidden/>
          </w:rPr>
          <w:tab/>
        </w:r>
        <w:r w:rsidR="00D16F98">
          <w:rPr>
            <w:webHidden/>
          </w:rPr>
          <w:fldChar w:fldCharType="begin"/>
        </w:r>
        <w:r w:rsidR="00D16F98">
          <w:rPr>
            <w:webHidden/>
          </w:rPr>
          <w:instrText xml:space="preserve"> PAGEREF _Toc38823940 \h </w:instrText>
        </w:r>
        <w:r w:rsidR="00D16F98">
          <w:rPr>
            <w:webHidden/>
          </w:rPr>
        </w:r>
        <w:r w:rsidR="00D16F98">
          <w:rPr>
            <w:webHidden/>
          </w:rPr>
          <w:fldChar w:fldCharType="separate"/>
        </w:r>
        <w:r w:rsidR="00D16F98">
          <w:rPr>
            <w:webHidden/>
          </w:rPr>
          <w:t>28</w:t>
        </w:r>
        <w:r w:rsidR="00D16F98">
          <w:rPr>
            <w:webHidden/>
          </w:rPr>
          <w:fldChar w:fldCharType="end"/>
        </w:r>
      </w:hyperlink>
    </w:p>
    <w:p w14:paraId="5E81F8C2" w14:textId="2E07CF00" w:rsidR="00D16F98" w:rsidRDefault="00FE0DE3">
      <w:pPr>
        <w:pStyle w:val="TOC2"/>
        <w:tabs>
          <w:tab w:val="right" w:leader="dot" w:pos="8494"/>
        </w:tabs>
        <w:rPr>
          <w:sz w:val="22"/>
          <w:szCs w:val="22"/>
          <w:lang w:eastAsia="pt-PT"/>
        </w:rPr>
      </w:pPr>
      <w:hyperlink w:anchor="_Toc38823941" w:history="1">
        <w:r w:rsidR="00D16F98" w:rsidRPr="005468A2">
          <w:rPr>
            <w:rStyle w:val="Hyperlink"/>
            <w:lang w:val="en-US"/>
          </w:rPr>
          <w:t>5.1. Front end</w:t>
        </w:r>
        <w:r w:rsidR="00D16F98">
          <w:rPr>
            <w:webHidden/>
          </w:rPr>
          <w:tab/>
        </w:r>
        <w:r w:rsidR="00D16F98">
          <w:rPr>
            <w:webHidden/>
          </w:rPr>
          <w:fldChar w:fldCharType="begin"/>
        </w:r>
        <w:r w:rsidR="00D16F98">
          <w:rPr>
            <w:webHidden/>
          </w:rPr>
          <w:instrText xml:space="preserve"> PAGEREF _Toc38823941 \h </w:instrText>
        </w:r>
        <w:r w:rsidR="00D16F98">
          <w:rPr>
            <w:webHidden/>
          </w:rPr>
        </w:r>
        <w:r w:rsidR="00D16F98">
          <w:rPr>
            <w:webHidden/>
          </w:rPr>
          <w:fldChar w:fldCharType="separate"/>
        </w:r>
        <w:r w:rsidR="00D16F98">
          <w:rPr>
            <w:webHidden/>
          </w:rPr>
          <w:t>28</w:t>
        </w:r>
        <w:r w:rsidR="00D16F98">
          <w:rPr>
            <w:webHidden/>
          </w:rPr>
          <w:fldChar w:fldCharType="end"/>
        </w:r>
      </w:hyperlink>
    </w:p>
    <w:p w14:paraId="3B310630" w14:textId="090F0E11" w:rsidR="00D16F98" w:rsidRDefault="00FE0DE3">
      <w:pPr>
        <w:pStyle w:val="TOC2"/>
        <w:tabs>
          <w:tab w:val="right" w:leader="dot" w:pos="8494"/>
        </w:tabs>
        <w:rPr>
          <w:sz w:val="22"/>
          <w:szCs w:val="22"/>
          <w:lang w:eastAsia="pt-PT"/>
        </w:rPr>
      </w:pPr>
      <w:hyperlink w:anchor="_Toc38823942" w:history="1">
        <w:r w:rsidR="00D16F98" w:rsidRPr="005468A2">
          <w:rPr>
            <w:rStyle w:val="Hyperlink"/>
            <w:lang w:val="en-US"/>
          </w:rPr>
          <w:t>5.2. Services</w:t>
        </w:r>
        <w:r w:rsidR="00D16F98">
          <w:rPr>
            <w:webHidden/>
          </w:rPr>
          <w:tab/>
        </w:r>
        <w:r w:rsidR="00D16F98">
          <w:rPr>
            <w:webHidden/>
          </w:rPr>
          <w:fldChar w:fldCharType="begin"/>
        </w:r>
        <w:r w:rsidR="00D16F98">
          <w:rPr>
            <w:webHidden/>
          </w:rPr>
          <w:instrText xml:space="preserve"> PAGEREF _Toc38823942 \h </w:instrText>
        </w:r>
        <w:r w:rsidR="00D16F98">
          <w:rPr>
            <w:webHidden/>
          </w:rPr>
        </w:r>
        <w:r w:rsidR="00D16F98">
          <w:rPr>
            <w:webHidden/>
          </w:rPr>
          <w:fldChar w:fldCharType="separate"/>
        </w:r>
        <w:r w:rsidR="00D16F98">
          <w:rPr>
            <w:webHidden/>
          </w:rPr>
          <w:t>29</w:t>
        </w:r>
        <w:r w:rsidR="00D16F98">
          <w:rPr>
            <w:webHidden/>
          </w:rPr>
          <w:fldChar w:fldCharType="end"/>
        </w:r>
      </w:hyperlink>
    </w:p>
    <w:p w14:paraId="62C745DD" w14:textId="42ED07D5" w:rsidR="00D16F98" w:rsidRDefault="00FE0DE3">
      <w:pPr>
        <w:pStyle w:val="TOC3"/>
        <w:tabs>
          <w:tab w:val="right" w:leader="dot" w:pos="8494"/>
        </w:tabs>
        <w:rPr>
          <w:sz w:val="22"/>
          <w:szCs w:val="22"/>
          <w:lang w:eastAsia="pt-PT"/>
        </w:rPr>
      </w:pPr>
      <w:hyperlink w:anchor="_Toc38823943" w:history="1">
        <w:r w:rsidR="00D16F98" w:rsidRPr="005468A2">
          <w:rPr>
            <w:rStyle w:val="Hyperlink"/>
            <w:lang w:val="en-US"/>
          </w:rPr>
          <w:t>5.2.1 Data Model</w:t>
        </w:r>
        <w:r w:rsidR="00D16F98">
          <w:rPr>
            <w:webHidden/>
          </w:rPr>
          <w:tab/>
        </w:r>
        <w:r w:rsidR="00D16F98">
          <w:rPr>
            <w:webHidden/>
          </w:rPr>
          <w:fldChar w:fldCharType="begin"/>
        </w:r>
        <w:r w:rsidR="00D16F98">
          <w:rPr>
            <w:webHidden/>
          </w:rPr>
          <w:instrText xml:space="preserve"> PAGEREF _Toc38823943 \h </w:instrText>
        </w:r>
        <w:r w:rsidR="00D16F98">
          <w:rPr>
            <w:webHidden/>
          </w:rPr>
        </w:r>
        <w:r w:rsidR="00D16F98">
          <w:rPr>
            <w:webHidden/>
          </w:rPr>
          <w:fldChar w:fldCharType="separate"/>
        </w:r>
        <w:r w:rsidR="00D16F98">
          <w:rPr>
            <w:webHidden/>
          </w:rPr>
          <w:t>30</w:t>
        </w:r>
        <w:r w:rsidR="00D16F98">
          <w:rPr>
            <w:webHidden/>
          </w:rPr>
          <w:fldChar w:fldCharType="end"/>
        </w:r>
      </w:hyperlink>
    </w:p>
    <w:p w14:paraId="11D014BE" w14:textId="0287C956" w:rsidR="00D16F98" w:rsidRDefault="00FE0DE3">
      <w:pPr>
        <w:pStyle w:val="TOC2"/>
        <w:tabs>
          <w:tab w:val="right" w:leader="dot" w:pos="8494"/>
        </w:tabs>
        <w:rPr>
          <w:sz w:val="22"/>
          <w:szCs w:val="22"/>
          <w:lang w:eastAsia="pt-PT"/>
        </w:rPr>
      </w:pPr>
      <w:hyperlink w:anchor="_Toc38823944" w:history="1">
        <w:r w:rsidR="00D16F98" w:rsidRPr="005468A2">
          <w:rPr>
            <w:rStyle w:val="Hyperlink"/>
            <w:lang w:val="en-US"/>
          </w:rPr>
          <w:t>5.3. Execution Environments</w:t>
        </w:r>
        <w:r w:rsidR="00D16F98">
          <w:rPr>
            <w:webHidden/>
          </w:rPr>
          <w:tab/>
        </w:r>
        <w:r w:rsidR="00D16F98">
          <w:rPr>
            <w:webHidden/>
          </w:rPr>
          <w:fldChar w:fldCharType="begin"/>
        </w:r>
        <w:r w:rsidR="00D16F98">
          <w:rPr>
            <w:webHidden/>
          </w:rPr>
          <w:instrText xml:space="preserve"> PAGEREF _Toc38823944 \h </w:instrText>
        </w:r>
        <w:r w:rsidR="00D16F98">
          <w:rPr>
            <w:webHidden/>
          </w:rPr>
        </w:r>
        <w:r w:rsidR="00D16F98">
          <w:rPr>
            <w:webHidden/>
          </w:rPr>
          <w:fldChar w:fldCharType="separate"/>
        </w:r>
        <w:r w:rsidR="00D16F98">
          <w:rPr>
            <w:webHidden/>
          </w:rPr>
          <w:t>31</w:t>
        </w:r>
        <w:r w:rsidR="00D16F98">
          <w:rPr>
            <w:webHidden/>
          </w:rPr>
          <w:fldChar w:fldCharType="end"/>
        </w:r>
      </w:hyperlink>
    </w:p>
    <w:p w14:paraId="76B86E40" w14:textId="2C2C1C21" w:rsidR="00D16F98" w:rsidRDefault="00FE0DE3">
      <w:pPr>
        <w:pStyle w:val="TOC3"/>
        <w:tabs>
          <w:tab w:val="right" w:leader="dot" w:pos="8494"/>
        </w:tabs>
        <w:rPr>
          <w:sz w:val="22"/>
          <w:szCs w:val="22"/>
          <w:lang w:eastAsia="pt-PT"/>
        </w:rPr>
      </w:pPr>
      <w:hyperlink w:anchor="_Toc38823945" w:history="1">
        <w:r w:rsidR="00D16F98" w:rsidRPr="005468A2">
          <w:rPr>
            <w:rStyle w:val="Hyperlink"/>
            <w:lang w:val="en-GB"/>
          </w:rPr>
          <w:t>5.3.1. Java &amp; Kotlin</w:t>
        </w:r>
        <w:r w:rsidR="00D16F98">
          <w:rPr>
            <w:webHidden/>
          </w:rPr>
          <w:tab/>
        </w:r>
        <w:r w:rsidR="00D16F98">
          <w:rPr>
            <w:webHidden/>
          </w:rPr>
          <w:fldChar w:fldCharType="begin"/>
        </w:r>
        <w:r w:rsidR="00D16F98">
          <w:rPr>
            <w:webHidden/>
          </w:rPr>
          <w:instrText xml:space="preserve"> PAGEREF _Toc38823945 \h </w:instrText>
        </w:r>
        <w:r w:rsidR="00D16F98">
          <w:rPr>
            <w:webHidden/>
          </w:rPr>
        </w:r>
        <w:r w:rsidR="00D16F98">
          <w:rPr>
            <w:webHidden/>
          </w:rPr>
          <w:fldChar w:fldCharType="separate"/>
        </w:r>
        <w:r w:rsidR="00D16F98">
          <w:rPr>
            <w:webHidden/>
          </w:rPr>
          <w:t>32</w:t>
        </w:r>
        <w:r w:rsidR="00D16F98">
          <w:rPr>
            <w:webHidden/>
          </w:rPr>
          <w:fldChar w:fldCharType="end"/>
        </w:r>
      </w:hyperlink>
    </w:p>
    <w:p w14:paraId="1C6A740E" w14:textId="4AAAE193" w:rsidR="00D16F98" w:rsidRDefault="00FE0DE3">
      <w:pPr>
        <w:pStyle w:val="TOC1"/>
        <w:tabs>
          <w:tab w:val="left" w:pos="480"/>
          <w:tab w:val="right" w:leader="dot" w:pos="8494"/>
        </w:tabs>
        <w:rPr>
          <w:sz w:val="22"/>
          <w:szCs w:val="22"/>
          <w:lang w:eastAsia="pt-PT"/>
        </w:rPr>
      </w:pPr>
      <w:hyperlink w:anchor="_Toc38823946" w:history="1">
        <w:r w:rsidR="00D16F98" w:rsidRPr="005468A2">
          <w:rPr>
            <w:rStyle w:val="Hyperlink"/>
          </w:rPr>
          <w:t>6.</w:t>
        </w:r>
        <w:r w:rsidR="00D16F98">
          <w:rPr>
            <w:sz w:val="22"/>
            <w:szCs w:val="22"/>
            <w:lang w:eastAsia="pt-PT"/>
          </w:rPr>
          <w:tab/>
        </w:r>
        <w:r w:rsidR="00D16F98" w:rsidRPr="005468A2">
          <w:rPr>
            <w:rStyle w:val="Hyperlink"/>
          </w:rPr>
          <w:t>Project progress</w:t>
        </w:r>
        <w:r w:rsidR="00D16F98">
          <w:rPr>
            <w:webHidden/>
          </w:rPr>
          <w:tab/>
        </w:r>
        <w:r w:rsidR="00D16F98">
          <w:rPr>
            <w:webHidden/>
          </w:rPr>
          <w:fldChar w:fldCharType="begin"/>
        </w:r>
        <w:r w:rsidR="00D16F98">
          <w:rPr>
            <w:webHidden/>
          </w:rPr>
          <w:instrText xml:space="preserve"> PAGEREF _Toc38823946 \h </w:instrText>
        </w:r>
        <w:r w:rsidR="00D16F98">
          <w:rPr>
            <w:webHidden/>
          </w:rPr>
        </w:r>
        <w:r w:rsidR="00D16F98">
          <w:rPr>
            <w:webHidden/>
          </w:rPr>
          <w:fldChar w:fldCharType="separate"/>
        </w:r>
        <w:r w:rsidR="00D16F98">
          <w:rPr>
            <w:webHidden/>
          </w:rPr>
          <w:t>34</w:t>
        </w:r>
        <w:r w:rsidR="00D16F98">
          <w:rPr>
            <w:webHidden/>
          </w:rPr>
          <w:fldChar w:fldCharType="end"/>
        </w:r>
      </w:hyperlink>
    </w:p>
    <w:p w14:paraId="3AF2F8A8" w14:textId="45182489" w:rsidR="00D16F98" w:rsidRDefault="00FE0DE3">
      <w:pPr>
        <w:pStyle w:val="TOC1"/>
        <w:tabs>
          <w:tab w:val="left" w:pos="480"/>
          <w:tab w:val="right" w:leader="dot" w:pos="8494"/>
        </w:tabs>
        <w:rPr>
          <w:sz w:val="22"/>
          <w:szCs w:val="22"/>
          <w:lang w:eastAsia="pt-PT"/>
        </w:rPr>
      </w:pPr>
      <w:hyperlink w:anchor="_Toc38823947" w:history="1">
        <w:r w:rsidR="00D16F98" w:rsidRPr="005468A2">
          <w:rPr>
            <w:rStyle w:val="Hyperlink"/>
          </w:rPr>
          <w:t>7.</w:t>
        </w:r>
        <w:r w:rsidR="00D16F98">
          <w:rPr>
            <w:sz w:val="22"/>
            <w:szCs w:val="22"/>
            <w:lang w:eastAsia="pt-PT"/>
          </w:rPr>
          <w:tab/>
        </w:r>
        <w:r w:rsidR="00D16F98" w:rsidRPr="005468A2">
          <w:rPr>
            <w:rStyle w:val="Hyperlink"/>
          </w:rPr>
          <w:t>Lexicon</w:t>
        </w:r>
        <w:r w:rsidR="00D16F98">
          <w:rPr>
            <w:webHidden/>
          </w:rPr>
          <w:tab/>
        </w:r>
        <w:r w:rsidR="00D16F98">
          <w:rPr>
            <w:webHidden/>
          </w:rPr>
          <w:fldChar w:fldCharType="begin"/>
        </w:r>
        <w:r w:rsidR="00D16F98">
          <w:rPr>
            <w:webHidden/>
          </w:rPr>
          <w:instrText xml:space="preserve"> PAGEREF _Toc38823947 \h </w:instrText>
        </w:r>
        <w:r w:rsidR="00D16F98">
          <w:rPr>
            <w:webHidden/>
          </w:rPr>
        </w:r>
        <w:r w:rsidR="00D16F98">
          <w:rPr>
            <w:webHidden/>
          </w:rPr>
          <w:fldChar w:fldCharType="separate"/>
        </w:r>
        <w:r w:rsidR="00D16F98">
          <w:rPr>
            <w:webHidden/>
          </w:rPr>
          <w:t>37</w:t>
        </w:r>
        <w:r w:rsidR="00D16F98">
          <w:rPr>
            <w:webHidden/>
          </w:rPr>
          <w:fldChar w:fldCharType="end"/>
        </w:r>
      </w:hyperlink>
    </w:p>
    <w:p w14:paraId="163A0805" w14:textId="3E4C78C5" w:rsidR="00D16F98" w:rsidRDefault="00FE0DE3">
      <w:pPr>
        <w:pStyle w:val="TOC1"/>
        <w:tabs>
          <w:tab w:val="left" w:pos="480"/>
          <w:tab w:val="right" w:leader="dot" w:pos="8494"/>
        </w:tabs>
        <w:rPr>
          <w:sz w:val="22"/>
          <w:szCs w:val="22"/>
          <w:lang w:eastAsia="pt-PT"/>
        </w:rPr>
      </w:pPr>
      <w:hyperlink w:anchor="_Toc38823948" w:history="1">
        <w:r w:rsidR="00D16F98" w:rsidRPr="005468A2">
          <w:rPr>
            <w:rStyle w:val="Hyperlink"/>
          </w:rPr>
          <w:t>8.</w:t>
        </w:r>
        <w:r w:rsidR="00D16F98">
          <w:rPr>
            <w:sz w:val="22"/>
            <w:szCs w:val="22"/>
            <w:lang w:eastAsia="pt-PT"/>
          </w:rPr>
          <w:tab/>
        </w:r>
        <w:r w:rsidR="00D16F98" w:rsidRPr="005468A2">
          <w:rPr>
            <w:rStyle w:val="Hyperlink"/>
          </w:rPr>
          <w:t>References</w:t>
        </w:r>
        <w:r w:rsidR="00D16F98">
          <w:rPr>
            <w:webHidden/>
          </w:rPr>
          <w:tab/>
        </w:r>
        <w:r w:rsidR="00D16F98">
          <w:rPr>
            <w:webHidden/>
          </w:rPr>
          <w:fldChar w:fldCharType="begin"/>
        </w:r>
        <w:r w:rsidR="00D16F98">
          <w:rPr>
            <w:webHidden/>
          </w:rPr>
          <w:instrText xml:space="preserve"> PAGEREF _Toc38823948 \h </w:instrText>
        </w:r>
        <w:r w:rsidR="00D16F98">
          <w:rPr>
            <w:webHidden/>
          </w:rPr>
        </w:r>
        <w:r w:rsidR="00D16F98">
          <w:rPr>
            <w:webHidden/>
          </w:rPr>
          <w:fldChar w:fldCharType="separate"/>
        </w:r>
        <w:r w:rsidR="00D16F98">
          <w:rPr>
            <w:webHidden/>
          </w:rPr>
          <w:t>39</w:t>
        </w:r>
        <w:r w:rsidR="00D16F98">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r>
        <w:rPr>
          <w:noProof w:val="0"/>
        </w:rPr>
        <w:lastRenderedPageBreak/>
        <w:t>List of Figures</w:t>
      </w:r>
    </w:p>
    <w:bookmarkEnd w:id="0"/>
    <w:p w14:paraId="7484367F" w14:textId="04F0CF37" w:rsidR="00A054C7" w:rsidRDefault="001A3F32">
      <w:pPr>
        <w:pStyle w:val="TableofFigur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yperlink"/>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FE0DE3">
      <w:pPr>
        <w:pStyle w:val="TableofFigures"/>
        <w:tabs>
          <w:tab w:val="right" w:leader="dot" w:pos="8494"/>
        </w:tabs>
        <w:rPr>
          <w:sz w:val="22"/>
          <w:szCs w:val="22"/>
          <w:lang w:eastAsia="pt-PT"/>
        </w:rPr>
      </w:pPr>
      <w:hyperlink w:anchor="_Toc38822929" w:history="1">
        <w:r w:rsidR="00A054C7" w:rsidRPr="003A4535">
          <w:rPr>
            <w:rStyle w:val="Hyperlink"/>
            <w:lang w:val="en-GB"/>
          </w:rPr>
          <w:t>Figure 2 - User Journey for solving a Challenge</w:t>
        </w:r>
        <w:r w:rsidR="00A054C7">
          <w:rPr>
            <w:webHidden/>
          </w:rPr>
          <w:tab/>
        </w:r>
        <w:r w:rsidR="00A054C7">
          <w:rPr>
            <w:webHidden/>
          </w:rPr>
          <w:fldChar w:fldCharType="begin"/>
        </w:r>
        <w:r w:rsidR="00A054C7">
          <w:rPr>
            <w:webHidden/>
          </w:rPr>
          <w:instrText xml:space="preserve"> PAGEREF _Toc38822929 \h </w:instrText>
        </w:r>
        <w:r w:rsidR="00A054C7">
          <w:rPr>
            <w:webHidden/>
          </w:rPr>
        </w:r>
        <w:r w:rsidR="00A054C7">
          <w:rPr>
            <w:webHidden/>
          </w:rPr>
          <w:fldChar w:fldCharType="separate"/>
        </w:r>
        <w:r w:rsidR="00A054C7">
          <w:rPr>
            <w:webHidden/>
          </w:rPr>
          <w:t>14</w:t>
        </w:r>
        <w:r w:rsidR="00A054C7">
          <w:rPr>
            <w:webHidden/>
          </w:rPr>
          <w:fldChar w:fldCharType="end"/>
        </w:r>
      </w:hyperlink>
    </w:p>
    <w:p w14:paraId="164903FF" w14:textId="7215BA33" w:rsidR="00A054C7" w:rsidRDefault="00FE0DE3">
      <w:pPr>
        <w:pStyle w:val="TableofFigures"/>
        <w:tabs>
          <w:tab w:val="right" w:leader="dot" w:pos="8494"/>
        </w:tabs>
        <w:rPr>
          <w:sz w:val="22"/>
          <w:szCs w:val="22"/>
          <w:lang w:eastAsia="pt-PT"/>
        </w:rPr>
      </w:pPr>
      <w:hyperlink w:anchor="_Toc38822930" w:history="1">
        <w:r w:rsidR="00A054C7" w:rsidRPr="003A4535">
          <w:rPr>
            <w:rStyle w:val="Hyperlink"/>
            <w:lang w:val="en-GB"/>
          </w:rPr>
          <w:t>Figure 3 - User Journey for creating a Challenge</w:t>
        </w:r>
        <w:r w:rsidR="00A054C7">
          <w:rPr>
            <w:webHidden/>
          </w:rPr>
          <w:tab/>
        </w:r>
        <w:r w:rsidR="00A054C7">
          <w:rPr>
            <w:webHidden/>
          </w:rPr>
          <w:fldChar w:fldCharType="begin"/>
        </w:r>
        <w:r w:rsidR="00A054C7">
          <w:rPr>
            <w:webHidden/>
          </w:rPr>
          <w:instrText xml:space="preserve"> PAGEREF _Toc38822930 \h </w:instrText>
        </w:r>
        <w:r w:rsidR="00A054C7">
          <w:rPr>
            <w:webHidden/>
          </w:rPr>
        </w:r>
        <w:r w:rsidR="00A054C7">
          <w:rPr>
            <w:webHidden/>
          </w:rPr>
          <w:fldChar w:fldCharType="separate"/>
        </w:r>
        <w:r w:rsidR="00A054C7">
          <w:rPr>
            <w:webHidden/>
          </w:rPr>
          <w:t>15</w:t>
        </w:r>
        <w:r w:rsidR="00A054C7">
          <w:rPr>
            <w:webHidden/>
          </w:rPr>
          <w:fldChar w:fldCharType="end"/>
        </w:r>
      </w:hyperlink>
    </w:p>
    <w:p w14:paraId="0A2B0C95" w14:textId="56ADA9FD" w:rsidR="00A054C7" w:rsidRDefault="00FE0DE3">
      <w:pPr>
        <w:pStyle w:val="TableofFigures"/>
        <w:tabs>
          <w:tab w:val="right" w:leader="dot" w:pos="8494"/>
        </w:tabs>
        <w:rPr>
          <w:sz w:val="22"/>
          <w:szCs w:val="22"/>
          <w:lang w:eastAsia="pt-PT"/>
        </w:rPr>
      </w:pPr>
      <w:hyperlink w:anchor="_Toc38822931" w:history="1">
        <w:r w:rsidR="00A054C7" w:rsidRPr="003A4535">
          <w:rPr>
            <w:rStyle w:val="Hyperlink"/>
            <w:lang w:val="en-GB"/>
          </w:rPr>
          <w:t>Figure 4 - User Journey for creating a Questionnaire</w:t>
        </w:r>
        <w:r w:rsidR="00A054C7">
          <w:rPr>
            <w:webHidden/>
          </w:rPr>
          <w:tab/>
        </w:r>
        <w:r w:rsidR="00A054C7">
          <w:rPr>
            <w:webHidden/>
          </w:rPr>
          <w:fldChar w:fldCharType="begin"/>
        </w:r>
        <w:r w:rsidR="00A054C7">
          <w:rPr>
            <w:webHidden/>
          </w:rPr>
          <w:instrText xml:space="preserve"> PAGEREF _Toc38822931 \h </w:instrText>
        </w:r>
        <w:r w:rsidR="00A054C7">
          <w:rPr>
            <w:webHidden/>
          </w:rPr>
        </w:r>
        <w:r w:rsidR="00A054C7">
          <w:rPr>
            <w:webHidden/>
          </w:rPr>
          <w:fldChar w:fldCharType="separate"/>
        </w:r>
        <w:r w:rsidR="00A054C7">
          <w:rPr>
            <w:webHidden/>
          </w:rPr>
          <w:t>16</w:t>
        </w:r>
        <w:r w:rsidR="00A054C7">
          <w:rPr>
            <w:webHidden/>
          </w:rPr>
          <w:fldChar w:fldCharType="end"/>
        </w:r>
      </w:hyperlink>
    </w:p>
    <w:p w14:paraId="308E536C" w14:textId="6E6EEFC4" w:rsidR="00A054C7" w:rsidRDefault="00FE0DE3">
      <w:pPr>
        <w:pStyle w:val="TableofFigures"/>
        <w:tabs>
          <w:tab w:val="right" w:leader="dot" w:pos="8494"/>
        </w:tabs>
        <w:rPr>
          <w:sz w:val="22"/>
          <w:szCs w:val="22"/>
          <w:lang w:eastAsia="pt-PT"/>
        </w:rPr>
      </w:pPr>
      <w:hyperlink w:anchor="_Toc38822932" w:history="1">
        <w:r w:rsidR="00A054C7" w:rsidRPr="003A4535">
          <w:rPr>
            <w:rStyle w:val="Hyperlink"/>
            <w:lang w:val="en-GB"/>
          </w:rPr>
          <w:t>Figure 5 - User Journey for runnin a piece of code</w:t>
        </w:r>
        <w:r w:rsidR="00A054C7">
          <w:rPr>
            <w:webHidden/>
          </w:rPr>
          <w:tab/>
        </w:r>
        <w:r w:rsidR="00A054C7">
          <w:rPr>
            <w:webHidden/>
          </w:rPr>
          <w:fldChar w:fldCharType="begin"/>
        </w:r>
        <w:r w:rsidR="00A054C7">
          <w:rPr>
            <w:webHidden/>
          </w:rPr>
          <w:instrText xml:space="preserve"> PAGEREF _Toc38822932 \h </w:instrText>
        </w:r>
        <w:r w:rsidR="00A054C7">
          <w:rPr>
            <w:webHidden/>
          </w:rPr>
        </w:r>
        <w:r w:rsidR="00A054C7">
          <w:rPr>
            <w:webHidden/>
          </w:rPr>
          <w:fldChar w:fldCharType="separate"/>
        </w:r>
        <w:r w:rsidR="00A054C7">
          <w:rPr>
            <w:webHidden/>
          </w:rPr>
          <w:t>17</w:t>
        </w:r>
        <w:r w:rsidR="00A054C7">
          <w:rPr>
            <w:webHidden/>
          </w:rPr>
          <w:fldChar w:fldCharType="end"/>
        </w:r>
      </w:hyperlink>
    </w:p>
    <w:p w14:paraId="5F231EEA" w14:textId="1952775E" w:rsidR="00A054C7" w:rsidRDefault="00FE0DE3">
      <w:pPr>
        <w:pStyle w:val="TableofFigures"/>
        <w:tabs>
          <w:tab w:val="right" w:leader="dot" w:pos="8494"/>
        </w:tabs>
        <w:rPr>
          <w:sz w:val="22"/>
          <w:szCs w:val="22"/>
          <w:lang w:eastAsia="pt-PT"/>
        </w:rPr>
      </w:pPr>
      <w:hyperlink w:anchor="_Toc38822933" w:history="1">
        <w:r w:rsidR="00A054C7" w:rsidRPr="003A4535">
          <w:rPr>
            <w:rStyle w:val="Hyperlink"/>
            <w:lang w:val="en-GB"/>
          </w:rPr>
          <w:t>Figure 6 - User Journey for answering a Questionnaire</w:t>
        </w:r>
        <w:r w:rsidR="00A054C7">
          <w:rPr>
            <w:webHidden/>
          </w:rPr>
          <w:tab/>
        </w:r>
        <w:r w:rsidR="00A054C7">
          <w:rPr>
            <w:webHidden/>
          </w:rPr>
          <w:fldChar w:fldCharType="begin"/>
        </w:r>
        <w:r w:rsidR="00A054C7">
          <w:rPr>
            <w:webHidden/>
          </w:rPr>
          <w:instrText xml:space="preserve"> PAGEREF _Toc38822933 \h </w:instrText>
        </w:r>
        <w:r w:rsidR="00A054C7">
          <w:rPr>
            <w:webHidden/>
          </w:rPr>
        </w:r>
        <w:r w:rsidR="00A054C7">
          <w:rPr>
            <w:webHidden/>
          </w:rPr>
          <w:fldChar w:fldCharType="separate"/>
        </w:r>
        <w:r w:rsidR="00A054C7">
          <w:rPr>
            <w:webHidden/>
          </w:rPr>
          <w:t>17</w:t>
        </w:r>
        <w:r w:rsidR="00A054C7">
          <w:rPr>
            <w:webHidden/>
          </w:rPr>
          <w:fldChar w:fldCharType="end"/>
        </w:r>
      </w:hyperlink>
    </w:p>
    <w:p w14:paraId="6165D830" w14:textId="64039F77" w:rsidR="00A054C7" w:rsidRDefault="00FE0DE3">
      <w:pPr>
        <w:pStyle w:val="TableofFigures"/>
        <w:tabs>
          <w:tab w:val="right" w:leader="dot" w:pos="8494"/>
        </w:tabs>
        <w:rPr>
          <w:sz w:val="22"/>
          <w:szCs w:val="22"/>
          <w:lang w:eastAsia="pt-PT"/>
        </w:rPr>
      </w:pPr>
      <w:hyperlink w:anchor="_Toc38822934" w:history="1">
        <w:r w:rsidR="00A054C7" w:rsidRPr="003A4535">
          <w:rPr>
            <w:rStyle w:val="Hyperlink"/>
            <w:lang w:val="en-US"/>
          </w:rPr>
          <w:t>Figure 7 – Project Modules interactions</w:t>
        </w:r>
        <w:r w:rsidR="00A054C7">
          <w:rPr>
            <w:webHidden/>
          </w:rPr>
          <w:tab/>
        </w:r>
        <w:r w:rsidR="00A054C7">
          <w:rPr>
            <w:webHidden/>
          </w:rPr>
          <w:fldChar w:fldCharType="begin"/>
        </w:r>
        <w:r w:rsidR="00A054C7">
          <w:rPr>
            <w:webHidden/>
          </w:rPr>
          <w:instrText xml:space="preserve"> PAGEREF _Toc38822934 \h </w:instrText>
        </w:r>
        <w:r w:rsidR="00A054C7">
          <w:rPr>
            <w:webHidden/>
          </w:rPr>
        </w:r>
        <w:r w:rsidR="00A054C7">
          <w:rPr>
            <w:webHidden/>
          </w:rPr>
          <w:fldChar w:fldCharType="separate"/>
        </w:r>
        <w:r w:rsidR="00A054C7">
          <w:rPr>
            <w:webHidden/>
          </w:rPr>
          <w:t>26</w:t>
        </w:r>
        <w:r w:rsidR="00A054C7">
          <w:rPr>
            <w:webHidden/>
          </w:rPr>
          <w:fldChar w:fldCharType="end"/>
        </w:r>
      </w:hyperlink>
    </w:p>
    <w:p w14:paraId="1B2399D5" w14:textId="5915100B" w:rsidR="00A054C7" w:rsidRDefault="00FE0DE3">
      <w:pPr>
        <w:pStyle w:val="TableofFigures"/>
        <w:tabs>
          <w:tab w:val="right" w:leader="dot" w:pos="8494"/>
        </w:tabs>
        <w:rPr>
          <w:sz w:val="22"/>
          <w:szCs w:val="22"/>
          <w:lang w:eastAsia="pt-PT"/>
        </w:rPr>
      </w:pPr>
      <w:hyperlink w:anchor="_Toc38822935" w:history="1">
        <w:r w:rsidR="00A054C7" w:rsidRPr="003A4535">
          <w:rPr>
            <w:rStyle w:val="Hyperlink"/>
            <w:lang w:val="en-US"/>
          </w:rPr>
          <w:t>Figure 8 – Detailed view of Services Module including DB</w:t>
        </w:r>
        <w:r w:rsidR="00A054C7">
          <w:rPr>
            <w:webHidden/>
          </w:rPr>
          <w:tab/>
        </w:r>
        <w:r w:rsidR="00A054C7">
          <w:rPr>
            <w:webHidden/>
          </w:rPr>
          <w:fldChar w:fldCharType="begin"/>
        </w:r>
        <w:r w:rsidR="00A054C7">
          <w:rPr>
            <w:webHidden/>
          </w:rPr>
          <w:instrText xml:space="preserve"> PAGEREF _Toc38822935 \h </w:instrText>
        </w:r>
        <w:r w:rsidR="00A054C7">
          <w:rPr>
            <w:webHidden/>
          </w:rPr>
        </w:r>
        <w:r w:rsidR="00A054C7">
          <w:rPr>
            <w:webHidden/>
          </w:rPr>
          <w:fldChar w:fldCharType="separate"/>
        </w:r>
        <w:r w:rsidR="00A054C7">
          <w:rPr>
            <w:webHidden/>
          </w:rPr>
          <w:t>27</w:t>
        </w:r>
        <w:r w:rsidR="00A054C7">
          <w:rPr>
            <w:webHidden/>
          </w:rPr>
          <w:fldChar w:fldCharType="end"/>
        </w:r>
      </w:hyperlink>
    </w:p>
    <w:p w14:paraId="3FD1458A" w14:textId="6DB1B44E" w:rsidR="00A054C7" w:rsidRDefault="00FE0DE3">
      <w:pPr>
        <w:pStyle w:val="TableofFigures"/>
        <w:tabs>
          <w:tab w:val="right" w:leader="dot" w:pos="8494"/>
        </w:tabs>
        <w:rPr>
          <w:sz w:val="22"/>
          <w:szCs w:val="22"/>
          <w:lang w:eastAsia="pt-PT"/>
        </w:rPr>
      </w:pPr>
      <w:hyperlink w:anchor="_Toc38822936" w:history="1">
        <w:r w:rsidR="00A054C7" w:rsidRPr="003A4535">
          <w:rPr>
            <w:rStyle w:val="Hyperlink"/>
            <w:lang w:val="en-US"/>
          </w:rPr>
          <w:t>Figure 9 – Data Model</w:t>
        </w:r>
        <w:r w:rsidR="00A054C7">
          <w:rPr>
            <w:webHidden/>
          </w:rPr>
          <w:tab/>
        </w:r>
        <w:r w:rsidR="00A054C7">
          <w:rPr>
            <w:webHidden/>
          </w:rPr>
          <w:fldChar w:fldCharType="begin"/>
        </w:r>
        <w:r w:rsidR="00A054C7">
          <w:rPr>
            <w:webHidden/>
          </w:rPr>
          <w:instrText xml:space="preserve"> PAGEREF _Toc38822936 \h </w:instrText>
        </w:r>
        <w:r w:rsidR="00A054C7">
          <w:rPr>
            <w:webHidden/>
          </w:rPr>
        </w:r>
        <w:r w:rsidR="00A054C7">
          <w:rPr>
            <w:webHidden/>
          </w:rPr>
          <w:fldChar w:fldCharType="separate"/>
        </w:r>
        <w:r w:rsidR="00A054C7">
          <w:rPr>
            <w:webHidden/>
          </w:rPr>
          <w:t>28</w:t>
        </w:r>
        <w:r w:rsidR="00A054C7">
          <w:rPr>
            <w:webHidden/>
          </w:rPr>
          <w:fldChar w:fldCharType="end"/>
        </w:r>
      </w:hyperlink>
    </w:p>
    <w:p w14:paraId="5A658BB5" w14:textId="077504C0" w:rsidR="00A054C7" w:rsidRDefault="00FE0DE3">
      <w:pPr>
        <w:pStyle w:val="TableofFigures"/>
        <w:tabs>
          <w:tab w:val="right" w:leader="dot" w:pos="8494"/>
        </w:tabs>
        <w:rPr>
          <w:sz w:val="22"/>
          <w:szCs w:val="22"/>
          <w:lang w:eastAsia="pt-PT"/>
        </w:rPr>
      </w:pPr>
      <w:hyperlink w:anchor="_Toc38822937" w:history="1">
        <w:r w:rsidR="00A054C7" w:rsidRPr="003A4535">
          <w:rPr>
            <w:rStyle w:val="Hyperlink"/>
            <w:lang w:val="en-US"/>
          </w:rPr>
          <w:t>Figure 10 – Detailed view of ExecutionEnvironments Module</w:t>
        </w:r>
        <w:r w:rsidR="00A054C7">
          <w:rPr>
            <w:webHidden/>
          </w:rPr>
          <w:tab/>
        </w:r>
        <w:r w:rsidR="00A054C7">
          <w:rPr>
            <w:webHidden/>
          </w:rPr>
          <w:fldChar w:fldCharType="begin"/>
        </w:r>
        <w:r w:rsidR="00A054C7">
          <w:rPr>
            <w:webHidden/>
          </w:rPr>
          <w:instrText xml:space="preserve"> PAGEREF _Toc38822937 \h </w:instrText>
        </w:r>
        <w:r w:rsidR="00A054C7">
          <w:rPr>
            <w:webHidden/>
          </w:rPr>
        </w:r>
        <w:r w:rsidR="00A054C7">
          <w:rPr>
            <w:webHidden/>
          </w:rPr>
          <w:fldChar w:fldCharType="separate"/>
        </w:r>
        <w:r w:rsidR="00A054C7">
          <w:rPr>
            <w:webHidden/>
          </w:rPr>
          <w:t>29</w:t>
        </w:r>
        <w:r w:rsidR="00A054C7">
          <w:rPr>
            <w:webHidden/>
          </w:rPr>
          <w:fldChar w:fldCharType="end"/>
        </w:r>
      </w:hyperlink>
    </w:p>
    <w:p w14:paraId="04AD9106" w14:textId="6052AF83" w:rsidR="00A054C7" w:rsidRDefault="00FE0DE3">
      <w:pPr>
        <w:pStyle w:val="TableofFigures"/>
        <w:tabs>
          <w:tab w:val="right" w:leader="dot" w:pos="8494"/>
        </w:tabs>
        <w:rPr>
          <w:sz w:val="22"/>
          <w:szCs w:val="22"/>
          <w:lang w:eastAsia="pt-PT"/>
        </w:rPr>
      </w:pPr>
      <w:hyperlink w:anchor="_Toc38822938" w:history="1">
        <w:r w:rsidR="00A054C7" w:rsidRPr="003A4535">
          <w:rPr>
            <w:rStyle w:val="Hyperlink"/>
            <w:lang w:val="en-US"/>
          </w:rPr>
          <w:t>Figure 11 – Planned Schedule before progess report delivery</w:t>
        </w:r>
        <w:r w:rsidR="00A054C7">
          <w:rPr>
            <w:webHidden/>
          </w:rPr>
          <w:tab/>
        </w:r>
        <w:r w:rsidR="00A054C7">
          <w:rPr>
            <w:webHidden/>
          </w:rPr>
          <w:fldChar w:fldCharType="begin"/>
        </w:r>
        <w:r w:rsidR="00A054C7">
          <w:rPr>
            <w:webHidden/>
          </w:rPr>
          <w:instrText xml:space="preserve"> PAGEREF _Toc38822938 \h </w:instrText>
        </w:r>
        <w:r w:rsidR="00A054C7">
          <w:rPr>
            <w:webHidden/>
          </w:rPr>
        </w:r>
        <w:r w:rsidR="00A054C7">
          <w:rPr>
            <w:webHidden/>
          </w:rPr>
          <w:fldChar w:fldCharType="separate"/>
        </w:r>
        <w:r w:rsidR="00A054C7">
          <w:rPr>
            <w:webHidden/>
          </w:rPr>
          <w:t>31</w:t>
        </w:r>
        <w:r w:rsidR="00A054C7">
          <w:rPr>
            <w:webHidden/>
          </w:rPr>
          <w:fldChar w:fldCharType="end"/>
        </w:r>
      </w:hyperlink>
    </w:p>
    <w:p w14:paraId="11A146BC" w14:textId="79EE13B3" w:rsidR="00A054C7" w:rsidRDefault="00FE0DE3">
      <w:pPr>
        <w:pStyle w:val="TableofFigures"/>
        <w:tabs>
          <w:tab w:val="right" w:leader="dot" w:pos="8494"/>
        </w:tabs>
        <w:rPr>
          <w:sz w:val="22"/>
          <w:szCs w:val="22"/>
          <w:lang w:eastAsia="pt-PT"/>
        </w:rPr>
      </w:pPr>
      <w:hyperlink w:anchor="_Toc38822939" w:history="1">
        <w:r w:rsidR="00A054C7" w:rsidRPr="003A4535">
          <w:rPr>
            <w:rStyle w:val="Hyperlink"/>
            <w:lang w:val="en-US"/>
          </w:rPr>
          <w:t>Figure 12 – Planned Schedule after progess report delivery</w:t>
        </w:r>
        <w:r w:rsidR="00A054C7">
          <w:rPr>
            <w:webHidden/>
          </w:rPr>
          <w:tab/>
        </w:r>
        <w:r w:rsidR="00A054C7">
          <w:rPr>
            <w:webHidden/>
          </w:rPr>
          <w:fldChar w:fldCharType="begin"/>
        </w:r>
        <w:r w:rsidR="00A054C7">
          <w:rPr>
            <w:webHidden/>
          </w:rPr>
          <w:instrText xml:space="preserve"> PAGEREF _Toc38822939 \h </w:instrText>
        </w:r>
        <w:r w:rsidR="00A054C7">
          <w:rPr>
            <w:webHidden/>
          </w:rPr>
        </w:r>
        <w:r w:rsidR="00A054C7">
          <w:rPr>
            <w:webHidden/>
          </w:rPr>
          <w:fldChar w:fldCharType="separate"/>
        </w:r>
        <w:r w:rsidR="00A054C7">
          <w:rPr>
            <w:webHidden/>
          </w:rPr>
          <w:t>32</w:t>
        </w:r>
        <w:r w:rsidR="00A054C7">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r w:rsidRPr="000D35BB">
        <w:rPr>
          <w:noProof w:val="0"/>
        </w:rPr>
        <w:lastRenderedPageBreak/>
        <w:t>List</w:t>
      </w:r>
      <w:r w:rsidR="004A2391">
        <w:rPr>
          <w:noProof w:val="0"/>
        </w:rPr>
        <w:t xml:space="preserve"> of</w:t>
      </w:r>
      <w:r w:rsidRPr="000D35BB">
        <w:rPr>
          <w:noProof w:val="0"/>
        </w:rPr>
        <w:t xml:space="preserve"> </w:t>
      </w:r>
      <w:r w:rsidR="004A2391">
        <w:rPr>
          <w:noProof w:val="0"/>
        </w:rPr>
        <w:t>Tables</w:t>
      </w:r>
    </w:p>
    <w:p w14:paraId="59DF922B" w14:textId="295D20D3" w:rsidR="00A054C7" w:rsidRDefault="00050398">
      <w:pPr>
        <w:pStyle w:val="TableofFigur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yperlink"/>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Heading1"/>
      </w:pPr>
      <w:bookmarkStart w:id="1" w:name="_Toc38823917"/>
      <w:r>
        <w:lastRenderedPageBreak/>
        <w:t>Introduction</w:t>
      </w:r>
      <w:bookmarkEnd w:id="1"/>
    </w:p>
    <w:p w14:paraId="42B915D6" w14:textId="77777777" w:rsidR="008F0F86" w:rsidRPr="008F0F86" w:rsidRDefault="008F0F86" w:rsidP="008F0F86">
      <w:pPr>
        <w:rPr>
          <w:noProof w:val="0"/>
          <w:lang w:val="en-US"/>
        </w:rPr>
      </w:pPr>
      <w:commentRangeStart w:id="2"/>
      <w:commentRangeStart w:id="3"/>
      <w:r w:rsidRPr="00447942">
        <w:rPr>
          <w:noProof w:val="0"/>
          <w:highlight w:val="yellow"/>
          <w:lang w:val="en-US"/>
          <w:rPrChange w:id="4" w:author="joao eduardo santos" w:date="2020-04-29T11:31:00Z">
            <w:rPr>
              <w:noProof w:val="0"/>
              <w:lang w:val="en-US"/>
            </w:rPr>
          </w:rPrChange>
        </w:rPr>
        <w:t>In today’s competitive job market, programming jobs are the new black.</w:t>
      </w:r>
      <w:commentRangeEnd w:id="2"/>
      <w:r w:rsidR="00FE0DE3">
        <w:rPr>
          <w:rStyle w:val="CommentReference"/>
        </w:rPr>
        <w:commentReference w:id="2"/>
      </w:r>
      <w:commentRangeEnd w:id="3"/>
      <w:r w:rsidR="00FE0DE3">
        <w:rPr>
          <w:rStyle w:val="CommentReference"/>
        </w:rPr>
        <w:commentReference w:id="3"/>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1E2014B8"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8F0F86">
        <w:rPr>
          <w:noProof w:val="0"/>
          <w:lang w:val="en-US"/>
        </w:rPr>
        <w:lastRenderedPageBreak/>
        <w:t>complex algorithms is no easy task, and even experience programmers now</w:t>
      </w:r>
      <w:ins w:id="5" w:author="joao eduardo santos" w:date="2020-04-29T11:34:00Z">
        <w:r w:rsidR="00447942">
          <w:rPr>
            <w:noProof w:val="0"/>
            <w:lang w:val="en-US"/>
          </w:rPr>
          <w:t>a</w:t>
        </w:r>
      </w:ins>
      <w:del w:id="6" w:author="joao eduardo santos" w:date="2020-04-29T11:34:00Z">
        <w:r w:rsidRPr="008F0F86" w:rsidDel="00447942">
          <w:rPr>
            <w:noProof w:val="0"/>
            <w:lang w:val="en-US"/>
          </w:rPr>
          <w:delText xml:space="preserve"> </w:delText>
        </w:r>
      </w:del>
      <w:r w:rsidRPr="008F0F86">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w:t>
      </w:r>
      <w:r w:rsidRPr="00447942">
        <w:rPr>
          <w:noProof w:val="0"/>
          <w:highlight w:val="yellow"/>
          <w:lang w:val="en-US"/>
          <w:rPrChange w:id="7" w:author="joao eduardo santos" w:date="2020-04-29T11:36:00Z">
            <w:rPr>
              <w:noProof w:val="0"/>
              <w:lang w:val="en-US"/>
            </w:rPr>
          </w:rPrChange>
        </w:rPr>
        <w:t xml:space="preserve">Every challenge has a built-in solution that will be compared with the user submitted answer to </w:t>
      </w:r>
      <w:commentRangeStart w:id="8"/>
      <w:commentRangeStart w:id="9"/>
      <w:commentRangeStart w:id="10"/>
      <w:r w:rsidRPr="00447942">
        <w:rPr>
          <w:noProof w:val="0"/>
          <w:highlight w:val="yellow"/>
          <w:lang w:val="en-US"/>
          <w:rPrChange w:id="11" w:author="joao eduardo santos" w:date="2020-04-29T11:36:00Z">
            <w:rPr>
              <w:noProof w:val="0"/>
              <w:lang w:val="en-US"/>
            </w:rPr>
          </w:rPrChange>
        </w:rPr>
        <w:t>determinate</w:t>
      </w:r>
      <w:commentRangeEnd w:id="8"/>
      <w:r w:rsidR="00447942">
        <w:rPr>
          <w:rStyle w:val="CommentReference"/>
        </w:rPr>
        <w:commentReference w:id="8"/>
      </w:r>
      <w:commentRangeEnd w:id="9"/>
      <w:r w:rsidR="00FE0DE3">
        <w:rPr>
          <w:rStyle w:val="CommentReference"/>
        </w:rPr>
        <w:commentReference w:id="9"/>
      </w:r>
      <w:commentRangeEnd w:id="10"/>
      <w:r w:rsidR="00FE0DE3">
        <w:rPr>
          <w:rStyle w:val="CommentReference"/>
        </w:rPr>
        <w:commentReference w:id="10"/>
      </w:r>
      <w:r w:rsidRPr="00447942">
        <w:rPr>
          <w:noProof w:val="0"/>
          <w:highlight w:val="yellow"/>
          <w:lang w:val="en-US"/>
          <w:rPrChange w:id="12" w:author="joao eduardo santos" w:date="2020-04-29T11:36:00Z">
            <w:rPr>
              <w:noProof w:val="0"/>
              <w:lang w:val="en-US"/>
            </w:rPr>
          </w:rPrChange>
        </w:rPr>
        <w:t xml:space="preserve"> its “correctness” through unit </w:t>
      </w:r>
      <w:r w:rsidRPr="00447942">
        <w:rPr>
          <w:noProof w:val="0"/>
          <w:highlight w:val="yellow"/>
          <w:lang w:val="en-US"/>
          <w:rPrChange w:id="13" w:author="joao eduardo santos" w:date="2020-04-29T11:37:00Z">
            <w:rPr>
              <w:noProof w:val="0"/>
              <w:lang w:val="en-US"/>
            </w:rPr>
          </w:rPrChange>
        </w:rPr>
        <w:t>tests</w:t>
      </w:r>
      <w:r w:rsidR="00447942">
        <w:rPr>
          <w:noProof w:val="0"/>
          <w:lang w:val="en-US"/>
        </w:rPr>
        <w:t xml:space="preserve">. </w:t>
      </w:r>
      <w:r w:rsidRPr="008F0F86">
        <w:rPr>
          <w:noProof w:val="0"/>
          <w:lang w:val="en-US"/>
        </w:rPr>
        <w:t xml:space="preserve">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r w:rsidRPr="00447942">
        <w:rPr>
          <w:noProof w:val="0"/>
          <w:highlight w:val="yellow"/>
          <w:lang w:val="en-US"/>
          <w:rPrChange w:id="14" w:author="joao eduardo santos" w:date="2020-04-29T11:36:00Z">
            <w:rPr>
              <w:noProof w:val="0"/>
              <w:lang w:val="en-US"/>
            </w:rPr>
          </w:rPrChange>
        </w:rPr>
        <w:t xml:space="preserve">This challenges to be summited must compile and run successfully, and may have tags associated, so that they </w:t>
      </w:r>
      <w:commentRangeStart w:id="15"/>
      <w:commentRangeStart w:id="16"/>
      <w:r w:rsidRPr="00447942">
        <w:rPr>
          <w:noProof w:val="0"/>
          <w:highlight w:val="yellow"/>
          <w:lang w:val="en-US"/>
          <w:rPrChange w:id="17" w:author="joao eduardo santos" w:date="2020-04-29T11:36:00Z">
            <w:rPr>
              <w:noProof w:val="0"/>
              <w:lang w:val="en-US"/>
            </w:rPr>
          </w:rPrChange>
        </w:rPr>
        <w:t>can</w:t>
      </w:r>
      <w:commentRangeEnd w:id="15"/>
      <w:r w:rsidR="00447942">
        <w:rPr>
          <w:rStyle w:val="CommentReference"/>
        </w:rPr>
        <w:commentReference w:id="15"/>
      </w:r>
      <w:commentRangeEnd w:id="16"/>
      <w:r w:rsidR="00FE0DE3">
        <w:rPr>
          <w:rStyle w:val="CommentReference"/>
        </w:rPr>
        <w:commentReference w:id="16"/>
      </w:r>
      <w:r w:rsidRPr="00447942">
        <w:rPr>
          <w:noProof w:val="0"/>
          <w:highlight w:val="yellow"/>
          <w:lang w:val="en-US"/>
          <w:rPrChange w:id="18" w:author="joao eduardo santos" w:date="2020-04-29T11:36:00Z">
            <w:rPr>
              <w:noProof w:val="0"/>
              <w:lang w:val="en-US"/>
            </w:rPr>
          </w:rPrChange>
        </w:rPr>
        <w:t xml:space="preserve"> be searched by them</w:t>
      </w:r>
      <w:r w:rsidR="00447942">
        <w:rPr>
          <w:noProof w:val="0"/>
          <w:highlight w:val="yellow"/>
          <w:lang w:val="en-US"/>
        </w:rPr>
        <w:t>.</w:t>
      </w:r>
      <w:del w:id="19" w:author="joao eduardo santos" w:date="2020-04-29T11:37:00Z">
        <w:r w:rsidRPr="00447942" w:rsidDel="00447942">
          <w:rPr>
            <w:noProof w:val="0"/>
            <w:highlight w:val="yellow"/>
            <w:lang w:val="en-US"/>
            <w:rPrChange w:id="20" w:author="joao eduardo santos" w:date="2020-04-29T11:36:00Z">
              <w:rPr>
                <w:noProof w:val="0"/>
                <w:lang w:val="en-US"/>
              </w:rPr>
            </w:rPrChange>
          </w:rPr>
          <w:delText>.</w:delText>
        </w:r>
      </w:del>
    </w:p>
    <w:p w14:paraId="04AAC9C8" w14:textId="2899A3A4" w:rsidR="008F0F86" w:rsidRPr="008F0F86" w:rsidRDefault="008F0F86" w:rsidP="008F0F86">
      <w:pPr>
        <w:rPr>
          <w:noProof w:val="0"/>
          <w:lang w:val="en-US"/>
        </w:rPr>
      </w:pPr>
      <w:r w:rsidRPr="00447942">
        <w:rPr>
          <w:noProof w:val="0"/>
          <w:lang w:val="en-US"/>
        </w:rPr>
        <w:t xml:space="preserve">But despite of how much an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t>
      </w:r>
      <w:r w:rsidRPr="00447942">
        <w:rPr>
          <w:noProof w:val="0"/>
          <w:highlight w:val="yellow"/>
          <w:lang w:val="en-US"/>
          <w:rPrChange w:id="21" w:author="joao eduardo santos" w:date="2020-04-29T11:39:00Z">
            <w:rPr>
              <w:noProof w:val="0"/>
              <w:lang w:val="en-US"/>
            </w:rPr>
          </w:rPrChange>
        </w:rPr>
        <w:t xml:space="preserve">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w:t>
      </w:r>
      <w:commentRangeStart w:id="22"/>
      <w:commentRangeStart w:id="23"/>
      <w:r w:rsidRPr="00447942">
        <w:rPr>
          <w:noProof w:val="0"/>
          <w:highlight w:val="yellow"/>
          <w:lang w:val="en-US"/>
          <w:rPrChange w:id="24" w:author="joao eduardo santos" w:date="2020-04-29T11:39:00Z">
            <w:rPr>
              <w:noProof w:val="0"/>
              <w:lang w:val="en-US"/>
            </w:rPr>
          </w:rPrChange>
        </w:rPr>
        <w:t>can</w:t>
      </w:r>
      <w:commentRangeEnd w:id="22"/>
      <w:r w:rsidR="00447942">
        <w:rPr>
          <w:rStyle w:val="CommentReference"/>
        </w:rPr>
        <w:commentReference w:id="22"/>
      </w:r>
      <w:commentRangeEnd w:id="23"/>
      <w:r w:rsidR="00FE0DE3">
        <w:rPr>
          <w:rStyle w:val="CommentReference"/>
        </w:rPr>
        <w:commentReference w:id="23"/>
      </w:r>
      <w:r w:rsidRPr="00447942">
        <w:rPr>
          <w:noProof w:val="0"/>
          <w:highlight w:val="yellow"/>
          <w:lang w:val="en-US"/>
          <w:rPrChange w:id="25" w:author="joao eduardo santos" w:date="2020-04-29T11:39:00Z">
            <w:rPr>
              <w:noProof w:val="0"/>
              <w:lang w:val="en-US"/>
            </w:rPr>
          </w:rPrChange>
        </w:rPr>
        <w:t xml:space="preserve"> be used in many scenarios like test yourself, or challenge a friend, or even to assign homework to students</w:t>
      </w:r>
      <w:r w:rsidR="00447942">
        <w:rPr>
          <w:noProof w:val="0"/>
          <w:lang w:val="en-US"/>
        </w:rPr>
        <w:t>.</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77777777" w:rsidR="008F0F86" w:rsidRPr="008F0F86" w:rsidRDefault="008F0F86" w:rsidP="008F0F86">
      <w:pPr>
        <w:rPr>
          <w:noProof w:val="0"/>
          <w:lang w:val="en-US"/>
        </w:rPr>
      </w:pPr>
      <w:r w:rsidRPr="008F0F86">
        <w:rPr>
          <w:noProof w:val="0"/>
          <w:lang w:val="en-US"/>
        </w:rPr>
        <w:lastRenderedPageBreak/>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26" w:name="_Toc27948158"/>
      <w:bookmarkStart w:id="27" w:name="_Toc38823918"/>
      <w:bookmarkStart w:id="28" w:name="_Hlk38980377"/>
      <w:r w:rsidRPr="000B30B5">
        <w:rPr>
          <w:noProof w:val="0"/>
          <w:color w:val="auto"/>
          <w:sz w:val="28"/>
          <w:szCs w:val="28"/>
          <w:lang w:val="en-US"/>
        </w:rPr>
        <w:t>1.1. Outline</w:t>
      </w:r>
      <w:bookmarkEnd w:id="26"/>
      <w:bookmarkEnd w:id="27"/>
    </w:p>
    <w:bookmarkEnd w:id="28"/>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20EBB4C3" w:rsidR="008F0F86" w:rsidRPr="008F0F86" w:rsidRDefault="00355317" w:rsidP="008F0F86">
      <w:pPr>
        <w:rPr>
          <w:noProof w:val="0"/>
          <w:lang w:val="en-US"/>
        </w:rPr>
      </w:pPr>
      <w:r>
        <w:rPr>
          <w:noProof w:val="0"/>
          <w:lang w:val="en-US"/>
        </w:rPr>
        <w:t>C</w:t>
      </w:r>
      <w:r w:rsidR="008F0F86" w:rsidRPr="008F0F86">
        <w:rPr>
          <w:noProof w:val="0"/>
          <w:lang w:val="en-US"/>
        </w:rPr>
        <w:t>hapter 2 describe</w:t>
      </w:r>
      <w:ins w:id="29" w:author="Rodrigo LeaL" w:date="2020-04-27T22:35:00Z">
        <w:r>
          <w:rPr>
            <w:noProof w:val="0"/>
            <w:lang w:val="en-US"/>
          </w:rPr>
          <w:t>s</w:t>
        </w:r>
      </w:ins>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30" w:author="Rodrigo LeaL" w:date="2020-04-27T22:35:00Z">
        <w:r>
          <w:rPr>
            <w:noProof w:val="0"/>
            <w:lang w:val="en-US"/>
          </w:rPr>
          <w:t>i</w:t>
        </w:r>
      </w:ins>
      <w:r w:rsidR="008F0F86" w:rsidRPr="008F0F86">
        <w:rPr>
          <w:noProof w:val="0"/>
          <w:lang w:val="en-US"/>
        </w:rPr>
        <w:t xml:space="preserve">nly focused on </w:t>
      </w:r>
      <w:ins w:id="31" w:author="Rodrigo LeaL" w:date="2020-04-27T22:36:00Z">
        <w:r>
          <w:rPr>
            <w:noProof w:val="0"/>
            <w:lang w:val="en-US"/>
          </w:rPr>
          <w:t xml:space="preserve">specific </w:t>
        </w:r>
      </w:ins>
      <w:r w:rsidR="008F0F86" w:rsidRPr="008F0F86">
        <w:rPr>
          <w:noProof w:val="0"/>
          <w:lang w:val="en-US"/>
        </w:rPr>
        <w:t>design and implement</w:t>
      </w:r>
      <w:r>
        <w:rPr>
          <w:noProof w:val="0"/>
          <w:lang w:val="en-US"/>
        </w:rPr>
        <w:t>ation concerns of</w:t>
      </w:r>
      <w:r w:rsidR="008F0F86" w:rsidRPr="008F0F86">
        <w:rPr>
          <w:noProof w:val="0"/>
          <w:lang w:val="en-US"/>
        </w:rPr>
        <w:t xml:space="preserve"> </w:t>
      </w:r>
      <w:ins w:id="32" w:author="Rodrigo LeaL" w:date="2020-04-27T22:36:00Z">
        <w:r>
          <w:rPr>
            <w:noProof w:val="0"/>
            <w:lang w:val="en-US"/>
          </w:rPr>
          <w:t xml:space="preserve">the </w:t>
        </w:r>
      </w:ins>
      <w:r w:rsidR="008F0F86" w:rsidRPr="008F0F86">
        <w:rPr>
          <w:noProof w:val="0"/>
          <w:lang w:val="en-US"/>
        </w:rPr>
        <w:t xml:space="preserve">solution, so it can </w:t>
      </w:r>
      <w:del w:id="33" w:author="Rodrigo LeaL" w:date="2020-04-27T22:37:00Z">
        <w:r w:rsidR="008F0F86" w:rsidRPr="008F0F86" w:rsidDel="00355317">
          <w:rPr>
            <w:noProof w:val="0"/>
            <w:lang w:val="en-US"/>
          </w:rPr>
          <w:delText xml:space="preserve">do what </w:delText>
        </w:r>
      </w:del>
      <w:del w:id="34" w:author="Rodrigo LeaL" w:date="2020-04-27T22:36:00Z">
        <w:r w:rsidR="008F0F86" w:rsidRPr="008F0F86" w:rsidDel="00355317">
          <w:rPr>
            <w:noProof w:val="0"/>
            <w:lang w:val="en-US"/>
          </w:rPr>
          <w:delText xml:space="preserve">we </w:delText>
        </w:r>
      </w:del>
      <w:del w:id="35" w:author="Rodrigo LeaL" w:date="2020-04-27T22:37:00Z">
        <w:r w:rsidR="008F0F86" w:rsidRPr="008F0F86" w:rsidDel="00355317">
          <w:rPr>
            <w:noProof w:val="0"/>
            <w:lang w:val="en-US"/>
          </w:rPr>
          <w:delText>proposed to do</w:delText>
        </w:r>
      </w:del>
      <w:ins w:id="36" w:author="Rodrigo LeaL" w:date="2020-04-27T22:37:00Z">
        <w:r>
          <w:rPr>
            <w:noProof w:val="0"/>
            <w:lang w:val="en-US"/>
          </w:rPr>
          <w:t>meet the requirements</w:t>
        </w:r>
      </w:ins>
      <w:r w:rsidR="008F0F86" w:rsidRPr="008F0F86">
        <w:rPr>
          <w:noProof w:val="0"/>
          <w:lang w:val="en-US"/>
        </w:rPr>
        <w:t>, with great performance and a solid security.</w:t>
      </w:r>
    </w:p>
    <w:p w14:paraId="654D5664" w14:textId="17BFD948" w:rsidR="008F0F86" w:rsidRPr="008F0F86" w:rsidRDefault="008F0F86" w:rsidP="008F0F86">
      <w:pPr>
        <w:rPr>
          <w:noProof w:val="0"/>
          <w:lang w:val="en-US"/>
        </w:rPr>
      </w:pPr>
      <w:del w:id="37" w:author="Rodrigo LeaL" w:date="2020-04-27T22:37:00Z">
        <w:r w:rsidRPr="008F0F86" w:rsidDel="00355317">
          <w:rPr>
            <w:noProof w:val="0"/>
            <w:lang w:val="en-US"/>
          </w:rPr>
          <w:delText>In chapter 3 we</w:delText>
        </w:r>
      </w:del>
      <w:ins w:id="38" w:author="Rodrigo LeaL" w:date="2020-04-27T22:37:00Z">
        <w:r w:rsidR="00355317">
          <w:rPr>
            <w:noProof w:val="0"/>
            <w:lang w:val="en-US"/>
          </w:rPr>
          <w:t>Chapter 3</w:t>
        </w:r>
      </w:ins>
      <w:r w:rsidRPr="008F0F86">
        <w:rPr>
          <w:noProof w:val="0"/>
          <w:lang w:val="en-US"/>
        </w:rPr>
        <w:t xml:space="preserve"> briefly </w:t>
      </w:r>
      <w:del w:id="39" w:author="Rodrigo LeaL" w:date="2020-04-27T22:38:00Z">
        <w:r w:rsidRPr="008F0F86" w:rsidDel="00355317">
          <w:rPr>
            <w:noProof w:val="0"/>
            <w:lang w:val="en-US"/>
          </w:rPr>
          <w:delText xml:space="preserve">discuss </w:delText>
        </w:r>
      </w:del>
      <w:ins w:id="40" w:author="Rodrigo LeaL" w:date="2020-04-27T22:38:00Z">
        <w:r w:rsidR="00355317">
          <w:rPr>
            <w:noProof w:val="0"/>
            <w:lang w:val="en-US"/>
          </w:rPr>
          <w:t>describes</w:t>
        </w:r>
        <w:r w:rsidR="00355317" w:rsidRPr="008F0F86">
          <w:rPr>
            <w:noProof w:val="0"/>
            <w:lang w:val="en-US"/>
          </w:rPr>
          <w:t xml:space="preserve"> </w:t>
        </w:r>
      </w:ins>
      <w:r w:rsidRPr="008F0F86">
        <w:rPr>
          <w:noProof w:val="0"/>
          <w:lang w:val="en-US"/>
        </w:rPr>
        <w:t>the current</w:t>
      </w:r>
      <w:del w:id="41" w:author="Rodrigo LeaL" w:date="2020-04-27T22:38:00Z">
        <w:r w:rsidRPr="008F0F86" w:rsidDel="00355317">
          <w:rPr>
            <w:noProof w:val="0"/>
            <w:lang w:val="en-US"/>
          </w:rPr>
          <w:delText>ly</w:delText>
        </w:r>
      </w:del>
      <w:r w:rsidRPr="008F0F86">
        <w:rPr>
          <w:noProof w:val="0"/>
          <w:lang w:val="en-US"/>
        </w:rPr>
        <w:t xml:space="preserve"> state of art </w:t>
      </w:r>
      <w:del w:id="42" w:author="Rodrigo LeaL" w:date="2020-04-27T22:38:00Z">
        <w:r w:rsidRPr="008F0F86" w:rsidDel="00355317">
          <w:rPr>
            <w:noProof w:val="0"/>
            <w:lang w:val="en-US"/>
          </w:rPr>
          <w:delText xml:space="preserve">of </w:delText>
        </w:r>
      </w:del>
      <w:ins w:id="43" w:author="Rodrigo LeaL" w:date="2020-04-27T22:38:00Z">
        <w:r w:rsidR="00355317">
          <w:rPr>
            <w:noProof w:val="0"/>
            <w:lang w:val="en-US"/>
          </w:rPr>
          <w:t>regarding</w:t>
        </w:r>
        <w:r w:rsidR="00355317" w:rsidRPr="008F0F86">
          <w:rPr>
            <w:noProof w:val="0"/>
            <w:lang w:val="en-US"/>
          </w:rPr>
          <w:t xml:space="preserve"> </w:t>
        </w:r>
        <w:r w:rsidR="00355317">
          <w:rPr>
            <w:noProof w:val="0"/>
            <w:lang w:val="en-US"/>
          </w:rPr>
          <w:t xml:space="preserve">similar </w:t>
        </w:r>
      </w:ins>
      <w:r w:rsidRPr="008F0F86">
        <w:rPr>
          <w:noProof w:val="0"/>
          <w:lang w:val="en-US"/>
        </w:rPr>
        <w:t>platforms</w:t>
      </w:r>
      <w:del w:id="44" w:author="Rodrigo LeaL" w:date="2020-04-27T22:38:00Z">
        <w:r w:rsidRPr="008F0F86" w:rsidDel="00355317">
          <w:rPr>
            <w:noProof w:val="0"/>
            <w:lang w:val="en-US"/>
          </w:rPr>
          <w:delText xml:space="preserve"> of this sort</w:delText>
        </w:r>
      </w:del>
      <w:r w:rsidRPr="008F0F86">
        <w:rPr>
          <w:noProof w:val="0"/>
          <w:lang w:val="en-US"/>
        </w:rPr>
        <w:t xml:space="preserve">, and </w:t>
      </w:r>
      <w:del w:id="45" w:author="Rodrigo LeaL" w:date="2020-04-27T22:38:00Z">
        <w:r w:rsidRPr="008F0F86" w:rsidDel="00355317">
          <w:rPr>
            <w:noProof w:val="0"/>
            <w:lang w:val="en-US"/>
          </w:rPr>
          <w:delText>we make a comparison between</w:delText>
        </w:r>
      </w:del>
      <w:ins w:id="46" w:author="Rodrigo LeaL" w:date="2020-04-27T22:38:00Z">
        <w:r w:rsidR="00355317">
          <w:rPr>
            <w:noProof w:val="0"/>
            <w:lang w:val="en-US"/>
          </w:rPr>
          <w:t>comparing</w:t>
        </w:r>
      </w:ins>
      <w:r w:rsidRPr="008F0F86">
        <w:rPr>
          <w:noProof w:val="0"/>
          <w:lang w:val="en-US"/>
        </w:rPr>
        <w:t xml:space="preserve"> them and our own solution</w:t>
      </w:r>
      <w:del w:id="47" w:author="Rodrigo LeaL" w:date="2020-04-27T22:38:00Z">
        <w:r w:rsidRPr="008F0F86" w:rsidDel="00355317">
          <w:rPr>
            <w:noProof w:val="0"/>
            <w:lang w:val="en-US"/>
          </w:rPr>
          <w:delText xml:space="preserve"> as well</w:delText>
        </w:r>
      </w:del>
      <w:r w:rsidRPr="008F0F86">
        <w:rPr>
          <w:noProof w:val="0"/>
          <w:lang w:val="en-US"/>
        </w:rPr>
        <w:t>.</w:t>
      </w:r>
    </w:p>
    <w:p w14:paraId="62F8215A" w14:textId="276C306B" w:rsidR="008F0F86" w:rsidRPr="008F0F86" w:rsidRDefault="008F0F86" w:rsidP="008F0F86">
      <w:pPr>
        <w:rPr>
          <w:noProof w:val="0"/>
          <w:lang w:val="en-US"/>
        </w:rPr>
      </w:pPr>
      <w:del w:id="48" w:author="Rodrigo LeaL" w:date="2020-04-27T22:37:00Z">
        <w:r w:rsidRPr="008F0F86" w:rsidDel="00355317">
          <w:rPr>
            <w:noProof w:val="0"/>
            <w:lang w:val="en-US"/>
          </w:rPr>
          <w:delText>In chapter 4 we</w:delText>
        </w:r>
      </w:del>
      <w:ins w:id="49" w:author="Rodrigo LeaL" w:date="2020-04-27T22:37:00Z">
        <w:r w:rsidR="00355317">
          <w:rPr>
            <w:noProof w:val="0"/>
            <w:lang w:val="en-US"/>
          </w:rPr>
          <w:t>Chapter 4</w:t>
        </w:r>
      </w:ins>
      <w:r w:rsidRPr="008F0F86">
        <w:rPr>
          <w:noProof w:val="0"/>
          <w:lang w:val="en-US"/>
        </w:rPr>
        <w:t xml:space="preserve"> </w:t>
      </w:r>
      <w:del w:id="50" w:author="Rodrigo LeaL" w:date="2020-04-27T22:39:00Z">
        <w:r w:rsidRPr="008F0F86" w:rsidDel="00355317">
          <w:rPr>
            <w:noProof w:val="0"/>
            <w:lang w:val="en-US"/>
          </w:rPr>
          <w:delText xml:space="preserve">will </w:delText>
        </w:r>
      </w:del>
      <w:r w:rsidRPr="008F0F86">
        <w:rPr>
          <w:noProof w:val="0"/>
          <w:lang w:val="en-US"/>
        </w:rPr>
        <w:t>introduce</w:t>
      </w:r>
      <w:ins w:id="51" w:author="Rodrigo LeaL" w:date="2020-04-27T22:39:00Z">
        <w:r w:rsidR="00355317">
          <w:rPr>
            <w:noProof w:val="0"/>
            <w:lang w:val="en-US"/>
          </w:rPr>
          <w:t>s some of</w:t>
        </w:r>
      </w:ins>
      <w:r w:rsidRPr="008F0F86">
        <w:rPr>
          <w:noProof w:val="0"/>
          <w:lang w:val="en-US"/>
        </w:rPr>
        <w:t xml:space="preserve"> the technologies that support </w:t>
      </w:r>
      <w:del w:id="52" w:author="Rodrigo LeaL" w:date="2020-04-27T22:39:00Z">
        <w:r w:rsidRPr="008F0F86" w:rsidDel="00355317">
          <w:rPr>
            <w:noProof w:val="0"/>
            <w:lang w:val="en-US"/>
          </w:rPr>
          <w:delText>our platform</w:delText>
        </w:r>
      </w:del>
      <w:ins w:id="53" w:author="Rodrigo LeaL" w:date="2020-04-27T22:39:00Z">
        <w:r w:rsidR="00355317">
          <w:rPr>
            <w:noProof w:val="0"/>
            <w:lang w:val="en-US"/>
          </w:rPr>
          <w:t>are used for the development of the solution</w:t>
        </w:r>
      </w:ins>
      <w:r w:rsidRPr="008F0F86">
        <w:rPr>
          <w:noProof w:val="0"/>
          <w:lang w:val="en-US"/>
        </w:rPr>
        <w:t>.</w:t>
      </w:r>
    </w:p>
    <w:p w14:paraId="64FDEE64" w14:textId="5AB74E47" w:rsidR="008F0F86" w:rsidRPr="008F0F86" w:rsidRDefault="00355317" w:rsidP="008F0F86">
      <w:pPr>
        <w:rPr>
          <w:noProof w:val="0"/>
          <w:lang w:val="en-US"/>
        </w:rPr>
      </w:pPr>
      <w:ins w:id="54" w:author="Rodrigo LeaL" w:date="2020-04-27T22:37:00Z">
        <w:r>
          <w:rPr>
            <w:noProof w:val="0"/>
            <w:lang w:val="en-US"/>
          </w:rPr>
          <w:t xml:space="preserve">Chapter </w:t>
        </w:r>
      </w:ins>
      <w:del w:id="55" w:author="Rodrigo LeaL" w:date="2020-04-27T22:37:00Z">
        <w:r w:rsidR="008F0F86" w:rsidRPr="008F0F86" w:rsidDel="00355317">
          <w:rPr>
            <w:noProof w:val="0"/>
            <w:lang w:val="en-US"/>
          </w:rPr>
          <w:delText xml:space="preserve">In chapter </w:delText>
        </w:r>
      </w:del>
      <w:r w:rsidR="008F0F86" w:rsidRPr="008F0F86">
        <w:rPr>
          <w:noProof w:val="0"/>
          <w:lang w:val="en-US"/>
        </w:rPr>
        <w:t>5</w:t>
      </w:r>
      <w:ins w:id="56" w:author="Rodrigo LeaL" w:date="2020-04-27T22:37:00Z">
        <w:r>
          <w:rPr>
            <w:noProof w:val="0"/>
            <w:lang w:val="en-US"/>
          </w:rPr>
          <w:t xml:space="preserve"> </w:t>
        </w:r>
      </w:ins>
      <w:del w:id="57" w:author="Rodrigo LeaL" w:date="2020-04-27T22:37:00Z">
        <w:r w:rsidR="008F0F86" w:rsidRPr="008F0F86" w:rsidDel="00355317">
          <w:rPr>
            <w:noProof w:val="0"/>
            <w:lang w:val="en-US"/>
          </w:rPr>
          <w:delText xml:space="preserve"> we </w:delText>
        </w:r>
      </w:del>
      <w:del w:id="58" w:author="Rodrigo LeaL" w:date="2020-04-27T22:46:00Z">
        <w:r w:rsidR="008F0F86" w:rsidRPr="008F0F86" w:rsidDel="00355317">
          <w:rPr>
            <w:noProof w:val="0"/>
            <w:lang w:val="en-US"/>
          </w:rPr>
          <w:delText xml:space="preserve">will </w:delText>
        </w:r>
      </w:del>
      <w:r w:rsidR="008F0F86" w:rsidRPr="008F0F86">
        <w:rPr>
          <w:noProof w:val="0"/>
          <w:lang w:val="en-US"/>
        </w:rPr>
        <w:t>address</w:t>
      </w:r>
      <w:ins w:id="59" w:author="Rodrigo LeaL" w:date="2020-04-27T22:46:00Z">
        <w:r>
          <w:rPr>
            <w:noProof w:val="0"/>
            <w:lang w:val="en-US"/>
          </w:rPr>
          <w:t>es</w:t>
        </w:r>
      </w:ins>
      <w:r w:rsidR="008F0F86" w:rsidRPr="008F0F86">
        <w:rPr>
          <w:noProof w:val="0"/>
          <w:lang w:val="en-US"/>
        </w:rPr>
        <w:t xml:space="preserve"> the implementation details regarding each component that compose</w:t>
      </w:r>
      <w:ins w:id="60" w:author="Rodrigo LeaL" w:date="2020-04-27T22:46:00Z">
        <w:r>
          <w:rPr>
            <w:noProof w:val="0"/>
            <w:lang w:val="en-US"/>
          </w:rPr>
          <w:t>s</w:t>
        </w:r>
      </w:ins>
      <w:r w:rsidR="008F0F86" w:rsidRPr="008F0F86">
        <w:rPr>
          <w:noProof w:val="0"/>
          <w:lang w:val="en-US"/>
        </w:rPr>
        <w:t xml:space="preserve"> IS E-Learning platform, their functionalities, and their interactions.</w:t>
      </w:r>
    </w:p>
    <w:p w14:paraId="7D2AF6D4" w14:textId="4482E4DF" w:rsidR="00A7706F" w:rsidRDefault="00355317" w:rsidP="008F0F86">
      <w:pPr>
        <w:rPr>
          <w:ins w:id="61" w:author="Rodrigo LeaL" w:date="2020-04-27T22:48:00Z"/>
          <w:noProof w:val="0"/>
          <w:lang w:val="en-US"/>
        </w:rPr>
      </w:pPr>
      <w:ins w:id="62" w:author="Rodrigo LeaL" w:date="2020-04-27T22:37:00Z">
        <w:r>
          <w:rPr>
            <w:noProof w:val="0"/>
            <w:lang w:val="en-US"/>
          </w:rPr>
          <w:t xml:space="preserve">Chapter </w:t>
        </w:r>
      </w:ins>
      <w:del w:id="63" w:author="Rodrigo LeaL" w:date="2020-04-27T22:37:00Z">
        <w:r w:rsidR="008F0F86" w:rsidRPr="008F0F86" w:rsidDel="00355317">
          <w:rPr>
            <w:noProof w:val="0"/>
            <w:lang w:val="en-US"/>
          </w:rPr>
          <w:delText xml:space="preserve">In chapter </w:delText>
        </w:r>
      </w:del>
      <w:r w:rsidR="008F0F86" w:rsidRPr="008F0F86">
        <w:rPr>
          <w:noProof w:val="0"/>
          <w:lang w:val="en-US"/>
        </w:rPr>
        <w:t xml:space="preserve">6 </w:t>
      </w:r>
      <w:del w:id="64" w:author="Rodrigo LeaL" w:date="2020-04-27T22:37:00Z">
        <w:r w:rsidR="008F0F86" w:rsidRPr="008F0F86" w:rsidDel="00355317">
          <w:rPr>
            <w:noProof w:val="0"/>
            <w:lang w:val="en-US"/>
          </w:rPr>
          <w:delText xml:space="preserve">we </w:delText>
        </w:r>
      </w:del>
      <w:ins w:id="65" w:author="Rodrigo LeaL" w:date="2020-04-27T22:47:00Z">
        <w:r>
          <w:rPr>
            <w:noProof w:val="0"/>
            <w:lang w:val="en-US"/>
          </w:rPr>
          <w:t>gives an</w:t>
        </w:r>
      </w:ins>
      <w:del w:id="66" w:author="Rodrigo LeaL" w:date="2020-04-27T22:47:00Z">
        <w:r w:rsidR="008F0F86" w:rsidRPr="008F0F86" w:rsidDel="00355317">
          <w:rPr>
            <w:noProof w:val="0"/>
            <w:lang w:val="en-US"/>
          </w:rPr>
          <w:delText>will do an</w:delText>
        </w:r>
      </w:del>
      <w:r w:rsidR="008F0F86" w:rsidRPr="008F0F86">
        <w:rPr>
          <w:noProof w:val="0"/>
          <w:lang w:val="en-US"/>
        </w:rPr>
        <w:t xml:space="preserve"> overview </w:t>
      </w:r>
      <w:ins w:id="67" w:author="Rodrigo LeaL" w:date="2020-04-27T22:48:00Z">
        <w:r w:rsidR="00A7706F">
          <w:rPr>
            <w:noProof w:val="0"/>
            <w:lang w:val="en-US"/>
          </w:rPr>
          <w:t xml:space="preserve">about the progress of the project, what has been completed, the road ahead and some considerations for the planning of the remaining </w:t>
        </w:r>
        <w:commentRangeStart w:id="68"/>
        <w:r w:rsidR="00A7706F">
          <w:rPr>
            <w:noProof w:val="0"/>
            <w:lang w:val="en-US"/>
          </w:rPr>
          <w:t>activities</w:t>
        </w:r>
      </w:ins>
      <w:commentRangeEnd w:id="68"/>
      <w:ins w:id="69" w:author="Rodrigo LeaL" w:date="2020-04-27T22:49:00Z">
        <w:r w:rsidR="00AE290C">
          <w:rPr>
            <w:rStyle w:val="CommentReference"/>
          </w:rPr>
          <w:commentReference w:id="68"/>
        </w:r>
        <w:r w:rsidR="00A7706F">
          <w:rPr>
            <w:noProof w:val="0"/>
            <w:lang w:val="en-US"/>
          </w:rPr>
          <w:t>.</w:t>
        </w:r>
      </w:ins>
      <w:del w:id="70" w:author="Rodrigo LeaL" w:date="2020-04-27T22:48:00Z">
        <w:r w:rsidR="008F0F86" w:rsidRPr="008F0F86" w:rsidDel="00A7706F">
          <w:rPr>
            <w:noProof w:val="0"/>
            <w:lang w:val="en-US"/>
          </w:rPr>
          <w:delText>about</w:delText>
        </w:r>
      </w:del>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49135BB2" w14:textId="77777777" w:rsidR="00A054C7" w:rsidRDefault="00A054C7">
      <w:pPr>
        <w:spacing w:after="200"/>
        <w:jc w:val="left"/>
        <w:rPr>
          <w:rFonts w:asciiTheme="majorHAnsi" w:eastAsiaTheme="majorEastAsia" w:hAnsiTheme="majorHAnsi" w:cstheme="majorBidi"/>
          <w:b/>
          <w:bCs/>
          <w:color w:val="000000" w:themeColor="text1"/>
          <w:sz w:val="32"/>
          <w:szCs w:val="32"/>
        </w:rPr>
      </w:pPr>
      <w:r>
        <w:lastRenderedPageBreak/>
        <w:br w:type="page"/>
      </w:r>
    </w:p>
    <w:p w14:paraId="2947A62A" w14:textId="5EE317C2" w:rsidR="00DC3F91" w:rsidRPr="001727C3" w:rsidRDefault="004B3D0E" w:rsidP="008F0F86">
      <w:pPr>
        <w:pStyle w:val="Heading1"/>
      </w:pPr>
      <w:bookmarkStart w:id="71" w:name="_Toc38823919"/>
      <w:r>
        <w:lastRenderedPageBreak/>
        <w:t>Requir</w:t>
      </w:r>
      <w:r w:rsidR="00A311AD">
        <w:t>e</w:t>
      </w:r>
      <w:r>
        <w:t>ments</w:t>
      </w:r>
      <w:bookmarkEnd w:id="71"/>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ListParagraph"/>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ListParagraph"/>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ListParagraph"/>
        <w:numPr>
          <w:ilvl w:val="1"/>
          <w:numId w:val="14"/>
        </w:numPr>
        <w:rPr>
          <w:noProof w:val="0"/>
          <w:lang w:val="en-US"/>
        </w:rPr>
      </w:pPr>
      <w:r w:rsidRPr="00A311AD">
        <w:rPr>
          <w:noProof w:val="0"/>
          <w:lang w:val="en-US"/>
        </w:rPr>
        <w:lastRenderedPageBreak/>
        <w:t>Questionnaire’s timer starts when link is accessed;</w:t>
      </w:r>
    </w:p>
    <w:p w14:paraId="30DF4659"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creator can define what programming language can be used in any challenge;</w:t>
      </w:r>
    </w:p>
    <w:p w14:paraId="009AA2AC" w14:textId="3CDF111C" w:rsidR="00A311AD" w:rsidRDefault="00A311AD" w:rsidP="00A311AD">
      <w:pPr>
        <w:pStyle w:val="ListParagraph"/>
        <w:numPr>
          <w:ilvl w:val="1"/>
          <w:numId w:val="14"/>
        </w:numPr>
        <w:rPr>
          <w:ins w:id="72"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73"/>
      <w:commentRangeStart w:id="74"/>
      <w:commentRangeStart w:id="75"/>
      <w:r w:rsidRPr="00A311AD">
        <w:rPr>
          <w:noProof w:val="0"/>
          <w:lang w:val="en-US"/>
        </w:rPr>
        <w:t>not</w:t>
      </w:r>
      <w:commentRangeEnd w:id="73"/>
      <w:r w:rsidR="00936440">
        <w:rPr>
          <w:rStyle w:val="CommentReference"/>
        </w:rPr>
        <w:commentReference w:id="73"/>
      </w:r>
      <w:commentRangeEnd w:id="74"/>
      <w:r w:rsidR="00B61933">
        <w:rPr>
          <w:rStyle w:val="CommentReference"/>
        </w:rPr>
        <w:commentReference w:id="74"/>
      </w:r>
      <w:commentRangeEnd w:id="75"/>
      <w:r w:rsidR="007B5CB0">
        <w:rPr>
          <w:rStyle w:val="CommentReference"/>
        </w:rPr>
        <w:commentReference w:id="75"/>
      </w:r>
      <w:r w:rsidRPr="00A311AD">
        <w:rPr>
          <w:noProof w:val="0"/>
          <w:lang w:val="en-US"/>
        </w:rPr>
        <w:t>;</w:t>
      </w:r>
    </w:p>
    <w:p w14:paraId="54A02322" w14:textId="21575955" w:rsidR="00936440" w:rsidRPr="00FE0DE3" w:rsidRDefault="00936440" w:rsidP="00FE0DE3">
      <w:pPr>
        <w:rPr>
          <w:noProof w:val="0"/>
          <w:lang w:val="en-US"/>
        </w:rPr>
      </w:pPr>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ListParagraph"/>
        <w:numPr>
          <w:ilvl w:val="1"/>
          <w:numId w:val="14"/>
        </w:numPr>
        <w:rPr>
          <w:del w:id="76"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7" w:name="_Toc38823920"/>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p>
    <w:bookmarkEnd w:id="77"/>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Heading3"/>
        <w:rPr>
          <w:color w:val="auto"/>
          <w:sz w:val="28"/>
          <w:szCs w:val="28"/>
          <w:lang w:val="en-GB"/>
          <w:rPrChange w:id="78" w:author="André Oliveira" w:date="2020-04-28T15:35:00Z">
            <w:rPr>
              <w:rFonts w:eastAsia="Times New Roman"/>
              <w:color w:val="auto"/>
              <w:lang w:eastAsia="en-GB"/>
            </w:rPr>
          </w:rPrChange>
        </w:rPr>
      </w:pPr>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79"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79"/>
    </w:p>
    <w:p w14:paraId="6A164145" w14:textId="1DB517FB" w:rsidR="00231005" w:rsidRPr="00D74356" w:rsidRDefault="00231005" w:rsidP="00231005">
      <w:pPr>
        <w:pStyle w:val="Heading3"/>
        <w:rPr>
          <w:color w:val="auto"/>
          <w:sz w:val="28"/>
          <w:szCs w:val="28"/>
          <w:lang w:val="en-GB"/>
        </w:rPr>
      </w:pPr>
      <w:bookmarkStart w:id="80" w:name="_Toc3882392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p>
    <w:bookmarkEnd w:id="80"/>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81"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81"/>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Heading3"/>
        <w:rPr>
          <w:color w:val="auto"/>
          <w:sz w:val="28"/>
          <w:szCs w:val="28"/>
          <w:lang w:val="en-GB"/>
        </w:rPr>
      </w:pPr>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p>
    <w:p w14:paraId="2517E5CE" w14:textId="77777777" w:rsidR="00231005" w:rsidRPr="00231005" w:rsidRDefault="00231005">
      <w:pPr>
        <w:rPr>
          <w:lang w:eastAsia="en-GB"/>
          <w:rPrChange w:id="82" w:author="André Oliveira" w:date="2020-04-28T15:36:00Z">
            <w:rPr>
              <w:rFonts w:eastAsia="Times New Roman"/>
              <w:color w:val="auto"/>
              <w:lang w:eastAsia="en-GB"/>
            </w:rPr>
          </w:rPrChange>
        </w:rPr>
        <w:pPrChange w:id="83" w:author="André Oliveira" w:date="2020-04-28T15:36:00Z">
          <w:pPr>
            <w:pStyle w:val="Heading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84"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84"/>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Heading3"/>
        <w:rPr>
          <w:color w:val="auto"/>
          <w:sz w:val="28"/>
          <w:szCs w:val="28"/>
          <w:lang w:val="en-GB"/>
        </w:rPr>
      </w:pPr>
      <w:bookmarkStart w:id="85" w:name="_Toc38823924"/>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p>
    <w:bookmarkEnd w:id="85"/>
    <w:p w14:paraId="030AAC8B" w14:textId="77777777" w:rsidR="00225B02" w:rsidRDefault="00FE0DE3"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86"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86"/>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Heading3"/>
        <w:rPr>
          <w:color w:val="auto"/>
          <w:sz w:val="28"/>
          <w:szCs w:val="28"/>
          <w:lang w:val="en-GB"/>
        </w:rPr>
      </w:pPr>
      <w:bookmarkStart w:id="87" w:name="_Toc3882392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p>
    <w:bookmarkEnd w:id="87"/>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88"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88"/>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Heading3"/>
        <w:rPr>
          <w:color w:val="auto"/>
          <w:sz w:val="28"/>
          <w:szCs w:val="28"/>
          <w:lang w:val="en-GB"/>
        </w:rPr>
      </w:pPr>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89"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89"/>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Heading1"/>
      </w:pPr>
      <w:bookmarkStart w:id="90" w:name="_Toc38823927"/>
      <w:r>
        <w:lastRenderedPageBreak/>
        <w:t>Related work</w:t>
      </w:r>
      <w:bookmarkEnd w:id="90"/>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91" w:name="_Toc38823928"/>
      <w:r>
        <w:rPr>
          <w:noProof w:val="0"/>
          <w:color w:val="auto"/>
          <w:sz w:val="28"/>
          <w:szCs w:val="28"/>
          <w:lang w:val="en-US"/>
        </w:rPr>
        <w:t>AlgoExpert</w:t>
      </w:r>
      <w:bookmarkEnd w:id="91"/>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92" w:name="_Toc38823929"/>
      <w:r>
        <w:rPr>
          <w:noProof w:val="0"/>
          <w:color w:val="auto"/>
          <w:sz w:val="28"/>
          <w:szCs w:val="28"/>
          <w:lang w:val="en-US"/>
        </w:rPr>
        <w:t>HackerRank</w:t>
      </w:r>
      <w:bookmarkEnd w:id="92"/>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93" w:name="_Toc38823930"/>
      <w:r>
        <w:rPr>
          <w:noProof w:val="0"/>
          <w:color w:val="auto"/>
          <w:sz w:val="28"/>
          <w:szCs w:val="28"/>
          <w:lang w:val="en-US"/>
        </w:rPr>
        <w:lastRenderedPageBreak/>
        <w:t>LeetCode</w:t>
      </w:r>
      <w:bookmarkEnd w:id="93"/>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94" w:name="_Toc38823931"/>
      <w:r>
        <w:rPr>
          <w:noProof w:val="0"/>
          <w:color w:val="auto"/>
          <w:sz w:val="28"/>
          <w:szCs w:val="28"/>
          <w:lang w:val="en-US"/>
        </w:rPr>
        <w:t>Codewars</w:t>
      </w:r>
      <w:bookmarkEnd w:id="94"/>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95" w:name="_Toc38823932"/>
      <w:r>
        <w:rPr>
          <w:noProof w:val="0"/>
          <w:color w:val="auto"/>
          <w:sz w:val="28"/>
          <w:szCs w:val="28"/>
          <w:lang w:val="en-US"/>
        </w:rPr>
        <w:t>CodeChef</w:t>
      </w:r>
      <w:bookmarkEnd w:id="95"/>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Caption"/>
        <w:keepNext/>
        <w:rPr>
          <w:lang w:val="en-US"/>
        </w:rPr>
      </w:pPr>
      <w:bookmarkStart w:id="96"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96"/>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97" w:name="_Toc38823933"/>
      <w:r>
        <w:lastRenderedPageBreak/>
        <w:t>Related Technologies</w:t>
      </w:r>
      <w:bookmarkEnd w:id="97"/>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98"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98"/>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r w:rsidR="006468C2">
        <w:fldChar w:fldCharType="begin"/>
      </w:r>
      <w:r w:rsidR="006468C2" w:rsidRPr="006468C2">
        <w:rPr>
          <w:lang w:val="en-US"/>
          <w:rPrChange w:id="99" w:author="Rodrigo LeaL" w:date="2020-04-27T22:24:00Z">
            <w:rPr/>
          </w:rPrChange>
        </w:rPr>
        <w:instrText xml:space="preserve"> HYPERLINK "https://reactjs.org/" </w:instrText>
      </w:r>
      <w:r w:rsidR="006468C2">
        <w:fldChar w:fldCharType="separate"/>
      </w:r>
      <w:r w:rsidRPr="00FC6040">
        <w:rPr>
          <w:rStyle w:val="Hyperlink"/>
          <w:lang w:val="en-US"/>
        </w:rPr>
        <w:t>https://reactjs.org/</w:t>
      </w:r>
      <w:r w:rsidR="006468C2">
        <w:rPr>
          <w:rStyle w:val="Hyperlink"/>
          <w:lang w:val="en-US"/>
        </w:rPr>
        <w:fldChar w:fldCharType="end"/>
      </w:r>
      <w:r>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r w:rsidR="006468C2">
        <w:fldChar w:fldCharType="begin"/>
      </w:r>
      <w:r w:rsidR="006468C2" w:rsidRPr="006468C2">
        <w:rPr>
          <w:lang w:val="en-US"/>
          <w:rPrChange w:id="100" w:author="Rodrigo LeaL" w:date="2020-04-27T22:24:00Z">
            <w:rPr/>
          </w:rPrChange>
        </w:rPr>
        <w:instrText xml:space="preserve"> HYPERLINK "https://reactjs.org/docs/introducing-jsx.html" </w:instrText>
      </w:r>
      <w:r w:rsidR="006468C2">
        <w:fldChar w:fldCharType="separate"/>
      </w:r>
      <w:r w:rsidRPr="00FC6040">
        <w:rPr>
          <w:rStyle w:val="Hyperlink"/>
          <w:lang w:val="en-US"/>
        </w:rPr>
        <w:t>https://reactjs.org/docs/introducing-jsx.html</w:t>
      </w:r>
      <w:r w:rsidR="006468C2">
        <w:rPr>
          <w:rStyle w:val="Hyperlink"/>
          <w:lang w:val="en-US"/>
        </w:rPr>
        <w:fldChar w:fldCharType="end"/>
      </w:r>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101"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101"/>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r w:rsidR="006468C2">
        <w:fldChar w:fldCharType="begin"/>
      </w:r>
      <w:r w:rsidR="006468C2" w:rsidRPr="006468C2">
        <w:rPr>
          <w:lang w:val="en-US"/>
          <w:rPrChange w:id="102" w:author="Rodrigo LeaL" w:date="2020-04-27T22:24:00Z">
            <w:rPr/>
          </w:rPrChange>
        </w:rPr>
        <w:instrText xml:space="preserve"> HYPERLINK "https://spring.io/projects/spring-framework" </w:instrText>
      </w:r>
      <w:r w:rsidR="006468C2">
        <w:fldChar w:fldCharType="separate"/>
      </w:r>
      <w:r w:rsidRPr="00FC6040">
        <w:rPr>
          <w:rStyle w:val="Hyperlink"/>
          <w:lang w:val="en-US"/>
        </w:rPr>
        <w:t>https://spring.io/projects/spring-framework</w:t>
      </w:r>
      <w:r w:rsidR="006468C2">
        <w:rPr>
          <w:rStyle w:val="Hyperlink"/>
          <w:lang w:val="en-US"/>
        </w:rPr>
        <w:fldChar w:fldCharType="end"/>
      </w:r>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r w:rsidR="006468C2">
        <w:fldChar w:fldCharType="begin"/>
      </w:r>
      <w:r w:rsidR="006468C2" w:rsidRPr="006468C2">
        <w:rPr>
          <w:lang w:val="en-US"/>
          <w:rPrChange w:id="103" w:author="Rodrigo LeaL" w:date="2020-04-27T22:24:00Z">
            <w:rPr/>
          </w:rPrChange>
        </w:rPr>
        <w:instrText xml:space="preserve"> HYPERLINK "https://docs.spring.io/spring/docs/4.3.x/spring-framework-reference/html/overview.html" </w:instrText>
      </w:r>
      <w:r w:rsidR="006468C2">
        <w:fldChar w:fldCharType="separate"/>
      </w:r>
      <w:r w:rsidRPr="00FC6040">
        <w:rPr>
          <w:rStyle w:val="Hyperlink"/>
          <w:lang w:val="en-US"/>
        </w:rPr>
        <w:t>https://docs.spring.io/spring/docs/4.3.x/spring-framework-reference/html/overview.html</w:t>
      </w:r>
      <w:r w:rsidR="006468C2">
        <w:rPr>
          <w:rStyle w:val="Hyperlink"/>
          <w:lang w:val="en-US"/>
        </w:rPr>
        <w:fldChar w:fldCharType="end"/>
      </w:r>
      <w:r w:rsidRPr="00B473F1">
        <w:rPr>
          <w:lang w:val="en-US"/>
        </w:rPr>
        <w:t>,</w:t>
      </w:r>
      <w:r>
        <w:rPr>
          <w:lang w:val="en-US"/>
        </w:rPr>
        <w:t xml:space="preserve"> </w:t>
      </w:r>
      <w:r w:rsidR="006468C2">
        <w:fldChar w:fldCharType="begin"/>
      </w:r>
      <w:r w:rsidR="006468C2" w:rsidRPr="006468C2">
        <w:rPr>
          <w:lang w:val="en-US"/>
          <w:rPrChange w:id="104" w:author="Rodrigo LeaL" w:date="2020-04-27T22:24:00Z">
            <w:rPr/>
          </w:rPrChange>
        </w:rPr>
        <w:instrText xml:space="preserve"> HYPERLINK "https://spring.io/projects/spring-framework" </w:instrText>
      </w:r>
      <w:r w:rsidR="006468C2">
        <w:fldChar w:fldCharType="separate"/>
      </w:r>
      <w:r w:rsidRPr="00FC6040">
        <w:rPr>
          <w:rStyle w:val="Hyperlink"/>
          <w:lang w:val="en-US"/>
        </w:rPr>
        <w:t>https://spring.io/projects/spring-framework</w:t>
      </w:r>
      <w:r w:rsidR="006468C2">
        <w:rPr>
          <w:rStyle w:val="Hyperlink"/>
          <w:lang w:val="en-US"/>
        </w:rPr>
        <w:fldChar w:fldCharType="end"/>
      </w:r>
      <w:r>
        <w:rPr>
          <w:lang w:val="en-US"/>
        </w:rPr>
        <w:t>).</w:t>
      </w:r>
    </w:p>
    <w:p w14:paraId="1A4751E3" w14:textId="1A49027C" w:rsidR="00FC6040" w:rsidRDefault="00FC6040" w:rsidP="00FC6040">
      <w:pPr>
        <w:rPr>
          <w:lang w:val="en-US"/>
        </w:rPr>
      </w:pPr>
      <w:r>
        <w:rPr>
          <w:lang w:val="en-US"/>
        </w:rPr>
        <w:lastRenderedPageBreak/>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Default="00050398" w:rsidP="00050398">
      <w:pPr>
        <w:pStyle w:val="Heading2"/>
        <w:rPr>
          <w:noProof w:val="0"/>
          <w:color w:val="auto"/>
          <w:sz w:val="28"/>
          <w:szCs w:val="28"/>
          <w:lang w:val="en-GB"/>
        </w:rPr>
      </w:pPr>
    </w:p>
    <w:p w14:paraId="75595679" w14:textId="79E0E1E1" w:rsidR="00050398" w:rsidRPr="00AB6EF8" w:rsidRDefault="00050398" w:rsidP="00AB6EF8">
      <w:pPr>
        <w:pStyle w:val="Heading3"/>
        <w:rPr>
          <w:noProof w:val="0"/>
          <w:color w:val="auto"/>
          <w:sz w:val="28"/>
          <w:szCs w:val="28"/>
          <w:lang w:val="en-GB"/>
        </w:rPr>
      </w:pPr>
      <w:bookmarkStart w:id="105" w:name="_Toc533370019"/>
      <w:bookmarkStart w:id="106" w:name="_Toc27948159"/>
      <w:bookmarkStart w:id="107" w:name="_Toc38823936"/>
      <w:r w:rsidRPr="00AB6EF8">
        <w:rPr>
          <w:noProof w:val="0"/>
          <w:color w:val="auto"/>
          <w:sz w:val="28"/>
          <w:szCs w:val="28"/>
          <w:lang w:val="en-GB"/>
        </w:rPr>
        <w:t>4.</w:t>
      </w:r>
      <w:r w:rsidRPr="00A311AD">
        <w:rPr>
          <w:rStyle w:val="Heading3Char"/>
          <w:color w:val="auto"/>
          <w:sz w:val="28"/>
          <w:szCs w:val="28"/>
          <w:lang w:val="en-GB"/>
        </w:rPr>
        <w:t>2.1. Spring Boot</w:t>
      </w:r>
      <w:bookmarkEnd w:id="105"/>
      <w:bookmarkEnd w:id="106"/>
      <w:bookmarkEnd w:id="107"/>
    </w:p>
    <w:p w14:paraId="23AE9140" w14:textId="2322B308"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r w:rsidR="006468C2">
        <w:fldChar w:fldCharType="begin"/>
      </w:r>
      <w:r w:rsidR="006468C2" w:rsidRPr="006468C2">
        <w:rPr>
          <w:lang w:val="en-US"/>
          <w:rPrChange w:id="108" w:author="Rodrigo LeaL" w:date="2020-04-27T22:24:00Z">
            <w:rPr/>
          </w:rPrChange>
        </w:rPr>
        <w:instrText xml:space="preserve"> HYPERLINK "https://spring.io/projects/spring-boot" </w:instrText>
      </w:r>
      <w:r w:rsidR="006468C2">
        <w:fldChar w:fldCharType="separate"/>
      </w:r>
      <w:r w:rsidRPr="00FC6040">
        <w:rPr>
          <w:rStyle w:val="Hyperlink"/>
          <w:lang w:val="en-US"/>
        </w:rPr>
        <w:t>https://spring.io/projects/spring-boot</w:t>
      </w:r>
      <w:r w:rsidR="006468C2">
        <w:rPr>
          <w:rStyle w:val="Hyperlink"/>
          <w:lang w:val="en-US"/>
        </w:rPr>
        <w:fldChar w:fldCharType="end"/>
      </w:r>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Heading3"/>
        <w:rPr>
          <w:color w:val="auto"/>
          <w:sz w:val="28"/>
          <w:szCs w:val="28"/>
          <w:lang w:val="en-GB"/>
        </w:rPr>
      </w:pPr>
      <w:bookmarkStart w:id="109" w:name="_Toc38823937"/>
      <w:r w:rsidRPr="00AB6EF8">
        <w:rPr>
          <w:color w:val="auto"/>
          <w:sz w:val="28"/>
          <w:szCs w:val="28"/>
          <w:lang w:val="en-GB"/>
        </w:rPr>
        <w:t>4.2.2. Spring Security</w:t>
      </w:r>
      <w:bookmarkEnd w:id="109"/>
    </w:p>
    <w:p w14:paraId="06F15ED2" w14:textId="46041CF9" w:rsidR="00FC6040" w:rsidRDefault="00FC6040" w:rsidP="00FC6040">
      <w:pPr>
        <w:rPr>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110" w:author="André Oliveira" w:date="2020-04-28T15:02:00Z">
        <w:r w:rsidR="00377445">
          <w:rPr>
            <w:lang w:val="en-US"/>
          </w:rPr>
          <w:t xml:space="preserve"> </w:t>
        </w:r>
      </w:ins>
      <w:r>
        <w:rPr>
          <w:lang w:val="en-US"/>
        </w:rPr>
        <w:t>necessary requirements (</w:t>
      </w:r>
      <w:r w:rsidRPr="00810198">
        <w:rPr>
          <w:color w:val="FF0000"/>
          <w:lang w:val="en-US"/>
        </w:rPr>
        <w:t xml:space="preserve">ref </w:t>
      </w:r>
      <w:r>
        <w:rPr>
          <w:lang w:val="en-US"/>
        </w:rPr>
        <w:t xml:space="preserve">- </w:t>
      </w:r>
      <w:r w:rsidR="006468C2">
        <w:fldChar w:fldCharType="begin"/>
      </w:r>
      <w:r w:rsidR="006468C2" w:rsidRPr="006468C2">
        <w:rPr>
          <w:lang w:val="en-US"/>
          <w:rPrChange w:id="111" w:author="Rodrigo LeaL" w:date="2020-04-27T22:24:00Z">
            <w:rPr/>
          </w:rPrChange>
        </w:rPr>
        <w:instrText xml:space="preserve"> HYPERLINK "https://spring.io/projects/spring-security" </w:instrText>
      </w:r>
      <w:r w:rsidR="006468C2">
        <w:fldChar w:fldCharType="separate"/>
      </w:r>
      <w:r w:rsidRPr="00FC6040">
        <w:rPr>
          <w:rStyle w:val="Hyperlink"/>
          <w:lang w:val="en-US"/>
        </w:rPr>
        <w:t>https://spring.io/projects/spring-security</w:t>
      </w:r>
      <w:r w:rsidR="006468C2">
        <w:rPr>
          <w:rStyle w:val="Hyperlink"/>
          <w:lang w:val="en-US"/>
        </w:rPr>
        <w:fldChar w:fldCharType="end"/>
      </w:r>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Heading2"/>
        <w:rPr>
          <w:noProof w:val="0"/>
          <w:color w:val="auto"/>
          <w:sz w:val="28"/>
          <w:szCs w:val="28"/>
          <w:lang w:val="en-US"/>
        </w:rPr>
      </w:pPr>
      <w:bookmarkStart w:id="112"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112"/>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r w:rsidR="006468C2">
        <w:fldChar w:fldCharType="begin"/>
      </w:r>
      <w:r w:rsidR="006468C2" w:rsidRPr="006468C2">
        <w:rPr>
          <w:lang w:val="en-US"/>
          <w:rPrChange w:id="113" w:author="Rodrigo LeaL" w:date="2020-04-27T22:24:00Z">
            <w:rPr/>
          </w:rPrChange>
        </w:rPr>
        <w:instrText xml:space="preserve"> HYPERLINK "https://www.docker.com/" </w:instrText>
      </w:r>
      <w:r w:rsidR="006468C2">
        <w:fldChar w:fldCharType="separate"/>
      </w:r>
      <w:r w:rsidRPr="00FC6040">
        <w:rPr>
          <w:rStyle w:val="Hyperlink"/>
          <w:lang w:val="en-US"/>
        </w:rPr>
        <w:t>https://www.docker.com/</w:t>
      </w:r>
      <w:r w:rsidR="006468C2">
        <w:rPr>
          <w:rStyle w:val="Hyperlink"/>
          <w:lang w:val="en-US"/>
        </w:rPr>
        <w:fldChar w:fldCharType="end"/>
      </w:r>
      <w:r>
        <w:rPr>
          <w:lang w:val="en-US"/>
        </w:rPr>
        <w:t xml:space="preserve"> </w:t>
      </w:r>
      <w:r w:rsidRPr="000D09FA">
        <w:rPr>
          <w:lang w:val="en-US"/>
        </w:rPr>
        <w:t>https://docs.docker.com/</w:t>
      </w:r>
      <w:r>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114"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r w:rsidR="006468C2">
        <w:fldChar w:fldCharType="begin"/>
      </w:r>
      <w:r w:rsidR="006468C2" w:rsidRPr="006468C2">
        <w:rPr>
          <w:lang w:val="en-US"/>
          <w:rPrChange w:id="115" w:author="Rodrigo LeaL" w:date="2020-04-27T22:24:00Z">
            <w:rPr/>
          </w:rPrChange>
        </w:rPr>
        <w:instrText xml:space="preserve"> HYPERLINK "https://hub.docker.com/" </w:instrText>
      </w:r>
      <w:r w:rsidR="006468C2">
        <w:fldChar w:fldCharType="separate"/>
      </w:r>
      <w:r w:rsidRPr="00FC6040">
        <w:rPr>
          <w:rStyle w:val="Hyperlink"/>
          <w:lang w:val="en-US"/>
        </w:rPr>
        <w:t>https://hub.docker.com/</w:t>
      </w:r>
      <w:r w:rsidR="006468C2">
        <w:rPr>
          <w:rStyle w:val="Hyperlink"/>
          <w:lang w:val="en-US"/>
        </w:rPr>
        <w:fldChar w:fldCharType="end"/>
      </w:r>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Heading2"/>
        <w:rPr>
          <w:noProof w:val="0"/>
          <w:color w:val="auto"/>
          <w:sz w:val="28"/>
          <w:szCs w:val="28"/>
          <w:lang w:val="en-US"/>
        </w:rPr>
      </w:pPr>
      <w:bookmarkStart w:id="116"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116"/>
    </w:p>
    <w:p w14:paraId="384EA5D9" w14:textId="5DA355E7" w:rsidR="00FC6040" w:rsidRDefault="00FC6040" w:rsidP="00FC6040">
      <w:pPr>
        <w:rPr>
          <w:lang w:val="en-US"/>
        </w:rPr>
      </w:pPr>
      <w:r>
        <w:rPr>
          <w:lang w:val="en-US"/>
        </w:rPr>
        <w:t xml:space="preserve">Swagger enables developers to describe their API’s structure in such a way that it is possible to build </w:t>
      </w:r>
      <w:r w:rsidR="001327C4">
        <w:rPr>
          <w:lang w:val="en-US"/>
        </w:rPr>
        <w:t xml:space="preserve">both </w:t>
      </w:r>
      <w:r>
        <w:rPr>
          <w:lang w:val="en-US"/>
        </w:rPr>
        <w:t>beautiful and interactive API documentation (</w:t>
      </w:r>
      <w:r w:rsidRPr="00165DF0">
        <w:rPr>
          <w:color w:val="FF0000"/>
          <w:lang w:val="en-US"/>
        </w:rPr>
        <w:t xml:space="preserve">ref </w:t>
      </w:r>
      <w:r>
        <w:rPr>
          <w:lang w:val="en-US"/>
        </w:rPr>
        <w:t xml:space="preserve">- </w:t>
      </w:r>
      <w:r w:rsidR="006468C2">
        <w:fldChar w:fldCharType="begin"/>
      </w:r>
      <w:r w:rsidR="006468C2" w:rsidRPr="006468C2">
        <w:rPr>
          <w:lang w:val="en-US"/>
          <w:rPrChange w:id="117" w:author="Rodrigo LeaL" w:date="2020-04-27T22:24:00Z">
            <w:rPr/>
          </w:rPrChange>
        </w:rPr>
        <w:instrText xml:space="preserve"> HYPERLINK "https://swagger.io/" </w:instrText>
      </w:r>
      <w:r w:rsidR="006468C2">
        <w:fldChar w:fldCharType="separate"/>
      </w:r>
      <w:r w:rsidRPr="00FC6040">
        <w:rPr>
          <w:rStyle w:val="Hyperlink"/>
          <w:lang w:val="en-US"/>
        </w:rPr>
        <w:t>https://swagger.io/</w:t>
      </w:r>
      <w:r w:rsidR="006468C2">
        <w:rPr>
          <w:rStyle w:val="Hyperlink"/>
          <w:lang w:val="en-US"/>
        </w:rPr>
        <w:fldChar w:fldCharType="end"/>
      </w:r>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Heading1"/>
      </w:pPr>
      <w:bookmarkStart w:id="118" w:name="_Toc38823940"/>
      <w:r>
        <w:lastRenderedPageBreak/>
        <w:t>Arquitecture</w:t>
      </w:r>
      <w:bookmarkEnd w:id="118"/>
    </w:p>
    <w:p w14:paraId="740567F0" w14:textId="54DAEEA0" w:rsidR="00567E9A" w:rsidRPr="00806D95" w:rsidRDefault="00567E9A" w:rsidP="00567E9A">
      <w:pPr>
        <w:rPr>
          <w:lang w:val="en-US"/>
        </w:rPr>
      </w:pPr>
      <w:r w:rsidRPr="00806D95">
        <w:rPr>
          <w:lang w:val="en-US"/>
        </w:rPr>
        <w:t xml:space="preserve">To develop the </w:t>
      </w:r>
      <w:r>
        <w:rPr>
          <w:lang w:val="en-US"/>
        </w:rPr>
        <w:t>IS</w:t>
      </w:r>
      <w:ins w:id="119"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 xml:space="preserve">The Services module will provide a </w:t>
      </w:r>
      <w:commentRangeStart w:id="120"/>
      <w:commentRangeStart w:id="121"/>
      <w:r w:rsidRPr="00806D95">
        <w:rPr>
          <w:lang w:val="en-US"/>
        </w:rPr>
        <w:t>REST API</w:t>
      </w:r>
      <w:commentRangeEnd w:id="120"/>
      <w:r w:rsidR="001327C4">
        <w:rPr>
          <w:rStyle w:val="CommentReference"/>
        </w:rPr>
        <w:commentReference w:id="120"/>
      </w:r>
      <w:commentRangeEnd w:id="121"/>
      <w:r w:rsidR="00B61933">
        <w:rPr>
          <w:rStyle w:val="CommentReference"/>
        </w:rPr>
        <w:commentReference w:id="121"/>
      </w:r>
      <w:r w:rsidRPr="00806D95">
        <w:rPr>
          <w:lang w:val="en-US"/>
        </w:rPr>
        <w:t xml:space="preserve">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Caption"/>
        <w:rPr>
          <w:lang w:val="en-US"/>
        </w:rPr>
      </w:pPr>
      <w:bookmarkStart w:id="122"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122"/>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123"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123"/>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124"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Heading2"/>
      </w:pPr>
    </w:p>
    <w:p w14:paraId="7B73A36F" w14:textId="31457DA1" w:rsidR="004A2391" w:rsidRPr="006969E7" w:rsidRDefault="004A2391" w:rsidP="006969E7">
      <w:pPr>
        <w:pStyle w:val="Heading2"/>
        <w:rPr>
          <w:noProof w:val="0"/>
          <w:color w:val="auto"/>
          <w:sz w:val="28"/>
          <w:szCs w:val="28"/>
          <w:lang w:val="en-US"/>
        </w:rPr>
      </w:pPr>
      <w:bookmarkStart w:id="125" w:name="_Toc38823942"/>
      <w:r w:rsidRPr="006969E7">
        <w:rPr>
          <w:noProof w:val="0"/>
          <w:color w:val="auto"/>
          <w:sz w:val="28"/>
          <w:szCs w:val="28"/>
          <w:lang w:val="en-US"/>
        </w:rPr>
        <w:t>5.2. Services</w:t>
      </w:r>
      <w:bookmarkEnd w:id="125"/>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126"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Caption"/>
        <w:rPr>
          <w:lang w:val="en-US"/>
        </w:rPr>
      </w:pPr>
      <w:bookmarkStart w:id="127"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127"/>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894276" w:rsidRDefault="00567E9A" w:rsidP="00567E9A">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r w:rsidR="006468C2">
        <w:fldChar w:fldCharType="begin"/>
      </w:r>
      <w:r w:rsidR="006468C2" w:rsidRPr="006468C2">
        <w:rPr>
          <w:lang w:val="en-US"/>
          <w:rPrChange w:id="128" w:author="Rodrigo LeaL" w:date="2020-04-27T22:24:00Z">
            <w:rPr/>
          </w:rPrChange>
        </w:rPr>
        <w:instrText xml:space="preserve"> HYPERLINK "https://github.com/OAI/OpenAPI-Specification/blob/master/versions/3.0.2.md" </w:instrText>
      </w:r>
      <w:r w:rsidR="006468C2">
        <w:fldChar w:fldCharType="separate"/>
      </w:r>
      <w:r w:rsidRPr="00567E9A">
        <w:rPr>
          <w:rStyle w:val="Hyperlink"/>
          <w:lang w:val="en-US"/>
        </w:rPr>
        <w:t>https://github.com/OAI/OpenAPI-Specification/blob/master/versions/3.0.2.md</w:t>
      </w:r>
      <w:r w:rsidR="006468C2">
        <w:rPr>
          <w:rStyle w:val="Hyperlink"/>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 hosted on Swagger UI (</w:t>
      </w:r>
      <w:r w:rsidR="006468C2">
        <w:fldChar w:fldCharType="begin"/>
      </w:r>
      <w:r w:rsidR="006468C2" w:rsidRPr="006468C2">
        <w:rPr>
          <w:lang w:val="en-US"/>
          <w:rPrChange w:id="129" w:author="Rodrigo LeaL" w:date="2020-04-27T22:24:00Z">
            <w:rPr/>
          </w:rPrChange>
        </w:rPr>
        <w:instrText xml:space="preserve"> HYPERLINK "https://joaoesantos.github.io/ise_learning/apiDocumentation/" </w:instrText>
      </w:r>
      <w:r w:rsidR="006468C2">
        <w:fldChar w:fldCharType="separate"/>
      </w:r>
      <w:r w:rsidRPr="00567E9A">
        <w:rPr>
          <w:rStyle w:val="Hyperlink"/>
          <w:lang w:val="en-US"/>
        </w:rPr>
        <w:t>https://joaoesantos.github.io/ise_learning/apiDocumentation</w:t>
      </w:r>
      <w:r w:rsidR="006468C2">
        <w:rPr>
          <w:rStyle w:val="Hyperlink"/>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130"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130"/>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Caption"/>
        <w:rPr>
          <w:lang w:val="en-US"/>
        </w:rPr>
      </w:pPr>
      <w:bookmarkStart w:id="131"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131"/>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r w:rsidR="006468C2">
        <w:fldChar w:fldCharType="begin"/>
      </w:r>
      <w:r w:rsidR="006468C2" w:rsidRPr="006468C2">
        <w:rPr>
          <w:lang w:val="en-US"/>
          <w:rPrChange w:id="132" w:author="Rodrigo LeaL" w:date="2020-04-27T22:24:00Z">
            <w:rPr/>
          </w:rPrChange>
        </w:rPr>
        <w:instrText xml:space="preserve"> HYPERLINK "https://www.tutorialspoint.com/sql/third-normal-form.htm" </w:instrText>
      </w:r>
      <w:r w:rsidR="006468C2">
        <w:fldChar w:fldCharType="separate"/>
      </w:r>
      <w:r w:rsidRPr="00567E9A">
        <w:rPr>
          <w:rStyle w:val="Hyperlink"/>
          <w:lang w:val="en-US"/>
        </w:rPr>
        <w:t>https://www.tutorialspoint.com/sql/third-normal-form.htm</w:t>
      </w:r>
      <w:r w:rsidR="006468C2">
        <w:rPr>
          <w:rStyle w:val="Hyperlink"/>
          <w:lang w:val="en-US"/>
        </w:rPr>
        <w:fldChar w:fldCharType="end"/>
      </w:r>
      <w:r w:rsidRPr="00F465CC">
        <w:rPr>
          <w:lang w:val="en-US"/>
        </w:rPr>
        <w:t>).</w:t>
      </w:r>
    </w:p>
    <w:p w14:paraId="78344ED1" w14:textId="64B7C378" w:rsidR="00567E9A" w:rsidRDefault="00567E9A" w:rsidP="00567E9A">
      <w:pPr>
        <w:rPr>
          <w:lang w:val="en-US"/>
        </w:rPr>
      </w:pPr>
      <w:r w:rsidRPr="00F30A61">
        <w:rPr>
          <w:lang w:val="en-US"/>
        </w:rPr>
        <w:t>An implementation d</w:t>
      </w:r>
      <w:r>
        <w:rPr>
          <w:lang w:val="en-US"/>
        </w:rPr>
        <w:t>etail worthy of note is the mandatory mutually exclusive relationships between Answer and it</w:t>
      </w:r>
      <w:ins w:id="133" w:author="André Oliveira" w:date="2020-04-28T15:15:00Z">
        <w:r w:rsidR="00BE6232">
          <w:rPr>
            <w:lang w:val="en-US"/>
          </w:rPr>
          <w:t>’</w:t>
        </w:r>
      </w:ins>
      <w:r>
        <w:rPr>
          <w:lang w:val="en-US"/>
        </w:rPr>
        <w:t xml:space="preserve">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134"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134"/>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477295DF" w:rsidR="00567E9A" w:rsidRDefault="00567E9A" w:rsidP="00567E9A">
      <w:pPr>
        <w:rPr>
          <w:lang w:val="en-US"/>
        </w:rPr>
      </w:pPr>
      <w:r>
        <w:rPr>
          <w:lang w:val="en-US"/>
        </w:rPr>
        <w:t xml:space="preserve">As can be seen below, this was achieved by having multiple applications running in separate containers, each container supporting a single runtime. Each application is listening to HTTP requests to execute the code, and when it receives a request </w:t>
      </w:r>
      <w:ins w:id="135" w:author="André Oliveira" w:date="2020-04-28T15:16:00Z">
        <w:r w:rsidR="00BE6232">
          <w:rPr>
            <w:lang w:val="en-US"/>
          </w:rPr>
          <w:t>it</w:t>
        </w:r>
      </w:ins>
      <w:del w:id="136" w:author="André Oliveira" w:date="2020-04-28T15:16:00Z">
        <w:r w:rsidDel="00BE6232">
          <w:rPr>
            <w:lang w:val="en-US"/>
          </w:rPr>
          <w:delText>is</w:delText>
        </w:r>
      </w:del>
      <w:r>
        <w:rPr>
          <w:lang w:val="en-US"/>
        </w:rPr>
        <w:t xml:space="preserve">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Caption"/>
        <w:rPr>
          <w:lang w:val="en-US"/>
        </w:rPr>
      </w:pPr>
      <w:bookmarkStart w:id="137"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137"/>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36B59ABA" w:rsidR="00567E9A" w:rsidRDefault="00567E9A" w:rsidP="00567E9A">
      <w:pPr>
        <w:rPr>
          <w:lang w:val="en-US"/>
        </w:rPr>
      </w:pPr>
      <w:r>
        <w:rPr>
          <w:lang w:val="en-US"/>
        </w:rPr>
        <w:lastRenderedPageBreak/>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ins w:id="138" w:author="André Oliveira" w:date="2020-04-28T15:17:00Z">
        <w:r w:rsidR="00BE6232">
          <w:rPr>
            <w:lang w:val="en-US"/>
          </w:rPr>
          <w:t>.</w:t>
        </w:r>
      </w:ins>
      <w:del w:id="139" w:author="André Oliveira" w:date="2020-04-28T15:17:00Z">
        <w:r w:rsidDel="00BE6232">
          <w:rPr>
            <w:lang w:val="en-US"/>
          </w:rPr>
          <w:delText>,</w:delText>
        </w:r>
      </w:del>
      <w:r>
        <w:rPr>
          <w:lang w:val="en-US"/>
        </w:rPr>
        <w:t xml:space="preserve"> </w:t>
      </w:r>
      <w:ins w:id="140" w:author="André Oliveira" w:date="2020-04-28T15:18:00Z">
        <w:r w:rsidR="00BE6232">
          <w:rPr>
            <w:lang w:val="en-US"/>
          </w:rPr>
          <w:t>T</w:t>
        </w:r>
      </w:ins>
      <w:del w:id="141" w:author="André Oliveira" w:date="2020-04-28T15:18:00Z">
        <w:r w:rsidDel="00BE6232">
          <w:rPr>
            <w:lang w:val="en-US"/>
          </w:rPr>
          <w:delText>t</w:delText>
        </w:r>
      </w:del>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Heading3"/>
        <w:rPr>
          <w:color w:val="auto"/>
          <w:sz w:val="28"/>
          <w:szCs w:val="28"/>
          <w:lang w:val="en-GB"/>
        </w:rPr>
      </w:pPr>
      <w:bookmarkStart w:id="142"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142"/>
    </w:p>
    <w:p w14:paraId="51870B82" w14:textId="6FFDAEDA" w:rsidR="00567E9A" w:rsidRDefault="00567E9A" w:rsidP="00567E9A">
      <w:pPr>
        <w:rPr>
          <w:lang w:val="en-US"/>
        </w:rPr>
      </w:pPr>
      <w:r>
        <w:rPr>
          <w:lang w:val="en-US"/>
        </w:rPr>
        <w:t>Because both Java and Kotlin can be compiled to be executed on the JVM</w:t>
      </w:r>
      <w:ins w:id="143"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ECC7AEE" w:rsidR="00567E9A" w:rsidRDefault="00567E9A" w:rsidP="00567E9A">
      <w:pPr>
        <w:rPr>
          <w:lang w:val="en-US"/>
        </w:rPr>
      </w:pPr>
      <w:commentRangeStart w:id="144"/>
      <w:commentRangeStart w:id="145"/>
      <w:r>
        <w:rPr>
          <w:lang w:val="en-US"/>
        </w:rPr>
        <w:t xml:space="preserve">One of the main differences between the Java and Kotlin execution Environments is the </w:t>
      </w:r>
      <w:r w:rsidR="00894276">
        <w:rPr>
          <w:lang w:val="en-US"/>
        </w:rPr>
        <w:t xml:space="preserve">execution </w:t>
      </w:r>
      <w:r>
        <w:rPr>
          <w:lang w:val="en-US"/>
        </w:rPr>
        <w:t xml:space="preserve">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commentRangeEnd w:id="144"/>
      <w:r w:rsidR="00BE6232">
        <w:rPr>
          <w:rStyle w:val="CommentReference"/>
        </w:rPr>
        <w:commentReference w:id="144"/>
      </w:r>
      <w:commentRangeEnd w:id="145"/>
      <w:r w:rsidR="00537A11">
        <w:rPr>
          <w:rStyle w:val="CommentReference"/>
        </w:rPr>
        <w:commentReference w:id="145"/>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lastRenderedPageBreak/>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Heading1"/>
      </w:pPr>
      <w:bookmarkStart w:id="146" w:name="_Toc38823946"/>
      <w:r>
        <w:lastRenderedPageBreak/>
        <w:t>Project progress</w:t>
      </w:r>
      <w:bookmarkEnd w:id="146"/>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Caption"/>
        <w:rPr>
          <w:lang w:val="en-US"/>
        </w:rPr>
      </w:pPr>
      <w:bookmarkStart w:id="147"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147"/>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5BB42B49"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Caption"/>
        <w:rPr>
          <w:lang w:val="en-US"/>
        </w:rPr>
      </w:pPr>
      <w:bookmarkStart w:id="148"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148"/>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Heading1"/>
      </w:pPr>
      <w:bookmarkStart w:id="149" w:name="_Toc38823947"/>
      <w:r>
        <w:lastRenderedPageBreak/>
        <w:t>Lexicon</w:t>
      </w:r>
      <w:bookmarkEnd w:id="149"/>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Heading1"/>
      </w:pPr>
      <w:bookmarkStart w:id="150" w:name="_Toc38823948"/>
      <w:r>
        <w:lastRenderedPageBreak/>
        <w:t>References</w:t>
      </w:r>
      <w:bookmarkEnd w:id="150"/>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32" w:history="1">
        <w:r>
          <w:rPr>
            <w:rStyle w:val="Hyperlink"/>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hyperlink r:id="rId33" w:history="1">
        <w:r w:rsidRPr="00936E89">
          <w:rPr>
            <w:rStyle w:val="Hyperlink"/>
            <w:lang w:val="en-US"/>
          </w:rPr>
          <w:t>https://www.hackerrank.com/</w:t>
        </w:r>
      </w:hyperlink>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hyperlink r:id="rId34" w:history="1">
        <w:r w:rsidRPr="00812C43">
          <w:rPr>
            <w:rStyle w:val="Hyperlink"/>
            <w:lang w:val="en-US"/>
          </w:rPr>
          <w:t>https://leetcode.com/</w:t>
        </w:r>
      </w:hyperlink>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hyperlink r:id="rId35" w:history="1">
        <w:r w:rsidRPr="003C5B09">
          <w:rPr>
            <w:rStyle w:val="Hyperlink"/>
            <w:lang w:val="en-US"/>
          </w:rPr>
          <w:t>https://www.codewars.com/</w:t>
        </w:r>
      </w:hyperlink>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36" w:history="1">
        <w:r w:rsidRPr="0026229E">
          <w:rPr>
            <w:rStyle w:val="Hyperlink"/>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Heading1"/>
      </w:pPr>
      <w:r>
        <w:lastRenderedPageBreak/>
        <w:t>Annex</w:t>
      </w:r>
    </w:p>
    <w:p w14:paraId="2E64B1D1" w14:textId="48A71C49" w:rsidR="00A95392" w:rsidRPr="00E66F6D" w:rsidRDefault="00E66F6D" w:rsidP="00E66F6D">
      <w:pPr>
        <w:pStyle w:val="Heading2"/>
        <w:rPr>
          <w:color w:val="auto"/>
          <w:sz w:val="28"/>
          <w:szCs w:val="28"/>
        </w:rPr>
      </w:pPr>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p>
    <w:tbl>
      <w:tblPr>
        <w:tblStyle w:val="GridTable1Light"/>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odrigo LeaL" w:date="2020-04-29T19:14:00Z" w:initials="RL">
    <w:p w14:paraId="596F7BC5" w14:textId="3BE9868B" w:rsidR="00FE0DE3" w:rsidRDefault="00FE0DE3">
      <w:pPr>
        <w:pStyle w:val="CommentText"/>
      </w:pPr>
      <w:r>
        <w:rPr>
          <w:rStyle w:val="CommentReference"/>
        </w:rPr>
        <w:annotationRef/>
      </w:r>
      <w:r>
        <w:t>Quintela muda isto!!</w:t>
      </w:r>
    </w:p>
  </w:comment>
  <w:comment w:id="3" w:author="Rodrigo LeaL" w:date="2020-04-29T19:14:00Z" w:initials="RL">
    <w:p w14:paraId="60589919" w14:textId="41F630D8" w:rsidR="00FE0DE3" w:rsidRDefault="00FE0DE3">
      <w:pPr>
        <w:pStyle w:val="CommentText"/>
      </w:pPr>
      <w:r>
        <w:rPr>
          <w:rStyle w:val="CommentReference"/>
        </w:rPr>
        <w:annotationRef/>
      </w:r>
    </w:p>
  </w:comment>
  <w:comment w:id="8" w:author="joao eduardo santos" w:date="2020-04-29T11:41:00Z" w:initials="jes">
    <w:p w14:paraId="4FC79FAC" w14:textId="74E6EED9" w:rsidR="00FE0DE3" w:rsidRPr="00447942" w:rsidRDefault="00FE0DE3">
      <w:pPr>
        <w:pStyle w:val="CommentText"/>
      </w:pPr>
      <w:r>
        <w:rPr>
          <w:rStyle w:val="CommentReference"/>
        </w:rPr>
        <w:annotationRef/>
      </w:r>
      <w:r w:rsidRPr="00447942">
        <w:t>está nos requisitos e não faz parte da introdução</w:t>
      </w:r>
    </w:p>
  </w:comment>
  <w:comment w:id="9" w:author="Rodrigo LeaL" w:date="2020-04-29T19:14:00Z" w:initials="RL">
    <w:p w14:paraId="1CBCA35D" w14:textId="357DDDCD" w:rsidR="00FE0DE3" w:rsidRDefault="00FE0DE3">
      <w:pPr>
        <w:pStyle w:val="CommentText"/>
      </w:pPr>
      <w:r>
        <w:rPr>
          <w:rStyle w:val="CommentReference"/>
        </w:rPr>
        <w:annotationRef/>
      </w:r>
      <w:r>
        <w:t>Quintela apoaga isto!!</w:t>
      </w:r>
    </w:p>
  </w:comment>
  <w:comment w:id="10" w:author="Rodrigo LeaL" w:date="2020-04-29T19:14:00Z" w:initials="RL">
    <w:p w14:paraId="38B2CF06" w14:textId="3EBCF2F2" w:rsidR="00FE0DE3" w:rsidRDefault="00FE0DE3">
      <w:pPr>
        <w:pStyle w:val="CommentText"/>
      </w:pPr>
      <w:r>
        <w:rPr>
          <w:rStyle w:val="CommentReference"/>
        </w:rPr>
        <w:annotationRef/>
      </w:r>
    </w:p>
  </w:comment>
  <w:comment w:id="15" w:author="joao eduardo santos" w:date="2020-04-29T11:41:00Z" w:initials="jes">
    <w:p w14:paraId="1D46D4B1" w14:textId="4509D288" w:rsidR="00FE0DE3" w:rsidRPr="00447942" w:rsidRDefault="00FE0DE3">
      <w:pPr>
        <w:pStyle w:val="CommentText"/>
      </w:pPr>
      <w:r>
        <w:rPr>
          <w:rStyle w:val="CommentReference"/>
        </w:rPr>
        <w:annotationRef/>
      </w:r>
      <w:r w:rsidRPr="00447942">
        <w:t>está nos requisitos e não faz parte da introdução</w:t>
      </w:r>
    </w:p>
  </w:comment>
  <w:comment w:id="16" w:author="Rodrigo LeaL" w:date="2020-04-29T19:15:00Z" w:initials="RL">
    <w:p w14:paraId="71C0F89D" w14:textId="54973277" w:rsidR="00FE0DE3" w:rsidRDefault="00FE0DE3">
      <w:pPr>
        <w:pStyle w:val="CommentText"/>
      </w:pPr>
      <w:r>
        <w:rPr>
          <w:rStyle w:val="CommentReference"/>
        </w:rPr>
        <w:annotationRef/>
      </w:r>
      <w:r>
        <w:t>Quintela apaga isto!</w:t>
      </w:r>
    </w:p>
  </w:comment>
  <w:comment w:id="22" w:author="joao eduardo santos" w:date="2020-04-29T11:40:00Z" w:initials="jes">
    <w:p w14:paraId="64B8288F" w14:textId="2927A2B2" w:rsidR="00FE0DE3" w:rsidRPr="00447942" w:rsidRDefault="00FE0DE3">
      <w:pPr>
        <w:pStyle w:val="CommentText"/>
      </w:pPr>
      <w:r>
        <w:rPr>
          <w:rStyle w:val="CommentReference"/>
        </w:rPr>
        <w:annotationRef/>
      </w:r>
      <w:r w:rsidRPr="00447942">
        <w:rPr>
          <w:noProof w:val="0"/>
        </w:rPr>
        <w:t>o mesmo que os de cima. Estamos a misturar capitulos e a nos repetir</w:t>
      </w:r>
    </w:p>
  </w:comment>
  <w:comment w:id="23" w:author="Rodrigo LeaL" w:date="2020-04-29T19:15:00Z" w:initials="RL">
    <w:p w14:paraId="4777E0B6" w14:textId="7E21E414" w:rsidR="00FE0DE3" w:rsidRDefault="00FE0DE3">
      <w:pPr>
        <w:pStyle w:val="CommentText"/>
      </w:pPr>
      <w:r>
        <w:rPr>
          <w:rStyle w:val="CommentReference"/>
        </w:rPr>
        <w:annotationRef/>
      </w:r>
      <w:r>
        <w:t>Quintela apaga isto!!</w:t>
      </w:r>
    </w:p>
  </w:comment>
  <w:comment w:id="68" w:author="Rodrigo LeaL" w:date="2020-04-27T22:49:00Z" w:initials="RL">
    <w:p w14:paraId="75B9B38F" w14:textId="5271605E" w:rsidR="00FE0DE3" w:rsidRDefault="00FE0DE3">
      <w:pPr>
        <w:pStyle w:val="CommentText"/>
      </w:pPr>
      <w:r>
        <w:rPr>
          <w:rStyle w:val="CommentReference"/>
        </w:rPr>
        <w:annotationRef/>
      </w:r>
      <w:r>
        <w:t>Alterei o capitulo 6 para refletir o progress, parecia que o texto estava mais focado no que seria a conclusao e não o capitulo do progresso</w:t>
      </w:r>
    </w:p>
  </w:comment>
  <w:comment w:id="73" w:author="André Oliveira" w:date="2020-04-28T15:30:00Z" w:initials="AO">
    <w:p w14:paraId="2F0AD47E" w14:textId="7C7AB424" w:rsidR="00FE0DE3" w:rsidRDefault="00FE0DE3">
      <w:pPr>
        <w:pStyle w:val="CommentText"/>
      </w:pPr>
      <w:r>
        <w:rPr>
          <w:rStyle w:val="CommentReference"/>
        </w:rPr>
        <w:annotationRef/>
      </w:r>
      <w:r>
        <w:t>Ou criarmos uma seção a defenir as answer, ou dentro dos challenges e questionares, temos de defilas. Ex: quem pode aceder, se posso ou não alterar, etc.</w:t>
      </w:r>
    </w:p>
  </w:comment>
  <w:comment w:id="74" w:author="joao eduardo santos" w:date="2020-04-29T11:44:00Z" w:initials="jes">
    <w:p w14:paraId="1FDED44D" w14:textId="249DA6E3" w:rsidR="00FE0DE3" w:rsidRDefault="00FE0DE3">
      <w:pPr>
        <w:pStyle w:val="CommentText"/>
      </w:pPr>
      <w:r>
        <w:rPr>
          <w:rStyle w:val="CommentReference"/>
        </w:rPr>
        <w:annotationRef/>
      </w:r>
      <w:r>
        <w:t>Não percebi o que escreveste</w:t>
      </w:r>
    </w:p>
  </w:comment>
  <w:comment w:id="75" w:author="Rodrigo LeaL" w:date="2020-04-29T19:23:00Z" w:initials="RL">
    <w:p w14:paraId="186BB3EE" w14:textId="55ADACA4" w:rsidR="007B5CB0" w:rsidRDefault="007B5CB0">
      <w:pPr>
        <w:pStyle w:val="CommentText"/>
      </w:pPr>
      <w:r>
        <w:rPr>
          <w:rStyle w:val="CommentReference"/>
        </w:rPr>
        <w:annotationRef/>
      </w:r>
      <w:r>
        <w:t>Tradução: deviamos detalhar melhor os requisitos dos questionnaire answers, ou num bullet a parte “Questionnaire answers” ou no mesmo bullet do “Questionnaire”</w:t>
      </w:r>
    </w:p>
  </w:comment>
  <w:comment w:id="120" w:author="André Oliveira" w:date="2020-04-28T15:07:00Z" w:initials="AO">
    <w:p w14:paraId="5B84DCA0" w14:textId="117DD14A" w:rsidR="00FE0DE3" w:rsidRDefault="00FE0DE3">
      <w:pPr>
        <w:pStyle w:val="CommentText"/>
      </w:pPr>
      <w:r>
        <w:rPr>
          <w:rStyle w:val="CommentReference"/>
        </w:rPr>
        <w:annotationRef/>
      </w:r>
      <w:r>
        <w:t>Dizer o que é a REST API ou e fazer link para a documentação</w:t>
      </w:r>
    </w:p>
  </w:comment>
  <w:comment w:id="121" w:author="joao eduardo santos" w:date="2020-04-29T11:49:00Z" w:initials="jes">
    <w:p w14:paraId="75BD6350" w14:textId="3F5878D6" w:rsidR="00FE0DE3" w:rsidRDefault="00FE0DE3">
      <w:pPr>
        <w:pStyle w:val="CommentText"/>
      </w:pPr>
      <w:r>
        <w:rPr>
          <w:rStyle w:val="CommentReference"/>
        </w:rPr>
        <w:annotationRef/>
      </w:r>
      <w:r>
        <w:t xml:space="preserve">Quanto muito uma referencia para </w:t>
      </w:r>
      <w:hyperlink r:id="rId1" w:history="1">
        <w:r w:rsidRPr="00734D58">
          <w:rPr>
            <w:rStyle w:val="Hyperlink"/>
          </w:rPr>
          <w:t>https://restfulapi.net/</w:t>
        </w:r>
      </w:hyperlink>
      <w:r>
        <w:t>. Explicar está fora do contexto deste documento e do final</w:t>
      </w:r>
    </w:p>
  </w:comment>
  <w:comment w:id="144" w:author="André Oliveira" w:date="2020-04-28T15:21:00Z" w:initials="AO">
    <w:p w14:paraId="31DC0AD6" w14:textId="44913ED7" w:rsidR="00FE0DE3" w:rsidRDefault="00FE0DE3">
      <w:pPr>
        <w:pStyle w:val="CommentText"/>
      </w:pPr>
      <w:r>
        <w:rPr>
          <w:rStyle w:val="CommentReference"/>
        </w:rPr>
        <w:annotationRef/>
      </w:r>
      <w:r>
        <w:t>Não percebo o que queres dizer</w:t>
      </w:r>
    </w:p>
  </w:comment>
  <w:comment w:id="145" w:author="joao eduardo santos" w:date="2020-04-29T11:53:00Z" w:initials="jes">
    <w:p w14:paraId="395586FA" w14:textId="3F81F9D1" w:rsidR="00FE0DE3" w:rsidRDefault="00FE0DE3">
      <w:pPr>
        <w:pStyle w:val="CommentText"/>
      </w:pPr>
      <w:r>
        <w:rPr>
          <w:rStyle w:val="CommentReference"/>
        </w:rPr>
        <w:annotationRef/>
      </w:r>
      <w:r>
        <w:t>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6F7BC5" w15:done="0"/>
  <w15:commentEx w15:paraId="60589919" w15:paraIdParent="596F7BC5" w15:done="0"/>
  <w15:commentEx w15:paraId="4FC79FAC" w15:done="0"/>
  <w15:commentEx w15:paraId="1CBCA35D" w15:paraIdParent="4FC79FAC" w15:done="0"/>
  <w15:commentEx w15:paraId="38B2CF06" w15:paraIdParent="4FC79FAC" w15:done="0"/>
  <w15:commentEx w15:paraId="1D46D4B1" w15:done="0"/>
  <w15:commentEx w15:paraId="71C0F89D" w15:paraIdParent="1D46D4B1" w15:done="0"/>
  <w15:commentEx w15:paraId="64B8288F" w15:done="0"/>
  <w15:commentEx w15:paraId="4777E0B6" w15:paraIdParent="64B8288F" w15:done="0"/>
  <w15:commentEx w15:paraId="75B9B38F" w15:done="0"/>
  <w15:commentEx w15:paraId="2F0AD47E" w15:done="0"/>
  <w15:commentEx w15:paraId="1FDED44D" w15:paraIdParent="2F0AD47E" w15:done="0"/>
  <w15:commentEx w15:paraId="186BB3EE" w15:paraIdParent="2F0AD47E" w15:done="0"/>
  <w15:commentEx w15:paraId="5B84DCA0" w15:done="0"/>
  <w15:commentEx w15:paraId="75BD6350" w15:paraIdParent="5B84DCA0" w15:done="0"/>
  <w15:commentEx w15:paraId="31DC0AD6" w15:done="0"/>
  <w15:commentEx w15:paraId="395586FA" w15:paraIdParent="31DC0A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6F7BC5" w16cid:durableId="2254507B"/>
  <w16cid:commentId w16cid:paraId="60589919" w16cid:durableId="22545086"/>
  <w16cid:commentId w16cid:paraId="4FC79FAC" w16cid:durableId="2253E671"/>
  <w16cid:commentId w16cid:paraId="1CBCA35D" w16cid:durableId="225450A8"/>
  <w16cid:commentId w16cid:paraId="38B2CF06" w16cid:durableId="225450B0"/>
  <w16cid:commentId w16cid:paraId="1D46D4B1" w16cid:durableId="2253E657"/>
  <w16cid:commentId w16cid:paraId="71C0F89D" w16cid:durableId="225450BD"/>
  <w16cid:commentId w16cid:paraId="64B8288F" w16cid:durableId="2253E63C"/>
  <w16cid:commentId w16cid:paraId="4777E0B6" w16cid:durableId="225450E7"/>
  <w16cid:commentId w16cid:paraId="75B9B38F" w16cid:durableId="2251DFF0"/>
  <w16cid:commentId w16cid:paraId="2F0AD47E" w16cid:durableId="2252CAB3"/>
  <w16cid:commentId w16cid:paraId="1FDED44D" w16cid:durableId="2253E709"/>
  <w16cid:commentId w16cid:paraId="186BB3EE" w16cid:durableId="225452B0"/>
  <w16cid:commentId w16cid:paraId="5B84DCA0" w16cid:durableId="2252C52F"/>
  <w16cid:commentId w16cid:paraId="75BD6350" w16cid:durableId="2253E82C"/>
  <w16cid:commentId w16cid:paraId="31DC0AD6" w16cid:durableId="2252C88C"/>
  <w16cid:commentId w16cid:paraId="395586FA" w16cid:durableId="2253E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C0471" w14:textId="77777777" w:rsidR="001D03CD" w:rsidRDefault="001D03CD" w:rsidP="00DE7218">
      <w:pPr>
        <w:spacing w:after="0" w:line="240" w:lineRule="auto"/>
      </w:pPr>
      <w:r>
        <w:separator/>
      </w:r>
    </w:p>
  </w:endnote>
  <w:endnote w:type="continuationSeparator" w:id="0">
    <w:p w14:paraId="3DF027AF" w14:textId="77777777" w:rsidR="001D03CD" w:rsidRDefault="001D03CD"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FE0DE3" w:rsidRDefault="00FE0DE3"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FE0DE3" w:rsidRDefault="00FE0DE3"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FE0DE3" w:rsidRDefault="00FE0DE3"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FE0DE3" w:rsidRPr="00B2443B" w:rsidRDefault="00FE0DE3">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FE0DE3" w:rsidRDefault="00FE0DE3"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FE0DE3" w:rsidRDefault="00FE0D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FE0DE3" w:rsidRPr="00513BF3" w:rsidRDefault="00FE0DE3"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FE0DE3" w:rsidRPr="00513BF3" w:rsidRDefault="00FE0DE3"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D53D6" w14:textId="77777777" w:rsidR="001D03CD" w:rsidRDefault="001D03CD" w:rsidP="00DE7218">
      <w:pPr>
        <w:spacing w:after="0" w:line="240" w:lineRule="auto"/>
      </w:pPr>
      <w:r>
        <w:separator/>
      </w:r>
    </w:p>
  </w:footnote>
  <w:footnote w:type="continuationSeparator" w:id="0">
    <w:p w14:paraId="56F794BB" w14:textId="77777777" w:rsidR="001D03CD" w:rsidRDefault="001D03CD"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FE0DE3" w:rsidRDefault="00FE0D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FE0DE3" w:rsidRPr="005B6B81" w14:paraId="6F471FB2" w14:textId="77777777" w:rsidTr="0076634F">
      <w:tc>
        <w:tcPr>
          <w:tcW w:w="895" w:type="pct"/>
        </w:tcPr>
        <w:p w14:paraId="19C17F0E" w14:textId="77777777" w:rsidR="00FE0DE3" w:rsidRPr="005B6B81" w:rsidRDefault="00FE0DE3"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65pt;height:48.35pt">
                <v:imagedata r:id="rId1" o:title=""/>
              </v:shape>
              <o:OLEObject Type="Embed" ProgID="Visio.Drawing.11" ShapeID="_x0000_i1025" DrawAspect="Content" ObjectID="_1649694443" r:id="rId2"/>
            </w:object>
          </w:r>
        </w:p>
      </w:tc>
      <w:tc>
        <w:tcPr>
          <w:tcW w:w="4105" w:type="pct"/>
        </w:tcPr>
        <w:p w14:paraId="2F33F1E3" w14:textId="38689ABA" w:rsidR="00FE0DE3" w:rsidRPr="005B6B81" w:rsidRDefault="00FE0DE3" w:rsidP="005B6B81">
          <w:pPr>
            <w:spacing w:line="220" w:lineRule="exact"/>
            <w:jc w:val="right"/>
          </w:pPr>
          <w:r w:rsidRPr="005B6B81">
            <w:t>2019/20</w:t>
          </w:r>
          <w:r w:rsidRPr="005B6B81">
            <w:rPr>
              <w:b/>
            </w:rPr>
            <w:br/>
          </w:r>
          <w:r>
            <w:t>Summer</w:t>
          </w:r>
        </w:p>
        <w:p w14:paraId="588C74AC" w14:textId="77777777" w:rsidR="00FE0DE3" w:rsidRDefault="00FE0DE3"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FE0DE3" w:rsidRPr="005B6B81" w:rsidRDefault="00FE0DE3"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FE0DE3" w:rsidRDefault="00FE0D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o eduardo santos">
    <w15:presenceInfo w15:providerId="Windows Live" w15:userId="329686ab1dce4f9b"/>
  </w15:person>
  <w15:person w15:author="Rodrigo LeaL">
    <w15:presenceInfo w15:providerId="Windows Live" w15:userId="498daa2bb915593e"/>
  </w15:person>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27C4"/>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1005"/>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5C1F"/>
    <w:rsid w:val="0030772B"/>
    <w:rsid w:val="0031211F"/>
    <w:rsid w:val="00312B9C"/>
    <w:rsid w:val="00313850"/>
    <w:rsid w:val="00320B15"/>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44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0DE3"/>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stfulapi.ne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leetcode.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hackerrank.com/" TargetMode="External"/><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algoexpert.io/produc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yperlink" Target="https://www.codechef.com/"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openxmlformats.org/officeDocument/2006/relationships/hyperlink" Target="https://www.codewars.com/" TargetMode="Externa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02F3B482-7CDE-4D85-97B8-1869ED36C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4547</TotalTime>
  <Pages>42</Pages>
  <Words>6029</Words>
  <Characters>32562</Characters>
  <Application>Microsoft Office Word</Application>
  <DocSecurity>0</DocSecurity>
  <Lines>271</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38514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31</cp:revision>
  <cp:lastPrinted>2018-10-17T18:27:00Z</cp:lastPrinted>
  <dcterms:created xsi:type="dcterms:W3CDTF">2018-10-17T10:07:00Z</dcterms:created>
  <dcterms:modified xsi:type="dcterms:W3CDTF">2020-04-29T18:41:00Z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