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287F807B" w14:textId="7DB2D51C" w:rsidR="002302AE"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9266826" w:history="1">
        <w:r w:rsidR="002302AE" w:rsidRPr="00E440C8">
          <w:rPr>
            <w:rStyle w:val="Hiperligao"/>
          </w:rPr>
          <w:t>1.</w:t>
        </w:r>
        <w:r w:rsidR="002302AE">
          <w:rPr>
            <w:sz w:val="22"/>
            <w:szCs w:val="22"/>
            <w:lang w:eastAsia="pt-PT"/>
          </w:rPr>
          <w:tab/>
        </w:r>
        <w:r w:rsidR="002302AE" w:rsidRPr="00E440C8">
          <w:rPr>
            <w:rStyle w:val="Hiperligao"/>
          </w:rPr>
          <w:t>Introduction</w:t>
        </w:r>
        <w:r w:rsidR="002302AE">
          <w:rPr>
            <w:webHidden/>
          </w:rPr>
          <w:tab/>
        </w:r>
        <w:r w:rsidR="002302AE">
          <w:rPr>
            <w:webHidden/>
          </w:rPr>
          <w:fldChar w:fldCharType="begin"/>
        </w:r>
        <w:r w:rsidR="002302AE">
          <w:rPr>
            <w:webHidden/>
          </w:rPr>
          <w:instrText xml:space="preserve"> PAGEREF _Toc39266826 \h </w:instrText>
        </w:r>
        <w:r w:rsidR="002302AE">
          <w:rPr>
            <w:webHidden/>
          </w:rPr>
        </w:r>
        <w:r w:rsidR="002302AE">
          <w:rPr>
            <w:webHidden/>
          </w:rPr>
          <w:fldChar w:fldCharType="separate"/>
        </w:r>
        <w:r w:rsidR="002302AE">
          <w:rPr>
            <w:webHidden/>
          </w:rPr>
          <w:t>7</w:t>
        </w:r>
        <w:r w:rsidR="002302AE">
          <w:rPr>
            <w:webHidden/>
          </w:rPr>
          <w:fldChar w:fldCharType="end"/>
        </w:r>
      </w:hyperlink>
    </w:p>
    <w:p w14:paraId="3E70A708" w14:textId="477D4243" w:rsidR="002302AE" w:rsidRDefault="00872360">
      <w:pPr>
        <w:pStyle w:val="ndice2"/>
        <w:tabs>
          <w:tab w:val="right" w:leader="dot" w:pos="8494"/>
        </w:tabs>
        <w:rPr>
          <w:sz w:val="22"/>
          <w:szCs w:val="22"/>
          <w:lang w:eastAsia="pt-PT"/>
        </w:rPr>
      </w:pPr>
      <w:hyperlink w:anchor="_Toc39266827" w:history="1">
        <w:r w:rsidR="002302AE" w:rsidRPr="00E440C8">
          <w:rPr>
            <w:rStyle w:val="Hiperligao"/>
            <w:lang w:val="en-US"/>
          </w:rPr>
          <w:t>1.1. Outline</w:t>
        </w:r>
        <w:r w:rsidR="002302AE">
          <w:rPr>
            <w:webHidden/>
          </w:rPr>
          <w:tab/>
        </w:r>
        <w:r w:rsidR="002302AE">
          <w:rPr>
            <w:webHidden/>
          </w:rPr>
          <w:fldChar w:fldCharType="begin"/>
        </w:r>
        <w:r w:rsidR="002302AE">
          <w:rPr>
            <w:webHidden/>
          </w:rPr>
          <w:instrText xml:space="preserve"> PAGEREF _Toc39266827 \h </w:instrText>
        </w:r>
        <w:r w:rsidR="002302AE">
          <w:rPr>
            <w:webHidden/>
          </w:rPr>
        </w:r>
        <w:r w:rsidR="002302AE">
          <w:rPr>
            <w:webHidden/>
          </w:rPr>
          <w:fldChar w:fldCharType="separate"/>
        </w:r>
        <w:r w:rsidR="002302AE">
          <w:rPr>
            <w:webHidden/>
          </w:rPr>
          <w:t>8</w:t>
        </w:r>
        <w:r w:rsidR="002302AE">
          <w:rPr>
            <w:webHidden/>
          </w:rPr>
          <w:fldChar w:fldCharType="end"/>
        </w:r>
      </w:hyperlink>
    </w:p>
    <w:p w14:paraId="02C4A82A" w14:textId="7193A669" w:rsidR="002302AE" w:rsidRDefault="00872360">
      <w:pPr>
        <w:pStyle w:val="ndice1"/>
        <w:tabs>
          <w:tab w:val="left" w:pos="480"/>
          <w:tab w:val="right" w:leader="dot" w:pos="8494"/>
        </w:tabs>
        <w:rPr>
          <w:sz w:val="22"/>
          <w:szCs w:val="22"/>
          <w:lang w:eastAsia="pt-PT"/>
        </w:rPr>
      </w:pPr>
      <w:hyperlink w:anchor="_Toc39266828" w:history="1">
        <w:r w:rsidR="002302AE" w:rsidRPr="00E440C8">
          <w:rPr>
            <w:rStyle w:val="Hiperligao"/>
          </w:rPr>
          <w:t>2.</w:t>
        </w:r>
        <w:r w:rsidR="002302AE">
          <w:rPr>
            <w:sz w:val="22"/>
            <w:szCs w:val="22"/>
            <w:lang w:eastAsia="pt-PT"/>
          </w:rPr>
          <w:tab/>
        </w:r>
        <w:r w:rsidR="002302AE" w:rsidRPr="00E440C8">
          <w:rPr>
            <w:rStyle w:val="Hiperligao"/>
          </w:rPr>
          <w:t>Requirements</w:t>
        </w:r>
        <w:r w:rsidR="002302AE">
          <w:rPr>
            <w:webHidden/>
          </w:rPr>
          <w:tab/>
        </w:r>
        <w:r w:rsidR="002302AE">
          <w:rPr>
            <w:webHidden/>
          </w:rPr>
          <w:fldChar w:fldCharType="begin"/>
        </w:r>
        <w:r w:rsidR="002302AE">
          <w:rPr>
            <w:webHidden/>
          </w:rPr>
          <w:instrText xml:space="preserve"> PAGEREF _Toc39266828 \h </w:instrText>
        </w:r>
        <w:r w:rsidR="002302AE">
          <w:rPr>
            <w:webHidden/>
          </w:rPr>
        </w:r>
        <w:r w:rsidR="002302AE">
          <w:rPr>
            <w:webHidden/>
          </w:rPr>
          <w:fldChar w:fldCharType="separate"/>
        </w:r>
        <w:r w:rsidR="002302AE">
          <w:rPr>
            <w:webHidden/>
          </w:rPr>
          <w:t>11</w:t>
        </w:r>
        <w:r w:rsidR="002302AE">
          <w:rPr>
            <w:webHidden/>
          </w:rPr>
          <w:fldChar w:fldCharType="end"/>
        </w:r>
      </w:hyperlink>
    </w:p>
    <w:p w14:paraId="4D7406F5" w14:textId="506B67CD" w:rsidR="002302AE" w:rsidRDefault="00872360">
      <w:pPr>
        <w:pStyle w:val="ndice2"/>
        <w:tabs>
          <w:tab w:val="right" w:leader="dot" w:pos="8494"/>
        </w:tabs>
        <w:rPr>
          <w:sz w:val="22"/>
          <w:szCs w:val="22"/>
          <w:lang w:eastAsia="pt-PT"/>
        </w:rPr>
      </w:pPr>
      <w:hyperlink w:anchor="_Toc39266829" w:history="1">
        <w:r w:rsidR="002302AE" w:rsidRPr="00E440C8">
          <w:rPr>
            <w:rStyle w:val="Hiperligao"/>
            <w:rFonts w:asciiTheme="majorHAnsi" w:eastAsiaTheme="majorEastAsia" w:hAnsiTheme="majorHAnsi" w:cstheme="majorBidi"/>
            <w:lang w:val="en-US"/>
          </w:rPr>
          <w:t>2.1. Functional Requirements</w:t>
        </w:r>
        <w:r w:rsidR="002302AE">
          <w:rPr>
            <w:webHidden/>
          </w:rPr>
          <w:tab/>
        </w:r>
        <w:r w:rsidR="002302AE">
          <w:rPr>
            <w:webHidden/>
          </w:rPr>
          <w:fldChar w:fldCharType="begin"/>
        </w:r>
        <w:r w:rsidR="002302AE">
          <w:rPr>
            <w:webHidden/>
          </w:rPr>
          <w:instrText xml:space="preserve"> PAGEREF _Toc39266829 \h </w:instrText>
        </w:r>
        <w:r w:rsidR="002302AE">
          <w:rPr>
            <w:webHidden/>
          </w:rPr>
        </w:r>
        <w:r w:rsidR="002302AE">
          <w:rPr>
            <w:webHidden/>
          </w:rPr>
          <w:fldChar w:fldCharType="separate"/>
        </w:r>
        <w:r w:rsidR="002302AE">
          <w:rPr>
            <w:webHidden/>
          </w:rPr>
          <w:t>11</w:t>
        </w:r>
        <w:r w:rsidR="002302AE">
          <w:rPr>
            <w:webHidden/>
          </w:rPr>
          <w:fldChar w:fldCharType="end"/>
        </w:r>
      </w:hyperlink>
    </w:p>
    <w:p w14:paraId="773BCB94" w14:textId="5EF14983" w:rsidR="002302AE" w:rsidRDefault="00872360">
      <w:pPr>
        <w:pStyle w:val="ndice2"/>
        <w:tabs>
          <w:tab w:val="right" w:leader="dot" w:pos="8494"/>
        </w:tabs>
        <w:rPr>
          <w:sz w:val="22"/>
          <w:szCs w:val="22"/>
          <w:lang w:eastAsia="pt-PT"/>
        </w:rPr>
      </w:pPr>
      <w:hyperlink w:anchor="_Toc39266830" w:history="1">
        <w:r w:rsidR="002302AE" w:rsidRPr="00E440C8">
          <w:rPr>
            <w:rStyle w:val="Hiperligao"/>
            <w:rFonts w:asciiTheme="majorHAnsi" w:eastAsiaTheme="majorEastAsia" w:hAnsiTheme="majorHAnsi" w:cstheme="majorBidi"/>
            <w:lang w:val="en-US"/>
          </w:rPr>
          <w:t>2.3. User Journeys</w:t>
        </w:r>
        <w:r w:rsidR="002302AE">
          <w:rPr>
            <w:webHidden/>
          </w:rPr>
          <w:tab/>
        </w:r>
        <w:r w:rsidR="002302AE">
          <w:rPr>
            <w:webHidden/>
          </w:rPr>
          <w:fldChar w:fldCharType="begin"/>
        </w:r>
        <w:r w:rsidR="002302AE">
          <w:rPr>
            <w:webHidden/>
          </w:rPr>
          <w:instrText xml:space="preserve"> PAGEREF _Toc39266830 \h </w:instrText>
        </w:r>
        <w:r w:rsidR="002302AE">
          <w:rPr>
            <w:webHidden/>
          </w:rPr>
        </w:r>
        <w:r w:rsidR="002302AE">
          <w:rPr>
            <w:webHidden/>
          </w:rPr>
          <w:fldChar w:fldCharType="separate"/>
        </w:r>
        <w:r w:rsidR="002302AE">
          <w:rPr>
            <w:webHidden/>
          </w:rPr>
          <w:t>12</w:t>
        </w:r>
        <w:r w:rsidR="002302AE">
          <w:rPr>
            <w:webHidden/>
          </w:rPr>
          <w:fldChar w:fldCharType="end"/>
        </w:r>
      </w:hyperlink>
    </w:p>
    <w:p w14:paraId="4BFDF728" w14:textId="0D08358C" w:rsidR="002302AE" w:rsidRDefault="00872360">
      <w:pPr>
        <w:pStyle w:val="ndice3"/>
        <w:tabs>
          <w:tab w:val="right" w:leader="dot" w:pos="8494"/>
        </w:tabs>
        <w:rPr>
          <w:sz w:val="22"/>
          <w:szCs w:val="22"/>
          <w:lang w:eastAsia="pt-PT"/>
        </w:rPr>
      </w:pPr>
      <w:hyperlink w:anchor="_Toc39266831" w:history="1">
        <w:r w:rsidR="002302AE" w:rsidRPr="00E440C8">
          <w:rPr>
            <w:rStyle w:val="Hiperligao"/>
            <w:lang w:val="en-GB"/>
          </w:rPr>
          <w:t>2.3.1. Registration</w:t>
        </w:r>
        <w:r w:rsidR="002302AE">
          <w:rPr>
            <w:webHidden/>
          </w:rPr>
          <w:tab/>
        </w:r>
        <w:r w:rsidR="002302AE">
          <w:rPr>
            <w:webHidden/>
          </w:rPr>
          <w:fldChar w:fldCharType="begin"/>
        </w:r>
        <w:r w:rsidR="002302AE">
          <w:rPr>
            <w:webHidden/>
          </w:rPr>
          <w:instrText xml:space="preserve"> PAGEREF _Toc39266831 \h </w:instrText>
        </w:r>
        <w:r w:rsidR="002302AE">
          <w:rPr>
            <w:webHidden/>
          </w:rPr>
        </w:r>
        <w:r w:rsidR="002302AE">
          <w:rPr>
            <w:webHidden/>
          </w:rPr>
          <w:fldChar w:fldCharType="separate"/>
        </w:r>
        <w:r w:rsidR="002302AE">
          <w:rPr>
            <w:webHidden/>
          </w:rPr>
          <w:t>13</w:t>
        </w:r>
        <w:r w:rsidR="002302AE">
          <w:rPr>
            <w:webHidden/>
          </w:rPr>
          <w:fldChar w:fldCharType="end"/>
        </w:r>
      </w:hyperlink>
    </w:p>
    <w:p w14:paraId="68FFA640" w14:textId="39F68300" w:rsidR="002302AE" w:rsidRDefault="00872360">
      <w:pPr>
        <w:pStyle w:val="ndice3"/>
        <w:tabs>
          <w:tab w:val="right" w:leader="dot" w:pos="8494"/>
        </w:tabs>
        <w:rPr>
          <w:sz w:val="22"/>
          <w:szCs w:val="22"/>
          <w:lang w:eastAsia="pt-PT"/>
        </w:rPr>
      </w:pPr>
      <w:hyperlink w:anchor="_Toc39266832" w:history="1">
        <w:r w:rsidR="002302AE" w:rsidRPr="00E440C8">
          <w:rPr>
            <w:rStyle w:val="Hiperligao"/>
            <w:lang w:val="en-GB"/>
          </w:rPr>
          <w:t>2.3.2. Solving a Challenge</w:t>
        </w:r>
        <w:r w:rsidR="002302AE">
          <w:rPr>
            <w:webHidden/>
          </w:rPr>
          <w:tab/>
        </w:r>
        <w:r w:rsidR="002302AE">
          <w:rPr>
            <w:webHidden/>
          </w:rPr>
          <w:fldChar w:fldCharType="begin"/>
        </w:r>
        <w:r w:rsidR="002302AE">
          <w:rPr>
            <w:webHidden/>
          </w:rPr>
          <w:instrText xml:space="preserve"> PAGEREF _Toc39266832 \h </w:instrText>
        </w:r>
        <w:r w:rsidR="002302AE">
          <w:rPr>
            <w:webHidden/>
          </w:rPr>
        </w:r>
        <w:r w:rsidR="002302AE">
          <w:rPr>
            <w:webHidden/>
          </w:rPr>
          <w:fldChar w:fldCharType="separate"/>
        </w:r>
        <w:r w:rsidR="002302AE">
          <w:rPr>
            <w:webHidden/>
          </w:rPr>
          <w:t>14</w:t>
        </w:r>
        <w:r w:rsidR="002302AE">
          <w:rPr>
            <w:webHidden/>
          </w:rPr>
          <w:fldChar w:fldCharType="end"/>
        </w:r>
      </w:hyperlink>
    </w:p>
    <w:p w14:paraId="3299D498" w14:textId="725491FE" w:rsidR="002302AE" w:rsidRDefault="00872360">
      <w:pPr>
        <w:pStyle w:val="ndice3"/>
        <w:tabs>
          <w:tab w:val="right" w:leader="dot" w:pos="8494"/>
        </w:tabs>
        <w:rPr>
          <w:sz w:val="22"/>
          <w:szCs w:val="22"/>
          <w:lang w:eastAsia="pt-PT"/>
        </w:rPr>
      </w:pPr>
      <w:hyperlink w:anchor="_Toc39266833" w:history="1">
        <w:r w:rsidR="002302AE" w:rsidRPr="00E440C8">
          <w:rPr>
            <w:rStyle w:val="Hiperligao"/>
            <w:lang w:val="en-GB"/>
          </w:rPr>
          <w:t>2.3.3. Create a Challenge</w:t>
        </w:r>
        <w:r w:rsidR="002302AE">
          <w:rPr>
            <w:webHidden/>
          </w:rPr>
          <w:tab/>
        </w:r>
        <w:r w:rsidR="002302AE">
          <w:rPr>
            <w:webHidden/>
          </w:rPr>
          <w:fldChar w:fldCharType="begin"/>
        </w:r>
        <w:r w:rsidR="002302AE">
          <w:rPr>
            <w:webHidden/>
          </w:rPr>
          <w:instrText xml:space="preserve"> PAGEREF _Toc39266833 \h </w:instrText>
        </w:r>
        <w:r w:rsidR="002302AE">
          <w:rPr>
            <w:webHidden/>
          </w:rPr>
        </w:r>
        <w:r w:rsidR="002302AE">
          <w:rPr>
            <w:webHidden/>
          </w:rPr>
          <w:fldChar w:fldCharType="separate"/>
        </w:r>
        <w:r w:rsidR="002302AE">
          <w:rPr>
            <w:webHidden/>
          </w:rPr>
          <w:t>15</w:t>
        </w:r>
        <w:r w:rsidR="002302AE">
          <w:rPr>
            <w:webHidden/>
          </w:rPr>
          <w:fldChar w:fldCharType="end"/>
        </w:r>
      </w:hyperlink>
    </w:p>
    <w:p w14:paraId="527DA1E9" w14:textId="74A285E8" w:rsidR="002302AE" w:rsidRDefault="00872360">
      <w:pPr>
        <w:pStyle w:val="ndice3"/>
        <w:tabs>
          <w:tab w:val="right" w:leader="dot" w:pos="8494"/>
        </w:tabs>
        <w:rPr>
          <w:sz w:val="22"/>
          <w:szCs w:val="22"/>
          <w:lang w:eastAsia="pt-PT"/>
        </w:rPr>
      </w:pPr>
      <w:hyperlink w:anchor="_Toc39266834" w:history="1">
        <w:r w:rsidR="002302AE" w:rsidRPr="00E440C8">
          <w:rPr>
            <w:rStyle w:val="Hiperligao"/>
            <w:lang w:val="en-GB"/>
          </w:rPr>
          <w:t>2.3.4. Create a Questionnaire</w:t>
        </w:r>
        <w:r w:rsidR="002302AE">
          <w:rPr>
            <w:webHidden/>
          </w:rPr>
          <w:tab/>
        </w:r>
        <w:r w:rsidR="002302AE">
          <w:rPr>
            <w:webHidden/>
          </w:rPr>
          <w:fldChar w:fldCharType="begin"/>
        </w:r>
        <w:r w:rsidR="002302AE">
          <w:rPr>
            <w:webHidden/>
          </w:rPr>
          <w:instrText xml:space="preserve"> PAGEREF _Toc39266834 \h </w:instrText>
        </w:r>
        <w:r w:rsidR="002302AE">
          <w:rPr>
            <w:webHidden/>
          </w:rPr>
        </w:r>
        <w:r w:rsidR="002302AE">
          <w:rPr>
            <w:webHidden/>
          </w:rPr>
          <w:fldChar w:fldCharType="separate"/>
        </w:r>
        <w:r w:rsidR="002302AE">
          <w:rPr>
            <w:webHidden/>
          </w:rPr>
          <w:t>16</w:t>
        </w:r>
        <w:r w:rsidR="002302AE">
          <w:rPr>
            <w:webHidden/>
          </w:rPr>
          <w:fldChar w:fldCharType="end"/>
        </w:r>
      </w:hyperlink>
    </w:p>
    <w:p w14:paraId="38B9478E" w14:textId="3C3CBAE3" w:rsidR="002302AE" w:rsidRDefault="00872360">
      <w:pPr>
        <w:pStyle w:val="ndice3"/>
        <w:tabs>
          <w:tab w:val="right" w:leader="dot" w:pos="8494"/>
        </w:tabs>
        <w:rPr>
          <w:sz w:val="22"/>
          <w:szCs w:val="22"/>
          <w:lang w:eastAsia="pt-PT"/>
        </w:rPr>
      </w:pPr>
      <w:hyperlink w:anchor="_Toc39266835" w:history="1">
        <w:r w:rsidR="002302AE" w:rsidRPr="00E440C8">
          <w:rPr>
            <w:rStyle w:val="Hiperligao"/>
            <w:lang w:val="en-GB"/>
          </w:rPr>
          <w:t>2.3.5. Run code</w:t>
        </w:r>
        <w:r w:rsidR="002302AE">
          <w:rPr>
            <w:webHidden/>
          </w:rPr>
          <w:tab/>
        </w:r>
        <w:r w:rsidR="002302AE">
          <w:rPr>
            <w:webHidden/>
          </w:rPr>
          <w:fldChar w:fldCharType="begin"/>
        </w:r>
        <w:r w:rsidR="002302AE">
          <w:rPr>
            <w:webHidden/>
          </w:rPr>
          <w:instrText xml:space="preserve"> PAGEREF _Toc39266835 \h </w:instrText>
        </w:r>
        <w:r w:rsidR="002302AE">
          <w:rPr>
            <w:webHidden/>
          </w:rPr>
        </w:r>
        <w:r w:rsidR="002302AE">
          <w:rPr>
            <w:webHidden/>
          </w:rPr>
          <w:fldChar w:fldCharType="separate"/>
        </w:r>
        <w:r w:rsidR="002302AE">
          <w:rPr>
            <w:webHidden/>
          </w:rPr>
          <w:t>17</w:t>
        </w:r>
        <w:r w:rsidR="002302AE">
          <w:rPr>
            <w:webHidden/>
          </w:rPr>
          <w:fldChar w:fldCharType="end"/>
        </w:r>
      </w:hyperlink>
    </w:p>
    <w:p w14:paraId="36FAD93F" w14:textId="63C57561" w:rsidR="002302AE" w:rsidRDefault="00872360">
      <w:pPr>
        <w:pStyle w:val="ndice3"/>
        <w:tabs>
          <w:tab w:val="right" w:leader="dot" w:pos="8494"/>
        </w:tabs>
        <w:rPr>
          <w:sz w:val="22"/>
          <w:szCs w:val="22"/>
          <w:lang w:eastAsia="pt-PT"/>
        </w:rPr>
      </w:pPr>
      <w:hyperlink w:anchor="_Toc39266836" w:history="1">
        <w:r w:rsidR="002302AE" w:rsidRPr="00E440C8">
          <w:rPr>
            <w:rStyle w:val="Hiperligao"/>
            <w:lang w:val="en-GB"/>
          </w:rPr>
          <w:t>2.3.6. Answer a Questionnaire</w:t>
        </w:r>
        <w:r w:rsidR="002302AE">
          <w:rPr>
            <w:webHidden/>
          </w:rPr>
          <w:tab/>
        </w:r>
        <w:r w:rsidR="002302AE">
          <w:rPr>
            <w:webHidden/>
          </w:rPr>
          <w:fldChar w:fldCharType="begin"/>
        </w:r>
        <w:r w:rsidR="002302AE">
          <w:rPr>
            <w:webHidden/>
          </w:rPr>
          <w:instrText xml:space="preserve"> PAGEREF _Toc39266836 \h </w:instrText>
        </w:r>
        <w:r w:rsidR="002302AE">
          <w:rPr>
            <w:webHidden/>
          </w:rPr>
        </w:r>
        <w:r w:rsidR="002302AE">
          <w:rPr>
            <w:webHidden/>
          </w:rPr>
          <w:fldChar w:fldCharType="separate"/>
        </w:r>
        <w:r w:rsidR="002302AE">
          <w:rPr>
            <w:webHidden/>
          </w:rPr>
          <w:t>18</w:t>
        </w:r>
        <w:r w:rsidR="002302AE">
          <w:rPr>
            <w:webHidden/>
          </w:rPr>
          <w:fldChar w:fldCharType="end"/>
        </w:r>
      </w:hyperlink>
    </w:p>
    <w:p w14:paraId="506D0460" w14:textId="2B734F7B" w:rsidR="002302AE" w:rsidRDefault="00872360">
      <w:pPr>
        <w:pStyle w:val="ndice1"/>
        <w:tabs>
          <w:tab w:val="left" w:pos="480"/>
          <w:tab w:val="right" w:leader="dot" w:pos="8494"/>
        </w:tabs>
        <w:rPr>
          <w:sz w:val="22"/>
          <w:szCs w:val="22"/>
          <w:lang w:eastAsia="pt-PT"/>
        </w:rPr>
      </w:pPr>
      <w:hyperlink w:anchor="_Toc39266837" w:history="1">
        <w:r w:rsidR="002302AE" w:rsidRPr="00E440C8">
          <w:rPr>
            <w:rStyle w:val="Hiperligao"/>
          </w:rPr>
          <w:t>3.</w:t>
        </w:r>
        <w:r w:rsidR="002302AE">
          <w:rPr>
            <w:sz w:val="22"/>
            <w:szCs w:val="22"/>
            <w:lang w:eastAsia="pt-PT"/>
          </w:rPr>
          <w:tab/>
        </w:r>
        <w:r w:rsidR="002302AE" w:rsidRPr="00E440C8">
          <w:rPr>
            <w:rStyle w:val="Hiperligao"/>
          </w:rPr>
          <w:t>Related work</w:t>
        </w:r>
        <w:r w:rsidR="002302AE">
          <w:rPr>
            <w:webHidden/>
          </w:rPr>
          <w:tab/>
        </w:r>
        <w:r w:rsidR="002302AE">
          <w:rPr>
            <w:webHidden/>
          </w:rPr>
          <w:fldChar w:fldCharType="begin"/>
        </w:r>
        <w:r w:rsidR="002302AE">
          <w:rPr>
            <w:webHidden/>
          </w:rPr>
          <w:instrText xml:space="preserve"> PAGEREF _Toc39266837 \h </w:instrText>
        </w:r>
        <w:r w:rsidR="002302AE">
          <w:rPr>
            <w:webHidden/>
          </w:rPr>
        </w:r>
        <w:r w:rsidR="002302AE">
          <w:rPr>
            <w:webHidden/>
          </w:rPr>
          <w:fldChar w:fldCharType="separate"/>
        </w:r>
        <w:r w:rsidR="002302AE">
          <w:rPr>
            <w:webHidden/>
          </w:rPr>
          <w:t>19</w:t>
        </w:r>
        <w:r w:rsidR="002302AE">
          <w:rPr>
            <w:webHidden/>
          </w:rPr>
          <w:fldChar w:fldCharType="end"/>
        </w:r>
      </w:hyperlink>
    </w:p>
    <w:p w14:paraId="014DC373" w14:textId="00B285CD" w:rsidR="002302AE" w:rsidRDefault="00872360">
      <w:pPr>
        <w:pStyle w:val="ndice2"/>
        <w:tabs>
          <w:tab w:val="left" w:pos="880"/>
          <w:tab w:val="right" w:leader="dot" w:pos="8494"/>
        </w:tabs>
        <w:rPr>
          <w:sz w:val="22"/>
          <w:szCs w:val="22"/>
          <w:lang w:eastAsia="pt-PT"/>
        </w:rPr>
      </w:pPr>
      <w:hyperlink w:anchor="_Toc39266838" w:history="1">
        <w:r w:rsidR="002302AE" w:rsidRPr="00E440C8">
          <w:rPr>
            <w:rStyle w:val="Hiperligao"/>
            <w:lang w:val="en-US"/>
          </w:rPr>
          <w:t>3.1.</w:t>
        </w:r>
        <w:r w:rsidR="002302AE">
          <w:rPr>
            <w:sz w:val="22"/>
            <w:szCs w:val="22"/>
            <w:lang w:eastAsia="pt-PT"/>
          </w:rPr>
          <w:tab/>
        </w:r>
        <w:r w:rsidR="002302AE" w:rsidRPr="00E440C8">
          <w:rPr>
            <w:rStyle w:val="Hiperligao"/>
            <w:lang w:val="en-US"/>
          </w:rPr>
          <w:t>AlgoExpert</w:t>
        </w:r>
        <w:r w:rsidR="002302AE">
          <w:rPr>
            <w:webHidden/>
          </w:rPr>
          <w:tab/>
        </w:r>
        <w:r w:rsidR="002302AE">
          <w:rPr>
            <w:webHidden/>
          </w:rPr>
          <w:fldChar w:fldCharType="begin"/>
        </w:r>
        <w:r w:rsidR="002302AE">
          <w:rPr>
            <w:webHidden/>
          </w:rPr>
          <w:instrText xml:space="preserve"> PAGEREF _Toc39266838 \h </w:instrText>
        </w:r>
        <w:r w:rsidR="002302AE">
          <w:rPr>
            <w:webHidden/>
          </w:rPr>
        </w:r>
        <w:r w:rsidR="002302AE">
          <w:rPr>
            <w:webHidden/>
          </w:rPr>
          <w:fldChar w:fldCharType="separate"/>
        </w:r>
        <w:r w:rsidR="002302AE">
          <w:rPr>
            <w:webHidden/>
          </w:rPr>
          <w:t>19</w:t>
        </w:r>
        <w:r w:rsidR="002302AE">
          <w:rPr>
            <w:webHidden/>
          </w:rPr>
          <w:fldChar w:fldCharType="end"/>
        </w:r>
      </w:hyperlink>
    </w:p>
    <w:p w14:paraId="1F4FCDD3" w14:textId="0DCE5E1D" w:rsidR="002302AE" w:rsidRDefault="00872360">
      <w:pPr>
        <w:pStyle w:val="ndice2"/>
        <w:tabs>
          <w:tab w:val="left" w:pos="880"/>
          <w:tab w:val="right" w:leader="dot" w:pos="8494"/>
        </w:tabs>
        <w:rPr>
          <w:sz w:val="22"/>
          <w:szCs w:val="22"/>
          <w:lang w:eastAsia="pt-PT"/>
        </w:rPr>
      </w:pPr>
      <w:hyperlink w:anchor="_Toc39266839" w:history="1">
        <w:r w:rsidR="002302AE" w:rsidRPr="00E440C8">
          <w:rPr>
            <w:rStyle w:val="Hiperligao"/>
            <w:lang w:val="en-US"/>
          </w:rPr>
          <w:t>3.2.</w:t>
        </w:r>
        <w:r w:rsidR="002302AE">
          <w:rPr>
            <w:sz w:val="22"/>
            <w:szCs w:val="22"/>
            <w:lang w:eastAsia="pt-PT"/>
          </w:rPr>
          <w:tab/>
        </w:r>
        <w:r w:rsidR="002302AE" w:rsidRPr="00E440C8">
          <w:rPr>
            <w:rStyle w:val="Hiperligao"/>
            <w:lang w:val="en-US"/>
          </w:rPr>
          <w:t>HackerRank</w:t>
        </w:r>
        <w:r w:rsidR="002302AE">
          <w:rPr>
            <w:webHidden/>
          </w:rPr>
          <w:tab/>
        </w:r>
        <w:r w:rsidR="002302AE">
          <w:rPr>
            <w:webHidden/>
          </w:rPr>
          <w:fldChar w:fldCharType="begin"/>
        </w:r>
        <w:r w:rsidR="002302AE">
          <w:rPr>
            <w:webHidden/>
          </w:rPr>
          <w:instrText xml:space="preserve"> PAGEREF _Toc39266839 \h </w:instrText>
        </w:r>
        <w:r w:rsidR="002302AE">
          <w:rPr>
            <w:webHidden/>
          </w:rPr>
        </w:r>
        <w:r w:rsidR="002302AE">
          <w:rPr>
            <w:webHidden/>
          </w:rPr>
          <w:fldChar w:fldCharType="separate"/>
        </w:r>
        <w:r w:rsidR="002302AE">
          <w:rPr>
            <w:webHidden/>
          </w:rPr>
          <w:t>19</w:t>
        </w:r>
        <w:r w:rsidR="002302AE">
          <w:rPr>
            <w:webHidden/>
          </w:rPr>
          <w:fldChar w:fldCharType="end"/>
        </w:r>
      </w:hyperlink>
    </w:p>
    <w:p w14:paraId="5397D039" w14:textId="37FF1FCF" w:rsidR="002302AE" w:rsidRDefault="00872360">
      <w:pPr>
        <w:pStyle w:val="ndice2"/>
        <w:tabs>
          <w:tab w:val="left" w:pos="880"/>
          <w:tab w:val="right" w:leader="dot" w:pos="8494"/>
        </w:tabs>
        <w:rPr>
          <w:sz w:val="22"/>
          <w:szCs w:val="22"/>
          <w:lang w:eastAsia="pt-PT"/>
        </w:rPr>
      </w:pPr>
      <w:hyperlink w:anchor="_Toc39266840" w:history="1">
        <w:r w:rsidR="002302AE" w:rsidRPr="00E440C8">
          <w:rPr>
            <w:rStyle w:val="Hiperligao"/>
            <w:lang w:val="en-US"/>
          </w:rPr>
          <w:t>3.3.</w:t>
        </w:r>
        <w:r w:rsidR="002302AE">
          <w:rPr>
            <w:sz w:val="22"/>
            <w:szCs w:val="22"/>
            <w:lang w:eastAsia="pt-PT"/>
          </w:rPr>
          <w:tab/>
        </w:r>
        <w:r w:rsidR="002302AE" w:rsidRPr="00E440C8">
          <w:rPr>
            <w:rStyle w:val="Hiperligao"/>
            <w:lang w:val="en-US"/>
          </w:rPr>
          <w:t>LeetCode</w:t>
        </w:r>
        <w:r w:rsidR="002302AE">
          <w:rPr>
            <w:webHidden/>
          </w:rPr>
          <w:tab/>
        </w:r>
        <w:r w:rsidR="002302AE">
          <w:rPr>
            <w:webHidden/>
          </w:rPr>
          <w:fldChar w:fldCharType="begin"/>
        </w:r>
        <w:r w:rsidR="002302AE">
          <w:rPr>
            <w:webHidden/>
          </w:rPr>
          <w:instrText xml:space="preserve"> PAGEREF _Toc39266840 \h </w:instrText>
        </w:r>
        <w:r w:rsidR="002302AE">
          <w:rPr>
            <w:webHidden/>
          </w:rPr>
        </w:r>
        <w:r w:rsidR="002302AE">
          <w:rPr>
            <w:webHidden/>
          </w:rPr>
          <w:fldChar w:fldCharType="separate"/>
        </w:r>
        <w:r w:rsidR="002302AE">
          <w:rPr>
            <w:webHidden/>
          </w:rPr>
          <w:t>20</w:t>
        </w:r>
        <w:r w:rsidR="002302AE">
          <w:rPr>
            <w:webHidden/>
          </w:rPr>
          <w:fldChar w:fldCharType="end"/>
        </w:r>
      </w:hyperlink>
    </w:p>
    <w:p w14:paraId="021C055F" w14:textId="2F065AB3" w:rsidR="002302AE" w:rsidRDefault="00872360">
      <w:pPr>
        <w:pStyle w:val="ndice2"/>
        <w:tabs>
          <w:tab w:val="left" w:pos="880"/>
          <w:tab w:val="right" w:leader="dot" w:pos="8494"/>
        </w:tabs>
        <w:rPr>
          <w:sz w:val="22"/>
          <w:szCs w:val="22"/>
          <w:lang w:eastAsia="pt-PT"/>
        </w:rPr>
      </w:pPr>
      <w:hyperlink w:anchor="_Toc39266841" w:history="1">
        <w:r w:rsidR="002302AE" w:rsidRPr="00E440C8">
          <w:rPr>
            <w:rStyle w:val="Hiperligao"/>
            <w:lang w:val="en-US"/>
          </w:rPr>
          <w:t>3.4.</w:t>
        </w:r>
        <w:r w:rsidR="002302AE">
          <w:rPr>
            <w:sz w:val="22"/>
            <w:szCs w:val="22"/>
            <w:lang w:eastAsia="pt-PT"/>
          </w:rPr>
          <w:tab/>
        </w:r>
        <w:r w:rsidR="002302AE" w:rsidRPr="00E440C8">
          <w:rPr>
            <w:rStyle w:val="Hiperligao"/>
            <w:lang w:val="en-US"/>
          </w:rPr>
          <w:t>Codewars</w:t>
        </w:r>
        <w:r w:rsidR="002302AE">
          <w:rPr>
            <w:webHidden/>
          </w:rPr>
          <w:tab/>
        </w:r>
        <w:r w:rsidR="002302AE">
          <w:rPr>
            <w:webHidden/>
          </w:rPr>
          <w:fldChar w:fldCharType="begin"/>
        </w:r>
        <w:r w:rsidR="002302AE">
          <w:rPr>
            <w:webHidden/>
          </w:rPr>
          <w:instrText xml:space="preserve"> PAGEREF _Toc39266841 \h </w:instrText>
        </w:r>
        <w:r w:rsidR="002302AE">
          <w:rPr>
            <w:webHidden/>
          </w:rPr>
        </w:r>
        <w:r w:rsidR="002302AE">
          <w:rPr>
            <w:webHidden/>
          </w:rPr>
          <w:fldChar w:fldCharType="separate"/>
        </w:r>
        <w:r w:rsidR="002302AE">
          <w:rPr>
            <w:webHidden/>
          </w:rPr>
          <w:t>20</w:t>
        </w:r>
        <w:r w:rsidR="002302AE">
          <w:rPr>
            <w:webHidden/>
          </w:rPr>
          <w:fldChar w:fldCharType="end"/>
        </w:r>
      </w:hyperlink>
    </w:p>
    <w:p w14:paraId="0806C377" w14:textId="28C86E65" w:rsidR="002302AE" w:rsidRDefault="00872360">
      <w:pPr>
        <w:pStyle w:val="ndice2"/>
        <w:tabs>
          <w:tab w:val="left" w:pos="880"/>
          <w:tab w:val="right" w:leader="dot" w:pos="8494"/>
        </w:tabs>
        <w:rPr>
          <w:sz w:val="22"/>
          <w:szCs w:val="22"/>
          <w:lang w:eastAsia="pt-PT"/>
        </w:rPr>
      </w:pPr>
      <w:hyperlink w:anchor="_Toc39266842" w:history="1">
        <w:r w:rsidR="002302AE" w:rsidRPr="00E440C8">
          <w:rPr>
            <w:rStyle w:val="Hiperligao"/>
            <w:lang w:val="en-US"/>
          </w:rPr>
          <w:t>3.5.</w:t>
        </w:r>
        <w:r w:rsidR="002302AE">
          <w:rPr>
            <w:sz w:val="22"/>
            <w:szCs w:val="22"/>
            <w:lang w:eastAsia="pt-PT"/>
          </w:rPr>
          <w:tab/>
        </w:r>
        <w:r w:rsidR="002302AE" w:rsidRPr="00E440C8">
          <w:rPr>
            <w:rStyle w:val="Hiperligao"/>
            <w:lang w:val="en-US"/>
          </w:rPr>
          <w:t>CodeChef</w:t>
        </w:r>
        <w:r w:rsidR="002302AE">
          <w:rPr>
            <w:webHidden/>
          </w:rPr>
          <w:tab/>
        </w:r>
        <w:r w:rsidR="002302AE">
          <w:rPr>
            <w:webHidden/>
          </w:rPr>
          <w:fldChar w:fldCharType="begin"/>
        </w:r>
        <w:r w:rsidR="002302AE">
          <w:rPr>
            <w:webHidden/>
          </w:rPr>
          <w:instrText xml:space="preserve"> PAGEREF _Toc39266842 \h </w:instrText>
        </w:r>
        <w:r w:rsidR="002302AE">
          <w:rPr>
            <w:webHidden/>
          </w:rPr>
        </w:r>
        <w:r w:rsidR="002302AE">
          <w:rPr>
            <w:webHidden/>
          </w:rPr>
          <w:fldChar w:fldCharType="separate"/>
        </w:r>
        <w:r w:rsidR="002302AE">
          <w:rPr>
            <w:webHidden/>
          </w:rPr>
          <w:t>20</w:t>
        </w:r>
        <w:r w:rsidR="002302AE">
          <w:rPr>
            <w:webHidden/>
          </w:rPr>
          <w:fldChar w:fldCharType="end"/>
        </w:r>
      </w:hyperlink>
    </w:p>
    <w:p w14:paraId="06855752" w14:textId="4EA7B081" w:rsidR="002302AE" w:rsidRDefault="00872360">
      <w:pPr>
        <w:pStyle w:val="ndice1"/>
        <w:tabs>
          <w:tab w:val="left" w:pos="480"/>
          <w:tab w:val="right" w:leader="dot" w:pos="8494"/>
        </w:tabs>
        <w:rPr>
          <w:sz w:val="22"/>
          <w:szCs w:val="22"/>
          <w:lang w:eastAsia="pt-PT"/>
        </w:rPr>
      </w:pPr>
      <w:hyperlink w:anchor="_Toc39266843" w:history="1">
        <w:r w:rsidR="002302AE" w:rsidRPr="00E440C8">
          <w:rPr>
            <w:rStyle w:val="Hiperligao"/>
          </w:rPr>
          <w:t>4.</w:t>
        </w:r>
        <w:r w:rsidR="002302AE">
          <w:rPr>
            <w:sz w:val="22"/>
            <w:szCs w:val="22"/>
            <w:lang w:eastAsia="pt-PT"/>
          </w:rPr>
          <w:tab/>
        </w:r>
        <w:r w:rsidR="002302AE" w:rsidRPr="00E440C8">
          <w:rPr>
            <w:rStyle w:val="Hiperligao"/>
          </w:rPr>
          <w:t>Related Technologies</w:t>
        </w:r>
        <w:r w:rsidR="002302AE">
          <w:rPr>
            <w:webHidden/>
          </w:rPr>
          <w:tab/>
        </w:r>
        <w:r w:rsidR="002302AE">
          <w:rPr>
            <w:webHidden/>
          </w:rPr>
          <w:fldChar w:fldCharType="begin"/>
        </w:r>
        <w:r w:rsidR="002302AE">
          <w:rPr>
            <w:webHidden/>
          </w:rPr>
          <w:instrText xml:space="preserve"> PAGEREF _Toc39266843 \h </w:instrText>
        </w:r>
        <w:r w:rsidR="002302AE">
          <w:rPr>
            <w:webHidden/>
          </w:rPr>
        </w:r>
        <w:r w:rsidR="002302AE">
          <w:rPr>
            <w:webHidden/>
          </w:rPr>
          <w:fldChar w:fldCharType="separate"/>
        </w:r>
        <w:r w:rsidR="002302AE">
          <w:rPr>
            <w:webHidden/>
          </w:rPr>
          <w:t>23</w:t>
        </w:r>
        <w:r w:rsidR="002302AE">
          <w:rPr>
            <w:webHidden/>
          </w:rPr>
          <w:fldChar w:fldCharType="end"/>
        </w:r>
      </w:hyperlink>
    </w:p>
    <w:p w14:paraId="447399E7" w14:textId="337DB776" w:rsidR="002302AE" w:rsidRDefault="00872360">
      <w:pPr>
        <w:pStyle w:val="ndice2"/>
        <w:tabs>
          <w:tab w:val="right" w:leader="dot" w:pos="8494"/>
        </w:tabs>
        <w:rPr>
          <w:sz w:val="22"/>
          <w:szCs w:val="22"/>
          <w:lang w:eastAsia="pt-PT"/>
        </w:rPr>
      </w:pPr>
      <w:hyperlink w:anchor="_Toc39266844" w:history="1">
        <w:r w:rsidR="002302AE" w:rsidRPr="00E440C8">
          <w:rPr>
            <w:rStyle w:val="Hiperligao"/>
            <w:lang w:val="en-US"/>
          </w:rPr>
          <w:t>4.1. React</w:t>
        </w:r>
        <w:r w:rsidR="002302AE">
          <w:rPr>
            <w:webHidden/>
          </w:rPr>
          <w:tab/>
        </w:r>
        <w:r w:rsidR="002302AE">
          <w:rPr>
            <w:webHidden/>
          </w:rPr>
          <w:fldChar w:fldCharType="begin"/>
        </w:r>
        <w:r w:rsidR="002302AE">
          <w:rPr>
            <w:webHidden/>
          </w:rPr>
          <w:instrText xml:space="preserve"> PAGEREF _Toc39266844 \h </w:instrText>
        </w:r>
        <w:r w:rsidR="002302AE">
          <w:rPr>
            <w:webHidden/>
          </w:rPr>
        </w:r>
        <w:r w:rsidR="002302AE">
          <w:rPr>
            <w:webHidden/>
          </w:rPr>
          <w:fldChar w:fldCharType="separate"/>
        </w:r>
        <w:r w:rsidR="002302AE">
          <w:rPr>
            <w:webHidden/>
          </w:rPr>
          <w:t>23</w:t>
        </w:r>
        <w:r w:rsidR="002302AE">
          <w:rPr>
            <w:webHidden/>
          </w:rPr>
          <w:fldChar w:fldCharType="end"/>
        </w:r>
      </w:hyperlink>
    </w:p>
    <w:p w14:paraId="21E41B8C" w14:textId="7DE32BAB" w:rsidR="002302AE" w:rsidRDefault="00872360">
      <w:pPr>
        <w:pStyle w:val="ndice2"/>
        <w:tabs>
          <w:tab w:val="right" w:leader="dot" w:pos="8494"/>
        </w:tabs>
        <w:rPr>
          <w:sz w:val="22"/>
          <w:szCs w:val="22"/>
          <w:lang w:eastAsia="pt-PT"/>
        </w:rPr>
      </w:pPr>
      <w:hyperlink w:anchor="_Toc39266845" w:history="1">
        <w:r w:rsidR="002302AE" w:rsidRPr="00E440C8">
          <w:rPr>
            <w:rStyle w:val="Hiperligao"/>
            <w:lang w:val="en-US"/>
          </w:rPr>
          <w:t>4.2. Spring</w:t>
        </w:r>
        <w:r w:rsidR="002302AE">
          <w:rPr>
            <w:webHidden/>
          </w:rPr>
          <w:tab/>
        </w:r>
        <w:r w:rsidR="002302AE">
          <w:rPr>
            <w:webHidden/>
          </w:rPr>
          <w:fldChar w:fldCharType="begin"/>
        </w:r>
        <w:r w:rsidR="002302AE">
          <w:rPr>
            <w:webHidden/>
          </w:rPr>
          <w:instrText xml:space="preserve"> PAGEREF _Toc39266845 \h </w:instrText>
        </w:r>
        <w:r w:rsidR="002302AE">
          <w:rPr>
            <w:webHidden/>
          </w:rPr>
        </w:r>
        <w:r w:rsidR="002302AE">
          <w:rPr>
            <w:webHidden/>
          </w:rPr>
          <w:fldChar w:fldCharType="separate"/>
        </w:r>
        <w:r w:rsidR="002302AE">
          <w:rPr>
            <w:webHidden/>
          </w:rPr>
          <w:t>23</w:t>
        </w:r>
        <w:r w:rsidR="002302AE">
          <w:rPr>
            <w:webHidden/>
          </w:rPr>
          <w:fldChar w:fldCharType="end"/>
        </w:r>
      </w:hyperlink>
    </w:p>
    <w:p w14:paraId="47019AA2" w14:textId="526377CB" w:rsidR="002302AE" w:rsidRDefault="00872360">
      <w:pPr>
        <w:pStyle w:val="ndice3"/>
        <w:tabs>
          <w:tab w:val="right" w:leader="dot" w:pos="8494"/>
        </w:tabs>
        <w:rPr>
          <w:sz w:val="22"/>
          <w:szCs w:val="22"/>
          <w:lang w:eastAsia="pt-PT"/>
        </w:rPr>
      </w:pPr>
      <w:hyperlink w:anchor="_Toc39266846" w:history="1">
        <w:r w:rsidR="002302AE" w:rsidRPr="00E440C8">
          <w:rPr>
            <w:rStyle w:val="Hiperligao"/>
            <w:lang w:val="en-GB"/>
          </w:rPr>
          <w:t>4.2.1. Spring Boot</w:t>
        </w:r>
        <w:r w:rsidR="002302AE">
          <w:rPr>
            <w:webHidden/>
          </w:rPr>
          <w:tab/>
        </w:r>
        <w:r w:rsidR="002302AE">
          <w:rPr>
            <w:webHidden/>
          </w:rPr>
          <w:fldChar w:fldCharType="begin"/>
        </w:r>
        <w:r w:rsidR="002302AE">
          <w:rPr>
            <w:webHidden/>
          </w:rPr>
          <w:instrText xml:space="preserve"> PAGEREF _Toc39266846 \h </w:instrText>
        </w:r>
        <w:r w:rsidR="002302AE">
          <w:rPr>
            <w:webHidden/>
          </w:rPr>
        </w:r>
        <w:r w:rsidR="002302AE">
          <w:rPr>
            <w:webHidden/>
          </w:rPr>
          <w:fldChar w:fldCharType="separate"/>
        </w:r>
        <w:r w:rsidR="002302AE">
          <w:rPr>
            <w:webHidden/>
          </w:rPr>
          <w:t>24</w:t>
        </w:r>
        <w:r w:rsidR="002302AE">
          <w:rPr>
            <w:webHidden/>
          </w:rPr>
          <w:fldChar w:fldCharType="end"/>
        </w:r>
      </w:hyperlink>
    </w:p>
    <w:p w14:paraId="23960B5A" w14:textId="136400A3" w:rsidR="002302AE" w:rsidRDefault="00872360">
      <w:pPr>
        <w:pStyle w:val="ndice3"/>
        <w:tabs>
          <w:tab w:val="right" w:leader="dot" w:pos="8494"/>
        </w:tabs>
        <w:rPr>
          <w:sz w:val="22"/>
          <w:szCs w:val="22"/>
          <w:lang w:eastAsia="pt-PT"/>
        </w:rPr>
      </w:pPr>
      <w:hyperlink w:anchor="_Toc39266847" w:history="1">
        <w:r w:rsidR="002302AE" w:rsidRPr="00E440C8">
          <w:rPr>
            <w:rStyle w:val="Hiperligao"/>
            <w:lang w:val="en-GB"/>
          </w:rPr>
          <w:t>4.2.2. Spring Security</w:t>
        </w:r>
        <w:r w:rsidR="002302AE">
          <w:rPr>
            <w:webHidden/>
          </w:rPr>
          <w:tab/>
        </w:r>
        <w:r w:rsidR="002302AE">
          <w:rPr>
            <w:webHidden/>
          </w:rPr>
          <w:fldChar w:fldCharType="begin"/>
        </w:r>
        <w:r w:rsidR="002302AE">
          <w:rPr>
            <w:webHidden/>
          </w:rPr>
          <w:instrText xml:space="preserve"> PAGEREF _Toc39266847 \h </w:instrText>
        </w:r>
        <w:r w:rsidR="002302AE">
          <w:rPr>
            <w:webHidden/>
          </w:rPr>
        </w:r>
        <w:r w:rsidR="002302AE">
          <w:rPr>
            <w:webHidden/>
          </w:rPr>
          <w:fldChar w:fldCharType="separate"/>
        </w:r>
        <w:r w:rsidR="002302AE">
          <w:rPr>
            <w:webHidden/>
          </w:rPr>
          <w:t>24</w:t>
        </w:r>
        <w:r w:rsidR="002302AE">
          <w:rPr>
            <w:webHidden/>
          </w:rPr>
          <w:fldChar w:fldCharType="end"/>
        </w:r>
      </w:hyperlink>
    </w:p>
    <w:p w14:paraId="4E3E2EA5" w14:textId="11F8C9B7" w:rsidR="002302AE" w:rsidRDefault="00872360">
      <w:pPr>
        <w:pStyle w:val="ndice2"/>
        <w:tabs>
          <w:tab w:val="right" w:leader="dot" w:pos="8494"/>
        </w:tabs>
        <w:rPr>
          <w:sz w:val="22"/>
          <w:szCs w:val="22"/>
          <w:lang w:eastAsia="pt-PT"/>
        </w:rPr>
      </w:pPr>
      <w:hyperlink w:anchor="_Toc39266848" w:history="1">
        <w:r w:rsidR="002302AE" w:rsidRPr="00E440C8">
          <w:rPr>
            <w:rStyle w:val="Hiperligao"/>
            <w:lang w:val="en-US"/>
          </w:rPr>
          <w:t>4.3. Swagger</w:t>
        </w:r>
        <w:r w:rsidR="002302AE">
          <w:rPr>
            <w:webHidden/>
          </w:rPr>
          <w:tab/>
        </w:r>
        <w:r w:rsidR="002302AE">
          <w:rPr>
            <w:webHidden/>
          </w:rPr>
          <w:fldChar w:fldCharType="begin"/>
        </w:r>
        <w:r w:rsidR="002302AE">
          <w:rPr>
            <w:webHidden/>
          </w:rPr>
          <w:instrText xml:space="preserve"> PAGEREF _Toc39266848 \h </w:instrText>
        </w:r>
        <w:r w:rsidR="002302AE">
          <w:rPr>
            <w:webHidden/>
          </w:rPr>
        </w:r>
        <w:r w:rsidR="002302AE">
          <w:rPr>
            <w:webHidden/>
          </w:rPr>
          <w:fldChar w:fldCharType="separate"/>
        </w:r>
        <w:r w:rsidR="002302AE">
          <w:rPr>
            <w:webHidden/>
          </w:rPr>
          <w:t>24</w:t>
        </w:r>
        <w:r w:rsidR="002302AE">
          <w:rPr>
            <w:webHidden/>
          </w:rPr>
          <w:fldChar w:fldCharType="end"/>
        </w:r>
      </w:hyperlink>
    </w:p>
    <w:p w14:paraId="42905D90" w14:textId="23988B5B" w:rsidR="002302AE" w:rsidRDefault="00872360">
      <w:pPr>
        <w:pStyle w:val="ndice2"/>
        <w:tabs>
          <w:tab w:val="right" w:leader="dot" w:pos="8494"/>
        </w:tabs>
        <w:rPr>
          <w:sz w:val="22"/>
          <w:szCs w:val="22"/>
          <w:lang w:eastAsia="pt-PT"/>
        </w:rPr>
      </w:pPr>
      <w:hyperlink w:anchor="_Toc39266849" w:history="1">
        <w:r w:rsidR="002302AE" w:rsidRPr="00E440C8">
          <w:rPr>
            <w:rStyle w:val="Hiperligao"/>
            <w:lang w:val="en-US"/>
          </w:rPr>
          <w:t>4.4. Docker</w:t>
        </w:r>
        <w:r w:rsidR="002302AE">
          <w:rPr>
            <w:webHidden/>
          </w:rPr>
          <w:tab/>
        </w:r>
        <w:r w:rsidR="002302AE">
          <w:rPr>
            <w:webHidden/>
          </w:rPr>
          <w:fldChar w:fldCharType="begin"/>
        </w:r>
        <w:r w:rsidR="002302AE">
          <w:rPr>
            <w:webHidden/>
          </w:rPr>
          <w:instrText xml:space="preserve"> PAGEREF _Toc39266849 \h </w:instrText>
        </w:r>
        <w:r w:rsidR="002302AE">
          <w:rPr>
            <w:webHidden/>
          </w:rPr>
        </w:r>
        <w:r w:rsidR="002302AE">
          <w:rPr>
            <w:webHidden/>
          </w:rPr>
          <w:fldChar w:fldCharType="separate"/>
        </w:r>
        <w:r w:rsidR="002302AE">
          <w:rPr>
            <w:webHidden/>
          </w:rPr>
          <w:t>24</w:t>
        </w:r>
        <w:r w:rsidR="002302AE">
          <w:rPr>
            <w:webHidden/>
          </w:rPr>
          <w:fldChar w:fldCharType="end"/>
        </w:r>
      </w:hyperlink>
    </w:p>
    <w:p w14:paraId="37622D30" w14:textId="1DD0F3E6" w:rsidR="002302AE" w:rsidRDefault="00872360">
      <w:pPr>
        <w:pStyle w:val="ndice1"/>
        <w:tabs>
          <w:tab w:val="left" w:pos="480"/>
          <w:tab w:val="right" w:leader="dot" w:pos="8494"/>
        </w:tabs>
        <w:rPr>
          <w:sz w:val="22"/>
          <w:szCs w:val="22"/>
          <w:lang w:eastAsia="pt-PT"/>
        </w:rPr>
      </w:pPr>
      <w:hyperlink w:anchor="_Toc39266850" w:history="1">
        <w:r w:rsidR="002302AE" w:rsidRPr="00E440C8">
          <w:rPr>
            <w:rStyle w:val="Hiperligao"/>
          </w:rPr>
          <w:t>5.</w:t>
        </w:r>
        <w:r w:rsidR="002302AE">
          <w:rPr>
            <w:sz w:val="22"/>
            <w:szCs w:val="22"/>
            <w:lang w:eastAsia="pt-PT"/>
          </w:rPr>
          <w:tab/>
        </w:r>
        <w:r w:rsidR="002302AE" w:rsidRPr="00E440C8">
          <w:rPr>
            <w:rStyle w:val="Hiperligao"/>
          </w:rPr>
          <w:t>Arquitecture</w:t>
        </w:r>
        <w:r w:rsidR="002302AE">
          <w:rPr>
            <w:webHidden/>
          </w:rPr>
          <w:tab/>
        </w:r>
        <w:r w:rsidR="002302AE">
          <w:rPr>
            <w:webHidden/>
          </w:rPr>
          <w:fldChar w:fldCharType="begin"/>
        </w:r>
        <w:r w:rsidR="002302AE">
          <w:rPr>
            <w:webHidden/>
          </w:rPr>
          <w:instrText xml:space="preserve"> PAGEREF _Toc39266850 \h </w:instrText>
        </w:r>
        <w:r w:rsidR="002302AE">
          <w:rPr>
            <w:webHidden/>
          </w:rPr>
        </w:r>
        <w:r w:rsidR="002302AE">
          <w:rPr>
            <w:webHidden/>
          </w:rPr>
          <w:fldChar w:fldCharType="separate"/>
        </w:r>
        <w:r w:rsidR="002302AE">
          <w:rPr>
            <w:webHidden/>
          </w:rPr>
          <w:t>27</w:t>
        </w:r>
        <w:r w:rsidR="002302AE">
          <w:rPr>
            <w:webHidden/>
          </w:rPr>
          <w:fldChar w:fldCharType="end"/>
        </w:r>
      </w:hyperlink>
    </w:p>
    <w:p w14:paraId="4C6C560A" w14:textId="23EE7720" w:rsidR="002302AE" w:rsidRDefault="00872360">
      <w:pPr>
        <w:pStyle w:val="ndice2"/>
        <w:tabs>
          <w:tab w:val="right" w:leader="dot" w:pos="8494"/>
        </w:tabs>
        <w:rPr>
          <w:sz w:val="22"/>
          <w:szCs w:val="22"/>
          <w:lang w:eastAsia="pt-PT"/>
        </w:rPr>
      </w:pPr>
      <w:hyperlink w:anchor="_Toc39266851" w:history="1">
        <w:r w:rsidR="002302AE" w:rsidRPr="00E440C8">
          <w:rPr>
            <w:rStyle w:val="Hiperligao"/>
            <w:lang w:val="en-US"/>
          </w:rPr>
          <w:t>5.1. Front end</w:t>
        </w:r>
        <w:r w:rsidR="002302AE">
          <w:rPr>
            <w:webHidden/>
          </w:rPr>
          <w:tab/>
        </w:r>
        <w:r w:rsidR="002302AE">
          <w:rPr>
            <w:webHidden/>
          </w:rPr>
          <w:fldChar w:fldCharType="begin"/>
        </w:r>
        <w:r w:rsidR="002302AE">
          <w:rPr>
            <w:webHidden/>
          </w:rPr>
          <w:instrText xml:space="preserve"> PAGEREF _Toc39266851 \h </w:instrText>
        </w:r>
        <w:r w:rsidR="002302AE">
          <w:rPr>
            <w:webHidden/>
          </w:rPr>
        </w:r>
        <w:r w:rsidR="002302AE">
          <w:rPr>
            <w:webHidden/>
          </w:rPr>
          <w:fldChar w:fldCharType="separate"/>
        </w:r>
        <w:r w:rsidR="002302AE">
          <w:rPr>
            <w:webHidden/>
          </w:rPr>
          <w:t>27</w:t>
        </w:r>
        <w:r w:rsidR="002302AE">
          <w:rPr>
            <w:webHidden/>
          </w:rPr>
          <w:fldChar w:fldCharType="end"/>
        </w:r>
      </w:hyperlink>
    </w:p>
    <w:p w14:paraId="732DA209" w14:textId="041CDCCE" w:rsidR="002302AE" w:rsidRDefault="00872360">
      <w:pPr>
        <w:pStyle w:val="ndice2"/>
        <w:tabs>
          <w:tab w:val="right" w:leader="dot" w:pos="8494"/>
        </w:tabs>
        <w:rPr>
          <w:sz w:val="22"/>
          <w:szCs w:val="22"/>
          <w:lang w:eastAsia="pt-PT"/>
        </w:rPr>
      </w:pPr>
      <w:hyperlink w:anchor="_Toc39266852" w:history="1">
        <w:r w:rsidR="002302AE" w:rsidRPr="00E440C8">
          <w:rPr>
            <w:rStyle w:val="Hiperligao"/>
            <w:lang w:val="en-US"/>
          </w:rPr>
          <w:t>5.2. Services</w:t>
        </w:r>
        <w:r w:rsidR="002302AE">
          <w:rPr>
            <w:webHidden/>
          </w:rPr>
          <w:tab/>
        </w:r>
        <w:r w:rsidR="002302AE">
          <w:rPr>
            <w:webHidden/>
          </w:rPr>
          <w:fldChar w:fldCharType="begin"/>
        </w:r>
        <w:r w:rsidR="002302AE">
          <w:rPr>
            <w:webHidden/>
          </w:rPr>
          <w:instrText xml:space="preserve"> PAGEREF _Toc39266852 \h </w:instrText>
        </w:r>
        <w:r w:rsidR="002302AE">
          <w:rPr>
            <w:webHidden/>
          </w:rPr>
        </w:r>
        <w:r w:rsidR="002302AE">
          <w:rPr>
            <w:webHidden/>
          </w:rPr>
          <w:fldChar w:fldCharType="separate"/>
        </w:r>
        <w:r w:rsidR="002302AE">
          <w:rPr>
            <w:webHidden/>
          </w:rPr>
          <w:t>28</w:t>
        </w:r>
        <w:r w:rsidR="002302AE">
          <w:rPr>
            <w:webHidden/>
          </w:rPr>
          <w:fldChar w:fldCharType="end"/>
        </w:r>
      </w:hyperlink>
    </w:p>
    <w:p w14:paraId="38AE1C65" w14:textId="525F005D" w:rsidR="002302AE" w:rsidRDefault="00872360">
      <w:pPr>
        <w:pStyle w:val="ndice3"/>
        <w:tabs>
          <w:tab w:val="right" w:leader="dot" w:pos="8494"/>
        </w:tabs>
        <w:rPr>
          <w:sz w:val="22"/>
          <w:szCs w:val="22"/>
          <w:lang w:eastAsia="pt-PT"/>
        </w:rPr>
      </w:pPr>
      <w:hyperlink w:anchor="_Toc39266853" w:history="1">
        <w:r w:rsidR="002302AE" w:rsidRPr="00E440C8">
          <w:rPr>
            <w:rStyle w:val="Hiperligao"/>
            <w:lang w:val="en-US"/>
          </w:rPr>
          <w:t>5.2.1 Data Model</w:t>
        </w:r>
        <w:r w:rsidR="002302AE">
          <w:rPr>
            <w:webHidden/>
          </w:rPr>
          <w:tab/>
        </w:r>
        <w:r w:rsidR="002302AE">
          <w:rPr>
            <w:webHidden/>
          </w:rPr>
          <w:fldChar w:fldCharType="begin"/>
        </w:r>
        <w:r w:rsidR="002302AE">
          <w:rPr>
            <w:webHidden/>
          </w:rPr>
          <w:instrText xml:space="preserve"> PAGEREF _Toc39266853 \h </w:instrText>
        </w:r>
        <w:r w:rsidR="002302AE">
          <w:rPr>
            <w:webHidden/>
          </w:rPr>
        </w:r>
        <w:r w:rsidR="002302AE">
          <w:rPr>
            <w:webHidden/>
          </w:rPr>
          <w:fldChar w:fldCharType="separate"/>
        </w:r>
        <w:r w:rsidR="002302AE">
          <w:rPr>
            <w:webHidden/>
          </w:rPr>
          <w:t>29</w:t>
        </w:r>
        <w:r w:rsidR="002302AE">
          <w:rPr>
            <w:webHidden/>
          </w:rPr>
          <w:fldChar w:fldCharType="end"/>
        </w:r>
      </w:hyperlink>
    </w:p>
    <w:p w14:paraId="0A84228A" w14:textId="5230D9A4" w:rsidR="002302AE" w:rsidRDefault="00872360">
      <w:pPr>
        <w:pStyle w:val="ndice2"/>
        <w:tabs>
          <w:tab w:val="right" w:leader="dot" w:pos="8494"/>
        </w:tabs>
        <w:rPr>
          <w:sz w:val="22"/>
          <w:szCs w:val="22"/>
          <w:lang w:eastAsia="pt-PT"/>
        </w:rPr>
      </w:pPr>
      <w:hyperlink w:anchor="_Toc39266854" w:history="1">
        <w:r w:rsidR="002302AE" w:rsidRPr="00E440C8">
          <w:rPr>
            <w:rStyle w:val="Hiperligao"/>
            <w:lang w:val="en-US"/>
          </w:rPr>
          <w:t>5.3. Execution Environments</w:t>
        </w:r>
        <w:r w:rsidR="002302AE">
          <w:rPr>
            <w:webHidden/>
          </w:rPr>
          <w:tab/>
        </w:r>
        <w:r w:rsidR="002302AE">
          <w:rPr>
            <w:webHidden/>
          </w:rPr>
          <w:fldChar w:fldCharType="begin"/>
        </w:r>
        <w:r w:rsidR="002302AE">
          <w:rPr>
            <w:webHidden/>
          </w:rPr>
          <w:instrText xml:space="preserve"> PAGEREF _Toc39266854 \h </w:instrText>
        </w:r>
        <w:r w:rsidR="002302AE">
          <w:rPr>
            <w:webHidden/>
          </w:rPr>
        </w:r>
        <w:r w:rsidR="002302AE">
          <w:rPr>
            <w:webHidden/>
          </w:rPr>
          <w:fldChar w:fldCharType="separate"/>
        </w:r>
        <w:r w:rsidR="002302AE">
          <w:rPr>
            <w:webHidden/>
          </w:rPr>
          <w:t>31</w:t>
        </w:r>
        <w:r w:rsidR="002302AE">
          <w:rPr>
            <w:webHidden/>
          </w:rPr>
          <w:fldChar w:fldCharType="end"/>
        </w:r>
      </w:hyperlink>
    </w:p>
    <w:p w14:paraId="0A2DC56E" w14:textId="02286CEB" w:rsidR="002302AE" w:rsidRDefault="00872360">
      <w:pPr>
        <w:pStyle w:val="ndice3"/>
        <w:tabs>
          <w:tab w:val="right" w:leader="dot" w:pos="8494"/>
        </w:tabs>
        <w:rPr>
          <w:sz w:val="22"/>
          <w:szCs w:val="22"/>
          <w:lang w:eastAsia="pt-PT"/>
        </w:rPr>
      </w:pPr>
      <w:hyperlink w:anchor="_Toc39266855" w:history="1">
        <w:r w:rsidR="002302AE" w:rsidRPr="00E440C8">
          <w:rPr>
            <w:rStyle w:val="Hiperligao"/>
            <w:lang w:val="en-GB"/>
          </w:rPr>
          <w:t>5.3.1. Java &amp; Kotlin</w:t>
        </w:r>
        <w:r w:rsidR="002302AE">
          <w:rPr>
            <w:webHidden/>
          </w:rPr>
          <w:tab/>
        </w:r>
        <w:r w:rsidR="002302AE">
          <w:rPr>
            <w:webHidden/>
          </w:rPr>
          <w:fldChar w:fldCharType="begin"/>
        </w:r>
        <w:r w:rsidR="002302AE">
          <w:rPr>
            <w:webHidden/>
          </w:rPr>
          <w:instrText xml:space="preserve"> PAGEREF _Toc39266855 \h </w:instrText>
        </w:r>
        <w:r w:rsidR="002302AE">
          <w:rPr>
            <w:webHidden/>
          </w:rPr>
        </w:r>
        <w:r w:rsidR="002302AE">
          <w:rPr>
            <w:webHidden/>
          </w:rPr>
          <w:fldChar w:fldCharType="separate"/>
        </w:r>
        <w:r w:rsidR="002302AE">
          <w:rPr>
            <w:webHidden/>
          </w:rPr>
          <w:t>32</w:t>
        </w:r>
        <w:r w:rsidR="002302AE">
          <w:rPr>
            <w:webHidden/>
          </w:rPr>
          <w:fldChar w:fldCharType="end"/>
        </w:r>
      </w:hyperlink>
    </w:p>
    <w:p w14:paraId="18FBB068" w14:textId="33B4B7BC" w:rsidR="002302AE" w:rsidRDefault="00872360">
      <w:pPr>
        <w:pStyle w:val="ndice1"/>
        <w:tabs>
          <w:tab w:val="left" w:pos="480"/>
          <w:tab w:val="right" w:leader="dot" w:pos="8494"/>
        </w:tabs>
        <w:rPr>
          <w:sz w:val="22"/>
          <w:szCs w:val="22"/>
          <w:lang w:eastAsia="pt-PT"/>
        </w:rPr>
      </w:pPr>
      <w:hyperlink w:anchor="_Toc39266856" w:history="1">
        <w:r w:rsidR="002302AE" w:rsidRPr="00E440C8">
          <w:rPr>
            <w:rStyle w:val="Hiperligao"/>
          </w:rPr>
          <w:t>6.</w:t>
        </w:r>
        <w:r w:rsidR="002302AE">
          <w:rPr>
            <w:sz w:val="22"/>
            <w:szCs w:val="22"/>
            <w:lang w:eastAsia="pt-PT"/>
          </w:rPr>
          <w:tab/>
        </w:r>
        <w:r w:rsidR="002302AE" w:rsidRPr="00E440C8">
          <w:rPr>
            <w:rStyle w:val="Hiperligao"/>
          </w:rPr>
          <w:t>Project progress</w:t>
        </w:r>
        <w:r w:rsidR="002302AE">
          <w:rPr>
            <w:webHidden/>
          </w:rPr>
          <w:tab/>
        </w:r>
        <w:r w:rsidR="002302AE">
          <w:rPr>
            <w:webHidden/>
          </w:rPr>
          <w:fldChar w:fldCharType="begin"/>
        </w:r>
        <w:r w:rsidR="002302AE">
          <w:rPr>
            <w:webHidden/>
          </w:rPr>
          <w:instrText xml:space="preserve"> PAGEREF _Toc39266856 \h </w:instrText>
        </w:r>
        <w:r w:rsidR="002302AE">
          <w:rPr>
            <w:webHidden/>
          </w:rPr>
        </w:r>
        <w:r w:rsidR="002302AE">
          <w:rPr>
            <w:webHidden/>
          </w:rPr>
          <w:fldChar w:fldCharType="separate"/>
        </w:r>
        <w:r w:rsidR="002302AE">
          <w:rPr>
            <w:webHidden/>
          </w:rPr>
          <w:t>34</w:t>
        </w:r>
        <w:r w:rsidR="002302AE">
          <w:rPr>
            <w:webHidden/>
          </w:rPr>
          <w:fldChar w:fldCharType="end"/>
        </w:r>
      </w:hyperlink>
    </w:p>
    <w:p w14:paraId="0AAB360A" w14:textId="6118A3AA" w:rsidR="002302AE" w:rsidRDefault="00872360">
      <w:pPr>
        <w:pStyle w:val="ndice1"/>
        <w:tabs>
          <w:tab w:val="left" w:pos="480"/>
          <w:tab w:val="right" w:leader="dot" w:pos="8494"/>
        </w:tabs>
        <w:rPr>
          <w:sz w:val="22"/>
          <w:szCs w:val="22"/>
          <w:lang w:eastAsia="pt-PT"/>
        </w:rPr>
      </w:pPr>
      <w:hyperlink w:anchor="_Toc39266857" w:history="1">
        <w:r w:rsidR="002302AE" w:rsidRPr="00E440C8">
          <w:rPr>
            <w:rStyle w:val="Hiperligao"/>
          </w:rPr>
          <w:t>7.</w:t>
        </w:r>
        <w:r w:rsidR="002302AE">
          <w:rPr>
            <w:sz w:val="22"/>
            <w:szCs w:val="22"/>
            <w:lang w:eastAsia="pt-PT"/>
          </w:rPr>
          <w:tab/>
        </w:r>
        <w:r w:rsidR="002302AE" w:rsidRPr="00E440C8">
          <w:rPr>
            <w:rStyle w:val="Hiperligao"/>
          </w:rPr>
          <w:t>Lexicon</w:t>
        </w:r>
        <w:r w:rsidR="002302AE">
          <w:rPr>
            <w:webHidden/>
          </w:rPr>
          <w:tab/>
        </w:r>
        <w:r w:rsidR="002302AE">
          <w:rPr>
            <w:webHidden/>
          </w:rPr>
          <w:fldChar w:fldCharType="begin"/>
        </w:r>
        <w:r w:rsidR="002302AE">
          <w:rPr>
            <w:webHidden/>
          </w:rPr>
          <w:instrText xml:space="preserve"> PAGEREF _Toc39266857 \h </w:instrText>
        </w:r>
        <w:r w:rsidR="002302AE">
          <w:rPr>
            <w:webHidden/>
          </w:rPr>
        </w:r>
        <w:r w:rsidR="002302AE">
          <w:rPr>
            <w:webHidden/>
          </w:rPr>
          <w:fldChar w:fldCharType="separate"/>
        </w:r>
        <w:r w:rsidR="002302AE">
          <w:rPr>
            <w:webHidden/>
          </w:rPr>
          <w:t>36</w:t>
        </w:r>
        <w:r w:rsidR="002302AE">
          <w:rPr>
            <w:webHidden/>
          </w:rPr>
          <w:fldChar w:fldCharType="end"/>
        </w:r>
      </w:hyperlink>
    </w:p>
    <w:p w14:paraId="6544D035" w14:textId="63CFB3D6" w:rsidR="002302AE" w:rsidRDefault="00872360">
      <w:pPr>
        <w:pStyle w:val="ndice1"/>
        <w:tabs>
          <w:tab w:val="left" w:pos="480"/>
          <w:tab w:val="right" w:leader="dot" w:pos="8494"/>
        </w:tabs>
        <w:rPr>
          <w:sz w:val="22"/>
          <w:szCs w:val="22"/>
          <w:lang w:eastAsia="pt-PT"/>
        </w:rPr>
      </w:pPr>
      <w:hyperlink w:anchor="_Toc39266858" w:history="1">
        <w:r w:rsidR="002302AE" w:rsidRPr="00E440C8">
          <w:rPr>
            <w:rStyle w:val="Hiperligao"/>
          </w:rPr>
          <w:t>8.</w:t>
        </w:r>
        <w:r w:rsidR="002302AE">
          <w:rPr>
            <w:sz w:val="22"/>
            <w:szCs w:val="22"/>
            <w:lang w:eastAsia="pt-PT"/>
          </w:rPr>
          <w:tab/>
        </w:r>
        <w:r w:rsidR="002302AE" w:rsidRPr="00E440C8">
          <w:rPr>
            <w:rStyle w:val="Hiperligao"/>
          </w:rPr>
          <w:t>References</w:t>
        </w:r>
        <w:r w:rsidR="002302AE">
          <w:rPr>
            <w:webHidden/>
          </w:rPr>
          <w:tab/>
        </w:r>
        <w:r w:rsidR="002302AE">
          <w:rPr>
            <w:webHidden/>
          </w:rPr>
          <w:fldChar w:fldCharType="begin"/>
        </w:r>
        <w:r w:rsidR="002302AE">
          <w:rPr>
            <w:webHidden/>
          </w:rPr>
          <w:instrText xml:space="preserve"> PAGEREF _Toc39266858 \h </w:instrText>
        </w:r>
        <w:r w:rsidR="002302AE">
          <w:rPr>
            <w:webHidden/>
          </w:rPr>
        </w:r>
        <w:r w:rsidR="002302AE">
          <w:rPr>
            <w:webHidden/>
          </w:rPr>
          <w:fldChar w:fldCharType="separate"/>
        </w:r>
        <w:r w:rsidR="002302AE">
          <w:rPr>
            <w:webHidden/>
          </w:rPr>
          <w:t>38</w:t>
        </w:r>
        <w:r w:rsidR="002302AE">
          <w:rPr>
            <w:webHidden/>
          </w:rPr>
          <w:fldChar w:fldCharType="end"/>
        </w:r>
      </w:hyperlink>
    </w:p>
    <w:p w14:paraId="1BF47266" w14:textId="7885163B" w:rsidR="002302AE" w:rsidRDefault="00872360">
      <w:pPr>
        <w:pStyle w:val="ndice1"/>
        <w:tabs>
          <w:tab w:val="left" w:pos="480"/>
          <w:tab w:val="right" w:leader="dot" w:pos="8494"/>
        </w:tabs>
        <w:rPr>
          <w:sz w:val="22"/>
          <w:szCs w:val="22"/>
          <w:lang w:eastAsia="pt-PT"/>
        </w:rPr>
      </w:pPr>
      <w:hyperlink w:anchor="_Toc39266859" w:history="1">
        <w:r w:rsidR="002302AE" w:rsidRPr="00E440C8">
          <w:rPr>
            <w:rStyle w:val="Hiperligao"/>
          </w:rPr>
          <w:t>9.</w:t>
        </w:r>
        <w:r w:rsidR="002302AE">
          <w:rPr>
            <w:sz w:val="22"/>
            <w:szCs w:val="22"/>
            <w:lang w:eastAsia="pt-PT"/>
          </w:rPr>
          <w:tab/>
        </w:r>
        <w:r w:rsidR="002302AE" w:rsidRPr="00E440C8">
          <w:rPr>
            <w:rStyle w:val="Hiperligao"/>
          </w:rPr>
          <w:t>Annex</w:t>
        </w:r>
        <w:r w:rsidR="002302AE">
          <w:rPr>
            <w:webHidden/>
          </w:rPr>
          <w:tab/>
        </w:r>
        <w:r w:rsidR="002302AE">
          <w:rPr>
            <w:webHidden/>
          </w:rPr>
          <w:fldChar w:fldCharType="begin"/>
        </w:r>
        <w:r w:rsidR="002302AE">
          <w:rPr>
            <w:webHidden/>
          </w:rPr>
          <w:instrText xml:space="preserve"> PAGEREF _Toc39266859 \h </w:instrText>
        </w:r>
        <w:r w:rsidR="002302AE">
          <w:rPr>
            <w:webHidden/>
          </w:rPr>
        </w:r>
        <w:r w:rsidR="002302AE">
          <w:rPr>
            <w:webHidden/>
          </w:rPr>
          <w:fldChar w:fldCharType="separate"/>
        </w:r>
        <w:r w:rsidR="002302AE">
          <w:rPr>
            <w:webHidden/>
          </w:rPr>
          <w:t>41</w:t>
        </w:r>
        <w:r w:rsidR="002302AE">
          <w:rPr>
            <w:webHidden/>
          </w:rPr>
          <w:fldChar w:fldCharType="end"/>
        </w:r>
      </w:hyperlink>
    </w:p>
    <w:p w14:paraId="0BD5712C" w14:textId="3922FBF2" w:rsidR="002302AE" w:rsidRDefault="00872360">
      <w:pPr>
        <w:pStyle w:val="ndice2"/>
        <w:tabs>
          <w:tab w:val="right" w:leader="dot" w:pos="8494"/>
        </w:tabs>
        <w:rPr>
          <w:sz w:val="22"/>
          <w:szCs w:val="22"/>
          <w:lang w:eastAsia="pt-PT"/>
        </w:rPr>
      </w:pPr>
      <w:hyperlink w:anchor="_Toc39266860" w:history="1">
        <w:r w:rsidR="002302AE" w:rsidRPr="00E440C8">
          <w:rPr>
            <w:rStyle w:val="Hiperligao"/>
          </w:rPr>
          <w:t>9.1. Supported versions of container dependencies</w:t>
        </w:r>
        <w:r w:rsidR="002302AE">
          <w:rPr>
            <w:webHidden/>
          </w:rPr>
          <w:tab/>
        </w:r>
        <w:r w:rsidR="002302AE">
          <w:rPr>
            <w:webHidden/>
          </w:rPr>
          <w:fldChar w:fldCharType="begin"/>
        </w:r>
        <w:r w:rsidR="002302AE">
          <w:rPr>
            <w:webHidden/>
          </w:rPr>
          <w:instrText xml:space="preserve"> PAGEREF _Toc39266860 \h </w:instrText>
        </w:r>
        <w:r w:rsidR="002302AE">
          <w:rPr>
            <w:webHidden/>
          </w:rPr>
        </w:r>
        <w:r w:rsidR="002302AE">
          <w:rPr>
            <w:webHidden/>
          </w:rPr>
          <w:fldChar w:fldCharType="separate"/>
        </w:r>
        <w:r w:rsidR="002302AE">
          <w:rPr>
            <w:webHidden/>
          </w:rPr>
          <w:t>41</w:t>
        </w:r>
        <w:r w:rsidR="002302AE">
          <w:rPr>
            <w:webHidden/>
          </w:rPr>
          <w:fldChar w:fldCharType="end"/>
        </w:r>
      </w:hyperlink>
    </w:p>
    <w:p w14:paraId="55956487" w14:textId="16636EB7" w:rsidR="00E24372" w:rsidDel="002302AE" w:rsidRDefault="00E24372">
      <w:pPr>
        <w:pStyle w:val="ndice1"/>
        <w:tabs>
          <w:tab w:val="left" w:pos="480"/>
          <w:tab w:val="right" w:leader="dot" w:pos="8494"/>
        </w:tabs>
        <w:rPr>
          <w:del w:id="0" w:author="Rodrigo LeaL" w:date="2020-05-01T23:06:00Z"/>
          <w:sz w:val="22"/>
          <w:szCs w:val="22"/>
          <w:lang w:eastAsia="pt-PT"/>
        </w:rPr>
      </w:pPr>
      <w:del w:id="1" w:author="Rodrigo LeaL" w:date="2020-05-01T23:06:00Z">
        <w:r w:rsidRPr="002302AE" w:rsidDel="002302AE">
          <w:rPr>
            <w:rStyle w:val="Hiperligao"/>
          </w:rPr>
          <w:delText>1.</w:delText>
        </w:r>
        <w:r w:rsidDel="002302AE">
          <w:rPr>
            <w:sz w:val="22"/>
            <w:szCs w:val="22"/>
            <w:lang w:eastAsia="pt-PT"/>
          </w:rPr>
          <w:tab/>
        </w:r>
        <w:r w:rsidRPr="002302AE" w:rsidDel="002302AE">
          <w:rPr>
            <w:rStyle w:val="Hiperligao"/>
          </w:rPr>
          <w:delText>Introduction</w:delText>
        </w:r>
        <w:r w:rsidDel="002302AE">
          <w:rPr>
            <w:webHidden/>
          </w:rPr>
          <w:tab/>
          <w:delText>8</w:delText>
        </w:r>
      </w:del>
    </w:p>
    <w:p w14:paraId="5F3E7864" w14:textId="7F7D8F28" w:rsidR="00E24372" w:rsidDel="002302AE" w:rsidRDefault="00E24372">
      <w:pPr>
        <w:pStyle w:val="ndice2"/>
        <w:tabs>
          <w:tab w:val="right" w:leader="dot" w:pos="8494"/>
        </w:tabs>
        <w:rPr>
          <w:del w:id="2" w:author="Rodrigo LeaL" w:date="2020-05-01T23:06:00Z"/>
          <w:sz w:val="22"/>
          <w:szCs w:val="22"/>
          <w:lang w:eastAsia="pt-PT"/>
        </w:rPr>
      </w:pPr>
      <w:del w:id="3" w:author="Rodrigo LeaL" w:date="2020-05-01T23:06:00Z">
        <w:r w:rsidRPr="002302AE" w:rsidDel="002302AE">
          <w:rPr>
            <w:rStyle w:val="Hiperligao"/>
            <w:lang w:val="en-US"/>
          </w:rPr>
          <w:delText>1.1. Outline</w:delText>
        </w:r>
        <w:r w:rsidDel="002302AE">
          <w:rPr>
            <w:webHidden/>
          </w:rPr>
          <w:tab/>
          <w:delText>9</w:delText>
        </w:r>
      </w:del>
    </w:p>
    <w:p w14:paraId="7A9D7D00" w14:textId="1C4EBF55" w:rsidR="00E24372" w:rsidDel="002302AE" w:rsidRDefault="00E24372">
      <w:pPr>
        <w:pStyle w:val="ndice1"/>
        <w:tabs>
          <w:tab w:val="left" w:pos="480"/>
          <w:tab w:val="right" w:leader="dot" w:pos="8494"/>
        </w:tabs>
        <w:rPr>
          <w:del w:id="4" w:author="Rodrigo LeaL" w:date="2020-05-01T23:06:00Z"/>
          <w:sz w:val="22"/>
          <w:szCs w:val="22"/>
          <w:lang w:eastAsia="pt-PT"/>
        </w:rPr>
      </w:pPr>
      <w:del w:id="5" w:author="Rodrigo LeaL" w:date="2020-05-01T23:06:00Z">
        <w:r w:rsidRPr="002302AE" w:rsidDel="002302AE">
          <w:rPr>
            <w:rStyle w:val="Hiperligao"/>
          </w:rPr>
          <w:delText>2.</w:delText>
        </w:r>
        <w:r w:rsidDel="002302AE">
          <w:rPr>
            <w:sz w:val="22"/>
            <w:szCs w:val="22"/>
            <w:lang w:eastAsia="pt-PT"/>
          </w:rPr>
          <w:tab/>
        </w:r>
        <w:r w:rsidRPr="002302AE" w:rsidDel="002302AE">
          <w:rPr>
            <w:rStyle w:val="Hiperligao"/>
          </w:rPr>
          <w:delText>Requirements</w:delText>
        </w:r>
        <w:r w:rsidDel="002302AE">
          <w:rPr>
            <w:webHidden/>
          </w:rPr>
          <w:tab/>
          <w:delText>12</w:delText>
        </w:r>
      </w:del>
    </w:p>
    <w:p w14:paraId="06D15FB1" w14:textId="423E109D" w:rsidR="00E24372" w:rsidDel="002302AE" w:rsidRDefault="00E24372">
      <w:pPr>
        <w:pStyle w:val="ndice2"/>
        <w:tabs>
          <w:tab w:val="right" w:leader="dot" w:pos="8494"/>
        </w:tabs>
        <w:rPr>
          <w:del w:id="6" w:author="Rodrigo LeaL" w:date="2020-05-01T23:06:00Z"/>
          <w:sz w:val="22"/>
          <w:szCs w:val="22"/>
          <w:lang w:eastAsia="pt-PT"/>
        </w:rPr>
      </w:pPr>
      <w:del w:id="7" w:author="Rodrigo LeaL" w:date="2020-05-01T23:06:00Z">
        <w:r w:rsidRPr="002302AE" w:rsidDel="002302AE">
          <w:rPr>
            <w:rStyle w:val="Hiperligao"/>
            <w:rFonts w:asciiTheme="majorHAnsi" w:eastAsiaTheme="majorEastAsia" w:hAnsiTheme="majorHAnsi" w:cstheme="majorBidi"/>
            <w:lang w:val="en-US"/>
          </w:rPr>
          <w:delText>2.1. Functional Requirements</w:delText>
        </w:r>
        <w:r w:rsidDel="002302AE">
          <w:rPr>
            <w:webHidden/>
          </w:rPr>
          <w:tab/>
          <w:delText>12</w:delText>
        </w:r>
      </w:del>
    </w:p>
    <w:p w14:paraId="2950B1FD" w14:textId="54070DD3" w:rsidR="00E24372" w:rsidDel="002302AE" w:rsidRDefault="00E24372">
      <w:pPr>
        <w:pStyle w:val="ndice2"/>
        <w:tabs>
          <w:tab w:val="right" w:leader="dot" w:pos="8494"/>
        </w:tabs>
        <w:rPr>
          <w:del w:id="8" w:author="Rodrigo LeaL" w:date="2020-05-01T23:06:00Z"/>
          <w:sz w:val="22"/>
          <w:szCs w:val="22"/>
          <w:lang w:eastAsia="pt-PT"/>
        </w:rPr>
      </w:pPr>
      <w:del w:id="9" w:author="Rodrigo LeaL" w:date="2020-05-01T23:06:00Z">
        <w:r w:rsidRPr="002302AE" w:rsidDel="002302AE">
          <w:rPr>
            <w:rStyle w:val="Hiperligao"/>
            <w:rFonts w:asciiTheme="majorHAnsi" w:eastAsiaTheme="majorEastAsia" w:hAnsiTheme="majorHAnsi" w:cstheme="majorBidi"/>
            <w:lang w:val="en-US"/>
          </w:rPr>
          <w:delText>2.3. User Journeys</w:delText>
        </w:r>
        <w:r w:rsidDel="002302AE">
          <w:rPr>
            <w:webHidden/>
          </w:rPr>
          <w:tab/>
          <w:delText>13</w:delText>
        </w:r>
      </w:del>
    </w:p>
    <w:p w14:paraId="17C90297" w14:textId="2EB6D875" w:rsidR="00E24372" w:rsidDel="002302AE" w:rsidRDefault="00E24372">
      <w:pPr>
        <w:pStyle w:val="ndice3"/>
        <w:tabs>
          <w:tab w:val="right" w:leader="dot" w:pos="8494"/>
        </w:tabs>
        <w:rPr>
          <w:del w:id="10" w:author="Rodrigo LeaL" w:date="2020-05-01T23:06:00Z"/>
          <w:sz w:val="22"/>
          <w:szCs w:val="22"/>
          <w:lang w:eastAsia="pt-PT"/>
        </w:rPr>
      </w:pPr>
      <w:del w:id="11" w:author="Rodrigo LeaL" w:date="2020-05-01T23:06:00Z">
        <w:r w:rsidRPr="002302AE" w:rsidDel="002302AE">
          <w:rPr>
            <w:rStyle w:val="Hiperligao"/>
            <w:lang w:val="en-GB"/>
          </w:rPr>
          <w:delText>2.3.1. Registration</w:delText>
        </w:r>
        <w:r w:rsidDel="002302AE">
          <w:rPr>
            <w:webHidden/>
          </w:rPr>
          <w:tab/>
          <w:delText>14</w:delText>
        </w:r>
      </w:del>
    </w:p>
    <w:p w14:paraId="15751FDE" w14:textId="5284BA5D" w:rsidR="00E24372" w:rsidDel="002302AE" w:rsidRDefault="00E24372">
      <w:pPr>
        <w:pStyle w:val="ndice3"/>
        <w:tabs>
          <w:tab w:val="right" w:leader="dot" w:pos="8494"/>
        </w:tabs>
        <w:rPr>
          <w:del w:id="12" w:author="Rodrigo LeaL" w:date="2020-05-01T23:06:00Z"/>
          <w:sz w:val="22"/>
          <w:szCs w:val="22"/>
          <w:lang w:eastAsia="pt-PT"/>
        </w:rPr>
      </w:pPr>
      <w:del w:id="13" w:author="Rodrigo LeaL" w:date="2020-05-01T23:06:00Z">
        <w:r w:rsidRPr="002302AE" w:rsidDel="002302AE">
          <w:rPr>
            <w:rStyle w:val="Hiperligao"/>
            <w:lang w:val="en-GB"/>
          </w:rPr>
          <w:delText>2.3.2. Solving a Challenge</w:delText>
        </w:r>
        <w:r w:rsidDel="002302AE">
          <w:rPr>
            <w:webHidden/>
          </w:rPr>
          <w:tab/>
          <w:delText>15</w:delText>
        </w:r>
      </w:del>
    </w:p>
    <w:p w14:paraId="4954464A" w14:textId="28FC2381" w:rsidR="00E24372" w:rsidDel="002302AE" w:rsidRDefault="00E24372">
      <w:pPr>
        <w:pStyle w:val="ndice3"/>
        <w:tabs>
          <w:tab w:val="right" w:leader="dot" w:pos="8494"/>
        </w:tabs>
        <w:rPr>
          <w:del w:id="14" w:author="Rodrigo LeaL" w:date="2020-05-01T23:06:00Z"/>
          <w:sz w:val="22"/>
          <w:szCs w:val="22"/>
          <w:lang w:eastAsia="pt-PT"/>
        </w:rPr>
      </w:pPr>
      <w:del w:id="15" w:author="Rodrigo LeaL" w:date="2020-05-01T23:06:00Z">
        <w:r w:rsidRPr="002302AE" w:rsidDel="002302AE">
          <w:rPr>
            <w:rStyle w:val="Hiperligao"/>
            <w:lang w:val="en-GB"/>
          </w:rPr>
          <w:delText>2.3.3. Create a Challenge</w:delText>
        </w:r>
        <w:r w:rsidDel="002302AE">
          <w:rPr>
            <w:webHidden/>
          </w:rPr>
          <w:tab/>
          <w:delText>16</w:delText>
        </w:r>
      </w:del>
    </w:p>
    <w:p w14:paraId="41195907" w14:textId="41FD2953" w:rsidR="00E24372" w:rsidDel="002302AE" w:rsidRDefault="00E24372">
      <w:pPr>
        <w:pStyle w:val="ndice3"/>
        <w:tabs>
          <w:tab w:val="right" w:leader="dot" w:pos="8494"/>
        </w:tabs>
        <w:rPr>
          <w:del w:id="16" w:author="Rodrigo LeaL" w:date="2020-05-01T23:06:00Z"/>
          <w:sz w:val="22"/>
          <w:szCs w:val="22"/>
          <w:lang w:eastAsia="pt-PT"/>
        </w:rPr>
      </w:pPr>
      <w:del w:id="17" w:author="Rodrigo LeaL" w:date="2020-05-01T23:06:00Z">
        <w:r w:rsidRPr="002302AE" w:rsidDel="002302AE">
          <w:rPr>
            <w:rStyle w:val="Hiperligao"/>
            <w:lang w:val="en-GB"/>
          </w:rPr>
          <w:delText>2.3.4. Create a Questionnaire</w:delText>
        </w:r>
        <w:r w:rsidDel="002302AE">
          <w:rPr>
            <w:webHidden/>
          </w:rPr>
          <w:tab/>
          <w:delText>17</w:delText>
        </w:r>
      </w:del>
    </w:p>
    <w:p w14:paraId="04793AB6" w14:textId="07A90219" w:rsidR="00E24372" w:rsidDel="002302AE" w:rsidRDefault="00E24372">
      <w:pPr>
        <w:pStyle w:val="ndice3"/>
        <w:tabs>
          <w:tab w:val="right" w:leader="dot" w:pos="8494"/>
        </w:tabs>
        <w:rPr>
          <w:del w:id="18" w:author="Rodrigo LeaL" w:date="2020-05-01T23:06:00Z"/>
          <w:sz w:val="22"/>
          <w:szCs w:val="22"/>
          <w:lang w:eastAsia="pt-PT"/>
        </w:rPr>
      </w:pPr>
      <w:del w:id="19" w:author="Rodrigo LeaL" w:date="2020-05-01T23:06:00Z">
        <w:r w:rsidRPr="002302AE" w:rsidDel="002302AE">
          <w:rPr>
            <w:rStyle w:val="Hiperligao"/>
            <w:lang w:val="en-GB"/>
          </w:rPr>
          <w:delText>2.3.5. Run code</w:delText>
        </w:r>
        <w:r w:rsidDel="002302AE">
          <w:rPr>
            <w:webHidden/>
          </w:rPr>
          <w:tab/>
          <w:delText>18</w:delText>
        </w:r>
      </w:del>
    </w:p>
    <w:p w14:paraId="39CE1170" w14:textId="5A47B229" w:rsidR="00E24372" w:rsidDel="002302AE" w:rsidRDefault="00E24372">
      <w:pPr>
        <w:pStyle w:val="ndice3"/>
        <w:tabs>
          <w:tab w:val="right" w:leader="dot" w:pos="8494"/>
        </w:tabs>
        <w:rPr>
          <w:del w:id="20" w:author="Rodrigo LeaL" w:date="2020-05-01T23:06:00Z"/>
          <w:sz w:val="22"/>
          <w:szCs w:val="22"/>
          <w:lang w:eastAsia="pt-PT"/>
        </w:rPr>
      </w:pPr>
      <w:del w:id="21" w:author="Rodrigo LeaL" w:date="2020-05-01T23:06:00Z">
        <w:r w:rsidRPr="002302AE" w:rsidDel="002302AE">
          <w:rPr>
            <w:rStyle w:val="Hiperligao"/>
            <w:lang w:val="en-GB"/>
          </w:rPr>
          <w:delText>2.3.6. Answer a Questionnaire</w:delText>
        </w:r>
        <w:r w:rsidDel="002302AE">
          <w:rPr>
            <w:webHidden/>
          </w:rPr>
          <w:tab/>
          <w:delText>19</w:delText>
        </w:r>
      </w:del>
    </w:p>
    <w:p w14:paraId="317FCDCE" w14:textId="0888F671" w:rsidR="00E24372" w:rsidDel="002302AE" w:rsidRDefault="00E24372">
      <w:pPr>
        <w:pStyle w:val="ndice1"/>
        <w:tabs>
          <w:tab w:val="left" w:pos="480"/>
          <w:tab w:val="right" w:leader="dot" w:pos="8494"/>
        </w:tabs>
        <w:rPr>
          <w:del w:id="22" w:author="Rodrigo LeaL" w:date="2020-05-01T23:06:00Z"/>
          <w:sz w:val="22"/>
          <w:szCs w:val="22"/>
          <w:lang w:eastAsia="pt-PT"/>
        </w:rPr>
      </w:pPr>
      <w:del w:id="23" w:author="Rodrigo LeaL" w:date="2020-05-01T23:06:00Z">
        <w:r w:rsidRPr="002302AE" w:rsidDel="002302AE">
          <w:rPr>
            <w:rStyle w:val="Hiperligao"/>
          </w:rPr>
          <w:delText>3.</w:delText>
        </w:r>
        <w:r w:rsidDel="002302AE">
          <w:rPr>
            <w:sz w:val="22"/>
            <w:szCs w:val="22"/>
            <w:lang w:eastAsia="pt-PT"/>
          </w:rPr>
          <w:tab/>
        </w:r>
        <w:r w:rsidRPr="002302AE" w:rsidDel="002302AE">
          <w:rPr>
            <w:rStyle w:val="Hiperligao"/>
          </w:rPr>
          <w:delText>Related work</w:delText>
        </w:r>
        <w:r w:rsidDel="002302AE">
          <w:rPr>
            <w:webHidden/>
          </w:rPr>
          <w:tab/>
          <w:delText>20</w:delText>
        </w:r>
      </w:del>
    </w:p>
    <w:p w14:paraId="0F0722B1" w14:textId="428976D0" w:rsidR="00E24372" w:rsidDel="002302AE" w:rsidRDefault="00E24372">
      <w:pPr>
        <w:pStyle w:val="ndice2"/>
        <w:tabs>
          <w:tab w:val="left" w:pos="880"/>
          <w:tab w:val="right" w:leader="dot" w:pos="8494"/>
        </w:tabs>
        <w:rPr>
          <w:del w:id="24" w:author="Rodrigo LeaL" w:date="2020-05-01T23:06:00Z"/>
          <w:sz w:val="22"/>
          <w:szCs w:val="22"/>
          <w:lang w:eastAsia="pt-PT"/>
        </w:rPr>
      </w:pPr>
      <w:del w:id="25" w:author="Rodrigo LeaL" w:date="2020-05-01T23:06:00Z">
        <w:r w:rsidRPr="002302AE" w:rsidDel="002302AE">
          <w:rPr>
            <w:rStyle w:val="Hiperligao"/>
            <w:lang w:val="en-US"/>
          </w:rPr>
          <w:delText>3.1.</w:delText>
        </w:r>
        <w:r w:rsidDel="002302AE">
          <w:rPr>
            <w:sz w:val="22"/>
            <w:szCs w:val="22"/>
            <w:lang w:eastAsia="pt-PT"/>
          </w:rPr>
          <w:tab/>
        </w:r>
        <w:r w:rsidRPr="002302AE" w:rsidDel="002302AE">
          <w:rPr>
            <w:rStyle w:val="Hiperligao"/>
            <w:lang w:val="en-US"/>
          </w:rPr>
          <w:delText>AlgoExpert</w:delText>
        </w:r>
        <w:r w:rsidDel="002302AE">
          <w:rPr>
            <w:webHidden/>
          </w:rPr>
          <w:tab/>
          <w:delText>20</w:delText>
        </w:r>
      </w:del>
    </w:p>
    <w:p w14:paraId="1FCAA563" w14:textId="2EA8FB6E" w:rsidR="00E24372" w:rsidDel="002302AE" w:rsidRDefault="00E24372">
      <w:pPr>
        <w:pStyle w:val="ndice2"/>
        <w:tabs>
          <w:tab w:val="left" w:pos="880"/>
          <w:tab w:val="right" w:leader="dot" w:pos="8494"/>
        </w:tabs>
        <w:rPr>
          <w:del w:id="26" w:author="Rodrigo LeaL" w:date="2020-05-01T23:06:00Z"/>
          <w:sz w:val="22"/>
          <w:szCs w:val="22"/>
          <w:lang w:eastAsia="pt-PT"/>
        </w:rPr>
      </w:pPr>
      <w:del w:id="27" w:author="Rodrigo LeaL" w:date="2020-05-01T23:06:00Z">
        <w:r w:rsidRPr="002302AE" w:rsidDel="002302AE">
          <w:rPr>
            <w:rStyle w:val="Hiperligao"/>
            <w:lang w:val="en-US"/>
          </w:rPr>
          <w:delText>3.2.</w:delText>
        </w:r>
        <w:r w:rsidDel="002302AE">
          <w:rPr>
            <w:sz w:val="22"/>
            <w:szCs w:val="22"/>
            <w:lang w:eastAsia="pt-PT"/>
          </w:rPr>
          <w:tab/>
        </w:r>
        <w:r w:rsidRPr="002302AE" w:rsidDel="002302AE">
          <w:rPr>
            <w:rStyle w:val="Hiperligao"/>
            <w:lang w:val="en-US"/>
          </w:rPr>
          <w:delText>HackerRank</w:delText>
        </w:r>
        <w:r w:rsidDel="002302AE">
          <w:rPr>
            <w:webHidden/>
          </w:rPr>
          <w:tab/>
          <w:delText>20</w:delText>
        </w:r>
      </w:del>
    </w:p>
    <w:p w14:paraId="3C378C93" w14:textId="06DEC5D4" w:rsidR="00E24372" w:rsidDel="002302AE" w:rsidRDefault="00E24372">
      <w:pPr>
        <w:pStyle w:val="ndice2"/>
        <w:tabs>
          <w:tab w:val="left" w:pos="880"/>
          <w:tab w:val="right" w:leader="dot" w:pos="8494"/>
        </w:tabs>
        <w:rPr>
          <w:del w:id="28" w:author="Rodrigo LeaL" w:date="2020-05-01T23:06:00Z"/>
          <w:sz w:val="22"/>
          <w:szCs w:val="22"/>
          <w:lang w:eastAsia="pt-PT"/>
        </w:rPr>
      </w:pPr>
      <w:del w:id="29" w:author="Rodrigo LeaL" w:date="2020-05-01T23:06:00Z">
        <w:r w:rsidRPr="002302AE" w:rsidDel="002302AE">
          <w:rPr>
            <w:rStyle w:val="Hiperligao"/>
            <w:lang w:val="en-US"/>
          </w:rPr>
          <w:delText>3.3.</w:delText>
        </w:r>
        <w:r w:rsidDel="002302AE">
          <w:rPr>
            <w:sz w:val="22"/>
            <w:szCs w:val="22"/>
            <w:lang w:eastAsia="pt-PT"/>
          </w:rPr>
          <w:tab/>
        </w:r>
        <w:r w:rsidRPr="002302AE" w:rsidDel="002302AE">
          <w:rPr>
            <w:rStyle w:val="Hiperligao"/>
            <w:lang w:val="en-US"/>
          </w:rPr>
          <w:delText>LeetCode</w:delText>
        </w:r>
        <w:r w:rsidDel="002302AE">
          <w:rPr>
            <w:webHidden/>
          </w:rPr>
          <w:tab/>
          <w:delText>21</w:delText>
        </w:r>
      </w:del>
    </w:p>
    <w:p w14:paraId="3A18B36D" w14:textId="40209D39" w:rsidR="00E24372" w:rsidDel="002302AE" w:rsidRDefault="00E24372">
      <w:pPr>
        <w:pStyle w:val="ndice2"/>
        <w:tabs>
          <w:tab w:val="left" w:pos="880"/>
          <w:tab w:val="right" w:leader="dot" w:pos="8494"/>
        </w:tabs>
        <w:rPr>
          <w:del w:id="30" w:author="Rodrigo LeaL" w:date="2020-05-01T23:06:00Z"/>
          <w:sz w:val="22"/>
          <w:szCs w:val="22"/>
          <w:lang w:eastAsia="pt-PT"/>
        </w:rPr>
      </w:pPr>
      <w:del w:id="31" w:author="Rodrigo LeaL" w:date="2020-05-01T23:06:00Z">
        <w:r w:rsidRPr="002302AE" w:rsidDel="002302AE">
          <w:rPr>
            <w:rStyle w:val="Hiperligao"/>
            <w:lang w:val="en-US"/>
          </w:rPr>
          <w:delText>3.4.</w:delText>
        </w:r>
        <w:r w:rsidDel="002302AE">
          <w:rPr>
            <w:sz w:val="22"/>
            <w:szCs w:val="22"/>
            <w:lang w:eastAsia="pt-PT"/>
          </w:rPr>
          <w:tab/>
        </w:r>
        <w:r w:rsidRPr="002302AE" w:rsidDel="002302AE">
          <w:rPr>
            <w:rStyle w:val="Hiperligao"/>
            <w:lang w:val="en-US"/>
          </w:rPr>
          <w:delText>Codewars</w:delText>
        </w:r>
        <w:r w:rsidDel="002302AE">
          <w:rPr>
            <w:webHidden/>
          </w:rPr>
          <w:tab/>
          <w:delText>21</w:delText>
        </w:r>
      </w:del>
    </w:p>
    <w:p w14:paraId="60A83623" w14:textId="25735590" w:rsidR="00E24372" w:rsidDel="002302AE" w:rsidRDefault="00E24372">
      <w:pPr>
        <w:pStyle w:val="ndice2"/>
        <w:tabs>
          <w:tab w:val="left" w:pos="880"/>
          <w:tab w:val="right" w:leader="dot" w:pos="8494"/>
        </w:tabs>
        <w:rPr>
          <w:del w:id="32" w:author="Rodrigo LeaL" w:date="2020-05-01T23:06:00Z"/>
          <w:sz w:val="22"/>
          <w:szCs w:val="22"/>
          <w:lang w:eastAsia="pt-PT"/>
        </w:rPr>
      </w:pPr>
      <w:del w:id="33" w:author="Rodrigo LeaL" w:date="2020-05-01T23:06:00Z">
        <w:r w:rsidRPr="002302AE" w:rsidDel="002302AE">
          <w:rPr>
            <w:rStyle w:val="Hiperligao"/>
            <w:lang w:val="en-US"/>
          </w:rPr>
          <w:delText>3.5.</w:delText>
        </w:r>
        <w:r w:rsidDel="002302AE">
          <w:rPr>
            <w:sz w:val="22"/>
            <w:szCs w:val="22"/>
            <w:lang w:eastAsia="pt-PT"/>
          </w:rPr>
          <w:tab/>
        </w:r>
        <w:r w:rsidRPr="002302AE" w:rsidDel="002302AE">
          <w:rPr>
            <w:rStyle w:val="Hiperligao"/>
            <w:lang w:val="en-US"/>
          </w:rPr>
          <w:delText>CodeChef</w:delText>
        </w:r>
        <w:r w:rsidDel="002302AE">
          <w:rPr>
            <w:webHidden/>
          </w:rPr>
          <w:tab/>
          <w:delText>21</w:delText>
        </w:r>
      </w:del>
    </w:p>
    <w:p w14:paraId="3031B8E1" w14:textId="73F15ACA" w:rsidR="00E24372" w:rsidDel="002302AE" w:rsidRDefault="00E24372">
      <w:pPr>
        <w:pStyle w:val="ndice1"/>
        <w:tabs>
          <w:tab w:val="left" w:pos="480"/>
          <w:tab w:val="right" w:leader="dot" w:pos="8494"/>
        </w:tabs>
        <w:rPr>
          <w:del w:id="34" w:author="Rodrigo LeaL" w:date="2020-05-01T23:06:00Z"/>
          <w:sz w:val="22"/>
          <w:szCs w:val="22"/>
          <w:lang w:eastAsia="pt-PT"/>
        </w:rPr>
      </w:pPr>
      <w:del w:id="35" w:author="Rodrigo LeaL" w:date="2020-05-01T23:06:00Z">
        <w:r w:rsidRPr="002302AE" w:rsidDel="002302AE">
          <w:rPr>
            <w:rStyle w:val="Hiperligao"/>
          </w:rPr>
          <w:delText>4.</w:delText>
        </w:r>
        <w:r w:rsidDel="002302AE">
          <w:rPr>
            <w:sz w:val="22"/>
            <w:szCs w:val="22"/>
            <w:lang w:eastAsia="pt-PT"/>
          </w:rPr>
          <w:tab/>
        </w:r>
        <w:r w:rsidRPr="002302AE" w:rsidDel="002302AE">
          <w:rPr>
            <w:rStyle w:val="Hiperligao"/>
          </w:rPr>
          <w:delText>Related Technologies</w:delText>
        </w:r>
        <w:r w:rsidDel="002302AE">
          <w:rPr>
            <w:webHidden/>
          </w:rPr>
          <w:tab/>
          <w:delText>24</w:delText>
        </w:r>
      </w:del>
    </w:p>
    <w:p w14:paraId="7E8E533F" w14:textId="0821EE5D" w:rsidR="00E24372" w:rsidDel="002302AE" w:rsidRDefault="00E24372">
      <w:pPr>
        <w:pStyle w:val="ndice2"/>
        <w:tabs>
          <w:tab w:val="right" w:leader="dot" w:pos="8494"/>
        </w:tabs>
        <w:rPr>
          <w:del w:id="36" w:author="Rodrigo LeaL" w:date="2020-05-01T23:06:00Z"/>
          <w:sz w:val="22"/>
          <w:szCs w:val="22"/>
          <w:lang w:eastAsia="pt-PT"/>
        </w:rPr>
      </w:pPr>
      <w:del w:id="37" w:author="Rodrigo LeaL" w:date="2020-05-01T23:06:00Z">
        <w:r w:rsidRPr="002302AE" w:rsidDel="002302AE">
          <w:rPr>
            <w:rStyle w:val="Hiperligao"/>
            <w:lang w:val="en-US"/>
          </w:rPr>
          <w:delText>4.1. React</w:delText>
        </w:r>
        <w:r w:rsidDel="002302AE">
          <w:rPr>
            <w:webHidden/>
          </w:rPr>
          <w:tab/>
          <w:delText>24</w:delText>
        </w:r>
      </w:del>
    </w:p>
    <w:p w14:paraId="351C8AFA" w14:textId="0D7EFE1C" w:rsidR="00E24372" w:rsidDel="002302AE" w:rsidRDefault="00E24372">
      <w:pPr>
        <w:pStyle w:val="ndice2"/>
        <w:tabs>
          <w:tab w:val="right" w:leader="dot" w:pos="8494"/>
        </w:tabs>
        <w:rPr>
          <w:del w:id="38" w:author="Rodrigo LeaL" w:date="2020-05-01T23:06:00Z"/>
          <w:sz w:val="22"/>
          <w:szCs w:val="22"/>
          <w:lang w:eastAsia="pt-PT"/>
        </w:rPr>
      </w:pPr>
      <w:del w:id="39" w:author="Rodrigo LeaL" w:date="2020-05-01T23:06:00Z">
        <w:r w:rsidRPr="002302AE" w:rsidDel="002302AE">
          <w:rPr>
            <w:rStyle w:val="Hiperligao"/>
            <w:lang w:val="en-US"/>
          </w:rPr>
          <w:delText>4.2. Spring</w:delText>
        </w:r>
        <w:r w:rsidDel="002302AE">
          <w:rPr>
            <w:webHidden/>
          </w:rPr>
          <w:tab/>
          <w:delText>24</w:delText>
        </w:r>
      </w:del>
    </w:p>
    <w:p w14:paraId="230C72A9" w14:textId="12D67368" w:rsidR="00E24372" w:rsidDel="002302AE" w:rsidRDefault="00E24372">
      <w:pPr>
        <w:pStyle w:val="ndice3"/>
        <w:tabs>
          <w:tab w:val="right" w:leader="dot" w:pos="8494"/>
        </w:tabs>
        <w:rPr>
          <w:del w:id="40" w:author="Rodrigo LeaL" w:date="2020-05-01T23:06:00Z"/>
          <w:sz w:val="22"/>
          <w:szCs w:val="22"/>
          <w:lang w:eastAsia="pt-PT"/>
        </w:rPr>
      </w:pPr>
      <w:del w:id="41" w:author="Rodrigo LeaL" w:date="2020-05-01T23:06:00Z">
        <w:r w:rsidRPr="002302AE" w:rsidDel="002302AE">
          <w:rPr>
            <w:rStyle w:val="Hiperligao"/>
            <w:lang w:val="en-GB"/>
          </w:rPr>
          <w:delText>4.2.1. Spring Boot</w:delText>
        </w:r>
        <w:r w:rsidDel="002302AE">
          <w:rPr>
            <w:webHidden/>
          </w:rPr>
          <w:tab/>
          <w:delText>25</w:delText>
        </w:r>
      </w:del>
    </w:p>
    <w:p w14:paraId="2F978F11" w14:textId="029F90CB" w:rsidR="00E24372" w:rsidDel="002302AE" w:rsidRDefault="00E24372">
      <w:pPr>
        <w:pStyle w:val="ndice3"/>
        <w:tabs>
          <w:tab w:val="right" w:leader="dot" w:pos="8494"/>
        </w:tabs>
        <w:rPr>
          <w:del w:id="42" w:author="Rodrigo LeaL" w:date="2020-05-01T23:06:00Z"/>
          <w:sz w:val="22"/>
          <w:szCs w:val="22"/>
          <w:lang w:eastAsia="pt-PT"/>
        </w:rPr>
      </w:pPr>
      <w:del w:id="43" w:author="Rodrigo LeaL" w:date="2020-05-01T23:06:00Z">
        <w:r w:rsidRPr="002302AE" w:rsidDel="002302AE">
          <w:rPr>
            <w:rStyle w:val="Hiperligao"/>
            <w:lang w:val="en-GB"/>
          </w:rPr>
          <w:delText>4.2.2. Spring Security</w:delText>
        </w:r>
        <w:r w:rsidDel="002302AE">
          <w:rPr>
            <w:webHidden/>
          </w:rPr>
          <w:tab/>
          <w:delText>25</w:delText>
        </w:r>
      </w:del>
    </w:p>
    <w:p w14:paraId="64585890" w14:textId="6918E83F" w:rsidR="00E24372" w:rsidDel="002302AE" w:rsidRDefault="00E24372">
      <w:pPr>
        <w:pStyle w:val="ndice2"/>
        <w:tabs>
          <w:tab w:val="right" w:leader="dot" w:pos="8494"/>
        </w:tabs>
        <w:rPr>
          <w:del w:id="44" w:author="Rodrigo LeaL" w:date="2020-05-01T23:06:00Z"/>
          <w:sz w:val="22"/>
          <w:szCs w:val="22"/>
          <w:lang w:eastAsia="pt-PT"/>
        </w:rPr>
      </w:pPr>
      <w:del w:id="45" w:author="Rodrigo LeaL" w:date="2020-05-01T23:06:00Z">
        <w:r w:rsidRPr="002302AE" w:rsidDel="002302AE">
          <w:rPr>
            <w:rStyle w:val="Hiperligao"/>
            <w:lang w:val="en-US"/>
          </w:rPr>
          <w:delText>4.3. Swagger</w:delText>
        </w:r>
        <w:r w:rsidDel="002302AE">
          <w:rPr>
            <w:webHidden/>
          </w:rPr>
          <w:tab/>
          <w:delText>25</w:delText>
        </w:r>
      </w:del>
    </w:p>
    <w:p w14:paraId="2C4A80E7" w14:textId="64BBB3D3" w:rsidR="00E24372" w:rsidDel="002302AE" w:rsidRDefault="00E24372">
      <w:pPr>
        <w:pStyle w:val="ndice2"/>
        <w:tabs>
          <w:tab w:val="right" w:leader="dot" w:pos="8494"/>
        </w:tabs>
        <w:rPr>
          <w:del w:id="46" w:author="Rodrigo LeaL" w:date="2020-05-01T23:06:00Z"/>
          <w:sz w:val="22"/>
          <w:szCs w:val="22"/>
          <w:lang w:eastAsia="pt-PT"/>
        </w:rPr>
      </w:pPr>
      <w:del w:id="47" w:author="Rodrigo LeaL" w:date="2020-05-01T23:06:00Z">
        <w:r w:rsidRPr="002302AE" w:rsidDel="002302AE">
          <w:rPr>
            <w:rStyle w:val="Hiperligao"/>
            <w:lang w:val="en-US"/>
          </w:rPr>
          <w:delText>4.4. Docker</w:delText>
        </w:r>
        <w:r w:rsidDel="002302AE">
          <w:rPr>
            <w:webHidden/>
          </w:rPr>
          <w:tab/>
          <w:delText>25</w:delText>
        </w:r>
      </w:del>
    </w:p>
    <w:p w14:paraId="413FE9AC" w14:textId="5073B7D3" w:rsidR="00E24372" w:rsidDel="002302AE" w:rsidRDefault="00E24372">
      <w:pPr>
        <w:pStyle w:val="ndice1"/>
        <w:tabs>
          <w:tab w:val="left" w:pos="480"/>
          <w:tab w:val="right" w:leader="dot" w:pos="8494"/>
        </w:tabs>
        <w:rPr>
          <w:del w:id="48" w:author="Rodrigo LeaL" w:date="2020-05-01T23:06:00Z"/>
          <w:sz w:val="22"/>
          <w:szCs w:val="22"/>
          <w:lang w:eastAsia="pt-PT"/>
        </w:rPr>
      </w:pPr>
      <w:del w:id="49" w:author="Rodrigo LeaL" w:date="2020-05-01T23:06:00Z">
        <w:r w:rsidRPr="002302AE" w:rsidDel="002302AE">
          <w:rPr>
            <w:rStyle w:val="Hiperligao"/>
          </w:rPr>
          <w:delText>5.</w:delText>
        </w:r>
        <w:r w:rsidDel="002302AE">
          <w:rPr>
            <w:sz w:val="22"/>
            <w:szCs w:val="22"/>
            <w:lang w:eastAsia="pt-PT"/>
          </w:rPr>
          <w:tab/>
        </w:r>
        <w:r w:rsidRPr="002302AE" w:rsidDel="002302AE">
          <w:rPr>
            <w:rStyle w:val="Hiperligao"/>
          </w:rPr>
          <w:delText>Arquitecture</w:delText>
        </w:r>
        <w:r w:rsidDel="002302AE">
          <w:rPr>
            <w:webHidden/>
          </w:rPr>
          <w:tab/>
          <w:delText>28</w:delText>
        </w:r>
      </w:del>
    </w:p>
    <w:p w14:paraId="4BF43776" w14:textId="06B36A40" w:rsidR="00E24372" w:rsidDel="002302AE" w:rsidRDefault="00E24372">
      <w:pPr>
        <w:pStyle w:val="ndice2"/>
        <w:tabs>
          <w:tab w:val="right" w:leader="dot" w:pos="8494"/>
        </w:tabs>
        <w:rPr>
          <w:del w:id="50" w:author="Rodrigo LeaL" w:date="2020-05-01T23:06:00Z"/>
          <w:sz w:val="22"/>
          <w:szCs w:val="22"/>
          <w:lang w:eastAsia="pt-PT"/>
        </w:rPr>
      </w:pPr>
      <w:del w:id="51" w:author="Rodrigo LeaL" w:date="2020-05-01T23:06:00Z">
        <w:r w:rsidRPr="002302AE" w:rsidDel="002302AE">
          <w:rPr>
            <w:rStyle w:val="Hiperligao"/>
            <w:lang w:val="en-US"/>
          </w:rPr>
          <w:delText>5.1. Front end</w:delText>
        </w:r>
        <w:r w:rsidDel="002302AE">
          <w:rPr>
            <w:webHidden/>
          </w:rPr>
          <w:tab/>
          <w:delText>28</w:delText>
        </w:r>
      </w:del>
    </w:p>
    <w:p w14:paraId="73008ABF" w14:textId="73E0CC9F" w:rsidR="00E24372" w:rsidDel="002302AE" w:rsidRDefault="00E24372">
      <w:pPr>
        <w:pStyle w:val="ndice2"/>
        <w:tabs>
          <w:tab w:val="right" w:leader="dot" w:pos="8494"/>
        </w:tabs>
        <w:rPr>
          <w:del w:id="52" w:author="Rodrigo LeaL" w:date="2020-05-01T23:06:00Z"/>
          <w:sz w:val="22"/>
          <w:szCs w:val="22"/>
          <w:lang w:eastAsia="pt-PT"/>
        </w:rPr>
      </w:pPr>
      <w:del w:id="53" w:author="Rodrigo LeaL" w:date="2020-05-01T23:06:00Z">
        <w:r w:rsidRPr="002302AE" w:rsidDel="002302AE">
          <w:rPr>
            <w:rStyle w:val="Hiperligao"/>
            <w:lang w:val="en-US"/>
          </w:rPr>
          <w:delText>5.2. Services</w:delText>
        </w:r>
        <w:r w:rsidDel="002302AE">
          <w:rPr>
            <w:webHidden/>
          </w:rPr>
          <w:tab/>
          <w:delText>29</w:delText>
        </w:r>
      </w:del>
    </w:p>
    <w:p w14:paraId="76D7BC44" w14:textId="1CE86315" w:rsidR="00E24372" w:rsidDel="002302AE" w:rsidRDefault="00E24372">
      <w:pPr>
        <w:pStyle w:val="ndice3"/>
        <w:tabs>
          <w:tab w:val="right" w:leader="dot" w:pos="8494"/>
        </w:tabs>
        <w:rPr>
          <w:del w:id="54" w:author="Rodrigo LeaL" w:date="2020-05-01T23:06:00Z"/>
          <w:sz w:val="22"/>
          <w:szCs w:val="22"/>
          <w:lang w:eastAsia="pt-PT"/>
        </w:rPr>
      </w:pPr>
      <w:del w:id="55" w:author="Rodrigo LeaL" w:date="2020-05-01T23:06:00Z">
        <w:r w:rsidRPr="002302AE" w:rsidDel="002302AE">
          <w:rPr>
            <w:rStyle w:val="Hiperligao"/>
            <w:lang w:val="en-US"/>
          </w:rPr>
          <w:lastRenderedPageBreak/>
          <w:delText>5.2.1 Data Model</w:delText>
        </w:r>
        <w:r w:rsidDel="002302AE">
          <w:rPr>
            <w:webHidden/>
          </w:rPr>
          <w:tab/>
          <w:delText>30</w:delText>
        </w:r>
      </w:del>
    </w:p>
    <w:p w14:paraId="4D5E78B5" w14:textId="0B388D0A" w:rsidR="00E24372" w:rsidDel="002302AE" w:rsidRDefault="00E24372">
      <w:pPr>
        <w:pStyle w:val="ndice2"/>
        <w:tabs>
          <w:tab w:val="right" w:leader="dot" w:pos="8494"/>
        </w:tabs>
        <w:rPr>
          <w:del w:id="56" w:author="Rodrigo LeaL" w:date="2020-05-01T23:06:00Z"/>
          <w:sz w:val="22"/>
          <w:szCs w:val="22"/>
          <w:lang w:eastAsia="pt-PT"/>
        </w:rPr>
      </w:pPr>
      <w:del w:id="57" w:author="Rodrigo LeaL" w:date="2020-05-01T23:06:00Z">
        <w:r w:rsidRPr="002302AE" w:rsidDel="002302AE">
          <w:rPr>
            <w:rStyle w:val="Hiperligao"/>
            <w:lang w:val="en-US"/>
          </w:rPr>
          <w:delText>5.3. Execution Environments</w:delText>
        </w:r>
        <w:r w:rsidDel="002302AE">
          <w:rPr>
            <w:webHidden/>
          </w:rPr>
          <w:tab/>
          <w:delText>31</w:delText>
        </w:r>
      </w:del>
    </w:p>
    <w:p w14:paraId="3C49A945" w14:textId="6B923CE6" w:rsidR="00E24372" w:rsidDel="002302AE" w:rsidRDefault="00E24372">
      <w:pPr>
        <w:pStyle w:val="ndice3"/>
        <w:tabs>
          <w:tab w:val="right" w:leader="dot" w:pos="8494"/>
        </w:tabs>
        <w:rPr>
          <w:del w:id="58" w:author="Rodrigo LeaL" w:date="2020-05-01T23:06:00Z"/>
          <w:sz w:val="22"/>
          <w:szCs w:val="22"/>
          <w:lang w:eastAsia="pt-PT"/>
        </w:rPr>
      </w:pPr>
      <w:del w:id="59" w:author="Rodrigo LeaL" w:date="2020-05-01T23:06:00Z">
        <w:r w:rsidRPr="002302AE" w:rsidDel="002302AE">
          <w:rPr>
            <w:rStyle w:val="Hiperligao"/>
            <w:lang w:val="en-GB"/>
          </w:rPr>
          <w:delText>5.3.1. Java &amp; Kotlin</w:delText>
        </w:r>
        <w:r w:rsidDel="002302AE">
          <w:rPr>
            <w:webHidden/>
          </w:rPr>
          <w:tab/>
          <w:delText>32</w:delText>
        </w:r>
      </w:del>
    </w:p>
    <w:p w14:paraId="70EF9D05" w14:textId="71415608" w:rsidR="00E24372" w:rsidDel="002302AE" w:rsidRDefault="00E24372">
      <w:pPr>
        <w:pStyle w:val="ndice1"/>
        <w:tabs>
          <w:tab w:val="left" w:pos="480"/>
          <w:tab w:val="right" w:leader="dot" w:pos="8494"/>
        </w:tabs>
        <w:rPr>
          <w:del w:id="60" w:author="Rodrigo LeaL" w:date="2020-05-01T23:06:00Z"/>
          <w:sz w:val="22"/>
          <w:szCs w:val="22"/>
          <w:lang w:eastAsia="pt-PT"/>
        </w:rPr>
      </w:pPr>
      <w:del w:id="61" w:author="Rodrigo LeaL" w:date="2020-05-01T23:06:00Z">
        <w:r w:rsidRPr="002302AE" w:rsidDel="002302AE">
          <w:rPr>
            <w:rStyle w:val="Hiperligao"/>
          </w:rPr>
          <w:delText>6.</w:delText>
        </w:r>
        <w:r w:rsidDel="002302AE">
          <w:rPr>
            <w:sz w:val="22"/>
            <w:szCs w:val="22"/>
            <w:lang w:eastAsia="pt-PT"/>
          </w:rPr>
          <w:tab/>
        </w:r>
        <w:r w:rsidRPr="002302AE" w:rsidDel="002302AE">
          <w:rPr>
            <w:rStyle w:val="Hiperligao"/>
          </w:rPr>
          <w:delText>Project progress</w:delText>
        </w:r>
        <w:r w:rsidDel="002302AE">
          <w:rPr>
            <w:webHidden/>
          </w:rPr>
          <w:tab/>
          <w:delText>34</w:delText>
        </w:r>
      </w:del>
    </w:p>
    <w:p w14:paraId="3367CAAB" w14:textId="17455AD5" w:rsidR="00E24372" w:rsidDel="002302AE" w:rsidRDefault="00E24372">
      <w:pPr>
        <w:pStyle w:val="ndice1"/>
        <w:tabs>
          <w:tab w:val="left" w:pos="480"/>
          <w:tab w:val="right" w:leader="dot" w:pos="8494"/>
        </w:tabs>
        <w:rPr>
          <w:del w:id="62" w:author="Rodrigo LeaL" w:date="2020-05-01T23:06:00Z"/>
          <w:sz w:val="22"/>
          <w:szCs w:val="22"/>
          <w:lang w:eastAsia="pt-PT"/>
        </w:rPr>
      </w:pPr>
      <w:del w:id="63" w:author="Rodrigo LeaL" w:date="2020-05-01T23:06:00Z">
        <w:r w:rsidRPr="002302AE" w:rsidDel="002302AE">
          <w:rPr>
            <w:rStyle w:val="Hiperligao"/>
          </w:rPr>
          <w:delText>7.</w:delText>
        </w:r>
        <w:r w:rsidDel="002302AE">
          <w:rPr>
            <w:sz w:val="22"/>
            <w:szCs w:val="22"/>
            <w:lang w:eastAsia="pt-PT"/>
          </w:rPr>
          <w:tab/>
        </w:r>
        <w:r w:rsidRPr="002302AE" w:rsidDel="002302AE">
          <w:rPr>
            <w:rStyle w:val="Hiperligao"/>
          </w:rPr>
          <w:delText>Lexicon</w:delText>
        </w:r>
        <w:r w:rsidDel="002302AE">
          <w:rPr>
            <w:webHidden/>
          </w:rPr>
          <w:tab/>
          <w:delText>36</w:delText>
        </w:r>
      </w:del>
    </w:p>
    <w:p w14:paraId="2FD6D3B8" w14:textId="52AA56BC" w:rsidR="00E24372" w:rsidDel="002302AE" w:rsidRDefault="00E24372">
      <w:pPr>
        <w:pStyle w:val="ndice1"/>
        <w:tabs>
          <w:tab w:val="left" w:pos="480"/>
          <w:tab w:val="right" w:leader="dot" w:pos="8494"/>
        </w:tabs>
        <w:rPr>
          <w:del w:id="64" w:author="Rodrigo LeaL" w:date="2020-05-01T23:06:00Z"/>
          <w:sz w:val="22"/>
          <w:szCs w:val="22"/>
          <w:lang w:eastAsia="pt-PT"/>
        </w:rPr>
      </w:pPr>
      <w:del w:id="65" w:author="Rodrigo LeaL" w:date="2020-05-01T23:06:00Z">
        <w:r w:rsidRPr="002302AE" w:rsidDel="002302AE">
          <w:rPr>
            <w:rStyle w:val="Hiperligao"/>
          </w:rPr>
          <w:delText>8.</w:delText>
        </w:r>
        <w:r w:rsidDel="002302AE">
          <w:rPr>
            <w:sz w:val="22"/>
            <w:szCs w:val="22"/>
            <w:lang w:eastAsia="pt-PT"/>
          </w:rPr>
          <w:tab/>
        </w:r>
        <w:r w:rsidRPr="002302AE" w:rsidDel="002302AE">
          <w:rPr>
            <w:rStyle w:val="Hiperligao"/>
          </w:rPr>
          <w:delText>References</w:delText>
        </w:r>
        <w:r w:rsidDel="002302AE">
          <w:rPr>
            <w:webHidden/>
          </w:rPr>
          <w:tab/>
          <w:delText>38</w:delText>
        </w:r>
      </w:del>
    </w:p>
    <w:p w14:paraId="5F850C43" w14:textId="5ED1B12C" w:rsidR="00E24372" w:rsidDel="002302AE" w:rsidRDefault="00E24372">
      <w:pPr>
        <w:pStyle w:val="ndice1"/>
        <w:tabs>
          <w:tab w:val="left" w:pos="480"/>
          <w:tab w:val="right" w:leader="dot" w:pos="8494"/>
        </w:tabs>
        <w:rPr>
          <w:del w:id="66" w:author="Rodrigo LeaL" w:date="2020-05-01T23:06:00Z"/>
          <w:sz w:val="22"/>
          <w:szCs w:val="22"/>
          <w:lang w:eastAsia="pt-PT"/>
        </w:rPr>
      </w:pPr>
      <w:del w:id="67" w:author="Rodrigo LeaL" w:date="2020-05-01T23:06:00Z">
        <w:r w:rsidRPr="002302AE" w:rsidDel="002302AE">
          <w:rPr>
            <w:rStyle w:val="Hiperligao"/>
          </w:rPr>
          <w:delText>9.</w:delText>
        </w:r>
        <w:r w:rsidDel="002302AE">
          <w:rPr>
            <w:sz w:val="22"/>
            <w:szCs w:val="22"/>
            <w:lang w:eastAsia="pt-PT"/>
          </w:rPr>
          <w:tab/>
        </w:r>
        <w:r w:rsidRPr="002302AE" w:rsidDel="002302AE">
          <w:rPr>
            <w:rStyle w:val="Hiperligao"/>
          </w:rPr>
          <w:delText>Annex</w:delText>
        </w:r>
        <w:r w:rsidDel="002302AE">
          <w:rPr>
            <w:webHidden/>
          </w:rPr>
          <w:tab/>
          <w:delText>41</w:delText>
        </w:r>
      </w:del>
    </w:p>
    <w:p w14:paraId="0E345F0D" w14:textId="3BCF2D1D" w:rsidR="00E24372" w:rsidDel="002302AE" w:rsidRDefault="00E24372">
      <w:pPr>
        <w:pStyle w:val="ndice2"/>
        <w:tabs>
          <w:tab w:val="right" w:leader="dot" w:pos="8494"/>
        </w:tabs>
        <w:rPr>
          <w:del w:id="68" w:author="Rodrigo LeaL" w:date="2020-05-01T23:06:00Z"/>
          <w:sz w:val="22"/>
          <w:szCs w:val="22"/>
          <w:lang w:eastAsia="pt-PT"/>
        </w:rPr>
      </w:pPr>
      <w:del w:id="69" w:author="Rodrigo LeaL" w:date="2020-05-01T23:06:00Z">
        <w:r w:rsidRPr="002302AE" w:rsidDel="002302AE">
          <w:rPr>
            <w:rStyle w:val="Hiperligao"/>
          </w:rPr>
          <w:delText>9.1. Supported versions of container dependencies</w:delText>
        </w:r>
        <w:r w:rsidDel="002302AE">
          <w:rPr>
            <w:webHidden/>
          </w:rPr>
          <w:tab/>
          <w:delText>41</w:delText>
        </w:r>
      </w:del>
    </w:p>
    <w:p w14:paraId="7E8B3311" w14:textId="0A2F411B" w:rsidR="00D16F98" w:rsidDel="00E24372" w:rsidRDefault="00D16F98">
      <w:pPr>
        <w:pStyle w:val="ndice1"/>
        <w:tabs>
          <w:tab w:val="left" w:pos="480"/>
          <w:tab w:val="right" w:leader="dot" w:pos="8494"/>
        </w:tabs>
        <w:rPr>
          <w:del w:id="70" w:author="Rodrigo LeaL" w:date="2020-05-01T12:13:00Z"/>
          <w:sz w:val="22"/>
          <w:szCs w:val="22"/>
          <w:lang w:eastAsia="pt-PT"/>
        </w:rPr>
      </w:pPr>
      <w:del w:id="71" w:author="Rodrigo LeaL" w:date="2020-05-01T12:13:00Z">
        <w:r w:rsidRPr="00E24372" w:rsidDel="00E24372">
          <w:rPr>
            <w:rPrChange w:id="72" w:author="Rodrigo LeaL" w:date="2020-05-01T12:13:00Z">
              <w:rPr>
                <w:rStyle w:val="Hiperligao"/>
              </w:rPr>
            </w:rPrChange>
          </w:rPr>
          <w:delText>1.</w:delText>
        </w:r>
        <w:r w:rsidDel="00E24372">
          <w:rPr>
            <w:sz w:val="22"/>
            <w:szCs w:val="22"/>
            <w:lang w:eastAsia="pt-PT"/>
          </w:rPr>
          <w:tab/>
        </w:r>
        <w:r w:rsidRPr="00E24372" w:rsidDel="00E24372">
          <w:rPr>
            <w:rPrChange w:id="73" w:author="Rodrigo LeaL" w:date="2020-05-01T12:13:00Z">
              <w:rPr>
                <w:rStyle w:val="Hiperligao"/>
              </w:rPr>
            </w:rPrChange>
          </w:rPr>
          <w:delText>Introduction</w:delText>
        </w:r>
        <w:r w:rsidDel="00E24372">
          <w:rPr>
            <w:webHidden/>
          </w:rPr>
          <w:tab/>
          <w:delText>8</w:delText>
        </w:r>
      </w:del>
    </w:p>
    <w:p w14:paraId="3D33061E" w14:textId="5FDB8590" w:rsidR="00D16F98" w:rsidDel="00E24372" w:rsidRDefault="00D16F98">
      <w:pPr>
        <w:pStyle w:val="ndice2"/>
        <w:tabs>
          <w:tab w:val="right" w:leader="dot" w:pos="8494"/>
        </w:tabs>
        <w:rPr>
          <w:del w:id="74" w:author="Rodrigo LeaL" w:date="2020-05-01T12:13:00Z"/>
          <w:sz w:val="22"/>
          <w:szCs w:val="22"/>
          <w:lang w:eastAsia="pt-PT"/>
        </w:rPr>
      </w:pPr>
      <w:del w:id="75" w:author="Rodrigo LeaL" w:date="2020-05-01T12:13:00Z">
        <w:r w:rsidRPr="00E24372" w:rsidDel="00E24372">
          <w:rPr>
            <w:rPrChange w:id="76" w:author="Rodrigo LeaL" w:date="2020-05-01T12:13:00Z">
              <w:rPr>
                <w:rStyle w:val="Hiperligao"/>
                <w:lang w:val="en-US"/>
              </w:rPr>
            </w:rPrChange>
          </w:rPr>
          <w:delText>1.1. Outline</w:delText>
        </w:r>
        <w:r w:rsidDel="00E24372">
          <w:rPr>
            <w:webHidden/>
          </w:rPr>
          <w:tab/>
          <w:delText>10</w:delText>
        </w:r>
      </w:del>
    </w:p>
    <w:p w14:paraId="697E8456" w14:textId="37063376" w:rsidR="00D16F98" w:rsidDel="00E24372" w:rsidRDefault="00D16F98">
      <w:pPr>
        <w:pStyle w:val="ndice1"/>
        <w:tabs>
          <w:tab w:val="left" w:pos="480"/>
          <w:tab w:val="right" w:leader="dot" w:pos="8494"/>
        </w:tabs>
        <w:rPr>
          <w:del w:id="77" w:author="Rodrigo LeaL" w:date="2020-05-01T12:13:00Z"/>
          <w:sz w:val="22"/>
          <w:szCs w:val="22"/>
          <w:lang w:eastAsia="pt-PT"/>
        </w:rPr>
      </w:pPr>
      <w:del w:id="78" w:author="Rodrigo LeaL" w:date="2020-05-01T12:13:00Z">
        <w:r w:rsidRPr="00E24372" w:rsidDel="00E24372">
          <w:rPr>
            <w:rPrChange w:id="79" w:author="Rodrigo LeaL" w:date="2020-05-01T12:13:00Z">
              <w:rPr>
                <w:rStyle w:val="Hiperligao"/>
              </w:rPr>
            </w:rPrChange>
          </w:rPr>
          <w:delText>2.</w:delText>
        </w:r>
        <w:r w:rsidDel="00E24372">
          <w:rPr>
            <w:sz w:val="22"/>
            <w:szCs w:val="22"/>
            <w:lang w:eastAsia="pt-PT"/>
          </w:rPr>
          <w:tab/>
        </w:r>
        <w:r w:rsidRPr="00E24372" w:rsidDel="00E24372">
          <w:rPr>
            <w:rPrChange w:id="80" w:author="Rodrigo LeaL" w:date="2020-05-01T12:13:00Z">
              <w:rPr>
                <w:rStyle w:val="Hiperligao"/>
              </w:rPr>
            </w:rPrChange>
          </w:rPr>
          <w:delText>Requirements</w:delText>
        </w:r>
        <w:r w:rsidDel="00E24372">
          <w:rPr>
            <w:webHidden/>
          </w:rPr>
          <w:tab/>
          <w:delText>12</w:delText>
        </w:r>
      </w:del>
    </w:p>
    <w:p w14:paraId="35A7D679" w14:textId="3475C854" w:rsidR="00D16F98" w:rsidDel="00E24372" w:rsidRDefault="00D16F98">
      <w:pPr>
        <w:pStyle w:val="ndice2"/>
        <w:tabs>
          <w:tab w:val="right" w:leader="dot" w:pos="8494"/>
        </w:tabs>
        <w:rPr>
          <w:del w:id="81" w:author="Rodrigo LeaL" w:date="2020-05-01T12:13:00Z"/>
          <w:sz w:val="22"/>
          <w:szCs w:val="22"/>
          <w:lang w:eastAsia="pt-PT"/>
        </w:rPr>
      </w:pPr>
      <w:del w:id="82" w:author="Rodrigo LeaL" w:date="2020-05-01T12:13:00Z">
        <w:r w:rsidRPr="00E24372" w:rsidDel="00E24372">
          <w:rPr>
            <w:rPrChange w:id="83" w:author="Rodrigo LeaL" w:date="2020-05-01T12:13:00Z">
              <w:rPr>
                <w:rStyle w:val="Hiperligao"/>
                <w:rFonts w:eastAsia="Times New Roman"/>
                <w:lang w:val="en-GB" w:eastAsia="en-GB"/>
              </w:rPr>
            </w:rPrChange>
          </w:rPr>
          <w:delText>User Journeys</w:delText>
        </w:r>
        <w:r w:rsidDel="00E24372">
          <w:rPr>
            <w:webHidden/>
          </w:rPr>
          <w:tab/>
          <w:delText>13</w:delText>
        </w:r>
      </w:del>
    </w:p>
    <w:p w14:paraId="02DBA3C5" w14:textId="35457ADE" w:rsidR="00D16F98" w:rsidDel="00E24372" w:rsidRDefault="00D16F98">
      <w:pPr>
        <w:pStyle w:val="ndice3"/>
        <w:tabs>
          <w:tab w:val="right" w:leader="dot" w:pos="8494"/>
        </w:tabs>
        <w:rPr>
          <w:del w:id="84" w:author="Rodrigo LeaL" w:date="2020-05-01T12:13:00Z"/>
          <w:sz w:val="22"/>
          <w:szCs w:val="22"/>
          <w:lang w:eastAsia="pt-PT"/>
        </w:rPr>
      </w:pPr>
      <w:del w:id="85" w:author="Rodrigo LeaL" w:date="2020-05-01T12:13:00Z">
        <w:r w:rsidRPr="00E24372" w:rsidDel="00E24372">
          <w:rPr>
            <w:rPrChange w:id="86" w:author="Rodrigo LeaL" w:date="2020-05-01T12:13:00Z">
              <w:rPr>
                <w:rStyle w:val="Hiperligao"/>
                <w:rFonts w:eastAsia="Times New Roman"/>
                <w:lang w:eastAsia="en-GB"/>
              </w:rPr>
            </w:rPrChange>
          </w:rPr>
          <w:delText>Registration</w:delText>
        </w:r>
        <w:r w:rsidDel="00E24372">
          <w:rPr>
            <w:webHidden/>
          </w:rPr>
          <w:tab/>
          <w:delText>14</w:delText>
        </w:r>
      </w:del>
    </w:p>
    <w:p w14:paraId="3F267ECE" w14:textId="175F5149" w:rsidR="00D16F98" w:rsidDel="00E24372" w:rsidRDefault="00D16F98">
      <w:pPr>
        <w:pStyle w:val="ndice3"/>
        <w:tabs>
          <w:tab w:val="right" w:leader="dot" w:pos="8494"/>
        </w:tabs>
        <w:rPr>
          <w:del w:id="87" w:author="Rodrigo LeaL" w:date="2020-05-01T12:13:00Z"/>
          <w:sz w:val="22"/>
          <w:szCs w:val="22"/>
          <w:lang w:eastAsia="pt-PT"/>
        </w:rPr>
      </w:pPr>
      <w:del w:id="88" w:author="Rodrigo LeaL" w:date="2020-05-01T12:13:00Z">
        <w:r w:rsidRPr="00E24372" w:rsidDel="00E24372">
          <w:rPr>
            <w:rPrChange w:id="89" w:author="Rodrigo LeaL" w:date="2020-05-01T12:13:00Z">
              <w:rPr>
                <w:rStyle w:val="Hiperligao"/>
                <w:rFonts w:eastAsia="Times New Roman"/>
                <w:lang w:eastAsia="en-GB"/>
              </w:rPr>
            </w:rPrChange>
          </w:rPr>
          <w:delText>Solving a Challenge</w:delText>
        </w:r>
        <w:r w:rsidDel="00E24372">
          <w:rPr>
            <w:webHidden/>
          </w:rPr>
          <w:tab/>
          <w:delText>15</w:delText>
        </w:r>
      </w:del>
    </w:p>
    <w:p w14:paraId="42DB6E31" w14:textId="6706F1AE" w:rsidR="00D16F98" w:rsidDel="00E24372" w:rsidRDefault="00D16F98">
      <w:pPr>
        <w:pStyle w:val="ndice3"/>
        <w:tabs>
          <w:tab w:val="right" w:leader="dot" w:pos="8494"/>
        </w:tabs>
        <w:rPr>
          <w:del w:id="90" w:author="Rodrigo LeaL" w:date="2020-05-01T12:13:00Z"/>
          <w:sz w:val="22"/>
          <w:szCs w:val="22"/>
          <w:lang w:eastAsia="pt-PT"/>
        </w:rPr>
      </w:pPr>
      <w:del w:id="91" w:author="Rodrigo LeaL" w:date="2020-05-01T12:13:00Z">
        <w:r w:rsidRPr="00E24372" w:rsidDel="00E24372">
          <w:rPr>
            <w:rPrChange w:id="92" w:author="Rodrigo LeaL" w:date="2020-05-01T12:13:00Z">
              <w:rPr>
                <w:rStyle w:val="Hiperligao"/>
                <w:rFonts w:eastAsia="Times New Roman"/>
                <w:lang w:eastAsia="en-GB"/>
              </w:rPr>
            </w:rPrChange>
          </w:rPr>
          <w:delText>Create a Challenge</w:delText>
        </w:r>
        <w:r w:rsidDel="00E24372">
          <w:rPr>
            <w:webHidden/>
          </w:rPr>
          <w:tab/>
          <w:delText>16</w:delText>
        </w:r>
      </w:del>
    </w:p>
    <w:p w14:paraId="771F37F9" w14:textId="054DB8E0" w:rsidR="00D16F98" w:rsidDel="00E24372" w:rsidRDefault="00D16F98">
      <w:pPr>
        <w:pStyle w:val="ndice3"/>
        <w:tabs>
          <w:tab w:val="right" w:leader="dot" w:pos="8494"/>
        </w:tabs>
        <w:rPr>
          <w:del w:id="93" w:author="Rodrigo LeaL" w:date="2020-05-01T12:13:00Z"/>
          <w:sz w:val="22"/>
          <w:szCs w:val="22"/>
          <w:lang w:eastAsia="pt-PT"/>
        </w:rPr>
      </w:pPr>
      <w:del w:id="94" w:author="Rodrigo LeaL" w:date="2020-05-01T12:13:00Z">
        <w:r w:rsidRPr="00E24372" w:rsidDel="00E24372">
          <w:rPr>
            <w:rPrChange w:id="95" w:author="Rodrigo LeaL" w:date="2020-05-01T12:13:00Z">
              <w:rPr>
                <w:rStyle w:val="Hiperligao"/>
                <w:rFonts w:eastAsia="Times New Roman"/>
                <w:lang w:eastAsia="en-GB"/>
              </w:rPr>
            </w:rPrChange>
          </w:rPr>
          <w:delText>Create a Questionnaire</w:delText>
        </w:r>
        <w:r w:rsidDel="00E24372">
          <w:rPr>
            <w:webHidden/>
          </w:rPr>
          <w:tab/>
          <w:delText>17</w:delText>
        </w:r>
      </w:del>
    </w:p>
    <w:p w14:paraId="03B33410" w14:textId="694D9846" w:rsidR="00D16F98" w:rsidDel="00E24372" w:rsidRDefault="00D16F98">
      <w:pPr>
        <w:pStyle w:val="ndice3"/>
        <w:tabs>
          <w:tab w:val="right" w:leader="dot" w:pos="8494"/>
        </w:tabs>
        <w:rPr>
          <w:del w:id="96" w:author="Rodrigo LeaL" w:date="2020-05-01T12:13:00Z"/>
          <w:sz w:val="22"/>
          <w:szCs w:val="22"/>
          <w:lang w:eastAsia="pt-PT"/>
        </w:rPr>
      </w:pPr>
      <w:del w:id="97" w:author="Rodrigo LeaL" w:date="2020-05-01T12:13:00Z">
        <w:r w:rsidRPr="00E24372" w:rsidDel="00E24372">
          <w:rPr>
            <w:rPrChange w:id="98" w:author="Rodrigo LeaL" w:date="2020-05-01T12:13:00Z">
              <w:rPr>
                <w:rStyle w:val="Hiperligao"/>
                <w:rFonts w:eastAsia="Times New Roman"/>
                <w:lang w:eastAsia="en-GB"/>
              </w:rPr>
            </w:rPrChange>
          </w:rPr>
          <w:delText>Run code</w:delText>
        </w:r>
        <w:r w:rsidDel="00E24372">
          <w:rPr>
            <w:webHidden/>
          </w:rPr>
          <w:tab/>
          <w:delText>18</w:delText>
        </w:r>
      </w:del>
    </w:p>
    <w:p w14:paraId="0CE0ECCF" w14:textId="56AB93F3" w:rsidR="00D16F98" w:rsidDel="00E24372" w:rsidRDefault="00D16F98">
      <w:pPr>
        <w:pStyle w:val="ndice3"/>
        <w:tabs>
          <w:tab w:val="right" w:leader="dot" w:pos="8494"/>
        </w:tabs>
        <w:rPr>
          <w:del w:id="99" w:author="Rodrigo LeaL" w:date="2020-05-01T12:13:00Z"/>
          <w:sz w:val="22"/>
          <w:szCs w:val="22"/>
          <w:lang w:eastAsia="pt-PT"/>
        </w:rPr>
      </w:pPr>
      <w:del w:id="100" w:author="Rodrigo LeaL" w:date="2020-05-01T12:13:00Z">
        <w:r w:rsidRPr="00E24372" w:rsidDel="00E24372">
          <w:rPr>
            <w:rPrChange w:id="101" w:author="Rodrigo LeaL" w:date="2020-05-01T12:13:00Z">
              <w:rPr>
                <w:rStyle w:val="Hiperligao"/>
                <w:rFonts w:eastAsia="Times New Roman"/>
                <w:lang w:eastAsia="en-GB"/>
              </w:rPr>
            </w:rPrChange>
          </w:rPr>
          <w:delText>Answer a Questionnaire</w:delText>
        </w:r>
        <w:r w:rsidDel="00E24372">
          <w:rPr>
            <w:webHidden/>
          </w:rPr>
          <w:tab/>
          <w:delText>18</w:delText>
        </w:r>
      </w:del>
    </w:p>
    <w:p w14:paraId="2BE96E02" w14:textId="106FE095" w:rsidR="00D16F98" w:rsidDel="00E24372" w:rsidRDefault="00D16F98">
      <w:pPr>
        <w:pStyle w:val="ndice1"/>
        <w:tabs>
          <w:tab w:val="left" w:pos="480"/>
          <w:tab w:val="right" w:leader="dot" w:pos="8494"/>
        </w:tabs>
        <w:rPr>
          <w:del w:id="102" w:author="Rodrigo LeaL" w:date="2020-05-01T12:13:00Z"/>
          <w:sz w:val="22"/>
          <w:szCs w:val="22"/>
          <w:lang w:eastAsia="pt-PT"/>
        </w:rPr>
      </w:pPr>
      <w:del w:id="103" w:author="Rodrigo LeaL" w:date="2020-05-01T12:13:00Z">
        <w:r w:rsidRPr="00E24372" w:rsidDel="00E24372">
          <w:rPr>
            <w:rPrChange w:id="104" w:author="Rodrigo LeaL" w:date="2020-05-01T12:13:00Z">
              <w:rPr>
                <w:rStyle w:val="Hiperligao"/>
              </w:rPr>
            </w:rPrChange>
          </w:rPr>
          <w:delText>3.</w:delText>
        </w:r>
        <w:r w:rsidDel="00E24372">
          <w:rPr>
            <w:sz w:val="22"/>
            <w:szCs w:val="22"/>
            <w:lang w:eastAsia="pt-PT"/>
          </w:rPr>
          <w:tab/>
        </w:r>
        <w:r w:rsidRPr="00E24372" w:rsidDel="00E24372">
          <w:rPr>
            <w:rPrChange w:id="105" w:author="Rodrigo LeaL" w:date="2020-05-01T12:13:00Z">
              <w:rPr>
                <w:rStyle w:val="Hiperligao"/>
              </w:rPr>
            </w:rPrChange>
          </w:rPr>
          <w:delText>Related work</w:delText>
        </w:r>
        <w:r w:rsidDel="00E24372">
          <w:rPr>
            <w:webHidden/>
          </w:rPr>
          <w:tab/>
          <w:delText>20</w:delText>
        </w:r>
      </w:del>
    </w:p>
    <w:p w14:paraId="352E0E08" w14:textId="377E1400" w:rsidR="00D16F98" w:rsidDel="00E24372" w:rsidRDefault="00D16F98">
      <w:pPr>
        <w:pStyle w:val="ndice2"/>
        <w:tabs>
          <w:tab w:val="left" w:pos="880"/>
          <w:tab w:val="right" w:leader="dot" w:pos="8494"/>
        </w:tabs>
        <w:rPr>
          <w:del w:id="106" w:author="Rodrigo LeaL" w:date="2020-05-01T12:13:00Z"/>
          <w:sz w:val="22"/>
          <w:szCs w:val="22"/>
          <w:lang w:eastAsia="pt-PT"/>
        </w:rPr>
      </w:pPr>
      <w:del w:id="107" w:author="Rodrigo LeaL" w:date="2020-05-01T12:13:00Z">
        <w:r w:rsidRPr="00E24372" w:rsidDel="00E24372">
          <w:rPr>
            <w:rPrChange w:id="108" w:author="Rodrigo LeaL" w:date="2020-05-01T12:13:00Z">
              <w:rPr>
                <w:rStyle w:val="Hiperligao"/>
                <w:lang w:val="en-US"/>
              </w:rPr>
            </w:rPrChange>
          </w:rPr>
          <w:delText>3.1.</w:delText>
        </w:r>
        <w:r w:rsidDel="00E24372">
          <w:rPr>
            <w:sz w:val="22"/>
            <w:szCs w:val="22"/>
            <w:lang w:eastAsia="pt-PT"/>
          </w:rPr>
          <w:tab/>
        </w:r>
        <w:r w:rsidRPr="00E24372" w:rsidDel="00E24372">
          <w:rPr>
            <w:rPrChange w:id="109" w:author="Rodrigo LeaL" w:date="2020-05-01T12:13:00Z">
              <w:rPr>
                <w:rStyle w:val="Hiperligao"/>
                <w:lang w:val="en-US"/>
              </w:rPr>
            </w:rPrChange>
          </w:rPr>
          <w:delText>AlgoExpert</w:delText>
        </w:r>
        <w:r w:rsidDel="00E24372">
          <w:rPr>
            <w:webHidden/>
          </w:rPr>
          <w:tab/>
          <w:delText>20</w:delText>
        </w:r>
      </w:del>
    </w:p>
    <w:p w14:paraId="42DD1170" w14:textId="33C49443" w:rsidR="00D16F98" w:rsidDel="00E24372" w:rsidRDefault="00D16F98">
      <w:pPr>
        <w:pStyle w:val="ndice2"/>
        <w:tabs>
          <w:tab w:val="left" w:pos="880"/>
          <w:tab w:val="right" w:leader="dot" w:pos="8494"/>
        </w:tabs>
        <w:rPr>
          <w:del w:id="110" w:author="Rodrigo LeaL" w:date="2020-05-01T12:13:00Z"/>
          <w:sz w:val="22"/>
          <w:szCs w:val="22"/>
          <w:lang w:eastAsia="pt-PT"/>
        </w:rPr>
      </w:pPr>
      <w:del w:id="111" w:author="Rodrigo LeaL" w:date="2020-05-01T12:13:00Z">
        <w:r w:rsidRPr="00E24372" w:rsidDel="00E24372">
          <w:rPr>
            <w:rPrChange w:id="112" w:author="Rodrigo LeaL" w:date="2020-05-01T12:13:00Z">
              <w:rPr>
                <w:rStyle w:val="Hiperligao"/>
                <w:lang w:val="en-US"/>
              </w:rPr>
            </w:rPrChange>
          </w:rPr>
          <w:delText>3.2.</w:delText>
        </w:r>
        <w:r w:rsidDel="00E24372">
          <w:rPr>
            <w:sz w:val="22"/>
            <w:szCs w:val="22"/>
            <w:lang w:eastAsia="pt-PT"/>
          </w:rPr>
          <w:tab/>
        </w:r>
        <w:r w:rsidRPr="00E24372" w:rsidDel="00E24372">
          <w:rPr>
            <w:rPrChange w:id="113" w:author="Rodrigo LeaL" w:date="2020-05-01T12:13:00Z">
              <w:rPr>
                <w:rStyle w:val="Hiperligao"/>
                <w:lang w:val="en-US"/>
              </w:rPr>
            </w:rPrChange>
          </w:rPr>
          <w:delText>HackerRank</w:delText>
        </w:r>
        <w:r w:rsidDel="00E24372">
          <w:rPr>
            <w:webHidden/>
          </w:rPr>
          <w:tab/>
          <w:delText>20</w:delText>
        </w:r>
      </w:del>
    </w:p>
    <w:p w14:paraId="35F2C8EF" w14:textId="44C480F2" w:rsidR="00D16F98" w:rsidDel="00E24372" w:rsidRDefault="00D16F98">
      <w:pPr>
        <w:pStyle w:val="ndice2"/>
        <w:tabs>
          <w:tab w:val="left" w:pos="880"/>
          <w:tab w:val="right" w:leader="dot" w:pos="8494"/>
        </w:tabs>
        <w:rPr>
          <w:del w:id="114" w:author="Rodrigo LeaL" w:date="2020-05-01T12:13:00Z"/>
          <w:sz w:val="22"/>
          <w:szCs w:val="22"/>
          <w:lang w:eastAsia="pt-PT"/>
        </w:rPr>
      </w:pPr>
      <w:del w:id="115" w:author="Rodrigo LeaL" w:date="2020-05-01T12:13:00Z">
        <w:r w:rsidRPr="00E24372" w:rsidDel="00E24372">
          <w:rPr>
            <w:rPrChange w:id="116" w:author="Rodrigo LeaL" w:date="2020-05-01T12:13:00Z">
              <w:rPr>
                <w:rStyle w:val="Hiperligao"/>
                <w:lang w:val="en-US"/>
              </w:rPr>
            </w:rPrChange>
          </w:rPr>
          <w:delText>3.3.</w:delText>
        </w:r>
        <w:r w:rsidDel="00E24372">
          <w:rPr>
            <w:sz w:val="22"/>
            <w:szCs w:val="22"/>
            <w:lang w:eastAsia="pt-PT"/>
          </w:rPr>
          <w:tab/>
        </w:r>
        <w:r w:rsidRPr="00E24372" w:rsidDel="00E24372">
          <w:rPr>
            <w:rPrChange w:id="117" w:author="Rodrigo LeaL" w:date="2020-05-01T12:13:00Z">
              <w:rPr>
                <w:rStyle w:val="Hiperligao"/>
                <w:lang w:val="en-US"/>
              </w:rPr>
            </w:rPrChange>
          </w:rPr>
          <w:delText>LeetCode</w:delText>
        </w:r>
        <w:r w:rsidDel="00E24372">
          <w:rPr>
            <w:webHidden/>
          </w:rPr>
          <w:tab/>
          <w:delText>21</w:delText>
        </w:r>
      </w:del>
    </w:p>
    <w:p w14:paraId="3E134B19" w14:textId="004DFCF8" w:rsidR="00D16F98" w:rsidDel="00E24372" w:rsidRDefault="00D16F98">
      <w:pPr>
        <w:pStyle w:val="ndice2"/>
        <w:tabs>
          <w:tab w:val="left" w:pos="880"/>
          <w:tab w:val="right" w:leader="dot" w:pos="8494"/>
        </w:tabs>
        <w:rPr>
          <w:del w:id="118" w:author="Rodrigo LeaL" w:date="2020-05-01T12:13:00Z"/>
          <w:sz w:val="22"/>
          <w:szCs w:val="22"/>
          <w:lang w:eastAsia="pt-PT"/>
        </w:rPr>
      </w:pPr>
      <w:del w:id="119" w:author="Rodrigo LeaL" w:date="2020-05-01T12:13:00Z">
        <w:r w:rsidRPr="00E24372" w:rsidDel="00E24372">
          <w:rPr>
            <w:rPrChange w:id="120" w:author="Rodrigo LeaL" w:date="2020-05-01T12:13:00Z">
              <w:rPr>
                <w:rStyle w:val="Hiperligao"/>
                <w:lang w:val="en-US"/>
              </w:rPr>
            </w:rPrChange>
          </w:rPr>
          <w:delText>3.4.</w:delText>
        </w:r>
        <w:r w:rsidDel="00E24372">
          <w:rPr>
            <w:sz w:val="22"/>
            <w:szCs w:val="22"/>
            <w:lang w:eastAsia="pt-PT"/>
          </w:rPr>
          <w:tab/>
        </w:r>
        <w:r w:rsidRPr="00E24372" w:rsidDel="00E24372">
          <w:rPr>
            <w:rPrChange w:id="121" w:author="Rodrigo LeaL" w:date="2020-05-01T12:13:00Z">
              <w:rPr>
                <w:rStyle w:val="Hiperligao"/>
                <w:lang w:val="en-US"/>
              </w:rPr>
            </w:rPrChange>
          </w:rPr>
          <w:delText>Codewars</w:delText>
        </w:r>
        <w:r w:rsidDel="00E24372">
          <w:rPr>
            <w:webHidden/>
          </w:rPr>
          <w:tab/>
          <w:delText>21</w:delText>
        </w:r>
      </w:del>
    </w:p>
    <w:p w14:paraId="0534C27F" w14:textId="7D6B57DC" w:rsidR="00D16F98" w:rsidDel="00E24372" w:rsidRDefault="00D16F98">
      <w:pPr>
        <w:pStyle w:val="ndice2"/>
        <w:tabs>
          <w:tab w:val="left" w:pos="880"/>
          <w:tab w:val="right" w:leader="dot" w:pos="8494"/>
        </w:tabs>
        <w:rPr>
          <w:del w:id="122" w:author="Rodrigo LeaL" w:date="2020-05-01T12:13:00Z"/>
          <w:sz w:val="22"/>
          <w:szCs w:val="22"/>
          <w:lang w:eastAsia="pt-PT"/>
        </w:rPr>
      </w:pPr>
      <w:del w:id="123" w:author="Rodrigo LeaL" w:date="2020-05-01T12:13:00Z">
        <w:r w:rsidRPr="00E24372" w:rsidDel="00E24372">
          <w:rPr>
            <w:rPrChange w:id="124" w:author="Rodrigo LeaL" w:date="2020-05-01T12:13:00Z">
              <w:rPr>
                <w:rStyle w:val="Hiperligao"/>
                <w:lang w:val="en-US"/>
              </w:rPr>
            </w:rPrChange>
          </w:rPr>
          <w:delText>3.5.</w:delText>
        </w:r>
        <w:r w:rsidDel="00E24372">
          <w:rPr>
            <w:sz w:val="22"/>
            <w:szCs w:val="22"/>
            <w:lang w:eastAsia="pt-PT"/>
          </w:rPr>
          <w:tab/>
        </w:r>
        <w:r w:rsidRPr="00E24372" w:rsidDel="00E24372">
          <w:rPr>
            <w:rPrChange w:id="125" w:author="Rodrigo LeaL" w:date="2020-05-01T12:13:00Z">
              <w:rPr>
                <w:rStyle w:val="Hiperligao"/>
                <w:lang w:val="en-US"/>
              </w:rPr>
            </w:rPrChange>
          </w:rPr>
          <w:delText>CodeChef</w:delText>
        </w:r>
        <w:r w:rsidDel="00E24372">
          <w:rPr>
            <w:webHidden/>
          </w:rPr>
          <w:tab/>
          <w:delText>21</w:delText>
        </w:r>
      </w:del>
    </w:p>
    <w:p w14:paraId="54162F64" w14:textId="744B40C0" w:rsidR="00D16F98" w:rsidDel="00E24372" w:rsidRDefault="00D16F98">
      <w:pPr>
        <w:pStyle w:val="ndice1"/>
        <w:tabs>
          <w:tab w:val="left" w:pos="480"/>
          <w:tab w:val="right" w:leader="dot" w:pos="8494"/>
        </w:tabs>
        <w:rPr>
          <w:del w:id="126" w:author="Rodrigo LeaL" w:date="2020-05-01T12:13:00Z"/>
          <w:sz w:val="22"/>
          <w:szCs w:val="22"/>
          <w:lang w:eastAsia="pt-PT"/>
        </w:rPr>
      </w:pPr>
      <w:del w:id="127" w:author="Rodrigo LeaL" w:date="2020-05-01T12:13:00Z">
        <w:r w:rsidRPr="00E24372" w:rsidDel="00E24372">
          <w:rPr>
            <w:rPrChange w:id="128" w:author="Rodrigo LeaL" w:date="2020-05-01T12:13:00Z">
              <w:rPr>
                <w:rStyle w:val="Hiperligao"/>
              </w:rPr>
            </w:rPrChange>
          </w:rPr>
          <w:delText>4.</w:delText>
        </w:r>
        <w:r w:rsidDel="00E24372">
          <w:rPr>
            <w:sz w:val="22"/>
            <w:szCs w:val="22"/>
            <w:lang w:eastAsia="pt-PT"/>
          </w:rPr>
          <w:tab/>
        </w:r>
        <w:r w:rsidRPr="00E24372" w:rsidDel="00E24372">
          <w:rPr>
            <w:rPrChange w:id="129" w:author="Rodrigo LeaL" w:date="2020-05-01T12:13:00Z">
              <w:rPr>
                <w:rStyle w:val="Hiperligao"/>
              </w:rPr>
            </w:rPrChange>
          </w:rPr>
          <w:delText>Related Technologies</w:delText>
        </w:r>
        <w:r w:rsidDel="00E24372">
          <w:rPr>
            <w:webHidden/>
          </w:rPr>
          <w:tab/>
          <w:delText>24</w:delText>
        </w:r>
      </w:del>
    </w:p>
    <w:p w14:paraId="72250470" w14:textId="4E761294" w:rsidR="00D16F98" w:rsidDel="00E24372" w:rsidRDefault="00D16F98">
      <w:pPr>
        <w:pStyle w:val="ndice2"/>
        <w:tabs>
          <w:tab w:val="right" w:leader="dot" w:pos="8494"/>
        </w:tabs>
        <w:rPr>
          <w:del w:id="130" w:author="Rodrigo LeaL" w:date="2020-05-01T12:13:00Z"/>
          <w:sz w:val="22"/>
          <w:szCs w:val="22"/>
          <w:lang w:eastAsia="pt-PT"/>
        </w:rPr>
      </w:pPr>
      <w:del w:id="131" w:author="Rodrigo LeaL" w:date="2020-05-01T12:13:00Z">
        <w:r w:rsidRPr="00E24372" w:rsidDel="00E24372">
          <w:rPr>
            <w:rPrChange w:id="132" w:author="Rodrigo LeaL" w:date="2020-05-01T12:13:00Z">
              <w:rPr>
                <w:rStyle w:val="Hiperligao"/>
                <w:lang w:val="en-US"/>
              </w:rPr>
            </w:rPrChange>
          </w:rPr>
          <w:delText>4.1. React</w:delText>
        </w:r>
        <w:r w:rsidDel="00E24372">
          <w:rPr>
            <w:webHidden/>
          </w:rPr>
          <w:tab/>
          <w:delText>24</w:delText>
        </w:r>
      </w:del>
    </w:p>
    <w:p w14:paraId="11283939" w14:textId="24761474" w:rsidR="00D16F98" w:rsidDel="00E24372" w:rsidRDefault="00D16F98">
      <w:pPr>
        <w:pStyle w:val="ndice2"/>
        <w:tabs>
          <w:tab w:val="right" w:leader="dot" w:pos="8494"/>
        </w:tabs>
        <w:rPr>
          <w:del w:id="133" w:author="Rodrigo LeaL" w:date="2020-05-01T12:13:00Z"/>
          <w:sz w:val="22"/>
          <w:szCs w:val="22"/>
          <w:lang w:eastAsia="pt-PT"/>
        </w:rPr>
      </w:pPr>
      <w:del w:id="134" w:author="Rodrigo LeaL" w:date="2020-05-01T12:13:00Z">
        <w:r w:rsidRPr="00E24372" w:rsidDel="00E24372">
          <w:rPr>
            <w:rPrChange w:id="135" w:author="Rodrigo LeaL" w:date="2020-05-01T12:13:00Z">
              <w:rPr>
                <w:rStyle w:val="Hiperligao"/>
                <w:lang w:val="en-US"/>
              </w:rPr>
            </w:rPrChange>
          </w:rPr>
          <w:delText>4.2. Spring</w:delText>
        </w:r>
        <w:r w:rsidDel="00E24372">
          <w:rPr>
            <w:webHidden/>
          </w:rPr>
          <w:tab/>
          <w:delText>24</w:delText>
        </w:r>
      </w:del>
    </w:p>
    <w:p w14:paraId="4F27EEFC" w14:textId="5D3784FA" w:rsidR="00D16F98" w:rsidDel="00E24372" w:rsidRDefault="00D16F98">
      <w:pPr>
        <w:pStyle w:val="ndice3"/>
        <w:tabs>
          <w:tab w:val="right" w:leader="dot" w:pos="8494"/>
        </w:tabs>
        <w:rPr>
          <w:del w:id="136" w:author="Rodrigo LeaL" w:date="2020-05-01T12:13:00Z"/>
          <w:sz w:val="22"/>
          <w:szCs w:val="22"/>
          <w:lang w:eastAsia="pt-PT"/>
        </w:rPr>
      </w:pPr>
      <w:del w:id="137" w:author="Rodrigo LeaL" w:date="2020-05-01T12:13:00Z">
        <w:r w:rsidRPr="00E24372" w:rsidDel="00E24372">
          <w:rPr>
            <w:rPrChange w:id="138" w:author="Rodrigo LeaL" w:date="2020-05-01T12:13:00Z">
              <w:rPr>
                <w:rStyle w:val="Hiperligao"/>
                <w:lang w:val="en-GB"/>
              </w:rPr>
            </w:rPrChange>
          </w:rPr>
          <w:delText>4.2.1. Spring Boot</w:delText>
        </w:r>
        <w:r w:rsidDel="00E24372">
          <w:rPr>
            <w:webHidden/>
          </w:rPr>
          <w:tab/>
          <w:delText>25</w:delText>
        </w:r>
      </w:del>
    </w:p>
    <w:p w14:paraId="4A082AFD" w14:textId="2D38D0F2" w:rsidR="00D16F98" w:rsidDel="00E24372" w:rsidRDefault="00D16F98">
      <w:pPr>
        <w:pStyle w:val="ndice3"/>
        <w:tabs>
          <w:tab w:val="right" w:leader="dot" w:pos="8494"/>
        </w:tabs>
        <w:rPr>
          <w:del w:id="139" w:author="Rodrigo LeaL" w:date="2020-05-01T12:13:00Z"/>
          <w:sz w:val="22"/>
          <w:szCs w:val="22"/>
          <w:lang w:eastAsia="pt-PT"/>
        </w:rPr>
      </w:pPr>
      <w:del w:id="140" w:author="Rodrigo LeaL" w:date="2020-05-01T12:13:00Z">
        <w:r w:rsidRPr="00E24372" w:rsidDel="00E24372">
          <w:rPr>
            <w:rPrChange w:id="141" w:author="Rodrigo LeaL" w:date="2020-05-01T12:13:00Z">
              <w:rPr>
                <w:rStyle w:val="Hiperligao"/>
                <w:lang w:val="en-GB"/>
              </w:rPr>
            </w:rPrChange>
          </w:rPr>
          <w:delText>4.2.2. Spring Security</w:delText>
        </w:r>
        <w:r w:rsidDel="00E24372">
          <w:rPr>
            <w:webHidden/>
          </w:rPr>
          <w:tab/>
          <w:delText>25</w:delText>
        </w:r>
      </w:del>
    </w:p>
    <w:p w14:paraId="366605E6" w14:textId="2FDD7255" w:rsidR="00D16F98" w:rsidDel="00E24372" w:rsidRDefault="00D16F98">
      <w:pPr>
        <w:pStyle w:val="ndice2"/>
        <w:tabs>
          <w:tab w:val="right" w:leader="dot" w:pos="8494"/>
        </w:tabs>
        <w:rPr>
          <w:del w:id="142" w:author="Rodrigo LeaL" w:date="2020-05-01T12:13:00Z"/>
          <w:sz w:val="22"/>
          <w:szCs w:val="22"/>
          <w:lang w:eastAsia="pt-PT"/>
        </w:rPr>
      </w:pPr>
      <w:del w:id="143" w:author="Rodrigo LeaL" w:date="2020-05-01T12:13:00Z">
        <w:r w:rsidRPr="00E24372" w:rsidDel="00E24372">
          <w:rPr>
            <w:rPrChange w:id="144" w:author="Rodrigo LeaL" w:date="2020-05-01T12:13:00Z">
              <w:rPr>
                <w:rStyle w:val="Hiperligao"/>
                <w:lang w:val="en-US"/>
              </w:rPr>
            </w:rPrChange>
          </w:rPr>
          <w:delText>4.3. Docker</w:delText>
        </w:r>
        <w:r w:rsidDel="00E24372">
          <w:rPr>
            <w:webHidden/>
          </w:rPr>
          <w:tab/>
          <w:delText>25</w:delText>
        </w:r>
      </w:del>
    </w:p>
    <w:p w14:paraId="02FD282B" w14:textId="352E49A9" w:rsidR="00D16F98" w:rsidDel="00E24372" w:rsidRDefault="00D16F98">
      <w:pPr>
        <w:pStyle w:val="ndice2"/>
        <w:tabs>
          <w:tab w:val="right" w:leader="dot" w:pos="8494"/>
        </w:tabs>
        <w:rPr>
          <w:del w:id="145" w:author="Rodrigo LeaL" w:date="2020-05-01T12:13:00Z"/>
          <w:sz w:val="22"/>
          <w:szCs w:val="22"/>
          <w:lang w:eastAsia="pt-PT"/>
        </w:rPr>
      </w:pPr>
      <w:del w:id="146" w:author="Rodrigo LeaL" w:date="2020-05-01T12:13:00Z">
        <w:r w:rsidRPr="00E24372" w:rsidDel="00E24372">
          <w:rPr>
            <w:rPrChange w:id="147" w:author="Rodrigo LeaL" w:date="2020-05-01T12:13:00Z">
              <w:rPr>
                <w:rStyle w:val="Hiperligao"/>
                <w:lang w:val="en-US"/>
              </w:rPr>
            </w:rPrChange>
          </w:rPr>
          <w:delText>4.4. Swagger</w:delText>
        </w:r>
        <w:r w:rsidDel="00E24372">
          <w:rPr>
            <w:webHidden/>
          </w:rPr>
          <w:tab/>
          <w:delText>26</w:delText>
        </w:r>
      </w:del>
    </w:p>
    <w:p w14:paraId="44FAA468" w14:textId="6E7D7075" w:rsidR="00D16F98" w:rsidDel="00E24372" w:rsidRDefault="00D16F98">
      <w:pPr>
        <w:pStyle w:val="ndice1"/>
        <w:tabs>
          <w:tab w:val="left" w:pos="480"/>
          <w:tab w:val="right" w:leader="dot" w:pos="8494"/>
        </w:tabs>
        <w:rPr>
          <w:del w:id="148" w:author="Rodrigo LeaL" w:date="2020-05-01T12:13:00Z"/>
          <w:sz w:val="22"/>
          <w:szCs w:val="22"/>
          <w:lang w:eastAsia="pt-PT"/>
        </w:rPr>
      </w:pPr>
      <w:del w:id="149" w:author="Rodrigo LeaL" w:date="2020-05-01T12:13:00Z">
        <w:r w:rsidRPr="00E24372" w:rsidDel="00E24372">
          <w:rPr>
            <w:rPrChange w:id="150" w:author="Rodrigo LeaL" w:date="2020-05-01T12:13:00Z">
              <w:rPr>
                <w:rStyle w:val="Hiperligao"/>
              </w:rPr>
            </w:rPrChange>
          </w:rPr>
          <w:delText>5.</w:delText>
        </w:r>
        <w:r w:rsidDel="00E24372">
          <w:rPr>
            <w:sz w:val="22"/>
            <w:szCs w:val="22"/>
            <w:lang w:eastAsia="pt-PT"/>
          </w:rPr>
          <w:tab/>
        </w:r>
        <w:r w:rsidRPr="00E24372" w:rsidDel="00E24372">
          <w:rPr>
            <w:rPrChange w:id="151" w:author="Rodrigo LeaL" w:date="2020-05-01T12:13:00Z">
              <w:rPr>
                <w:rStyle w:val="Hiperligao"/>
              </w:rPr>
            </w:rPrChange>
          </w:rPr>
          <w:delText>Arquitecture</w:delText>
        </w:r>
        <w:r w:rsidDel="00E24372">
          <w:rPr>
            <w:webHidden/>
          </w:rPr>
          <w:tab/>
          <w:delText>28</w:delText>
        </w:r>
      </w:del>
    </w:p>
    <w:p w14:paraId="5E81F8C2" w14:textId="19272F62" w:rsidR="00D16F98" w:rsidDel="00E24372" w:rsidRDefault="00D16F98">
      <w:pPr>
        <w:pStyle w:val="ndice2"/>
        <w:tabs>
          <w:tab w:val="right" w:leader="dot" w:pos="8494"/>
        </w:tabs>
        <w:rPr>
          <w:del w:id="152" w:author="Rodrigo LeaL" w:date="2020-05-01T12:13:00Z"/>
          <w:sz w:val="22"/>
          <w:szCs w:val="22"/>
          <w:lang w:eastAsia="pt-PT"/>
        </w:rPr>
      </w:pPr>
      <w:del w:id="153" w:author="Rodrigo LeaL" w:date="2020-05-01T12:13:00Z">
        <w:r w:rsidRPr="00E24372" w:rsidDel="00E24372">
          <w:rPr>
            <w:rPrChange w:id="154" w:author="Rodrigo LeaL" w:date="2020-05-01T12:13:00Z">
              <w:rPr>
                <w:rStyle w:val="Hiperligao"/>
                <w:lang w:val="en-US"/>
              </w:rPr>
            </w:rPrChange>
          </w:rPr>
          <w:lastRenderedPageBreak/>
          <w:delText>5.1. Front end</w:delText>
        </w:r>
        <w:r w:rsidDel="00E24372">
          <w:rPr>
            <w:webHidden/>
          </w:rPr>
          <w:tab/>
          <w:delText>28</w:delText>
        </w:r>
      </w:del>
    </w:p>
    <w:p w14:paraId="3B310630" w14:textId="28D5D34E" w:rsidR="00D16F98" w:rsidDel="00E24372" w:rsidRDefault="00D16F98">
      <w:pPr>
        <w:pStyle w:val="ndice2"/>
        <w:tabs>
          <w:tab w:val="right" w:leader="dot" w:pos="8494"/>
        </w:tabs>
        <w:rPr>
          <w:del w:id="155" w:author="Rodrigo LeaL" w:date="2020-05-01T12:13:00Z"/>
          <w:sz w:val="22"/>
          <w:szCs w:val="22"/>
          <w:lang w:eastAsia="pt-PT"/>
        </w:rPr>
      </w:pPr>
      <w:del w:id="156" w:author="Rodrigo LeaL" w:date="2020-05-01T12:13:00Z">
        <w:r w:rsidRPr="00E24372" w:rsidDel="00E24372">
          <w:rPr>
            <w:rPrChange w:id="157" w:author="Rodrigo LeaL" w:date="2020-05-01T12:13:00Z">
              <w:rPr>
                <w:rStyle w:val="Hiperligao"/>
                <w:lang w:val="en-US"/>
              </w:rPr>
            </w:rPrChange>
          </w:rPr>
          <w:delText>5.2. Services</w:delText>
        </w:r>
        <w:r w:rsidDel="00E24372">
          <w:rPr>
            <w:webHidden/>
          </w:rPr>
          <w:tab/>
          <w:delText>29</w:delText>
        </w:r>
      </w:del>
    </w:p>
    <w:p w14:paraId="62C745DD" w14:textId="0504C686" w:rsidR="00D16F98" w:rsidDel="00E24372" w:rsidRDefault="00D16F98">
      <w:pPr>
        <w:pStyle w:val="ndice3"/>
        <w:tabs>
          <w:tab w:val="right" w:leader="dot" w:pos="8494"/>
        </w:tabs>
        <w:rPr>
          <w:del w:id="158" w:author="Rodrigo LeaL" w:date="2020-05-01T12:13:00Z"/>
          <w:sz w:val="22"/>
          <w:szCs w:val="22"/>
          <w:lang w:eastAsia="pt-PT"/>
        </w:rPr>
      </w:pPr>
      <w:del w:id="159" w:author="Rodrigo LeaL" w:date="2020-05-01T12:13:00Z">
        <w:r w:rsidRPr="00E24372" w:rsidDel="00E24372">
          <w:rPr>
            <w:rPrChange w:id="160" w:author="Rodrigo LeaL" w:date="2020-05-01T12:13:00Z">
              <w:rPr>
                <w:rStyle w:val="Hiperligao"/>
                <w:lang w:val="en-US"/>
              </w:rPr>
            </w:rPrChange>
          </w:rPr>
          <w:delText>5.2.1 Data Model</w:delText>
        </w:r>
        <w:r w:rsidDel="00E24372">
          <w:rPr>
            <w:webHidden/>
          </w:rPr>
          <w:tab/>
          <w:delText>30</w:delText>
        </w:r>
      </w:del>
    </w:p>
    <w:p w14:paraId="11D014BE" w14:textId="641A5D02" w:rsidR="00D16F98" w:rsidDel="00E24372" w:rsidRDefault="00D16F98">
      <w:pPr>
        <w:pStyle w:val="ndice2"/>
        <w:tabs>
          <w:tab w:val="right" w:leader="dot" w:pos="8494"/>
        </w:tabs>
        <w:rPr>
          <w:del w:id="161" w:author="Rodrigo LeaL" w:date="2020-05-01T12:13:00Z"/>
          <w:sz w:val="22"/>
          <w:szCs w:val="22"/>
          <w:lang w:eastAsia="pt-PT"/>
        </w:rPr>
      </w:pPr>
      <w:del w:id="162" w:author="Rodrigo LeaL" w:date="2020-05-01T12:13:00Z">
        <w:r w:rsidRPr="00E24372" w:rsidDel="00E24372">
          <w:rPr>
            <w:rPrChange w:id="163" w:author="Rodrigo LeaL" w:date="2020-05-01T12:13:00Z">
              <w:rPr>
                <w:rStyle w:val="Hiperligao"/>
                <w:lang w:val="en-US"/>
              </w:rPr>
            </w:rPrChange>
          </w:rPr>
          <w:delText>5.3. Execution Environments</w:delText>
        </w:r>
        <w:r w:rsidDel="00E24372">
          <w:rPr>
            <w:webHidden/>
          </w:rPr>
          <w:tab/>
          <w:delText>31</w:delText>
        </w:r>
      </w:del>
    </w:p>
    <w:p w14:paraId="76B86E40" w14:textId="1A6F1B74" w:rsidR="00D16F98" w:rsidDel="00E24372" w:rsidRDefault="00D16F98">
      <w:pPr>
        <w:pStyle w:val="ndice3"/>
        <w:tabs>
          <w:tab w:val="right" w:leader="dot" w:pos="8494"/>
        </w:tabs>
        <w:rPr>
          <w:del w:id="164" w:author="Rodrigo LeaL" w:date="2020-05-01T12:13:00Z"/>
          <w:sz w:val="22"/>
          <w:szCs w:val="22"/>
          <w:lang w:eastAsia="pt-PT"/>
        </w:rPr>
      </w:pPr>
      <w:del w:id="165" w:author="Rodrigo LeaL" w:date="2020-05-01T12:13:00Z">
        <w:r w:rsidRPr="00E24372" w:rsidDel="00E24372">
          <w:rPr>
            <w:rPrChange w:id="166" w:author="Rodrigo LeaL" w:date="2020-05-01T12:13:00Z">
              <w:rPr>
                <w:rStyle w:val="Hiperligao"/>
                <w:lang w:val="en-GB"/>
              </w:rPr>
            </w:rPrChange>
          </w:rPr>
          <w:delText>5.3.1. Java &amp; Kotlin</w:delText>
        </w:r>
        <w:r w:rsidDel="00E24372">
          <w:rPr>
            <w:webHidden/>
          </w:rPr>
          <w:tab/>
          <w:delText>32</w:delText>
        </w:r>
      </w:del>
    </w:p>
    <w:p w14:paraId="1C6A740E" w14:textId="0AF97526" w:rsidR="00D16F98" w:rsidDel="00E24372" w:rsidRDefault="00D16F98">
      <w:pPr>
        <w:pStyle w:val="ndice1"/>
        <w:tabs>
          <w:tab w:val="left" w:pos="480"/>
          <w:tab w:val="right" w:leader="dot" w:pos="8494"/>
        </w:tabs>
        <w:rPr>
          <w:del w:id="167" w:author="Rodrigo LeaL" w:date="2020-05-01T12:13:00Z"/>
          <w:sz w:val="22"/>
          <w:szCs w:val="22"/>
          <w:lang w:eastAsia="pt-PT"/>
        </w:rPr>
      </w:pPr>
      <w:del w:id="168" w:author="Rodrigo LeaL" w:date="2020-05-01T12:13:00Z">
        <w:r w:rsidRPr="00E24372" w:rsidDel="00E24372">
          <w:rPr>
            <w:rPrChange w:id="169" w:author="Rodrigo LeaL" w:date="2020-05-01T12:13:00Z">
              <w:rPr>
                <w:rStyle w:val="Hiperligao"/>
              </w:rPr>
            </w:rPrChange>
          </w:rPr>
          <w:delText>6.</w:delText>
        </w:r>
        <w:r w:rsidDel="00E24372">
          <w:rPr>
            <w:sz w:val="22"/>
            <w:szCs w:val="22"/>
            <w:lang w:eastAsia="pt-PT"/>
          </w:rPr>
          <w:tab/>
        </w:r>
        <w:r w:rsidRPr="00E24372" w:rsidDel="00E24372">
          <w:rPr>
            <w:rPrChange w:id="170" w:author="Rodrigo LeaL" w:date="2020-05-01T12:13:00Z">
              <w:rPr>
                <w:rStyle w:val="Hiperligao"/>
              </w:rPr>
            </w:rPrChange>
          </w:rPr>
          <w:delText>Project progress</w:delText>
        </w:r>
        <w:r w:rsidDel="00E24372">
          <w:rPr>
            <w:webHidden/>
          </w:rPr>
          <w:tab/>
          <w:delText>34</w:delText>
        </w:r>
      </w:del>
    </w:p>
    <w:p w14:paraId="3AF2F8A8" w14:textId="494B2A07" w:rsidR="00D16F98" w:rsidDel="00E24372" w:rsidRDefault="00D16F98">
      <w:pPr>
        <w:pStyle w:val="ndice1"/>
        <w:tabs>
          <w:tab w:val="left" w:pos="480"/>
          <w:tab w:val="right" w:leader="dot" w:pos="8494"/>
        </w:tabs>
        <w:rPr>
          <w:del w:id="171" w:author="Rodrigo LeaL" w:date="2020-05-01T12:13:00Z"/>
          <w:sz w:val="22"/>
          <w:szCs w:val="22"/>
          <w:lang w:eastAsia="pt-PT"/>
        </w:rPr>
      </w:pPr>
      <w:del w:id="172" w:author="Rodrigo LeaL" w:date="2020-05-01T12:13:00Z">
        <w:r w:rsidRPr="00E24372" w:rsidDel="00E24372">
          <w:rPr>
            <w:rPrChange w:id="173" w:author="Rodrigo LeaL" w:date="2020-05-01T12:13:00Z">
              <w:rPr>
                <w:rStyle w:val="Hiperligao"/>
              </w:rPr>
            </w:rPrChange>
          </w:rPr>
          <w:delText>7.</w:delText>
        </w:r>
        <w:r w:rsidDel="00E24372">
          <w:rPr>
            <w:sz w:val="22"/>
            <w:szCs w:val="22"/>
            <w:lang w:eastAsia="pt-PT"/>
          </w:rPr>
          <w:tab/>
        </w:r>
        <w:r w:rsidRPr="00E24372" w:rsidDel="00E24372">
          <w:rPr>
            <w:rPrChange w:id="174" w:author="Rodrigo LeaL" w:date="2020-05-01T12:13:00Z">
              <w:rPr>
                <w:rStyle w:val="Hiperligao"/>
              </w:rPr>
            </w:rPrChange>
          </w:rPr>
          <w:delText>Lexicon</w:delText>
        </w:r>
        <w:r w:rsidDel="00E24372">
          <w:rPr>
            <w:webHidden/>
          </w:rPr>
          <w:tab/>
          <w:delText>37</w:delText>
        </w:r>
      </w:del>
    </w:p>
    <w:p w14:paraId="163A0805" w14:textId="5FCE44A7" w:rsidR="00D16F98" w:rsidDel="00E24372" w:rsidRDefault="00D16F98">
      <w:pPr>
        <w:pStyle w:val="ndice1"/>
        <w:tabs>
          <w:tab w:val="left" w:pos="480"/>
          <w:tab w:val="right" w:leader="dot" w:pos="8494"/>
        </w:tabs>
        <w:rPr>
          <w:del w:id="175" w:author="Rodrigo LeaL" w:date="2020-05-01T12:13:00Z"/>
          <w:sz w:val="22"/>
          <w:szCs w:val="22"/>
          <w:lang w:eastAsia="pt-PT"/>
        </w:rPr>
      </w:pPr>
      <w:del w:id="176" w:author="Rodrigo LeaL" w:date="2020-05-01T12:13:00Z">
        <w:r w:rsidRPr="00E24372" w:rsidDel="00E24372">
          <w:rPr>
            <w:rPrChange w:id="177" w:author="Rodrigo LeaL" w:date="2020-05-01T12:13:00Z">
              <w:rPr>
                <w:rStyle w:val="Hiperligao"/>
              </w:rPr>
            </w:rPrChange>
          </w:rPr>
          <w:delText>8.</w:delText>
        </w:r>
        <w:r w:rsidDel="00E24372">
          <w:rPr>
            <w:sz w:val="22"/>
            <w:szCs w:val="22"/>
            <w:lang w:eastAsia="pt-PT"/>
          </w:rPr>
          <w:tab/>
        </w:r>
        <w:r w:rsidRPr="00E24372" w:rsidDel="00E24372">
          <w:rPr>
            <w:rPrChange w:id="178" w:author="Rodrigo LeaL" w:date="2020-05-01T12:13:00Z">
              <w:rPr>
                <w:rStyle w:val="Hiperligao"/>
              </w:rPr>
            </w:rPrChange>
          </w:rPr>
          <w:delText>References</w:delText>
        </w:r>
        <w:r w:rsidDel="00E24372">
          <w:rPr>
            <w:webHidden/>
          </w:rPr>
          <w:tab/>
          <w:delText>39</w:delText>
        </w:r>
      </w:del>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179" w:name="_Hlk527280685"/>
      <w:r>
        <w:rPr>
          <w:noProof w:val="0"/>
        </w:rPr>
        <w:lastRenderedPageBreak/>
        <w:t>List of Figures</w:t>
      </w:r>
    </w:p>
    <w:bookmarkEnd w:id="179"/>
    <w:p w14:paraId="267EA423" w14:textId="0A540220" w:rsidR="002302AE"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9266861" w:history="1">
        <w:r w:rsidR="002302AE" w:rsidRPr="001313AB">
          <w:rPr>
            <w:rStyle w:val="Hiperligao"/>
            <w:lang w:val="en-GB"/>
          </w:rPr>
          <w:t>Figure 1 - User Journey for user's registration</w:t>
        </w:r>
        <w:r w:rsidR="002302AE">
          <w:rPr>
            <w:webHidden/>
          </w:rPr>
          <w:tab/>
        </w:r>
        <w:r w:rsidR="002302AE">
          <w:rPr>
            <w:webHidden/>
          </w:rPr>
          <w:fldChar w:fldCharType="begin"/>
        </w:r>
        <w:r w:rsidR="002302AE">
          <w:rPr>
            <w:webHidden/>
          </w:rPr>
          <w:instrText xml:space="preserve"> PAGEREF _Toc39266861 \h </w:instrText>
        </w:r>
        <w:r w:rsidR="002302AE">
          <w:rPr>
            <w:webHidden/>
          </w:rPr>
        </w:r>
        <w:r w:rsidR="002302AE">
          <w:rPr>
            <w:webHidden/>
          </w:rPr>
          <w:fldChar w:fldCharType="separate"/>
        </w:r>
        <w:r w:rsidR="002302AE">
          <w:rPr>
            <w:webHidden/>
          </w:rPr>
          <w:t>13</w:t>
        </w:r>
        <w:r w:rsidR="002302AE">
          <w:rPr>
            <w:webHidden/>
          </w:rPr>
          <w:fldChar w:fldCharType="end"/>
        </w:r>
      </w:hyperlink>
    </w:p>
    <w:p w14:paraId="636B9254" w14:textId="34BA55F9" w:rsidR="002302AE" w:rsidRDefault="00872360">
      <w:pPr>
        <w:pStyle w:val="ndicedeilustraes"/>
        <w:tabs>
          <w:tab w:val="right" w:leader="dot" w:pos="8494"/>
        </w:tabs>
        <w:rPr>
          <w:sz w:val="22"/>
          <w:szCs w:val="22"/>
          <w:lang w:eastAsia="pt-PT"/>
        </w:rPr>
      </w:pPr>
      <w:hyperlink w:anchor="_Toc39266862" w:history="1">
        <w:r w:rsidR="002302AE" w:rsidRPr="001313AB">
          <w:rPr>
            <w:rStyle w:val="Hiperligao"/>
            <w:lang w:val="en-GB"/>
          </w:rPr>
          <w:t>Figure 2 - User Journey for solving a Challenge</w:t>
        </w:r>
        <w:r w:rsidR="002302AE">
          <w:rPr>
            <w:webHidden/>
          </w:rPr>
          <w:tab/>
        </w:r>
        <w:r w:rsidR="002302AE">
          <w:rPr>
            <w:webHidden/>
          </w:rPr>
          <w:fldChar w:fldCharType="begin"/>
        </w:r>
        <w:r w:rsidR="002302AE">
          <w:rPr>
            <w:webHidden/>
          </w:rPr>
          <w:instrText xml:space="preserve"> PAGEREF _Toc39266862 \h </w:instrText>
        </w:r>
        <w:r w:rsidR="002302AE">
          <w:rPr>
            <w:webHidden/>
          </w:rPr>
        </w:r>
        <w:r w:rsidR="002302AE">
          <w:rPr>
            <w:webHidden/>
          </w:rPr>
          <w:fldChar w:fldCharType="separate"/>
        </w:r>
        <w:r w:rsidR="002302AE">
          <w:rPr>
            <w:webHidden/>
          </w:rPr>
          <w:t>14</w:t>
        </w:r>
        <w:r w:rsidR="002302AE">
          <w:rPr>
            <w:webHidden/>
          </w:rPr>
          <w:fldChar w:fldCharType="end"/>
        </w:r>
      </w:hyperlink>
    </w:p>
    <w:p w14:paraId="30D98286" w14:textId="1339B973" w:rsidR="002302AE" w:rsidRDefault="00872360">
      <w:pPr>
        <w:pStyle w:val="ndicedeilustraes"/>
        <w:tabs>
          <w:tab w:val="right" w:leader="dot" w:pos="8494"/>
        </w:tabs>
        <w:rPr>
          <w:sz w:val="22"/>
          <w:szCs w:val="22"/>
          <w:lang w:eastAsia="pt-PT"/>
        </w:rPr>
      </w:pPr>
      <w:hyperlink w:anchor="_Toc39266863" w:history="1">
        <w:r w:rsidR="002302AE" w:rsidRPr="001313AB">
          <w:rPr>
            <w:rStyle w:val="Hiperligao"/>
            <w:lang w:val="en-GB"/>
          </w:rPr>
          <w:t>Figure 3 - User Journey for creating a Challenge</w:t>
        </w:r>
        <w:r w:rsidR="002302AE">
          <w:rPr>
            <w:webHidden/>
          </w:rPr>
          <w:tab/>
        </w:r>
        <w:r w:rsidR="002302AE">
          <w:rPr>
            <w:webHidden/>
          </w:rPr>
          <w:fldChar w:fldCharType="begin"/>
        </w:r>
        <w:r w:rsidR="002302AE">
          <w:rPr>
            <w:webHidden/>
          </w:rPr>
          <w:instrText xml:space="preserve"> PAGEREF _Toc39266863 \h </w:instrText>
        </w:r>
        <w:r w:rsidR="002302AE">
          <w:rPr>
            <w:webHidden/>
          </w:rPr>
        </w:r>
        <w:r w:rsidR="002302AE">
          <w:rPr>
            <w:webHidden/>
          </w:rPr>
          <w:fldChar w:fldCharType="separate"/>
        </w:r>
        <w:r w:rsidR="002302AE">
          <w:rPr>
            <w:webHidden/>
          </w:rPr>
          <w:t>15</w:t>
        </w:r>
        <w:r w:rsidR="002302AE">
          <w:rPr>
            <w:webHidden/>
          </w:rPr>
          <w:fldChar w:fldCharType="end"/>
        </w:r>
      </w:hyperlink>
    </w:p>
    <w:p w14:paraId="237118A3" w14:textId="29BBD1A0" w:rsidR="002302AE" w:rsidRDefault="00872360">
      <w:pPr>
        <w:pStyle w:val="ndicedeilustraes"/>
        <w:tabs>
          <w:tab w:val="right" w:leader="dot" w:pos="8494"/>
        </w:tabs>
        <w:rPr>
          <w:sz w:val="22"/>
          <w:szCs w:val="22"/>
          <w:lang w:eastAsia="pt-PT"/>
        </w:rPr>
      </w:pPr>
      <w:hyperlink w:anchor="_Toc39266864" w:history="1">
        <w:r w:rsidR="002302AE" w:rsidRPr="001313AB">
          <w:rPr>
            <w:rStyle w:val="Hiperligao"/>
            <w:lang w:val="en-GB"/>
          </w:rPr>
          <w:t>Figure 4 - User Journey for creating a Questionnaire</w:t>
        </w:r>
        <w:r w:rsidR="002302AE">
          <w:rPr>
            <w:webHidden/>
          </w:rPr>
          <w:tab/>
        </w:r>
        <w:r w:rsidR="002302AE">
          <w:rPr>
            <w:webHidden/>
          </w:rPr>
          <w:fldChar w:fldCharType="begin"/>
        </w:r>
        <w:r w:rsidR="002302AE">
          <w:rPr>
            <w:webHidden/>
          </w:rPr>
          <w:instrText xml:space="preserve"> PAGEREF _Toc39266864 \h </w:instrText>
        </w:r>
        <w:r w:rsidR="002302AE">
          <w:rPr>
            <w:webHidden/>
          </w:rPr>
        </w:r>
        <w:r w:rsidR="002302AE">
          <w:rPr>
            <w:webHidden/>
          </w:rPr>
          <w:fldChar w:fldCharType="separate"/>
        </w:r>
        <w:r w:rsidR="002302AE">
          <w:rPr>
            <w:webHidden/>
          </w:rPr>
          <w:t>16</w:t>
        </w:r>
        <w:r w:rsidR="002302AE">
          <w:rPr>
            <w:webHidden/>
          </w:rPr>
          <w:fldChar w:fldCharType="end"/>
        </w:r>
      </w:hyperlink>
    </w:p>
    <w:p w14:paraId="44CAE368" w14:textId="41B7E81A" w:rsidR="002302AE" w:rsidRDefault="00872360">
      <w:pPr>
        <w:pStyle w:val="ndicedeilustraes"/>
        <w:tabs>
          <w:tab w:val="right" w:leader="dot" w:pos="8494"/>
        </w:tabs>
        <w:rPr>
          <w:sz w:val="22"/>
          <w:szCs w:val="22"/>
          <w:lang w:eastAsia="pt-PT"/>
        </w:rPr>
      </w:pPr>
      <w:hyperlink w:anchor="_Toc39266865" w:history="1">
        <w:r w:rsidR="002302AE" w:rsidRPr="001313AB">
          <w:rPr>
            <w:rStyle w:val="Hiperligao"/>
            <w:lang w:val="en-GB"/>
          </w:rPr>
          <w:t>Figure 5 - User Journey for runnin a piece of code</w:t>
        </w:r>
        <w:r w:rsidR="002302AE">
          <w:rPr>
            <w:webHidden/>
          </w:rPr>
          <w:tab/>
        </w:r>
        <w:r w:rsidR="002302AE">
          <w:rPr>
            <w:webHidden/>
          </w:rPr>
          <w:fldChar w:fldCharType="begin"/>
        </w:r>
        <w:r w:rsidR="002302AE">
          <w:rPr>
            <w:webHidden/>
          </w:rPr>
          <w:instrText xml:space="preserve"> PAGEREF _Toc39266865 \h </w:instrText>
        </w:r>
        <w:r w:rsidR="002302AE">
          <w:rPr>
            <w:webHidden/>
          </w:rPr>
        </w:r>
        <w:r w:rsidR="002302AE">
          <w:rPr>
            <w:webHidden/>
          </w:rPr>
          <w:fldChar w:fldCharType="separate"/>
        </w:r>
        <w:r w:rsidR="002302AE">
          <w:rPr>
            <w:webHidden/>
          </w:rPr>
          <w:t>17</w:t>
        </w:r>
        <w:r w:rsidR="002302AE">
          <w:rPr>
            <w:webHidden/>
          </w:rPr>
          <w:fldChar w:fldCharType="end"/>
        </w:r>
      </w:hyperlink>
    </w:p>
    <w:p w14:paraId="3682DD7B" w14:textId="67CA2327" w:rsidR="002302AE" w:rsidRDefault="00872360">
      <w:pPr>
        <w:pStyle w:val="ndicedeilustraes"/>
        <w:tabs>
          <w:tab w:val="right" w:leader="dot" w:pos="8494"/>
        </w:tabs>
        <w:rPr>
          <w:sz w:val="22"/>
          <w:szCs w:val="22"/>
          <w:lang w:eastAsia="pt-PT"/>
        </w:rPr>
      </w:pPr>
      <w:hyperlink w:anchor="_Toc39266866" w:history="1">
        <w:r w:rsidR="002302AE" w:rsidRPr="001313AB">
          <w:rPr>
            <w:rStyle w:val="Hiperligao"/>
            <w:lang w:val="en-GB"/>
          </w:rPr>
          <w:t>Figure 6 - User Journey for answering a Questionnaire</w:t>
        </w:r>
        <w:r w:rsidR="002302AE">
          <w:rPr>
            <w:webHidden/>
          </w:rPr>
          <w:tab/>
        </w:r>
        <w:r w:rsidR="002302AE">
          <w:rPr>
            <w:webHidden/>
          </w:rPr>
          <w:fldChar w:fldCharType="begin"/>
        </w:r>
        <w:r w:rsidR="002302AE">
          <w:rPr>
            <w:webHidden/>
          </w:rPr>
          <w:instrText xml:space="preserve"> PAGEREF _Toc39266866 \h </w:instrText>
        </w:r>
        <w:r w:rsidR="002302AE">
          <w:rPr>
            <w:webHidden/>
          </w:rPr>
        </w:r>
        <w:r w:rsidR="002302AE">
          <w:rPr>
            <w:webHidden/>
          </w:rPr>
          <w:fldChar w:fldCharType="separate"/>
        </w:r>
        <w:r w:rsidR="002302AE">
          <w:rPr>
            <w:webHidden/>
          </w:rPr>
          <w:t>18</w:t>
        </w:r>
        <w:r w:rsidR="002302AE">
          <w:rPr>
            <w:webHidden/>
          </w:rPr>
          <w:fldChar w:fldCharType="end"/>
        </w:r>
      </w:hyperlink>
    </w:p>
    <w:p w14:paraId="55778336" w14:textId="1A91C3A2" w:rsidR="002302AE" w:rsidRDefault="00872360">
      <w:pPr>
        <w:pStyle w:val="ndicedeilustraes"/>
        <w:tabs>
          <w:tab w:val="right" w:leader="dot" w:pos="8494"/>
        </w:tabs>
        <w:rPr>
          <w:sz w:val="22"/>
          <w:szCs w:val="22"/>
          <w:lang w:eastAsia="pt-PT"/>
        </w:rPr>
      </w:pPr>
      <w:hyperlink w:anchor="_Toc39266867" w:history="1">
        <w:r w:rsidR="002302AE" w:rsidRPr="001313AB">
          <w:rPr>
            <w:rStyle w:val="Hiperligao"/>
            <w:lang w:val="en-US"/>
          </w:rPr>
          <w:t>Figure 7 – Architectural Layered Module view, with inter module interactions</w:t>
        </w:r>
        <w:r w:rsidR="002302AE">
          <w:rPr>
            <w:webHidden/>
          </w:rPr>
          <w:tab/>
        </w:r>
        <w:r w:rsidR="002302AE">
          <w:rPr>
            <w:webHidden/>
          </w:rPr>
          <w:fldChar w:fldCharType="begin"/>
        </w:r>
        <w:r w:rsidR="002302AE">
          <w:rPr>
            <w:webHidden/>
          </w:rPr>
          <w:instrText xml:space="preserve"> PAGEREF _Toc39266867 \h </w:instrText>
        </w:r>
        <w:r w:rsidR="002302AE">
          <w:rPr>
            <w:webHidden/>
          </w:rPr>
        </w:r>
        <w:r w:rsidR="002302AE">
          <w:rPr>
            <w:webHidden/>
          </w:rPr>
          <w:fldChar w:fldCharType="separate"/>
        </w:r>
        <w:r w:rsidR="002302AE">
          <w:rPr>
            <w:webHidden/>
          </w:rPr>
          <w:t>27</w:t>
        </w:r>
        <w:r w:rsidR="002302AE">
          <w:rPr>
            <w:webHidden/>
          </w:rPr>
          <w:fldChar w:fldCharType="end"/>
        </w:r>
      </w:hyperlink>
    </w:p>
    <w:p w14:paraId="64F18C0D" w14:textId="7455BD95" w:rsidR="002302AE" w:rsidRDefault="00872360">
      <w:pPr>
        <w:pStyle w:val="ndicedeilustraes"/>
        <w:tabs>
          <w:tab w:val="right" w:leader="dot" w:pos="8494"/>
        </w:tabs>
        <w:rPr>
          <w:sz w:val="22"/>
          <w:szCs w:val="22"/>
          <w:lang w:eastAsia="pt-PT"/>
        </w:rPr>
      </w:pPr>
      <w:hyperlink w:anchor="_Toc39266868" w:history="1">
        <w:r w:rsidR="002302AE" w:rsidRPr="001313AB">
          <w:rPr>
            <w:rStyle w:val="Hiperligao"/>
            <w:lang w:val="en-US"/>
          </w:rPr>
          <w:t>Figure 8 – Detailed view of Services Module including DB</w:t>
        </w:r>
        <w:r w:rsidR="002302AE">
          <w:rPr>
            <w:webHidden/>
          </w:rPr>
          <w:tab/>
        </w:r>
        <w:r w:rsidR="002302AE">
          <w:rPr>
            <w:webHidden/>
          </w:rPr>
          <w:fldChar w:fldCharType="begin"/>
        </w:r>
        <w:r w:rsidR="002302AE">
          <w:rPr>
            <w:webHidden/>
          </w:rPr>
          <w:instrText xml:space="preserve"> PAGEREF _Toc39266868 \h </w:instrText>
        </w:r>
        <w:r w:rsidR="002302AE">
          <w:rPr>
            <w:webHidden/>
          </w:rPr>
        </w:r>
        <w:r w:rsidR="002302AE">
          <w:rPr>
            <w:webHidden/>
          </w:rPr>
          <w:fldChar w:fldCharType="separate"/>
        </w:r>
        <w:r w:rsidR="002302AE">
          <w:rPr>
            <w:webHidden/>
          </w:rPr>
          <w:t>28</w:t>
        </w:r>
        <w:r w:rsidR="002302AE">
          <w:rPr>
            <w:webHidden/>
          </w:rPr>
          <w:fldChar w:fldCharType="end"/>
        </w:r>
      </w:hyperlink>
    </w:p>
    <w:p w14:paraId="2196BBF8" w14:textId="0350E70E" w:rsidR="002302AE" w:rsidRDefault="00872360">
      <w:pPr>
        <w:pStyle w:val="ndicedeilustraes"/>
        <w:tabs>
          <w:tab w:val="right" w:leader="dot" w:pos="8494"/>
        </w:tabs>
        <w:rPr>
          <w:sz w:val="22"/>
          <w:szCs w:val="22"/>
          <w:lang w:eastAsia="pt-PT"/>
        </w:rPr>
      </w:pPr>
      <w:hyperlink w:anchor="_Toc39266869" w:history="1">
        <w:r w:rsidR="002302AE" w:rsidRPr="001313AB">
          <w:rPr>
            <w:rStyle w:val="Hiperligao"/>
            <w:lang w:val="en-US"/>
          </w:rPr>
          <w:t>Figure 9 – Data Model</w:t>
        </w:r>
        <w:r w:rsidR="002302AE">
          <w:rPr>
            <w:webHidden/>
          </w:rPr>
          <w:tab/>
        </w:r>
        <w:r w:rsidR="002302AE">
          <w:rPr>
            <w:webHidden/>
          </w:rPr>
          <w:fldChar w:fldCharType="begin"/>
        </w:r>
        <w:r w:rsidR="002302AE">
          <w:rPr>
            <w:webHidden/>
          </w:rPr>
          <w:instrText xml:space="preserve"> PAGEREF _Toc39266869 \h </w:instrText>
        </w:r>
        <w:r w:rsidR="002302AE">
          <w:rPr>
            <w:webHidden/>
          </w:rPr>
        </w:r>
        <w:r w:rsidR="002302AE">
          <w:rPr>
            <w:webHidden/>
          </w:rPr>
          <w:fldChar w:fldCharType="separate"/>
        </w:r>
        <w:r w:rsidR="002302AE">
          <w:rPr>
            <w:webHidden/>
          </w:rPr>
          <w:t>29</w:t>
        </w:r>
        <w:r w:rsidR="002302AE">
          <w:rPr>
            <w:webHidden/>
          </w:rPr>
          <w:fldChar w:fldCharType="end"/>
        </w:r>
      </w:hyperlink>
    </w:p>
    <w:p w14:paraId="2EB5EC7E" w14:textId="7EF8E299" w:rsidR="002302AE" w:rsidRDefault="00872360">
      <w:pPr>
        <w:pStyle w:val="ndicedeilustraes"/>
        <w:tabs>
          <w:tab w:val="right" w:leader="dot" w:pos="8494"/>
        </w:tabs>
        <w:rPr>
          <w:sz w:val="22"/>
          <w:szCs w:val="22"/>
          <w:lang w:eastAsia="pt-PT"/>
        </w:rPr>
      </w:pPr>
      <w:hyperlink w:anchor="_Toc39266870" w:history="1">
        <w:r w:rsidR="002302AE" w:rsidRPr="001313AB">
          <w:rPr>
            <w:rStyle w:val="Hiperligao"/>
            <w:lang w:val="en-US"/>
          </w:rPr>
          <w:t>Figure 10 – Detailed view of ExecutionEnvironments Module</w:t>
        </w:r>
        <w:r w:rsidR="002302AE">
          <w:rPr>
            <w:webHidden/>
          </w:rPr>
          <w:tab/>
        </w:r>
        <w:r w:rsidR="002302AE">
          <w:rPr>
            <w:webHidden/>
          </w:rPr>
          <w:fldChar w:fldCharType="begin"/>
        </w:r>
        <w:r w:rsidR="002302AE">
          <w:rPr>
            <w:webHidden/>
          </w:rPr>
          <w:instrText xml:space="preserve"> PAGEREF _Toc39266870 \h </w:instrText>
        </w:r>
        <w:r w:rsidR="002302AE">
          <w:rPr>
            <w:webHidden/>
          </w:rPr>
        </w:r>
        <w:r w:rsidR="002302AE">
          <w:rPr>
            <w:webHidden/>
          </w:rPr>
          <w:fldChar w:fldCharType="separate"/>
        </w:r>
        <w:r w:rsidR="002302AE">
          <w:rPr>
            <w:webHidden/>
          </w:rPr>
          <w:t>31</w:t>
        </w:r>
        <w:r w:rsidR="002302AE">
          <w:rPr>
            <w:webHidden/>
          </w:rPr>
          <w:fldChar w:fldCharType="end"/>
        </w:r>
      </w:hyperlink>
    </w:p>
    <w:p w14:paraId="143E579F" w14:textId="4427D542" w:rsidR="002302AE" w:rsidRDefault="00872360">
      <w:pPr>
        <w:pStyle w:val="ndicedeilustraes"/>
        <w:tabs>
          <w:tab w:val="right" w:leader="dot" w:pos="8494"/>
        </w:tabs>
        <w:rPr>
          <w:sz w:val="22"/>
          <w:szCs w:val="22"/>
          <w:lang w:eastAsia="pt-PT"/>
        </w:rPr>
      </w:pPr>
      <w:hyperlink w:anchor="_Toc39266871" w:history="1">
        <w:r w:rsidR="002302AE" w:rsidRPr="001313AB">
          <w:rPr>
            <w:rStyle w:val="Hiperligao"/>
            <w:lang w:val="en-US"/>
          </w:rPr>
          <w:t>Figure 11 – Planned Schedule before progess report delivery</w:t>
        </w:r>
        <w:r w:rsidR="002302AE">
          <w:rPr>
            <w:webHidden/>
          </w:rPr>
          <w:tab/>
        </w:r>
        <w:r w:rsidR="002302AE">
          <w:rPr>
            <w:webHidden/>
          </w:rPr>
          <w:fldChar w:fldCharType="begin"/>
        </w:r>
        <w:r w:rsidR="002302AE">
          <w:rPr>
            <w:webHidden/>
          </w:rPr>
          <w:instrText xml:space="preserve"> PAGEREF _Toc39266871 \h </w:instrText>
        </w:r>
        <w:r w:rsidR="002302AE">
          <w:rPr>
            <w:webHidden/>
          </w:rPr>
        </w:r>
        <w:r w:rsidR="002302AE">
          <w:rPr>
            <w:webHidden/>
          </w:rPr>
          <w:fldChar w:fldCharType="separate"/>
        </w:r>
        <w:r w:rsidR="002302AE">
          <w:rPr>
            <w:webHidden/>
          </w:rPr>
          <w:t>34</w:t>
        </w:r>
        <w:r w:rsidR="002302AE">
          <w:rPr>
            <w:webHidden/>
          </w:rPr>
          <w:fldChar w:fldCharType="end"/>
        </w:r>
      </w:hyperlink>
    </w:p>
    <w:p w14:paraId="36B42AEE" w14:textId="2A9ADE9A" w:rsidR="002302AE" w:rsidRDefault="00872360">
      <w:pPr>
        <w:pStyle w:val="ndicedeilustraes"/>
        <w:tabs>
          <w:tab w:val="right" w:leader="dot" w:pos="8494"/>
        </w:tabs>
        <w:rPr>
          <w:sz w:val="22"/>
          <w:szCs w:val="22"/>
          <w:lang w:eastAsia="pt-PT"/>
        </w:rPr>
      </w:pPr>
      <w:hyperlink w:anchor="_Toc39266872" w:history="1">
        <w:r w:rsidR="002302AE" w:rsidRPr="001313AB">
          <w:rPr>
            <w:rStyle w:val="Hiperligao"/>
            <w:lang w:val="en-US"/>
          </w:rPr>
          <w:t>Figure 12 – Planned Schedule after progess report delivery</w:t>
        </w:r>
        <w:r w:rsidR="002302AE">
          <w:rPr>
            <w:webHidden/>
          </w:rPr>
          <w:tab/>
        </w:r>
        <w:r w:rsidR="002302AE">
          <w:rPr>
            <w:webHidden/>
          </w:rPr>
          <w:fldChar w:fldCharType="begin"/>
        </w:r>
        <w:r w:rsidR="002302AE">
          <w:rPr>
            <w:webHidden/>
          </w:rPr>
          <w:instrText xml:space="preserve"> PAGEREF _Toc39266872 \h </w:instrText>
        </w:r>
        <w:r w:rsidR="002302AE">
          <w:rPr>
            <w:webHidden/>
          </w:rPr>
        </w:r>
        <w:r w:rsidR="002302AE">
          <w:rPr>
            <w:webHidden/>
          </w:rPr>
          <w:fldChar w:fldCharType="separate"/>
        </w:r>
        <w:r w:rsidR="002302AE">
          <w:rPr>
            <w:webHidden/>
          </w:rPr>
          <w:t>35</w:t>
        </w:r>
        <w:r w:rsidR="002302AE">
          <w:rPr>
            <w:webHidden/>
          </w:rPr>
          <w:fldChar w:fldCharType="end"/>
        </w:r>
      </w:hyperlink>
    </w:p>
    <w:p w14:paraId="56344303" w14:textId="38DFC0D5" w:rsidR="00E24372" w:rsidDel="002302AE" w:rsidRDefault="00E24372">
      <w:pPr>
        <w:pStyle w:val="ndicedeilustraes"/>
        <w:tabs>
          <w:tab w:val="right" w:leader="dot" w:pos="8494"/>
        </w:tabs>
        <w:rPr>
          <w:del w:id="180" w:author="Rodrigo LeaL" w:date="2020-05-01T23:07:00Z"/>
          <w:sz w:val="22"/>
          <w:szCs w:val="22"/>
          <w:lang w:eastAsia="pt-PT"/>
        </w:rPr>
      </w:pPr>
      <w:del w:id="181" w:author="Rodrigo LeaL" w:date="2020-05-01T23:07:00Z">
        <w:r w:rsidRPr="002302AE" w:rsidDel="002302AE">
          <w:rPr>
            <w:rStyle w:val="Hiperligao"/>
            <w:lang w:val="en-GB"/>
          </w:rPr>
          <w:delText>Figure 1 - User Journey for user's registration</w:delText>
        </w:r>
        <w:r w:rsidDel="002302AE">
          <w:rPr>
            <w:webHidden/>
          </w:rPr>
          <w:tab/>
          <w:delText>14</w:delText>
        </w:r>
      </w:del>
    </w:p>
    <w:p w14:paraId="2DFBB7C9" w14:textId="675D4B53" w:rsidR="00E24372" w:rsidDel="002302AE" w:rsidRDefault="00E24372">
      <w:pPr>
        <w:pStyle w:val="ndicedeilustraes"/>
        <w:tabs>
          <w:tab w:val="right" w:leader="dot" w:pos="8494"/>
        </w:tabs>
        <w:rPr>
          <w:del w:id="182" w:author="Rodrigo LeaL" w:date="2020-05-01T23:07:00Z"/>
          <w:sz w:val="22"/>
          <w:szCs w:val="22"/>
          <w:lang w:eastAsia="pt-PT"/>
        </w:rPr>
      </w:pPr>
      <w:del w:id="183" w:author="Rodrigo LeaL" w:date="2020-05-01T23:07:00Z">
        <w:r w:rsidRPr="002302AE" w:rsidDel="002302AE">
          <w:rPr>
            <w:rStyle w:val="Hiperligao"/>
            <w:lang w:val="en-GB"/>
          </w:rPr>
          <w:delText>Figure 2 - User Journey for solving a Challenge</w:delText>
        </w:r>
        <w:r w:rsidDel="002302AE">
          <w:rPr>
            <w:webHidden/>
          </w:rPr>
          <w:tab/>
          <w:delText>15</w:delText>
        </w:r>
      </w:del>
    </w:p>
    <w:p w14:paraId="2CC670DD" w14:textId="3958CCE5" w:rsidR="00E24372" w:rsidDel="002302AE" w:rsidRDefault="00E24372">
      <w:pPr>
        <w:pStyle w:val="ndicedeilustraes"/>
        <w:tabs>
          <w:tab w:val="right" w:leader="dot" w:pos="8494"/>
        </w:tabs>
        <w:rPr>
          <w:del w:id="184" w:author="Rodrigo LeaL" w:date="2020-05-01T23:07:00Z"/>
          <w:sz w:val="22"/>
          <w:szCs w:val="22"/>
          <w:lang w:eastAsia="pt-PT"/>
        </w:rPr>
      </w:pPr>
      <w:del w:id="185" w:author="Rodrigo LeaL" w:date="2020-05-01T23:07:00Z">
        <w:r w:rsidRPr="002302AE" w:rsidDel="002302AE">
          <w:rPr>
            <w:rStyle w:val="Hiperligao"/>
            <w:lang w:val="en-GB"/>
          </w:rPr>
          <w:delText>Figure 3 - User Journey for creating a Challenge</w:delText>
        </w:r>
        <w:r w:rsidDel="002302AE">
          <w:rPr>
            <w:webHidden/>
          </w:rPr>
          <w:tab/>
          <w:delText>16</w:delText>
        </w:r>
      </w:del>
    </w:p>
    <w:p w14:paraId="53E495C4" w14:textId="79F985C6" w:rsidR="00E24372" w:rsidDel="002302AE" w:rsidRDefault="00E24372">
      <w:pPr>
        <w:pStyle w:val="ndicedeilustraes"/>
        <w:tabs>
          <w:tab w:val="right" w:leader="dot" w:pos="8494"/>
        </w:tabs>
        <w:rPr>
          <w:del w:id="186" w:author="Rodrigo LeaL" w:date="2020-05-01T23:07:00Z"/>
          <w:sz w:val="22"/>
          <w:szCs w:val="22"/>
          <w:lang w:eastAsia="pt-PT"/>
        </w:rPr>
      </w:pPr>
      <w:del w:id="187" w:author="Rodrigo LeaL" w:date="2020-05-01T23:07:00Z">
        <w:r w:rsidRPr="002302AE" w:rsidDel="002302AE">
          <w:rPr>
            <w:rStyle w:val="Hiperligao"/>
            <w:lang w:val="en-GB"/>
          </w:rPr>
          <w:delText>Figure 4 - User Journey for creating a Questionnaire</w:delText>
        </w:r>
        <w:r w:rsidDel="002302AE">
          <w:rPr>
            <w:webHidden/>
          </w:rPr>
          <w:tab/>
          <w:delText>17</w:delText>
        </w:r>
      </w:del>
    </w:p>
    <w:p w14:paraId="035264FC" w14:textId="2D5609F4" w:rsidR="00E24372" w:rsidDel="002302AE" w:rsidRDefault="00E24372">
      <w:pPr>
        <w:pStyle w:val="ndicedeilustraes"/>
        <w:tabs>
          <w:tab w:val="right" w:leader="dot" w:pos="8494"/>
        </w:tabs>
        <w:rPr>
          <w:del w:id="188" w:author="Rodrigo LeaL" w:date="2020-05-01T23:07:00Z"/>
          <w:sz w:val="22"/>
          <w:szCs w:val="22"/>
          <w:lang w:eastAsia="pt-PT"/>
        </w:rPr>
      </w:pPr>
      <w:del w:id="189" w:author="Rodrigo LeaL" w:date="2020-05-01T23:07:00Z">
        <w:r w:rsidRPr="002302AE" w:rsidDel="002302AE">
          <w:rPr>
            <w:rStyle w:val="Hiperligao"/>
            <w:lang w:val="en-GB"/>
          </w:rPr>
          <w:delText>Figure 5 - User Journey for runnin a piece of code</w:delText>
        </w:r>
        <w:r w:rsidDel="002302AE">
          <w:rPr>
            <w:webHidden/>
          </w:rPr>
          <w:tab/>
          <w:delText>18</w:delText>
        </w:r>
      </w:del>
    </w:p>
    <w:p w14:paraId="0AF8D6CA" w14:textId="2267C472" w:rsidR="00E24372" w:rsidDel="002302AE" w:rsidRDefault="00E24372">
      <w:pPr>
        <w:pStyle w:val="ndicedeilustraes"/>
        <w:tabs>
          <w:tab w:val="right" w:leader="dot" w:pos="8494"/>
        </w:tabs>
        <w:rPr>
          <w:del w:id="190" w:author="Rodrigo LeaL" w:date="2020-05-01T23:07:00Z"/>
          <w:sz w:val="22"/>
          <w:szCs w:val="22"/>
          <w:lang w:eastAsia="pt-PT"/>
        </w:rPr>
      </w:pPr>
      <w:del w:id="191" w:author="Rodrigo LeaL" w:date="2020-05-01T23:07:00Z">
        <w:r w:rsidRPr="002302AE" w:rsidDel="002302AE">
          <w:rPr>
            <w:rStyle w:val="Hiperligao"/>
            <w:lang w:val="en-GB"/>
          </w:rPr>
          <w:delText>Figure 6 - User Journey for answering a Questionnaire</w:delText>
        </w:r>
        <w:r w:rsidDel="002302AE">
          <w:rPr>
            <w:webHidden/>
          </w:rPr>
          <w:tab/>
          <w:delText>19</w:delText>
        </w:r>
      </w:del>
    </w:p>
    <w:p w14:paraId="0754C28E" w14:textId="66C00521" w:rsidR="00E24372" w:rsidDel="002302AE" w:rsidRDefault="00E24372">
      <w:pPr>
        <w:pStyle w:val="ndicedeilustraes"/>
        <w:tabs>
          <w:tab w:val="right" w:leader="dot" w:pos="8494"/>
        </w:tabs>
        <w:rPr>
          <w:del w:id="192" w:author="Rodrigo LeaL" w:date="2020-05-01T23:07:00Z"/>
          <w:sz w:val="22"/>
          <w:szCs w:val="22"/>
          <w:lang w:eastAsia="pt-PT"/>
        </w:rPr>
      </w:pPr>
      <w:del w:id="193" w:author="Rodrigo LeaL" w:date="2020-05-01T23:07:00Z">
        <w:r w:rsidRPr="002302AE" w:rsidDel="002302AE">
          <w:rPr>
            <w:rStyle w:val="Hiperligao"/>
            <w:lang w:val="en-US"/>
          </w:rPr>
          <w:delText>Figure 7 – Architectural Layered Module view, with inter module interactions</w:delText>
        </w:r>
        <w:r w:rsidDel="002302AE">
          <w:rPr>
            <w:webHidden/>
          </w:rPr>
          <w:tab/>
          <w:delText>28</w:delText>
        </w:r>
      </w:del>
    </w:p>
    <w:p w14:paraId="59B86A69" w14:textId="29044560" w:rsidR="00E24372" w:rsidDel="002302AE" w:rsidRDefault="00E24372">
      <w:pPr>
        <w:pStyle w:val="ndicedeilustraes"/>
        <w:tabs>
          <w:tab w:val="right" w:leader="dot" w:pos="8494"/>
        </w:tabs>
        <w:rPr>
          <w:del w:id="194" w:author="Rodrigo LeaL" w:date="2020-05-01T23:07:00Z"/>
          <w:sz w:val="22"/>
          <w:szCs w:val="22"/>
          <w:lang w:eastAsia="pt-PT"/>
        </w:rPr>
      </w:pPr>
      <w:del w:id="195" w:author="Rodrigo LeaL" w:date="2020-05-01T23:07:00Z">
        <w:r w:rsidRPr="002302AE" w:rsidDel="002302AE">
          <w:rPr>
            <w:rStyle w:val="Hiperligao"/>
            <w:lang w:val="en-US"/>
          </w:rPr>
          <w:delText>Figure 8 – Detailed view of Services Module including DB</w:delText>
        </w:r>
        <w:r w:rsidDel="002302AE">
          <w:rPr>
            <w:webHidden/>
          </w:rPr>
          <w:tab/>
          <w:delText>29</w:delText>
        </w:r>
      </w:del>
    </w:p>
    <w:p w14:paraId="12D72EDE" w14:textId="75180E11" w:rsidR="00E24372" w:rsidDel="002302AE" w:rsidRDefault="00E24372">
      <w:pPr>
        <w:pStyle w:val="ndicedeilustraes"/>
        <w:tabs>
          <w:tab w:val="right" w:leader="dot" w:pos="8494"/>
        </w:tabs>
        <w:rPr>
          <w:del w:id="196" w:author="Rodrigo LeaL" w:date="2020-05-01T23:07:00Z"/>
          <w:sz w:val="22"/>
          <w:szCs w:val="22"/>
          <w:lang w:eastAsia="pt-PT"/>
        </w:rPr>
      </w:pPr>
      <w:del w:id="197" w:author="Rodrigo LeaL" w:date="2020-05-01T23:07:00Z">
        <w:r w:rsidRPr="002302AE" w:rsidDel="002302AE">
          <w:rPr>
            <w:rStyle w:val="Hiperligao"/>
            <w:lang w:val="en-US"/>
          </w:rPr>
          <w:delText>Figure 9 – Data Model</w:delText>
        </w:r>
        <w:r w:rsidDel="002302AE">
          <w:rPr>
            <w:webHidden/>
          </w:rPr>
          <w:tab/>
          <w:delText>30</w:delText>
        </w:r>
      </w:del>
    </w:p>
    <w:p w14:paraId="642DBCBC" w14:textId="798E131D" w:rsidR="00E24372" w:rsidDel="002302AE" w:rsidRDefault="00E24372">
      <w:pPr>
        <w:pStyle w:val="ndicedeilustraes"/>
        <w:tabs>
          <w:tab w:val="right" w:leader="dot" w:pos="8494"/>
        </w:tabs>
        <w:rPr>
          <w:del w:id="198" w:author="Rodrigo LeaL" w:date="2020-05-01T23:07:00Z"/>
          <w:sz w:val="22"/>
          <w:szCs w:val="22"/>
          <w:lang w:eastAsia="pt-PT"/>
        </w:rPr>
      </w:pPr>
      <w:del w:id="199" w:author="Rodrigo LeaL" w:date="2020-05-01T23:07:00Z">
        <w:r w:rsidRPr="002302AE" w:rsidDel="002302AE">
          <w:rPr>
            <w:rStyle w:val="Hiperligao"/>
            <w:lang w:val="en-US"/>
          </w:rPr>
          <w:delText>Figure 10 – Detailed view of ExecutionEnvironments Module</w:delText>
        </w:r>
        <w:r w:rsidDel="002302AE">
          <w:rPr>
            <w:webHidden/>
          </w:rPr>
          <w:tab/>
          <w:delText>31</w:delText>
        </w:r>
      </w:del>
    </w:p>
    <w:p w14:paraId="49AE5A14" w14:textId="0F2A68A9" w:rsidR="00E24372" w:rsidDel="002302AE" w:rsidRDefault="00E24372">
      <w:pPr>
        <w:pStyle w:val="ndicedeilustraes"/>
        <w:tabs>
          <w:tab w:val="right" w:leader="dot" w:pos="8494"/>
        </w:tabs>
        <w:rPr>
          <w:del w:id="200" w:author="Rodrigo LeaL" w:date="2020-05-01T23:07:00Z"/>
          <w:sz w:val="22"/>
          <w:szCs w:val="22"/>
          <w:lang w:eastAsia="pt-PT"/>
        </w:rPr>
      </w:pPr>
      <w:del w:id="201" w:author="Rodrigo LeaL" w:date="2020-05-01T23:07:00Z">
        <w:r w:rsidRPr="002302AE" w:rsidDel="002302AE">
          <w:rPr>
            <w:rStyle w:val="Hiperligao"/>
            <w:lang w:val="en-US"/>
          </w:rPr>
          <w:delText>Figure 11 – Planned Schedule before progess report delivery</w:delText>
        </w:r>
        <w:r w:rsidDel="002302AE">
          <w:rPr>
            <w:webHidden/>
          </w:rPr>
          <w:tab/>
          <w:delText>34</w:delText>
        </w:r>
      </w:del>
    </w:p>
    <w:p w14:paraId="40C28CAE" w14:textId="79955DD3" w:rsidR="00E24372" w:rsidDel="002302AE" w:rsidRDefault="00E24372">
      <w:pPr>
        <w:pStyle w:val="ndicedeilustraes"/>
        <w:tabs>
          <w:tab w:val="right" w:leader="dot" w:pos="8494"/>
        </w:tabs>
        <w:rPr>
          <w:del w:id="202" w:author="Rodrigo LeaL" w:date="2020-05-01T23:07:00Z"/>
          <w:sz w:val="22"/>
          <w:szCs w:val="22"/>
          <w:lang w:eastAsia="pt-PT"/>
        </w:rPr>
      </w:pPr>
      <w:del w:id="203" w:author="Rodrigo LeaL" w:date="2020-05-01T23:07:00Z">
        <w:r w:rsidRPr="002302AE" w:rsidDel="002302AE">
          <w:rPr>
            <w:rStyle w:val="Hiperligao"/>
            <w:lang w:val="en-US"/>
          </w:rPr>
          <w:delText>Figure 12 – Planned Schedule after progess report delivery</w:delText>
        </w:r>
        <w:r w:rsidDel="002302AE">
          <w:rPr>
            <w:webHidden/>
          </w:rPr>
          <w:tab/>
          <w:delText>35</w:delText>
        </w:r>
      </w:del>
    </w:p>
    <w:p w14:paraId="7484367F" w14:textId="029BB9C5" w:rsidR="00A054C7" w:rsidDel="00E24372" w:rsidRDefault="00A054C7">
      <w:pPr>
        <w:pStyle w:val="ndicedeilustraes"/>
        <w:tabs>
          <w:tab w:val="right" w:leader="dot" w:pos="8494"/>
        </w:tabs>
        <w:rPr>
          <w:del w:id="204" w:author="Rodrigo LeaL" w:date="2020-05-01T12:13:00Z"/>
          <w:sz w:val="22"/>
          <w:szCs w:val="22"/>
          <w:lang w:eastAsia="pt-PT"/>
        </w:rPr>
      </w:pPr>
      <w:del w:id="205" w:author="Rodrigo LeaL" w:date="2020-05-01T12:13:00Z">
        <w:r w:rsidRPr="00E24372" w:rsidDel="00E24372">
          <w:rPr>
            <w:rPrChange w:id="206" w:author="Rodrigo LeaL" w:date="2020-05-01T12:13:00Z">
              <w:rPr>
                <w:rStyle w:val="Hiperligao"/>
                <w:lang w:val="en-GB"/>
              </w:rPr>
            </w:rPrChange>
          </w:rPr>
          <w:delText>Figure 1 - User Journey for user's registration</w:delText>
        </w:r>
        <w:r w:rsidDel="00E24372">
          <w:rPr>
            <w:webHidden/>
          </w:rPr>
          <w:tab/>
          <w:delText>13</w:delText>
        </w:r>
      </w:del>
    </w:p>
    <w:p w14:paraId="0F2B96E8" w14:textId="0C722B97" w:rsidR="00A054C7" w:rsidDel="00E24372" w:rsidRDefault="00A054C7">
      <w:pPr>
        <w:pStyle w:val="ndicedeilustraes"/>
        <w:tabs>
          <w:tab w:val="right" w:leader="dot" w:pos="8494"/>
        </w:tabs>
        <w:rPr>
          <w:del w:id="207" w:author="Rodrigo LeaL" w:date="2020-05-01T12:13:00Z"/>
          <w:sz w:val="22"/>
          <w:szCs w:val="22"/>
          <w:lang w:eastAsia="pt-PT"/>
        </w:rPr>
      </w:pPr>
      <w:del w:id="208" w:author="Rodrigo LeaL" w:date="2020-05-01T12:13:00Z">
        <w:r w:rsidRPr="00E24372" w:rsidDel="00E24372">
          <w:rPr>
            <w:rPrChange w:id="209" w:author="Rodrigo LeaL" w:date="2020-05-01T12:13:00Z">
              <w:rPr>
                <w:rStyle w:val="Hiperligao"/>
                <w:lang w:val="en-GB"/>
              </w:rPr>
            </w:rPrChange>
          </w:rPr>
          <w:delText>Figure 2 - User Journey for solving a Challenge</w:delText>
        </w:r>
        <w:r w:rsidDel="00E24372">
          <w:rPr>
            <w:webHidden/>
          </w:rPr>
          <w:tab/>
          <w:delText>14</w:delText>
        </w:r>
      </w:del>
    </w:p>
    <w:p w14:paraId="164903FF" w14:textId="0467B22C" w:rsidR="00A054C7" w:rsidDel="00E24372" w:rsidRDefault="00A054C7">
      <w:pPr>
        <w:pStyle w:val="ndicedeilustraes"/>
        <w:tabs>
          <w:tab w:val="right" w:leader="dot" w:pos="8494"/>
        </w:tabs>
        <w:rPr>
          <w:del w:id="210" w:author="Rodrigo LeaL" w:date="2020-05-01T12:13:00Z"/>
          <w:sz w:val="22"/>
          <w:szCs w:val="22"/>
          <w:lang w:eastAsia="pt-PT"/>
        </w:rPr>
      </w:pPr>
      <w:del w:id="211" w:author="Rodrigo LeaL" w:date="2020-05-01T12:13:00Z">
        <w:r w:rsidRPr="00E24372" w:rsidDel="00E24372">
          <w:rPr>
            <w:rPrChange w:id="212" w:author="Rodrigo LeaL" w:date="2020-05-01T12:13:00Z">
              <w:rPr>
                <w:rStyle w:val="Hiperligao"/>
                <w:lang w:val="en-GB"/>
              </w:rPr>
            </w:rPrChange>
          </w:rPr>
          <w:delText>Figure 3 - User Journey for creating a Challenge</w:delText>
        </w:r>
        <w:r w:rsidDel="00E24372">
          <w:rPr>
            <w:webHidden/>
          </w:rPr>
          <w:tab/>
          <w:delText>15</w:delText>
        </w:r>
      </w:del>
    </w:p>
    <w:p w14:paraId="0A2B0C95" w14:textId="10A85DFC" w:rsidR="00A054C7" w:rsidDel="00E24372" w:rsidRDefault="00A054C7">
      <w:pPr>
        <w:pStyle w:val="ndicedeilustraes"/>
        <w:tabs>
          <w:tab w:val="right" w:leader="dot" w:pos="8494"/>
        </w:tabs>
        <w:rPr>
          <w:del w:id="213" w:author="Rodrigo LeaL" w:date="2020-05-01T12:13:00Z"/>
          <w:sz w:val="22"/>
          <w:szCs w:val="22"/>
          <w:lang w:eastAsia="pt-PT"/>
        </w:rPr>
      </w:pPr>
      <w:del w:id="214" w:author="Rodrigo LeaL" w:date="2020-05-01T12:13:00Z">
        <w:r w:rsidRPr="00E24372" w:rsidDel="00E24372">
          <w:rPr>
            <w:rPrChange w:id="215" w:author="Rodrigo LeaL" w:date="2020-05-01T12:13:00Z">
              <w:rPr>
                <w:rStyle w:val="Hiperligao"/>
                <w:lang w:val="en-GB"/>
              </w:rPr>
            </w:rPrChange>
          </w:rPr>
          <w:delText>Figure 4 - User Journey for creating a Questionnaire</w:delText>
        </w:r>
        <w:r w:rsidDel="00E24372">
          <w:rPr>
            <w:webHidden/>
          </w:rPr>
          <w:tab/>
          <w:delText>16</w:delText>
        </w:r>
      </w:del>
    </w:p>
    <w:p w14:paraId="308E536C" w14:textId="5F9B7BB6" w:rsidR="00A054C7" w:rsidDel="00E24372" w:rsidRDefault="00A054C7">
      <w:pPr>
        <w:pStyle w:val="ndicedeilustraes"/>
        <w:tabs>
          <w:tab w:val="right" w:leader="dot" w:pos="8494"/>
        </w:tabs>
        <w:rPr>
          <w:del w:id="216" w:author="Rodrigo LeaL" w:date="2020-05-01T12:13:00Z"/>
          <w:sz w:val="22"/>
          <w:szCs w:val="22"/>
          <w:lang w:eastAsia="pt-PT"/>
        </w:rPr>
      </w:pPr>
      <w:del w:id="217" w:author="Rodrigo LeaL" w:date="2020-05-01T12:13:00Z">
        <w:r w:rsidRPr="00E24372" w:rsidDel="00E24372">
          <w:rPr>
            <w:rPrChange w:id="218" w:author="Rodrigo LeaL" w:date="2020-05-01T12:13:00Z">
              <w:rPr>
                <w:rStyle w:val="Hiperligao"/>
                <w:lang w:val="en-GB"/>
              </w:rPr>
            </w:rPrChange>
          </w:rPr>
          <w:lastRenderedPageBreak/>
          <w:delText>Figure 5 - User Journey for runnin a piece of code</w:delText>
        </w:r>
        <w:r w:rsidDel="00E24372">
          <w:rPr>
            <w:webHidden/>
          </w:rPr>
          <w:tab/>
          <w:delText>17</w:delText>
        </w:r>
      </w:del>
    </w:p>
    <w:p w14:paraId="5F231EEA" w14:textId="1B3BCAD6" w:rsidR="00A054C7" w:rsidDel="00E24372" w:rsidRDefault="00A054C7">
      <w:pPr>
        <w:pStyle w:val="ndicedeilustraes"/>
        <w:tabs>
          <w:tab w:val="right" w:leader="dot" w:pos="8494"/>
        </w:tabs>
        <w:rPr>
          <w:del w:id="219" w:author="Rodrigo LeaL" w:date="2020-05-01T12:13:00Z"/>
          <w:sz w:val="22"/>
          <w:szCs w:val="22"/>
          <w:lang w:eastAsia="pt-PT"/>
        </w:rPr>
      </w:pPr>
      <w:del w:id="220" w:author="Rodrigo LeaL" w:date="2020-05-01T12:13:00Z">
        <w:r w:rsidRPr="00E24372" w:rsidDel="00E24372">
          <w:rPr>
            <w:rPrChange w:id="221" w:author="Rodrigo LeaL" w:date="2020-05-01T12:13:00Z">
              <w:rPr>
                <w:rStyle w:val="Hiperligao"/>
                <w:lang w:val="en-GB"/>
              </w:rPr>
            </w:rPrChange>
          </w:rPr>
          <w:delText>Figure 6 - User Journey for answering a Questionnaire</w:delText>
        </w:r>
        <w:r w:rsidDel="00E24372">
          <w:rPr>
            <w:webHidden/>
          </w:rPr>
          <w:tab/>
          <w:delText>17</w:delText>
        </w:r>
      </w:del>
    </w:p>
    <w:p w14:paraId="6165D830" w14:textId="386F2249" w:rsidR="00A054C7" w:rsidDel="00E24372" w:rsidRDefault="00A054C7">
      <w:pPr>
        <w:pStyle w:val="ndicedeilustraes"/>
        <w:tabs>
          <w:tab w:val="right" w:leader="dot" w:pos="8494"/>
        </w:tabs>
        <w:rPr>
          <w:del w:id="222" w:author="Rodrigo LeaL" w:date="2020-05-01T12:13:00Z"/>
          <w:sz w:val="22"/>
          <w:szCs w:val="22"/>
          <w:lang w:eastAsia="pt-PT"/>
        </w:rPr>
      </w:pPr>
      <w:del w:id="223" w:author="Rodrigo LeaL" w:date="2020-05-01T12:13:00Z">
        <w:r w:rsidRPr="00E24372" w:rsidDel="00E24372">
          <w:rPr>
            <w:rPrChange w:id="224" w:author="Rodrigo LeaL" w:date="2020-05-01T12:13:00Z">
              <w:rPr>
                <w:rStyle w:val="Hiperligao"/>
                <w:lang w:val="en-US"/>
              </w:rPr>
            </w:rPrChange>
          </w:rPr>
          <w:delText>Figure 7 – Project Modules interactions</w:delText>
        </w:r>
        <w:r w:rsidDel="00E24372">
          <w:rPr>
            <w:webHidden/>
          </w:rPr>
          <w:tab/>
          <w:delText>26</w:delText>
        </w:r>
      </w:del>
    </w:p>
    <w:p w14:paraId="1B2399D5" w14:textId="1504675D" w:rsidR="00A054C7" w:rsidDel="00E24372" w:rsidRDefault="00A054C7">
      <w:pPr>
        <w:pStyle w:val="ndicedeilustraes"/>
        <w:tabs>
          <w:tab w:val="right" w:leader="dot" w:pos="8494"/>
        </w:tabs>
        <w:rPr>
          <w:del w:id="225" w:author="Rodrigo LeaL" w:date="2020-05-01T12:13:00Z"/>
          <w:sz w:val="22"/>
          <w:szCs w:val="22"/>
          <w:lang w:eastAsia="pt-PT"/>
        </w:rPr>
      </w:pPr>
      <w:del w:id="226" w:author="Rodrigo LeaL" w:date="2020-05-01T12:13:00Z">
        <w:r w:rsidRPr="00E24372" w:rsidDel="00E24372">
          <w:rPr>
            <w:rPrChange w:id="227" w:author="Rodrigo LeaL" w:date="2020-05-01T12:13:00Z">
              <w:rPr>
                <w:rStyle w:val="Hiperligao"/>
                <w:lang w:val="en-US"/>
              </w:rPr>
            </w:rPrChange>
          </w:rPr>
          <w:delText>Figure 8 – Detailed view of Services Module including DB</w:delText>
        </w:r>
        <w:r w:rsidDel="00E24372">
          <w:rPr>
            <w:webHidden/>
          </w:rPr>
          <w:tab/>
          <w:delText>27</w:delText>
        </w:r>
      </w:del>
    </w:p>
    <w:p w14:paraId="3FD1458A" w14:textId="1A0D2C01" w:rsidR="00A054C7" w:rsidDel="00E24372" w:rsidRDefault="00A054C7">
      <w:pPr>
        <w:pStyle w:val="ndicedeilustraes"/>
        <w:tabs>
          <w:tab w:val="right" w:leader="dot" w:pos="8494"/>
        </w:tabs>
        <w:rPr>
          <w:del w:id="228" w:author="Rodrigo LeaL" w:date="2020-05-01T12:13:00Z"/>
          <w:sz w:val="22"/>
          <w:szCs w:val="22"/>
          <w:lang w:eastAsia="pt-PT"/>
        </w:rPr>
      </w:pPr>
      <w:del w:id="229" w:author="Rodrigo LeaL" w:date="2020-05-01T12:13:00Z">
        <w:r w:rsidRPr="00E24372" w:rsidDel="00E24372">
          <w:rPr>
            <w:rPrChange w:id="230" w:author="Rodrigo LeaL" w:date="2020-05-01T12:13:00Z">
              <w:rPr>
                <w:rStyle w:val="Hiperligao"/>
                <w:lang w:val="en-US"/>
              </w:rPr>
            </w:rPrChange>
          </w:rPr>
          <w:delText>Figure 9 – Data Model</w:delText>
        </w:r>
        <w:r w:rsidDel="00E24372">
          <w:rPr>
            <w:webHidden/>
          </w:rPr>
          <w:tab/>
          <w:delText>28</w:delText>
        </w:r>
      </w:del>
    </w:p>
    <w:p w14:paraId="5A658BB5" w14:textId="31B82EAC" w:rsidR="00A054C7" w:rsidDel="00E24372" w:rsidRDefault="00A054C7">
      <w:pPr>
        <w:pStyle w:val="ndicedeilustraes"/>
        <w:tabs>
          <w:tab w:val="right" w:leader="dot" w:pos="8494"/>
        </w:tabs>
        <w:rPr>
          <w:del w:id="231" w:author="Rodrigo LeaL" w:date="2020-05-01T12:13:00Z"/>
          <w:sz w:val="22"/>
          <w:szCs w:val="22"/>
          <w:lang w:eastAsia="pt-PT"/>
        </w:rPr>
      </w:pPr>
      <w:del w:id="232" w:author="Rodrigo LeaL" w:date="2020-05-01T12:13:00Z">
        <w:r w:rsidRPr="00E24372" w:rsidDel="00E24372">
          <w:rPr>
            <w:rPrChange w:id="233" w:author="Rodrigo LeaL" w:date="2020-05-01T12:13:00Z">
              <w:rPr>
                <w:rStyle w:val="Hiperligao"/>
                <w:lang w:val="en-US"/>
              </w:rPr>
            </w:rPrChange>
          </w:rPr>
          <w:delText>Figure 10 – Detailed view of ExecutionEnvironments Module</w:delText>
        </w:r>
        <w:r w:rsidDel="00E24372">
          <w:rPr>
            <w:webHidden/>
          </w:rPr>
          <w:tab/>
          <w:delText>29</w:delText>
        </w:r>
      </w:del>
    </w:p>
    <w:p w14:paraId="04AD9106" w14:textId="48F8E35E" w:rsidR="00A054C7" w:rsidDel="00E24372" w:rsidRDefault="00A054C7">
      <w:pPr>
        <w:pStyle w:val="ndicedeilustraes"/>
        <w:tabs>
          <w:tab w:val="right" w:leader="dot" w:pos="8494"/>
        </w:tabs>
        <w:rPr>
          <w:del w:id="234" w:author="Rodrigo LeaL" w:date="2020-05-01T12:13:00Z"/>
          <w:sz w:val="22"/>
          <w:szCs w:val="22"/>
          <w:lang w:eastAsia="pt-PT"/>
        </w:rPr>
      </w:pPr>
      <w:del w:id="235" w:author="Rodrigo LeaL" w:date="2020-05-01T12:13:00Z">
        <w:r w:rsidRPr="00E24372" w:rsidDel="00E24372">
          <w:rPr>
            <w:rPrChange w:id="236" w:author="Rodrigo LeaL" w:date="2020-05-01T12:13:00Z">
              <w:rPr>
                <w:rStyle w:val="Hiperligao"/>
                <w:lang w:val="en-US"/>
              </w:rPr>
            </w:rPrChange>
          </w:rPr>
          <w:delText>Figure 11 – Planned Schedule before progess report delivery</w:delText>
        </w:r>
        <w:r w:rsidDel="00E24372">
          <w:rPr>
            <w:webHidden/>
          </w:rPr>
          <w:tab/>
          <w:delText>31</w:delText>
        </w:r>
      </w:del>
    </w:p>
    <w:p w14:paraId="11A146BC" w14:textId="7D1F553B" w:rsidR="00A054C7" w:rsidDel="00E24372" w:rsidRDefault="00A054C7">
      <w:pPr>
        <w:pStyle w:val="ndicedeilustraes"/>
        <w:tabs>
          <w:tab w:val="right" w:leader="dot" w:pos="8494"/>
        </w:tabs>
        <w:rPr>
          <w:del w:id="237" w:author="Rodrigo LeaL" w:date="2020-05-01T12:13:00Z"/>
          <w:sz w:val="22"/>
          <w:szCs w:val="22"/>
          <w:lang w:eastAsia="pt-PT"/>
        </w:rPr>
      </w:pPr>
      <w:del w:id="238" w:author="Rodrigo LeaL" w:date="2020-05-01T12:13:00Z">
        <w:r w:rsidRPr="00E24372" w:rsidDel="00E24372">
          <w:rPr>
            <w:rPrChange w:id="239" w:author="Rodrigo LeaL" w:date="2020-05-01T12:13:00Z">
              <w:rPr>
                <w:rStyle w:val="Hiperligao"/>
                <w:lang w:val="en-US"/>
              </w:rPr>
            </w:rPrChange>
          </w:rPr>
          <w:delText>Figure 12 – Planned Schedule after progess report delivery</w:delText>
        </w:r>
        <w:r w:rsidDel="00E24372">
          <w:rPr>
            <w:webHidden/>
          </w:rPr>
          <w:tab/>
          <w:delText>32</w:delText>
        </w:r>
      </w:del>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15FE7FCA" w:rsidR="00A14F72" w:rsidDel="00E24372" w:rsidRDefault="00A14F72" w:rsidP="00E24372">
      <w:pPr>
        <w:pStyle w:val="Ttulondice"/>
        <w:rPr>
          <w:del w:id="240" w:author="Rodrigo LeaL" w:date="2020-05-01T12:13:00Z"/>
          <w:noProof w:val="0"/>
          <w:lang w:val="en-US"/>
        </w:rPr>
      </w:pPr>
      <w:r w:rsidRPr="00E24372">
        <w:rPr>
          <w:noProof w:val="0"/>
          <w:lang w:val="en-US"/>
          <w:rPrChange w:id="241" w:author="Rodrigo LeaL" w:date="2020-05-01T12:13:00Z">
            <w:rPr>
              <w:noProof w:val="0"/>
            </w:rPr>
          </w:rPrChange>
        </w:rPr>
        <w:lastRenderedPageBreak/>
        <w:t>List</w:t>
      </w:r>
      <w:r w:rsidR="004A2391" w:rsidRPr="00E24372">
        <w:rPr>
          <w:noProof w:val="0"/>
          <w:lang w:val="en-US"/>
          <w:rPrChange w:id="242" w:author="Rodrigo LeaL" w:date="2020-05-01T12:13:00Z">
            <w:rPr>
              <w:noProof w:val="0"/>
            </w:rPr>
          </w:rPrChange>
        </w:rPr>
        <w:t xml:space="preserve"> of</w:t>
      </w:r>
      <w:r w:rsidRPr="00E24372">
        <w:rPr>
          <w:noProof w:val="0"/>
          <w:lang w:val="en-US"/>
          <w:rPrChange w:id="243" w:author="Rodrigo LeaL" w:date="2020-05-01T12:13:00Z">
            <w:rPr>
              <w:noProof w:val="0"/>
            </w:rPr>
          </w:rPrChange>
        </w:rPr>
        <w:t xml:space="preserve"> </w:t>
      </w:r>
      <w:r w:rsidR="004A2391" w:rsidRPr="00E24372">
        <w:rPr>
          <w:noProof w:val="0"/>
          <w:lang w:val="en-US"/>
          <w:rPrChange w:id="244" w:author="Rodrigo LeaL" w:date="2020-05-01T12:13:00Z">
            <w:rPr>
              <w:noProof w:val="0"/>
            </w:rPr>
          </w:rPrChange>
        </w:rPr>
        <w:t>Tables</w:t>
      </w:r>
    </w:p>
    <w:p w14:paraId="59DF922B" w14:textId="73CF54FA" w:rsidR="00A054C7" w:rsidDel="00E24372" w:rsidRDefault="00050398" w:rsidP="00E24372">
      <w:pPr>
        <w:pStyle w:val="Ttulondice"/>
        <w:rPr>
          <w:del w:id="245" w:author="Rodrigo LeaL" w:date="2020-05-01T12:13:00Z"/>
          <w:noProof w:val="0"/>
          <w:lang w:val="en-US"/>
        </w:rPr>
      </w:pPr>
      <w:del w:id="246" w:author="Rodrigo LeaL" w:date="2020-05-01T12:13:00Z">
        <w:r w:rsidDel="00E24372">
          <w:rPr>
            <w:noProof w:val="0"/>
          </w:rPr>
          <w:fldChar w:fldCharType="begin"/>
        </w:r>
        <w:r w:rsidRPr="00E24372" w:rsidDel="00E24372">
          <w:rPr>
            <w:noProof w:val="0"/>
            <w:lang w:val="en-US"/>
            <w:rPrChange w:id="247" w:author="Rodrigo LeaL" w:date="2020-05-01T12:13:00Z">
              <w:rPr>
                <w:noProof w:val="0"/>
              </w:rPr>
            </w:rPrChange>
          </w:rPr>
          <w:delInstrText xml:space="preserve"> TOC \h \z \c "Tabela" </w:delInstrText>
        </w:r>
        <w:r w:rsidDel="00E24372">
          <w:rPr>
            <w:noProof w:val="0"/>
          </w:rPr>
          <w:fldChar w:fldCharType="separate"/>
        </w:r>
        <w:r w:rsidR="00A054C7" w:rsidRPr="00E24372" w:rsidDel="00E24372">
          <w:rPr>
            <w:rPrChange w:id="248" w:author="Rodrigo LeaL" w:date="2020-05-01T12:13:00Z">
              <w:rPr>
                <w:rStyle w:val="Hiperligao"/>
                <w:lang w:val="en-US"/>
              </w:rPr>
            </w:rPrChange>
          </w:rPr>
          <w:delText>Table 1 - Feature comparison of select platforms</w:delText>
        </w:r>
        <w:r w:rsidR="00A054C7" w:rsidRPr="00E24372" w:rsidDel="00E24372">
          <w:rPr>
            <w:webHidden/>
            <w:lang w:val="en-US"/>
            <w:rPrChange w:id="249" w:author="Rodrigo LeaL" w:date="2020-05-01T12:13:00Z">
              <w:rPr>
                <w:webHidden/>
              </w:rPr>
            </w:rPrChange>
          </w:rPr>
          <w:tab/>
          <w:delText>20</w:delText>
        </w:r>
      </w:del>
    </w:p>
    <w:p w14:paraId="73FBDDCC" w14:textId="7F5648C7" w:rsidR="00E24372" w:rsidRDefault="00E24372" w:rsidP="00E24372">
      <w:pPr>
        <w:pStyle w:val="Ttulondice"/>
        <w:rPr>
          <w:ins w:id="250" w:author="Rodrigo LeaL" w:date="2020-05-01T12:13:00Z"/>
          <w:noProof w:val="0"/>
          <w:lang w:val="en-US"/>
        </w:rPr>
      </w:pPr>
    </w:p>
    <w:p w14:paraId="2C32FB9F" w14:textId="3AEBCA05" w:rsidR="00E24372" w:rsidRDefault="00E24372" w:rsidP="00E24372">
      <w:pPr>
        <w:pStyle w:val="Ttulondice"/>
        <w:rPr>
          <w:ins w:id="251" w:author="Rodrigo LeaL" w:date="2020-05-01T12:13:00Z"/>
          <w:noProof w:val="0"/>
          <w:lang w:val="en-US"/>
        </w:rPr>
      </w:pPr>
    </w:p>
    <w:p w14:paraId="02B1F1B2" w14:textId="7F91DEE6" w:rsidR="00E24372" w:rsidRDefault="00E24372" w:rsidP="00E24372">
      <w:pPr>
        <w:pStyle w:val="Ttulondice"/>
        <w:rPr>
          <w:ins w:id="252" w:author="Rodrigo LeaL" w:date="2020-05-01T12:13:00Z"/>
          <w:noProof w:val="0"/>
          <w:lang w:val="en-US"/>
        </w:rPr>
      </w:pPr>
    </w:p>
    <w:p w14:paraId="1A212854" w14:textId="77777777" w:rsidR="00E24372" w:rsidRPr="00E24372" w:rsidRDefault="00E24372">
      <w:pPr>
        <w:pStyle w:val="Ttulondice"/>
        <w:rPr>
          <w:ins w:id="253" w:author="Rodrigo LeaL" w:date="2020-05-01T12:13:00Z"/>
          <w:sz w:val="22"/>
          <w:szCs w:val="22"/>
          <w:lang w:val="en-US" w:eastAsia="pt-PT"/>
          <w:rPrChange w:id="254" w:author="Rodrigo LeaL" w:date="2020-05-01T12:13:00Z">
            <w:rPr>
              <w:ins w:id="255" w:author="Rodrigo LeaL" w:date="2020-05-01T12:13:00Z"/>
              <w:sz w:val="22"/>
              <w:szCs w:val="22"/>
              <w:lang w:eastAsia="pt-PT"/>
            </w:rPr>
          </w:rPrChange>
        </w:rPr>
        <w:pPrChange w:id="256" w:author="Rodrigo LeaL" w:date="2020-05-01T12:13:00Z">
          <w:pPr>
            <w:pStyle w:val="ndicedeilustraes"/>
            <w:tabs>
              <w:tab w:val="right" w:leader="dot" w:pos="8494"/>
            </w:tabs>
          </w:pPr>
        </w:pPrChange>
      </w:pPr>
    </w:p>
    <w:p w14:paraId="52016951" w14:textId="651FF4C8" w:rsidR="00050398" w:rsidRPr="00E24372" w:rsidDel="00E24372" w:rsidRDefault="00050398">
      <w:pPr>
        <w:pStyle w:val="Ttulondice"/>
        <w:rPr>
          <w:del w:id="257" w:author="Rodrigo LeaL" w:date="2020-05-01T12:13:00Z"/>
          <w:noProof w:val="0"/>
          <w:lang w:val="en-US"/>
          <w:rPrChange w:id="258" w:author="Rodrigo LeaL" w:date="2020-05-01T12:13:00Z">
            <w:rPr>
              <w:del w:id="259" w:author="Rodrigo LeaL" w:date="2020-05-01T12:13:00Z"/>
              <w:noProof w:val="0"/>
            </w:rPr>
          </w:rPrChange>
        </w:rPr>
      </w:pPr>
      <w:del w:id="260" w:author="Rodrigo LeaL" w:date="2020-05-01T12:13:00Z">
        <w:r w:rsidDel="00E24372">
          <w:rPr>
            <w:noProof w:val="0"/>
          </w:rPr>
          <w:fldChar w:fldCharType="end"/>
        </w:r>
      </w:del>
    </w:p>
    <w:p w14:paraId="08BDEC46" w14:textId="24087724" w:rsidR="001A3F32" w:rsidRPr="00E24372" w:rsidRDefault="001A3F32">
      <w:pPr>
        <w:pStyle w:val="Ttulondice"/>
        <w:rPr>
          <w:lang w:val="en-US"/>
          <w:rPrChange w:id="261" w:author="Rodrigo LeaL" w:date="2020-05-01T12:13:00Z">
            <w:rPr>
              <w:noProof w:val="0"/>
            </w:rPr>
          </w:rPrChange>
        </w:rPr>
        <w:pPrChange w:id="262" w:author="Rodrigo LeaL" w:date="2020-05-01T12:13:00Z">
          <w:pPr>
            <w:spacing w:after="200"/>
            <w:jc w:val="left"/>
          </w:pPr>
        </w:pPrChange>
      </w:pPr>
      <w:del w:id="263" w:author="Rodrigo LeaL" w:date="2020-05-01T12:13:00Z">
        <w:r w:rsidRPr="00E24372" w:rsidDel="00E24372">
          <w:rPr>
            <w:lang w:val="en-US"/>
            <w:rPrChange w:id="264" w:author="Rodrigo LeaL" w:date="2020-05-01T12:13:00Z">
              <w:rPr>
                <w:noProof w:val="0"/>
              </w:rPr>
            </w:rPrChange>
          </w:rPr>
          <w:br w:type="page"/>
        </w:r>
      </w:del>
    </w:p>
    <w:p w14:paraId="3B15345F" w14:textId="1FF51E6F" w:rsidR="0090147C" w:rsidRDefault="0090147C">
      <w:pPr>
        <w:pStyle w:val="ndicedeilustraes"/>
        <w:tabs>
          <w:tab w:val="right" w:leader="dot" w:pos="8494"/>
        </w:tabs>
        <w:rPr>
          <w:sz w:val="22"/>
          <w:szCs w:val="22"/>
          <w:lang w:eastAsia="pt-PT"/>
        </w:rPr>
      </w:pPr>
      <w:r>
        <w:rPr>
          <w:noProof w:val="0"/>
          <w:lang w:val="en-US"/>
        </w:rPr>
        <w:lastRenderedPageBreak/>
        <w:fldChar w:fldCharType="begin"/>
      </w:r>
      <w:r>
        <w:rPr>
          <w:noProof w:val="0"/>
          <w:lang w:val="en-US"/>
        </w:rPr>
        <w:instrText xml:space="preserve"> TOC \h \z \c "Table" </w:instrText>
      </w:r>
      <w:r>
        <w:rPr>
          <w:noProof w:val="0"/>
          <w:lang w:val="en-US"/>
        </w:rPr>
        <w:fldChar w:fldCharType="separate"/>
      </w:r>
      <w:hyperlink w:anchor="_Toc39227649" w:history="1">
        <w:r w:rsidRPr="000D1600">
          <w:rPr>
            <w:rStyle w:val="Hiperligao"/>
            <w:lang w:val="en-US"/>
          </w:rPr>
          <w:t>Table 1 - Feature comparison of select platforms</w:t>
        </w:r>
        <w:r>
          <w:rPr>
            <w:webHidden/>
          </w:rPr>
          <w:tab/>
        </w:r>
        <w:r>
          <w:rPr>
            <w:webHidden/>
          </w:rPr>
          <w:fldChar w:fldCharType="begin"/>
        </w:r>
        <w:r>
          <w:rPr>
            <w:webHidden/>
          </w:rPr>
          <w:instrText xml:space="preserve"> PAGEREF _Toc39227649 \h </w:instrText>
        </w:r>
        <w:r>
          <w:rPr>
            <w:webHidden/>
          </w:rPr>
        </w:r>
        <w:r>
          <w:rPr>
            <w:webHidden/>
          </w:rPr>
          <w:fldChar w:fldCharType="separate"/>
        </w:r>
        <w:r>
          <w:rPr>
            <w:webHidden/>
          </w:rPr>
          <w:t>21</w:t>
        </w:r>
        <w:r>
          <w:rPr>
            <w:webHidden/>
          </w:rPr>
          <w:fldChar w:fldCharType="end"/>
        </w:r>
      </w:hyperlink>
    </w:p>
    <w:p w14:paraId="3786FC00" w14:textId="048A8D58" w:rsidR="0090147C" w:rsidRDefault="00872360">
      <w:pPr>
        <w:pStyle w:val="ndicedeilustraes"/>
        <w:tabs>
          <w:tab w:val="right" w:leader="dot" w:pos="8494"/>
        </w:tabs>
        <w:rPr>
          <w:sz w:val="22"/>
          <w:szCs w:val="22"/>
          <w:lang w:eastAsia="pt-PT"/>
        </w:rPr>
      </w:pPr>
      <w:hyperlink w:anchor="_Toc39227650" w:history="1">
        <w:r w:rsidR="0090147C" w:rsidRPr="000D1600">
          <w:rPr>
            <w:rStyle w:val="Hiperligao"/>
          </w:rPr>
          <w:t>Table 2 – Assignment Types</w:t>
        </w:r>
        <w:r w:rsidR="0090147C">
          <w:rPr>
            <w:webHidden/>
          </w:rPr>
          <w:tab/>
        </w:r>
        <w:r w:rsidR="0090147C">
          <w:rPr>
            <w:webHidden/>
          </w:rPr>
          <w:fldChar w:fldCharType="begin"/>
        </w:r>
        <w:r w:rsidR="0090147C">
          <w:rPr>
            <w:webHidden/>
          </w:rPr>
          <w:instrText xml:space="preserve"> PAGEREF _Toc39227650 \h </w:instrText>
        </w:r>
        <w:r w:rsidR="0090147C">
          <w:rPr>
            <w:webHidden/>
          </w:rPr>
        </w:r>
        <w:r w:rsidR="0090147C">
          <w:rPr>
            <w:webHidden/>
          </w:rPr>
          <w:fldChar w:fldCharType="separate"/>
        </w:r>
        <w:r w:rsidR="0090147C">
          <w:rPr>
            <w:webHidden/>
          </w:rPr>
          <w:t>33</w:t>
        </w:r>
        <w:r w:rsidR="0090147C">
          <w:rPr>
            <w:webHidden/>
          </w:rPr>
          <w:fldChar w:fldCharType="end"/>
        </w:r>
      </w:hyperlink>
    </w:p>
    <w:p w14:paraId="61F1F389" w14:textId="507E5D85" w:rsidR="001A3F32" w:rsidRPr="00E24372" w:rsidRDefault="0090147C">
      <w:pPr>
        <w:spacing w:after="200"/>
        <w:jc w:val="left"/>
        <w:rPr>
          <w:noProof w:val="0"/>
          <w:lang w:val="en-US"/>
          <w:rPrChange w:id="265" w:author="Rodrigo LeaL" w:date="2020-05-01T12:13:00Z">
            <w:rPr>
              <w:noProof w:val="0"/>
            </w:rPr>
          </w:rPrChange>
        </w:rPr>
      </w:pPr>
      <w:r>
        <w:rPr>
          <w:noProof w:val="0"/>
          <w:lang w:val="en-US"/>
        </w:rPr>
        <w:fldChar w:fldCharType="end"/>
      </w:r>
      <w:r w:rsidR="001A3F32" w:rsidRPr="00E24372">
        <w:rPr>
          <w:noProof w:val="0"/>
          <w:lang w:val="en-US"/>
          <w:rPrChange w:id="266" w:author="Rodrigo LeaL" w:date="2020-05-01T12:13:00Z">
            <w:rPr>
              <w:noProof w:val="0"/>
            </w:rPr>
          </w:rPrChange>
        </w:rPr>
        <w:br w:type="page"/>
      </w:r>
    </w:p>
    <w:p w14:paraId="5E5DC63D" w14:textId="77777777" w:rsidR="00FB4304" w:rsidRPr="00E24372" w:rsidRDefault="00FB4304" w:rsidP="00184925">
      <w:pPr>
        <w:rPr>
          <w:noProof w:val="0"/>
          <w:lang w:val="en-US"/>
          <w:rPrChange w:id="267" w:author="Rodrigo LeaL" w:date="2020-05-01T12:13:00Z">
            <w:rPr>
              <w:noProof w:val="0"/>
            </w:rPr>
          </w:rPrChange>
        </w:rPr>
        <w:sectPr w:rsidR="00FB4304" w:rsidRPr="00E24372"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Default="002302AE">
      <w:pPr>
        <w:spacing w:after="200"/>
        <w:jc w:val="left"/>
        <w:rPr>
          <w:ins w:id="268" w:author="Rodrigo LeaL" w:date="2020-05-01T23:08:00Z"/>
          <w:rFonts w:asciiTheme="majorHAnsi" w:eastAsiaTheme="majorEastAsia" w:hAnsiTheme="majorHAnsi" w:cstheme="majorBidi"/>
          <w:b/>
          <w:bCs/>
          <w:color w:val="000000" w:themeColor="text1"/>
          <w:sz w:val="32"/>
          <w:szCs w:val="32"/>
        </w:rPr>
      </w:pPr>
      <w:bookmarkStart w:id="269" w:name="_Toc39266826"/>
      <w:ins w:id="270" w:author="Rodrigo LeaL" w:date="2020-05-01T23:08:00Z">
        <w:r>
          <w:lastRenderedPageBreak/>
          <w:br w:type="page"/>
        </w:r>
      </w:ins>
    </w:p>
    <w:p w14:paraId="0B804C8E" w14:textId="418DED2A" w:rsidR="00567E9A" w:rsidRPr="00567E9A" w:rsidRDefault="00093589" w:rsidP="008F0F86">
      <w:pPr>
        <w:pStyle w:val="Ttulo1"/>
      </w:pPr>
      <w:r>
        <w:lastRenderedPageBreak/>
        <w:t>Introduction</w:t>
      </w:r>
      <w:bookmarkEnd w:id="269"/>
    </w:p>
    <w:p w14:paraId="42B915D6" w14:textId="41379119" w:rsidR="008F0F86" w:rsidRPr="008F0F86" w:rsidRDefault="008F0F86" w:rsidP="008F0F86">
      <w:pPr>
        <w:rPr>
          <w:noProof w:val="0"/>
          <w:lang w:val="en-US"/>
        </w:rPr>
      </w:pPr>
      <w:r w:rsidRPr="0094743A">
        <w:rPr>
          <w:noProof w:val="0"/>
          <w:lang w:val="en-US"/>
        </w:rPr>
        <w:t xml:space="preserve">In today’s competitive job market, programming jobs </w:t>
      </w:r>
      <w:del w:id="271" w:author="André Oliveira" w:date="2020-04-30T14:13:00Z">
        <w:r w:rsidRPr="0094743A" w:rsidDel="0094743A">
          <w:rPr>
            <w:noProof w:val="0"/>
            <w:lang w:val="en-US"/>
          </w:rPr>
          <w:delText xml:space="preserve">are </w:delText>
        </w:r>
        <w:r w:rsidR="0094743A" w:rsidRPr="0094743A" w:rsidDel="0094743A">
          <w:rPr>
            <w:noProof w:val="0"/>
            <w:lang w:val="en-US"/>
            <w:rPrChange w:id="272" w:author="André Oliveira" w:date="2020-04-30T14:13:00Z">
              <w:rPr>
                <w:noProof w:val="0"/>
                <w:highlight w:val="yellow"/>
                <w:lang w:val="en-US"/>
              </w:rPr>
            </w:rPrChange>
          </w:rPr>
          <w:delText>amongst the mo</w:delText>
        </w:r>
      </w:del>
      <w:ins w:id="273" w:author="André Oliveira" w:date="2020-04-30T14:13:00Z">
        <w:r w:rsidR="0094743A" w:rsidRPr="0094743A">
          <w:rPr>
            <w:noProof w:val="0"/>
            <w:lang w:val="en-US"/>
            <w:rPrChange w:id="274" w:author="André Oliveira" w:date="2020-04-30T14:13:00Z">
              <w:rPr>
                <w:noProof w:val="0"/>
                <w:highlight w:val="yellow"/>
                <w:lang w:val="en-US"/>
              </w:rPr>
            </w:rPrChange>
          </w:rPr>
          <w:t>are amongst the most desirable careers</w:t>
        </w:r>
      </w:ins>
      <w:r w:rsidRPr="0094743A">
        <w:rPr>
          <w:noProof w:val="0"/>
          <w:lang w:val="en-US"/>
        </w:rPr>
        <w:t>.</w:t>
      </w:r>
      <w:r w:rsidRPr="008F0F86">
        <w:rPr>
          <w:noProof w:val="0"/>
          <w:lang w:val="en-US"/>
        </w:rPr>
        <w:t xml:space="preserve">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2F8EBCDB"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ins w:id="275" w:author="André Oliveira" w:date="2020-05-01T17:00:00Z">
        <w:r w:rsidR="00D73A25">
          <w:rPr>
            <w:noProof w:val="0"/>
            <w:lang w:val="en-US"/>
          </w:rPr>
          <w:t xml:space="preserve"> </w:t>
        </w:r>
      </w:ins>
      <w:customXmlInsRangeStart w:id="276" w:author="André Oliveira" w:date="2020-05-01T17:03:00Z"/>
      <w:sdt>
        <w:sdtPr>
          <w:rPr>
            <w:noProof w:val="0"/>
            <w:lang w:val="en-US"/>
          </w:rPr>
          <w:id w:val="865200"/>
          <w:citation/>
        </w:sdtPr>
        <w:sdtEndPr/>
        <w:sdtContent>
          <w:customXmlInsRangeEnd w:id="276"/>
          <w:ins w:id="277" w:author="André Oliveira" w:date="2020-05-01T17:03:00Z">
            <w:r w:rsidR="00D73A25">
              <w:rPr>
                <w:noProof w:val="0"/>
                <w:lang w:val="en-US"/>
              </w:rPr>
              <w:fldChar w:fldCharType="begin"/>
            </w:r>
          </w:ins>
          <w:ins w:id="278" w:author="André Oliveira" w:date="2020-05-01T17:17:00Z">
            <w:r w:rsidR="000F784E">
              <w:rPr>
                <w:noProof w:val="0"/>
                <w:lang w:val="en-US"/>
              </w:rPr>
              <w:instrText xml:space="preserve">CITATION Wik20 \l 2070 </w:instrText>
            </w:r>
          </w:ins>
          <w:r w:rsidR="00D73A25">
            <w:rPr>
              <w:noProof w:val="0"/>
              <w:lang w:val="en-US"/>
            </w:rPr>
            <w:fldChar w:fldCharType="separate"/>
          </w:r>
          <w:r w:rsidR="00795FAD" w:rsidRPr="00795FAD">
            <w:rPr>
              <w:lang w:val="en-US"/>
            </w:rPr>
            <w:t>[1]</w:t>
          </w:r>
          <w:ins w:id="279" w:author="André Oliveira" w:date="2020-05-01T17:03:00Z">
            <w:r w:rsidR="00D73A25">
              <w:rPr>
                <w:noProof w:val="0"/>
                <w:lang w:val="en-US"/>
              </w:rPr>
              <w:fldChar w:fldCharType="end"/>
            </w:r>
          </w:ins>
          <w:customXmlInsRangeStart w:id="280" w:author="André Oliveira" w:date="2020-05-01T17:03:00Z"/>
        </w:sdtContent>
      </w:sdt>
      <w:customXmlInsRangeEnd w:id="280"/>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3F4C0873"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t>complex algorithms is no easy task, and even experience programmers now</w:t>
      </w:r>
      <w:ins w:id="281" w:author="joao eduardo santos" w:date="2020-04-29T11:34:00Z">
        <w:r w:rsidR="00447942" w:rsidRPr="0094743A">
          <w:rPr>
            <w:noProof w:val="0"/>
            <w:lang w:val="en-US"/>
          </w:rPr>
          <w:t>a</w:t>
        </w:r>
      </w:ins>
      <w:del w:id="282" w:author="joao eduardo santos" w:date="2020-04-29T11:34:00Z">
        <w:r w:rsidRPr="0094743A" w:rsidDel="00447942">
          <w:rPr>
            <w:noProof w:val="0"/>
            <w:lang w:val="en-US"/>
          </w:rPr>
          <w:delText xml:space="preserve"> </w:delText>
        </w:r>
      </w:del>
      <w:r w:rsidRPr="0094743A">
        <w:rPr>
          <w:noProof w:val="0"/>
          <w:lang w:val="en-US"/>
        </w:rPr>
        <w:t>days</w:t>
      </w:r>
      <w:r w:rsidRPr="008F0F86">
        <w:rPr>
          <w:noProof w:val="0"/>
          <w:lang w:val="en-US"/>
        </w:rPr>
        <w:t xml:space="preserve"> </w:t>
      </w:r>
      <w:r w:rsidRPr="008F0F86">
        <w:rPr>
          <w:noProof w:val="0"/>
          <w:lang w:val="en-US"/>
        </w:rPr>
        <w:lastRenderedPageBreak/>
        <w:t xml:space="preserve">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sidRPr="00795FAD">
        <w:rPr>
          <w:i/>
          <w:iCs/>
          <w:noProof w:val="0"/>
          <w:lang w:val="en-US"/>
          <w:rPrChange w:id="283" w:author="André Oliveira" w:date="2020-05-01T17:24:00Z">
            <w:rPr>
              <w:noProof w:val="0"/>
              <w:lang w:val="en-US"/>
            </w:rPr>
          </w:rPrChange>
        </w:rPr>
        <w:t>Challenges</w:t>
      </w:r>
      <w:r w:rsidRPr="008F0F86">
        <w:rPr>
          <w:noProof w:val="0"/>
          <w:lang w:val="en-US"/>
        </w:rPr>
        <w:t>, which are programming problems that needs to be solved</w:t>
      </w:r>
      <w:ins w:id="284" w:author="André Oliveira" w:date="2020-04-30T14:15:00Z">
        <w:r w:rsidR="0094743A">
          <w:rPr>
            <w:noProof w:val="0"/>
            <w:lang w:val="en-US"/>
          </w:rPr>
          <w:t>.</w:t>
        </w:r>
      </w:ins>
      <w:ins w:id="285" w:author="André Oliveira" w:date="2020-04-30T14:18:00Z">
        <w:r w:rsidR="0094743A">
          <w:rPr>
            <w:noProof w:val="0"/>
            <w:lang w:val="en-US"/>
          </w:rPr>
          <w:t xml:space="preserve"> </w:t>
        </w:r>
      </w:ins>
      <w:ins w:id="286" w:author="André Oliveira" w:date="2020-04-30T14:15:00Z">
        <w:r w:rsidR="0094743A">
          <w:rPr>
            <w:noProof w:val="0"/>
            <w:lang w:val="en-US"/>
          </w:rPr>
          <w:t>And</w:t>
        </w:r>
      </w:ins>
      <w:r w:rsidRPr="008F0F86">
        <w:rPr>
          <w:noProof w:val="0"/>
          <w:lang w:val="en-US"/>
        </w:rPr>
        <w:t xml:space="preserve"> because </w:t>
      </w:r>
      <w:del w:id="287" w:author="André Oliveira" w:date="2020-04-30T14:18:00Z">
        <w:r w:rsidRPr="008F0F86" w:rsidDel="0094743A">
          <w:rPr>
            <w:noProof w:val="0"/>
            <w:lang w:val="en-US"/>
          </w:rPr>
          <w:delText xml:space="preserve">along </w:delText>
        </w:r>
      </w:del>
      <w:r w:rsidRPr="008F0F86">
        <w:rPr>
          <w:noProof w:val="0"/>
          <w:lang w:val="en-US"/>
        </w:rPr>
        <w:t xml:space="preserve">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But despite of how much an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795FAD">
        <w:rPr>
          <w:i/>
          <w:iCs/>
          <w:noProof w:val="0"/>
          <w:lang w:val="en-US"/>
          <w:rPrChange w:id="288" w:author="André Oliveira" w:date="2020-05-01T17:23:00Z">
            <w:rPr>
              <w:noProof w:val="0"/>
              <w:lang w:val="en-US"/>
            </w:rPr>
          </w:rPrChange>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ins w:id="289" w:author="André Oliveira" w:date="2020-04-30T14:20:00Z">
        <w:r w:rsidR="00682486">
          <w:rPr>
            <w:noProof w:val="0"/>
            <w:lang w:val="en-US"/>
          </w:rPr>
          <w:t xml:space="preserve">appellative </w:t>
        </w:r>
      </w:ins>
      <w:r w:rsidRPr="008F0F86">
        <w:rPr>
          <w:noProof w:val="0"/>
          <w:lang w:val="en-US"/>
        </w:rPr>
        <w:t xml:space="preserve">e-learning platform that can be useful in academic environment, professional interviews, or even for just a programming enthusiast who wants to learn more, </w:t>
      </w:r>
      <w:ins w:id="290" w:author="André Oliveira" w:date="2020-04-30T14:21:00Z">
        <w:r w:rsidR="00682486">
          <w:rPr>
            <w:noProof w:val="0"/>
            <w:lang w:val="en-US"/>
          </w:rPr>
          <w:t xml:space="preserve">where every user can solve and create coding challenges, as well as questionnaires to put to test </w:t>
        </w:r>
      </w:ins>
      <w:ins w:id="291" w:author="André Oliveira" w:date="2020-04-30T14:22:00Z">
        <w:r w:rsidR="00682486">
          <w:rPr>
            <w:noProof w:val="0"/>
            <w:lang w:val="en-US"/>
          </w:rPr>
          <w:t xml:space="preserve">the best of </w:t>
        </w:r>
      </w:ins>
      <w:ins w:id="292" w:author="André Oliveira" w:date="2020-04-30T14:21:00Z">
        <w:r w:rsidR="00682486">
          <w:rPr>
            <w:noProof w:val="0"/>
            <w:lang w:val="en-US"/>
          </w:rPr>
          <w:t>his abilities</w:t>
        </w:r>
      </w:ins>
      <w:ins w:id="293" w:author="André Oliveira" w:date="2020-04-30T14:22:00Z">
        <w:r w:rsidR="00682486">
          <w:rPr>
            <w:noProof w:val="0"/>
            <w:lang w:val="en-US"/>
          </w:rPr>
          <w:t>,</w:t>
        </w:r>
      </w:ins>
      <w:ins w:id="294" w:author="André Oliveira" w:date="2020-04-30T14:21:00Z">
        <w:r w:rsidR="00682486" w:rsidRPr="008F0F86">
          <w:rPr>
            <w:noProof w:val="0"/>
            <w:lang w:val="en-US"/>
          </w:rPr>
          <w:t xml:space="preserve"> </w:t>
        </w:r>
      </w:ins>
      <w:r w:rsidRPr="008F0F86">
        <w:rPr>
          <w:noProof w:val="0"/>
          <w:lang w:val="en-US"/>
        </w:rPr>
        <w:t>but also we want to do it  in openly manner, so that it can be freely accessed, used, changed, and shared by everyone.</w:t>
      </w:r>
    </w:p>
    <w:p w14:paraId="486350A0" w14:textId="5FD88BF8" w:rsidR="008F0F86" w:rsidRDefault="008F0F86" w:rsidP="008F0F86">
      <w:pPr>
        <w:rPr>
          <w:ins w:id="295" w:author="Rodrigo LeaL" w:date="2020-05-01T23:07:00Z"/>
          <w:noProof w:val="0"/>
          <w:lang w:val="en-US"/>
        </w:rPr>
      </w:pPr>
    </w:p>
    <w:p w14:paraId="117E9E5C" w14:textId="77777777" w:rsidR="002302AE" w:rsidRDefault="002302AE"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96" w:name="_Toc27948158"/>
      <w:bookmarkStart w:id="297" w:name="_Toc39266827"/>
      <w:bookmarkStart w:id="298" w:name="_Hlk38980377"/>
      <w:r w:rsidRPr="000B30B5">
        <w:rPr>
          <w:noProof w:val="0"/>
          <w:color w:val="auto"/>
          <w:sz w:val="28"/>
          <w:szCs w:val="28"/>
          <w:lang w:val="en-US"/>
        </w:rPr>
        <w:lastRenderedPageBreak/>
        <w:t>1.1. Outline</w:t>
      </w:r>
      <w:bookmarkEnd w:id="296"/>
      <w:bookmarkEnd w:id="297"/>
    </w:p>
    <w:bookmarkEnd w:id="298"/>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299" w:author="Rodrigo LeaL" w:date="2020-04-27T22:35:00Z">
        <w:r>
          <w:rPr>
            <w:noProof w:val="0"/>
            <w:lang w:val="en-US"/>
          </w:rPr>
          <w:t>i</w:t>
        </w:r>
      </w:ins>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1BA1041D"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ins w:id="300" w:author="André Oliveira" w:date="2020-04-30T14:17:00Z">
        <w:r w:rsidR="0094743A">
          <w:rPr>
            <w:noProof w:val="0"/>
            <w:lang w:val="en-US"/>
          </w:rPr>
          <w:t xml:space="preserve">a comparison </w:t>
        </w:r>
      </w:ins>
      <w:del w:id="301" w:author="André Oliveira" w:date="2020-04-30T14:17:00Z">
        <w:r w:rsidDel="0094743A">
          <w:rPr>
            <w:noProof w:val="0"/>
            <w:lang w:val="en-US"/>
          </w:rPr>
          <w:delText>comparing</w:delText>
        </w:r>
        <w:r w:rsidR="008F0F86" w:rsidRPr="008F0F86" w:rsidDel="0094743A">
          <w:rPr>
            <w:noProof w:val="0"/>
            <w:lang w:val="en-US"/>
          </w:rPr>
          <w:delText xml:space="preserve"> </w:delText>
        </w:r>
      </w:del>
      <w:r w:rsidR="008F0F86" w:rsidRPr="008F0F86">
        <w:rPr>
          <w:noProof w:val="0"/>
          <w:lang w:val="en-US"/>
        </w:rPr>
        <w:t>them and our own solution</w:t>
      </w:r>
      <w:ins w:id="302" w:author="André Oliveira" w:date="2020-04-30T14:17:00Z">
        <w:r w:rsidR="0094743A">
          <w:rPr>
            <w:noProof w:val="0"/>
            <w:lang w:val="en-US"/>
          </w:rPr>
          <w:t xml:space="preserve"> is </w:t>
        </w:r>
      </w:ins>
      <w:ins w:id="303" w:author="André Oliveira" w:date="2020-04-30T14:18:00Z">
        <w:r w:rsidR="0094743A">
          <w:rPr>
            <w:noProof w:val="0"/>
            <w:lang w:val="en-US"/>
          </w:rPr>
          <w:t>performed</w:t>
        </w:r>
      </w:ins>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ins w:id="304" w:author="Rodrigo LeaL" w:date="2020-04-27T22:48:00Z"/>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Ttulo1"/>
      </w:pPr>
      <w:bookmarkStart w:id="305" w:name="_Ref39266593"/>
      <w:bookmarkStart w:id="306" w:name="_Ref39266674"/>
      <w:bookmarkStart w:id="307" w:name="_Ref39266710"/>
      <w:bookmarkStart w:id="308" w:name="_Ref39266722"/>
      <w:bookmarkStart w:id="309" w:name="_Toc39266828"/>
      <w:r>
        <w:lastRenderedPageBreak/>
        <w:t>Requir</w:t>
      </w:r>
      <w:r w:rsidR="00A311AD">
        <w:t>e</w:t>
      </w:r>
      <w:r>
        <w:t>ments</w:t>
      </w:r>
      <w:bookmarkEnd w:id="305"/>
      <w:bookmarkEnd w:id="306"/>
      <w:bookmarkEnd w:id="307"/>
      <w:bookmarkEnd w:id="308"/>
      <w:bookmarkEnd w:id="309"/>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310" w:name="_Toc39266829"/>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310"/>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the code must compile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lastRenderedPageBreak/>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define what programming language can be used in any challenge;</w:t>
      </w:r>
    </w:p>
    <w:p w14:paraId="009AA2AC" w14:textId="3CDF111C" w:rsidR="00A311AD" w:rsidRDefault="00A311AD" w:rsidP="00A311AD">
      <w:pPr>
        <w:pStyle w:val="PargrafodaLista"/>
        <w:numPr>
          <w:ilvl w:val="1"/>
          <w:numId w:val="14"/>
        </w:numPr>
        <w:rPr>
          <w:ins w:id="311"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312"/>
      <w:commentRangeStart w:id="313"/>
      <w:commentRangeStart w:id="314"/>
      <w:r w:rsidRPr="00A311AD">
        <w:rPr>
          <w:noProof w:val="0"/>
          <w:lang w:val="en-US"/>
        </w:rPr>
        <w:t>not</w:t>
      </w:r>
      <w:commentRangeEnd w:id="312"/>
      <w:r w:rsidR="00936440">
        <w:rPr>
          <w:rStyle w:val="Refdecomentrio"/>
        </w:rPr>
        <w:commentReference w:id="312"/>
      </w:r>
      <w:commentRangeEnd w:id="313"/>
      <w:r w:rsidR="00B61933">
        <w:rPr>
          <w:rStyle w:val="Refdecomentrio"/>
        </w:rPr>
        <w:commentReference w:id="313"/>
      </w:r>
      <w:commentRangeEnd w:id="314"/>
      <w:r w:rsidR="007B5CB0">
        <w:rPr>
          <w:rStyle w:val="Refdecomentrio"/>
        </w:rPr>
        <w:commentReference w:id="314"/>
      </w:r>
      <w:r w:rsidRPr="00A311AD">
        <w:rPr>
          <w:noProof w:val="0"/>
          <w:lang w:val="en-US"/>
        </w:rPr>
        <w:t>;</w:t>
      </w:r>
    </w:p>
    <w:p w14:paraId="54A02322" w14:textId="21575955" w:rsidR="00936440" w:rsidRPr="00FE0DE3" w:rsidRDefault="00936440" w:rsidP="00FE0DE3">
      <w:pPr>
        <w:rPr>
          <w:noProof w:val="0"/>
          <w:lang w:val="en-US"/>
        </w:rPr>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PargrafodaLista"/>
        <w:numPr>
          <w:ilvl w:val="1"/>
          <w:numId w:val="14"/>
        </w:numPr>
        <w:rPr>
          <w:del w:id="315"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316" w:name="_Toc39266830"/>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316"/>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Ttulo3"/>
        <w:rPr>
          <w:color w:val="auto"/>
          <w:sz w:val="28"/>
          <w:szCs w:val="28"/>
          <w:lang w:val="en-GB"/>
          <w:rPrChange w:id="317" w:author="André Oliveira" w:date="2020-04-28T15:35:00Z">
            <w:rPr>
              <w:rFonts w:eastAsia="Times New Roman"/>
              <w:color w:val="auto"/>
              <w:lang w:eastAsia="en-GB"/>
            </w:rPr>
          </w:rPrChange>
        </w:rPr>
      </w:pPr>
      <w:bookmarkStart w:id="318" w:name="_Toc39266831"/>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318"/>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19" w:name="_Toc39266861"/>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319"/>
    </w:p>
    <w:p w14:paraId="6A164145" w14:textId="1DB517FB" w:rsidR="00231005" w:rsidRPr="00D74356" w:rsidRDefault="00231005" w:rsidP="00231005">
      <w:pPr>
        <w:pStyle w:val="Ttulo3"/>
        <w:rPr>
          <w:color w:val="auto"/>
          <w:sz w:val="28"/>
          <w:szCs w:val="28"/>
          <w:lang w:val="en-GB"/>
        </w:rPr>
      </w:pPr>
      <w:bookmarkStart w:id="320" w:name="_Toc3926683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320"/>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21" w:name="_Toc39266862"/>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321"/>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Ttulo3"/>
        <w:rPr>
          <w:color w:val="auto"/>
          <w:sz w:val="28"/>
          <w:szCs w:val="28"/>
          <w:lang w:val="en-GB"/>
        </w:rPr>
      </w:pPr>
      <w:bookmarkStart w:id="322" w:name="_Toc39266833"/>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322"/>
    </w:p>
    <w:p w14:paraId="2517E5CE" w14:textId="77777777" w:rsidR="00231005" w:rsidRPr="00231005" w:rsidRDefault="00231005">
      <w:pPr>
        <w:rPr>
          <w:lang w:eastAsia="en-GB"/>
          <w:rPrChange w:id="323" w:author="André Oliveira" w:date="2020-04-28T15:36:00Z">
            <w:rPr>
              <w:rFonts w:eastAsia="Times New Roman"/>
              <w:color w:val="auto"/>
              <w:lang w:eastAsia="en-GB"/>
            </w:rPr>
          </w:rPrChange>
        </w:rPr>
        <w:pPrChange w:id="324"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25" w:name="_Toc39266863"/>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325"/>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color w:val="auto"/>
          <w:sz w:val="28"/>
          <w:szCs w:val="28"/>
          <w:lang w:val="en-GB"/>
        </w:rPr>
      </w:pPr>
      <w:bookmarkStart w:id="326" w:name="_Toc39266834"/>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326"/>
    </w:p>
    <w:p w14:paraId="030AAC8B" w14:textId="77777777" w:rsidR="00225B02" w:rsidRDefault="00872360"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327" w:name="_Toc39266864"/>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327"/>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color w:val="auto"/>
          <w:sz w:val="28"/>
          <w:szCs w:val="28"/>
          <w:lang w:val="en-GB"/>
        </w:rPr>
      </w:pPr>
      <w:bookmarkStart w:id="328" w:name="_Toc3926683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328"/>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329" w:name="_Toc39266865"/>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329"/>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Ttulo3"/>
        <w:rPr>
          <w:color w:val="auto"/>
          <w:sz w:val="28"/>
          <w:szCs w:val="28"/>
          <w:lang w:val="en-GB"/>
        </w:rPr>
      </w:pPr>
      <w:bookmarkStart w:id="330" w:name="_Toc39266836"/>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330"/>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331" w:name="_Toc39266866"/>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331"/>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332" w:name="_Toc39266837"/>
      <w:r>
        <w:lastRenderedPageBreak/>
        <w:t>Related work</w:t>
      </w:r>
      <w:bookmarkEnd w:id="332"/>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333" w:name="_Toc39266838"/>
      <w:r>
        <w:rPr>
          <w:noProof w:val="0"/>
          <w:color w:val="auto"/>
          <w:sz w:val="28"/>
          <w:szCs w:val="28"/>
          <w:lang w:val="en-US"/>
        </w:rPr>
        <w:t>AlgoExpert</w:t>
      </w:r>
      <w:bookmarkEnd w:id="333"/>
    </w:p>
    <w:p w14:paraId="676C280D" w14:textId="18295C34" w:rsidR="008F0F86" w:rsidRDefault="008F0F86" w:rsidP="008F0F86">
      <w:pPr>
        <w:rPr>
          <w:lang w:val="en-US"/>
        </w:rPr>
      </w:pPr>
      <w:r>
        <w:rPr>
          <w:lang w:val="en-US"/>
        </w:rPr>
        <w:t>AlgoExpert</w:t>
      </w:r>
      <w:ins w:id="334" w:author="André Oliveira" w:date="2020-05-01T17:05:00Z">
        <w:r w:rsidR="00D73A25">
          <w:rPr>
            <w:lang w:val="en-US"/>
          </w:rPr>
          <w:t xml:space="preserve"> </w:t>
        </w:r>
      </w:ins>
      <w:customXmlInsRangeStart w:id="335" w:author="André Oliveira" w:date="2020-05-01T17:05:00Z"/>
      <w:sdt>
        <w:sdtPr>
          <w:rPr>
            <w:lang w:val="en-US"/>
          </w:rPr>
          <w:id w:val="-1841388782"/>
          <w:citation/>
        </w:sdtPr>
        <w:sdtEndPr/>
        <w:sdtContent>
          <w:customXmlInsRangeEnd w:id="335"/>
          <w:ins w:id="336" w:author="André Oliveira" w:date="2020-05-01T17:05:00Z">
            <w:r w:rsidR="00D73A25">
              <w:rPr>
                <w:lang w:val="en-US"/>
              </w:rPr>
              <w:fldChar w:fldCharType="begin"/>
            </w:r>
          </w:ins>
          <w:ins w:id="337" w:author="André Oliveira" w:date="2020-05-01T17:17:00Z">
            <w:r w:rsidR="000F784E">
              <w:rPr>
                <w:lang w:val="en-US"/>
              </w:rPr>
              <w:instrText xml:space="preserve">CITATION Alg20 \l 2070 </w:instrText>
            </w:r>
          </w:ins>
          <w:r w:rsidR="00D73A25">
            <w:rPr>
              <w:lang w:val="en-US"/>
            </w:rPr>
            <w:fldChar w:fldCharType="separate"/>
          </w:r>
          <w:r w:rsidR="00795FAD" w:rsidRPr="00795FAD">
            <w:rPr>
              <w:lang w:val="en-US"/>
            </w:rPr>
            <w:t>[2]</w:t>
          </w:r>
          <w:ins w:id="338" w:author="André Oliveira" w:date="2020-05-01T17:05:00Z">
            <w:r w:rsidR="00D73A25">
              <w:rPr>
                <w:lang w:val="en-US"/>
              </w:rPr>
              <w:fldChar w:fldCharType="end"/>
            </w:r>
          </w:ins>
          <w:customXmlInsRangeStart w:id="339" w:author="André Oliveira" w:date="2020-05-01T17:05:00Z"/>
        </w:sdtContent>
      </w:sdt>
      <w:customXmlInsRangeEnd w:id="339"/>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340" w:name="_Toc39266839"/>
      <w:r>
        <w:rPr>
          <w:noProof w:val="0"/>
          <w:color w:val="auto"/>
          <w:sz w:val="28"/>
          <w:szCs w:val="28"/>
          <w:lang w:val="en-US"/>
        </w:rPr>
        <w:t>HackerRank</w:t>
      </w:r>
      <w:bookmarkEnd w:id="340"/>
    </w:p>
    <w:p w14:paraId="6EB0B192" w14:textId="1C3D5594" w:rsidR="008F0F86" w:rsidRDefault="008F0F86" w:rsidP="008F0F86">
      <w:pPr>
        <w:rPr>
          <w:lang w:val="en-US"/>
        </w:rPr>
      </w:pPr>
      <w:r w:rsidRPr="0054194A">
        <w:rPr>
          <w:lang w:val="en-US"/>
        </w:rPr>
        <w:t>HackerRank</w:t>
      </w:r>
      <w:ins w:id="341" w:author="André Oliveira" w:date="2020-05-01T17:12:00Z">
        <w:r w:rsidR="00FD13F8">
          <w:rPr>
            <w:lang w:val="en-US"/>
          </w:rPr>
          <w:t xml:space="preserve"> </w:t>
        </w:r>
      </w:ins>
      <w:customXmlInsRangeStart w:id="342" w:author="André Oliveira" w:date="2020-05-01T17:13:00Z"/>
      <w:sdt>
        <w:sdtPr>
          <w:rPr>
            <w:lang w:val="en-US"/>
          </w:rPr>
          <w:id w:val="-494418237"/>
          <w:citation/>
        </w:sdtPr>
        <w:sdtEndPr/>
        <w:sdtContent>
          <w:customXmlInsRangeEnd w:id="342"/>
          <w:ins w:id="343" w:author="André Oliveira" w:date="2020-05-01T17:13:00Z">
            <w:r w:rsidR="00FD13F8">
              <w:rPr>
                <w:lang w:val="en-US"/>
              </w:rPr>
              <w:fldChar w:fldCharType="begin"/>
            </w:r>
            <w:r w:rsidR="00FD13F8" w:rsidRPr="00FD13F8">
              <w:rPr>
                <w:lang w:val="en-US"/>
                <w:rPrChange w:id="344" w:author="André Oliveira" w:date="2020-05-01T17:13:00Z">
                  <w:rPr/>
                </w:rPrChange>
              </w:rPr>
              <w:instrText xml:space="preserve"> CITATION Hac20 \l 2070 </w:instrText>
            </w:r>
          </w:ins>
          <w:r w:rsidR="00FD13F8">
            <w:rPr>
              <w:lang w:val="en-US"/>
            </w:rPr>
            <w:fldChar w:fldCharType="separate"/>
          </w:r>
          <w:r w:rsidR="00795FAD" w:rsidRPr="00795FAD">
            <w:rPr>
              <w:lang w:val="en-US"/>
            </w:rPr>
            <w:t>[3]</w:t>
          </w:r>
          <w:ins w:id="345" w:author="André Oliveira" w:date="2020-05-01T17:13:00Z">
            <w:r w:rsidR="00FD13F8">
              <w:rPr>
                <w:lang w:val="en-US"/>
              </w:rPr>
              <w:fldChar w:fldCharType="end"/>
            </w:r>
          </w:ins>
          <w:customXmlInsRangeStart w:id="346" w:author="André Oliveira" w:date="2020-05-01T17:13:00Z"/>
        </w:sdtContent>
      </w:sdt>
      <w:customXmlInsRangeEnd w:id="346"/>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347" w:name="_Toc39266840"/>
      <w:r>
        <w:rPr>
          <w:noProof w:val="0"/>
          <w:color w:val="auto"/>
          <w:sz w:val="28"/>
          <w:szCs w:val="28"/>
          <w:lang w:val="en-US"/>
        </w:rPr>
        <w:lastRenderedPageBreak/>
        <w:t>LeetCode</w:t>
      </w:r>
      <w:bookmarkEnd w:id="347"/>
    </w:p>
    <w:p w14:paraId="5A765A9F" w14:textId="24F25CAB" w:rsidR="008F0F86" w:rsidRDefault="008F0F86" w:rsidP="008F0F86">
      <w:pPr>
        <w:rPr>
          <w:lang w:val="en-US"/>
        </w:rPr>
      </w:pPr>
      <w:r>
        <w:rPr>
          <w:lang w:val="en-US"/>
        </w:rPr>
        <w:t xml:space="preserve">LeetCode </w:t>
      </w:r>
      <w:customXmlInsRangeStart w:id="348" w:author="André Oliveira" w:date="2020-05-01T17:20:00Z"/>
      <w:sdt>
        <w:sdtPr>
          <w:rPr>
            <w:lang w:val="en-US"/>
          </w:rPr>
          <w:id w:val="2116402409"/>
          <w:citation/>
        </w:sdtPr>
        <w:sdtEndPr/>
        <w:sdtContent>
          <w:customXmlInsRangeEnd w:id="348"/>
          <w:ins w:id="349" w:author="André Oliveira" w:date="2020-05-01T17:20:00Z">
            <w:r w:rsidR="00795FAD">
              <w:rPr>
                <w:lang w:val="en-US"/>
              </w:rPr>
              <w:fldChar w:fldCharType="begin"/>
            </w:r>
            <w:r w:rsidR="00795FAD" w:rsidRPr="00795FAD">
              <w:rPr>
                <w:lang w:val="en-US"/>
                <w:rPrChange w:id="350" w:author="André Oliveira" w:date="2020-05-01T17:20:00Z">
                  <w:rPr/>
                </w:rPrChange>
              </w:rPr>
              <w:instrText xml:space="preserve"> CITATION Lee20 \l 2070 </w:instrText>
            </w:r>
          </w:ins>
          <w:r w:rsidR="00795FAD">
            <w:rPr>
              <w:lang w:val="en-US"/>
            </w:rPr>
            <w:fldChar w:fldCharType="separate"/>
          </w:r>
          <w:r w:rsidR="00795FAD" w:rsidRPr="00795FAD">
            <w:rPr>
              <w:lang w:val="en-US"/>
            </w:rPr>
            <w:t>[4]</w:t>
          </w:r>
          <w:ins w:id="351" w:author="André Oliveira" w:date="2020-05-01T17:20:00Z">
            <w:r w:rsidR="00795FAD">
              <w:rPr>
                <w:lang w:val="en-US"/>
              </w:rPr>
              <w:fldChar w:fldCharType="end"/>
            </w:r>
          </w:ins>
          <w:customXmlInsRangeStart w:id="352" w:author="André Oliveira" w:date="2020-05-01T17:20:00Z"/>
        </w:sdtContent>
      </w:sdt>
      <w:customXmlInsRangeEnd w:id="352"/>
      <w:ins w:id="353" w:author="André Oliveira" w:date="2020-05-01T17:19:00Z">
        <w:r w:rsidR="00795FAD">
          <w:rPr>
            <w:lang w:val="en-US"/>
          </w:rPr>
          <w:t xml:space="preserve"> </w:t>
        </w:r>
      </w:ins>
      <w:r>
        <w:rPr>
          <w:lang w:val="en-US"/>
        </w:rPr>
        <w:t>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354" w:name="_Toc39266841"/>
      <w:r>
        <w:rPr>
          <w:noProof w:val="0"/>
          <w:color w:val="auto"/>
          <w:sz w:val="28"/>
          <w:szCs w:val="28"/>
          <w:lang w:val="en-US"/>
        </w:rPr>
        <w:t>Codewars</w:t>
      </w:r>
      <w:bookmarkEnd w:id="354"/>
    </w:p>
    <w:p w14:paraId="7A2C7E74" w14:textId="7775D907" w:rsidR="008F0F86" w:rsidRDefault="008F0F86" w:rsidP="008F0F86">
      <w:pPr>
        <w:rPr>
          <w:lang w:val="en-US"/>
        </w:rPr>
      </w:pPr>
      <w:r>
        <w:rPr>
          <w:lang w:val="en-US"/>
        </w:rPr>
        <w:t>Different from all other platforms, Codewars</w:t>
      </w:r>
      <w:ins w:id="355" w:author="André Oliveira" w:date="2020-05-01T17:20:00Z">
        <w:r w:rsidR="00795FAD">
          <w:rPr>
            <w:lang w:val="en-US"/>
          </w:rPr>
          <w:t xml:space="preserve"> </w:t>
        </w:r>
      </w:ins>
      <w:customXmlInsRangeStart w:id="356" w:author="André Oliveira" w:date="2020-05-01T17:21:00Z"/>
      <w:sdt>
        <w:sdtPr>
          <w:rPr>
            <w:lang w:val="en-US"/>
          </w:rPr>
          <w:id w:val="-548990494"/>
          <w:citation/>
        </w:sdtPr>
        <w:sdtEndPr/>
        <w:sdtContent>
          <w:customXmlInsRangeEnd w:id="356"/>
          <w:ins w:id="357" w:author="André Oliveira" w:date="2020-05-01T17:21:00Z">
            <w:r w:rsidR="00795FAD">
              <w:rPr>
                <w:lang w:val="en-US"/>
              </w:rPr>
              <w:fldChar w:fldCharType="begin"/>
            </w:r>
            <w:r w:rsidR="00795FAD" w:rsidRPr="00795FAD">
              <w:rPr>
                <w:lang w:val="en-US"/>
                <w:rPrChange w:id="358" w:author="André Oliveira" w:date="2020-05-01T17:21:00Z">
                  <w:rPr/>
                </w:rPrChange>
              </w:rPr>
              <w:instrText xml:space="preserve"> CITATION Cod20 \l 2070 </w:instrText>
            </w:r>
          </w:ins>
          <w:r w:rsidR="00795FAD">
            <w:rPr>
              <w:lang w:val="en-US"/>
            </w:rPr>
            <w:fldChar w:fldCharType="separate"/>
          </w:r>
          <w:r w:rsidR="00795FAD" w:rsidRPr="00795FAD">
            <w:rPr>
              <w:lang w:val="en-US"/>
            </w:rPr>
            <w:t>[5]</w:t>
          </w:r>
          <w:ins w:id="359" w:author="André Oliveira" w:date="2020-05-01T17:21:00Z">
            <w:r w:rsidR="00795FAD">
              <w:rPr>
                <w:lang w:val="en-US"/>
              </w:rPr>
              <w:fldChar w:fldCharType="end"/>
            </w:r>
          </w:ins>
          <w:customXmlInsRangeStart w:id="360" w:author="André Oliveira" w:date="2020-05-01T17:21:00Z"/>
        </w:sdtContent>
      </w:sdt>
      <w:customXmlInsRangeEnd w:id="360"/>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xml:space="preserve">, it accomplishes the same effect by making people addicted to coding by making it a stimulant friendly competition with an excellent user interface experience. Codewars also works with tech companies to find good problems solvers and has an optional subscription for 4.5€, that </w:t>
      </w:r>
      <w:del w:id="361" w:author="André Oliveira" w:date="2020-05-01T17:41:00Z">
        <w:r w:rsidDel="009509F3">
          <w:rPr>
            <w:lang w:val="en-US"/>
          </w:rPr>
          <w:delText xml:space="preserve">serves more as a way to support the platform that anything else. It </w:delText>
        </w:r>
      </w:del>
      <w:r>
        <w:rPr>
          <w:lang w:val="en-US"/>
        </w:rPr>
        <w:t>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362" w:name="_Toc39266842"/>
      <w:r>
        <w:rPr>
          <w:noProof w:val="0"/>
          <w:color w:val="auto"/>
          <w:sz w:val="28"/>
          <w:szCs w:val="28"/>
          <w:lang w:val="en-US"/>
        </w:rPr>
        <w:t>CodeChef</w:t>
      </w:r>
      <w:bookmarkEnd w:id="362"/>
    </w:p>
    <w:p w14:paraId="41DD7396" w14:textId="4BB10D14" w:rsidR="008F0F86" w:rsidRDefault="008F0F86" w:rsidP="008F0F86">
      <w:pPr>
        <w:rPr>
          <w:lang w:val="en-US"/>
        </w:rPr>
      </w:pPr>
      <w:r w:rsidRPr="00E60ABE">
        <w:rPr>
          <w:lang w:val="en-US"/>
        </w:rPr>
        <w:t>CodeChef</w:t>
      </w:r>
      <w:ins w:id="363" w:author="André Oliveira" w:date="2020-05-01T17:21:00Z">
        <w:r w:rsidR="00795FAD">
          <w:rPr>
            <w:lang w:val="en-US"/>
          </w:rPr>
          <w:t xml:space="preserve"> </w:t>
        </w:r>
      </w:ins>
      <w:customXmlInsRangeStart w:id="364" w:author="André Oliveira" w:date="2020-05-01T17:22:00Z"/>
      <w:sdt>
        <w:sdtPr>
          <w:rPr>
            <w:lang w:val="en-US"/>
          </w:rPr>
          <w:id w:val="-614286371"/>
          <w:citation/>
        </w:sdtPr>
        <w:sdtEndPr/>
        <w:sdtContent>
          <w:customXmlInsRangeEnd w:id="364"/>
          <w:ins w:id="365" w:author="André Oliveira" w:date="2020-05-01T17:22:00Z">
            <w:r w:rsidR="00795FAD">
              <w:rPr>
                <w:lang w:val="en-US"/>
              </w:rPr>
              <w:fldChar w:fldCharType="begin"/>
            </w:r>
            <w:r w:rsidR="00795FAD" w:rsidRPr="00795FAD">
              <w:rPr>
                <w:lang w:val="en-US"/>
                <w:rPrChange w:id="366" w:author="André Oliveira" w:date="2020-05-01T17:22:00Z">
                  <w:rPr/>
                </w:rPrChange>
              </w:rPr>
              <w:instrText xml:space="preserve"> CITATION Cod201 \l 2070 </w:instrText>
            </w:r>
          </w:ins>
          <w:r w:rsidR="00795FAD">
            <w:rPr>
              <w:lang w:val="en-US"/>
            </w:rPr>
            <w:fldChar w:fldCharType="separate"/>
          </w:r>
          <w:r w:rsidR="00795FAD" w:rsidRPr="00795FAD">
            <w:rPr>
              <w:lang w:val="en-US"/>
            </w:rPr>
            <w:t>[6]</w:t>
          </w:r>
          <w:ins w:id="367" w:author="André Oliveira" w:date="2020-05-01T17:22:00Z">
            <w:r w:rsidR="00795FAD">
              <w:rPr>
                <w:lang w:val="en-US"/>
              </w:rPr>
              <w:fldChar w:fldCharType="end"/>
            </w:r>
          </w:ins>
          <w:customXmlInsRangeStart w:id="368" w:author="André Oliveira" w:date="2020-05-01T17:22:00Z"/>
        </w:sdtContent>
      </w:sdt>
      <w:customXmlInsRangeEnd w:id="368"/>
      <w:r w:rsidRPr="00E60ABE">
        <w:rPr>
          <w:lang w:val="en-US"/>
        </w:rPr>
        <w:t xml:space="preserve">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1119FCF1" w:rsidR="008F0F86" w:rsidDel="00E25D3D" w:rsidRDefault="008F0F86" w:rsidP="008F0F86">
      <w:pPr>
        <w:rPr>
          <w:del w:id="369" w:author="Rodrigo LeaL" w:date="2020-05-01T12:12:00Z"/>
          <w:lang w:val="en-US"/>
        </w:rPr>
      </w:pPr>
      <w:r w:rsidRPr="00DA1AA4">
        <w:rPr>
          <w:lang w:val="en-US"/>
        </w:rPr>
        <w:t xml:space="preserve">On </w:t>
      </w:r>
      <w:ins w:id="370" w:author="Rodrigo LeaL" w:date="2020-05-01T12:12:00Z">
        <w:r w:rsidR="00E25D3D">
          <w:rPr>
            <w:lang w:val="en-US"/>
          </w:rPr>
          <w:fldChar w:fldCharType="begin"/>
        </w:r>
        <w:r w:rsidR="00E25D3D">
          <w:rPr>
            <w:lang w:val="en-US"/>
          </w:rPr>
          <w:instrText xml:space="preserve"> REF _Ref39227592 \h </w:instrText>
        </w:r>
      </w:ins>
      <w:r w:rsidR="00E25D3D">
        <w:rPr>
          <w:lang w:val="en-US"/>
        </w:rPr>
      </w:r>
      <w:r w:rsidR="00E25D3D">
        <w:rPr>
          <w:lang w:val="en-US"/>
        </w:rPr>
        <w:fldChar w:fldCharType="separate"/>
      </w:r>
      <w:ins w:id="371" w:author="Rodrigo LeaL" w:date="2020-05-01T12:12:00Z">
        <w:r w:rsidR="00E25D3D" w:rsidRPr="00E25D3D">
          <w:rPr>
            <w:lang w:val="en-US"/>
            <w:rPrChange w:id="372" w:author="Rodrigo LeaL" w:date="2020-05-01T12:12:00Z">
              <w:rPr/>
            </w:rPrChange>
          </w:rPr>
          <w:t>Table 1</w:t>
        </w:r>
        <w:r w:rsidR="00E25D3D">
          <w:rPr>
            <w:lang w:val="en-US"/>
          </w:rPr>
          <w:fldChar w:fldCharType="end"/>
        </w:r>
        <w:r w:rsidR="00E25D3D">
          <w:rPr>
            <w:lang w:val="en-US"/>
          </w:rPr>
          <w:t xml:space="preserve"> </w:t>
        </w:r>
      </w:ins>
      <w:del w:id="373" w:author="Rodrigo LeaL" w:date="2020-05-01T12:12:00Z">
        <w:r w:rsidR="00703EED" w:rsidDel="00E25D3D">
          <w:rPr>
            <w:lang w:val="en-US"/>
          </w:rPr>
          <w:delText>T</w:delText>
        </w:r>
        <w:r w:rsidRPr="00DA1AA4" w:rsidDel="00E25D3D">
          <w:rPr>
            <w:lang w:val="en-US"/>
          </w:rPr>
          <w:delText xml:space="preserve">able </w:delText>
        </w:r>
        <w:r w:rsidR="00703EED" w:rsidDel="00E25D3D">
          <w:rPr>
            <w:lang w:val="en-US"/>
          </w:rPr>
          <w:delText>1</w:delText>
        </w:r>
        <w:r w:rsidRPr="00DA1AA4" w:rsidDel="00E25D3D">
          <w:rPr>
            <w:lang w:val="en-US"/>
          </w:rPr>
          <w:delText xml:space="preserve"> </w:delText>
        </w:r>
      </w:del>
      <w:r w:rsidRPr="00DA1AA4">
        <w:rPr>
          <w:lang w:val="en-US"/>
        </w:rPr>
        <w:t>i</w:t>
      </w:r>
      <w:r>
        <w:rPr>
          <w:lang w:val="en-US"/>
        </w:rPr>
        <w:t>t is possible to look at an overview of the most conventional features on each platform.</w:t>
      </w:r>
    </w:p>
    <w:p w14:paraId="05437565" w14:textId="77777777" w:rsidR="00703EED" w:rsidDel="00E25D3D" w:rsidRDefault="00703EED" w:rsidP="008F0F86">
      <w:pPr>
        <w:rPr>
          <w:del w:id="374" w:author="Rodrigo LeaL" w:date="2020-05-01T12:12:00Z"/>
          <w:lang w:val="en-US"/>
        </w:rPr>
      </w:pPr>
    </w:p>
    <w:p w14:paraId="5680B533" w14:textId="27EC59A9" w:rsidR="00E25D3D" w:rsidRPr="001824D5" w:rsidRDefault="00703EED">
      <w:pPr>
        <w:rPr>
          <w:lang w:val="en-US"/>
        </w:rPr>
        <w:pPrChange w:id="375" w:author="Rodrigo LeaL" w:date="2020-05-01T12:12:00Z">
          <w:pPr>
            <w:pStyle w:val="Legenda"/>
            <w:keepNext/>
          </w:pPr>
        </w:pPrChange>
      </w:pPr>
      <w:del w:id="376" w:author="Rodrigo LeaL" w:date="2020-05-01T12:12:00Z">
        <w:r w:rsidDel="00E25D3D">
          <w:rPr>
            <w:lang w:val="en-US"/>
          </w:rPr>
          <w:delText>Table</w:delText>
        </w:r>
        <w:r w:rsidRPr="00703EED" w:rsidDel="00E25D3D">
          <w:rPr>
            <w:lang w:val="en-US"/>
          </w:rPr>
          <w:delText xml:space="preserve"> </w:delText>
        </w:r>
        <w:r w:rsidDel="00E25D3D">
          <w:fldChar w:fldCharType="begin"/>
        </w:r>
        <w:r w:rsidRPr="00703EED" w:rsidDel="00E25D3D">
          <w:rPr>
            <w:lang w:val="en-US"/>
          </w:rPr>
          <w:delInstrText xml:space="preserve"> SEQ Tabela \* ARABIC </w:delInstrText>
        </w:r>
        <w:r w:rsidDel="00E25D3D">
          <w:fldChar w:fldCharType="separate"/>
        </w:r>
        <w:r w:rsidRPr="00703EED" w:rsidDel="00E25D3D">
          <w:rPr>
            <w:lang w:val="en-US"/>
          </w:rPr>
          <w:delText>1</w:delText>
        </w:r>
        <w:r w:rsidDel="00E25D3D">
          <w:fldChar w:fldCharType="end"/>
        </w:r>
        <w:r w:rsidRPr="00703EED" w:rsidDel="00E25D3D">
          <w:rPr>
            <w:lang w:val="en-US"/>
          </w:rPr>
          <w:delText xml:space="preserve"> - Feature comparison of select platforms</w:delText>
        </w:r>
      </w:del>
    </w:p>
    <w:p w14:paraId="0619089B" w14:textId="6357AE53" w:rsidR="00E25D3D" w:rsidRDefault="00E25D3D">
      <w:pPr>
        <w:pStyle w:val="Legenda"/>
        <w:keepNext/>
        <w:rPr>
          <w:ins w:id="377" w:author="André Oliveira" w:date="2020-05-01T17:31:00Z"/>
          <w:lang w:val="en-US"/>
        </w:rPr>
      </w:pPr>
      <w:bookmarkStart w:id="378" w:name="_Ref39227592"/>
      <w:bookmarkStart w:id="379" w:name="_Toc39227649"/>
      <w:ins w:id="380" w:author="Rodrigo LeaL" w:date="2020-05-01T12:12:00Z">
        <w:r w:rsidRPr="00E25D3D">
          <w:rPr>
            <w:lang w:val="en-US"/>
            <w:rPrChange w:id="381" w:author="Rodrigo LeaL" w:date="2020-05-01T12:12:00Z">
              <w:rPr/>
            </w:rPrChange>
          </w:rPr>
          <w:t xml:space="preserve">Table </w:t>
        </w:r>
        <w:r>
          <w:fldChar w:fldCharType="begin"/>
        </w:r>
        <w:r w:rsidRPr="00E25D3D">
          <w:rPr>
            <w:lang w:val="en-US"/>
            <w:rPrChange w:id="382" w:author="Rodrigo LeaL" w:date="2020-05-01T12:12:00Z">
              <w:rPr/>
            </w:rPrChange>
          </w:rPr>
          <w:instrText xml:space="preserve"> SEQ Table \* ARABIC </w:instrText>
        </w:r>
      </w:ins>
      <w:r>
        <w:fldChar w:fldCharType="separate"/>
      </w:r>
      <w:ins w:id="383" w:author="Rodrigo LeaL" w:date="2020-05-01T12:12:00Z">
        <w:r w:rsidRPr="00E25D3D">
          <w:rPr>
            <w:lang w:val="en-US"/>
            <w:rPrChange w:id="384" w:author="Rodrigo LeaL" w:date="2020-05-01T12:12:00Z">
              <w:rPr/>
            </w:rPrChange>
          </w:rPr>
          <w:t>1</w:t>
        </w:r>
        <w:r>
          <w:fldChar w:fldCharType="end"/>
        </w:r>
        <w:bookmarkEnd w:id="378"/>
        <w:r w:rsidRPr="00E25D3D">
          <w:rPr>
            <w:lang w:val="en-US"/>
            <w:rPrChange w:id="385" w:author="Rodrigo LeaL" w:date="2020-05-01T12:12:00Z">
              <w:rPr/>
            </w:rPrChange>
          </w:rPr>
          <w:t xml:space="preserve"> - </w:t>
        </w:r>
        <w:r w:rsidRPr="00703EED">
          <w:rPr>
            <w:lang w:val="en-US"/>
          </w:rPr>
          <w:t>Feature comparison of select platforms</w:t>
        </w:r>
      </w:ins>
      <w:bookmarkEnd w:id="379"/>
    </w:p>
    <w:tbl>
      <w:tblPr>
        <w:tblStyle w:val="TabelaSimples5"/>
        <w:tblW w:w="10474" w:type="dxa"/>
        <w:tblInd w:w="-885" w:type="dxa"/>
        <w:tblLook w:val="04A0" w:firstRow="1" w:lastRow="0" w:firstColumn="1" w:lastColumn="0" w:noHBand="0" w:noVBand="1"/>
        <w:tblPrChange w:id="386" w:author="André Oliveira" w:date="2020-05-01T17:39:00Z">
          <w:tblPr>
            <w:tblStyle w:val="TabelaSimples5"/>
            <w:tblW w:w="9951" w:type="dxa"/>
            <w:tblLook w:val="04A0" w:firstRow="1" w:lastRow="0" w:firstColumn="1" w:lastColumn="0" w:noHBand="0" w:noVBand="1"/>
          </w:tblPr>
        </w:tblPrChange>
      </w:tblPr>
      <w:tblGrid>
        <w:gridCol w:w="1440"/>
        <w:gridCol w:w="1031"/>
        <w:gridCol w:w="645"/>
        <w:gridCol w:w="1153"/>
        <w:gridCol w:w="1050"/>
        <w:gridCol w:w="1279"/>
        <w:gridCol w:w="1120"/>
        <w:gridCol w:w="1446"/>
        <w:gridCol w:w="1310"/>
        <w:tblGridChange w:id="387">
          <w:tblGrid>
            <w:gridCol w:w="601"/>
            <w:gridCol w:w="549"/>
            <w:gridCol w:w="601"/>
            <w:gridCol w:w="313"/>
            <w:gridCol w:w="601"/>
            <w:gridCol w:w="420"/>
            <w:gridCol w:w="601"/>
            <w:gridCol w:w="675"/>
            <w:gridCol w:w="601"/>
            <w:gridCol w:w="816"/>
            <w:gridCol w:w="601"/>
            <w:gridCol w:w="533"/>
            <w:gridCol w:w="445"/>
            <w:gridCol w:w="156"/>
            <w:gridCol w:w="392"/>
            <w:gridCol w:w="430"/>
            <w:gridCol w:w="171"/>
            <w:gridCol w:w="681"/>
            <w:gridCol w:w="436"/>
            <w:gridCol w:w="165"/>
            <w:gridCol w:w="419"/>
            <w:gridCol w:w="345"/>
            <w:gridCol w:w="165"/>
          </w:tblGrid>
        </w:tblGridChange>
      </w:tblGrid>
      <w:tr w:rsidR="00B00D1A" w:rsidRPr="00B00D1A" w14:paraId="12626089" w14:textId="77777777" w:rsidTr="009509F3">
        <w:trPr>
          <w:cnfStyle w:val="100000000000" w:firstRow="1" w:lastRow="0" w:firstColumn="0" w:lastColumn="0" w:oddVBand="0" w:evenVBand="0" w:oddHBand="0" w:evenHBand="0" w:firstRowFirstColumn="0" w:firstRowLastColumn="0" w:lastRowFirstColumn="0" w:lastRowLastColumn="0"/>
          <w:trHeight w:val="164"/>
          <w:ins w:id="388" w:author="André Oliveira" w:date="2020-05-01T17:31:00Z"/>
          <w:trPrChange w:id="389" w:author="André Oliveira" w:date="2020-05-01T17:39:00Z">
            <w:trPr>
              <w:gridBefore w:val="1"/>
              <w:gridAfter w:val="0"/>
              <w:trHeight w:val="164"/>
            </w:trPr>
          </w:trPrChange>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Change w:id="390" w:author="André Oliveira" w:date="2020-05-01T17:39:00Z">
              <w:tcPr>
                <w:tcW w:w="1150" w:type="dxa"/>
                <w:gridSpan w:val="2"/>
                <w:noWrap/>
                <w:hideMark/>
              </w:tcPr>
            </w:tcPrChange>
          </w:tcPr>
          <w:p w14:paraId="2B306A8E" w14:textId="77777777" w:rsidR="00B00D1A" w:rsidRPr="00B00D1A" w:rsidRDefault="00B00D1A" w:rsidP="009509F3">
            <w:pPr>
              <w:spacing w:after="0"/>
              <w:jc w:val="center"/>
              <w:cnfStyle w:val="101000000100" w:firstRow="1" w:lastRow="0" w:firstColumn="1" w:lastColumn="0" w:oddVBand="0" w:evenVBand="0" w:oddHBand="0" w:evenHBand="0" w:firstRowFirstColumn="1" w:firstRowLastColumn="0" w:lastRowFirstColumn="0" w:lastRowLastColumn="0"/>
              <w:rPr>
                <w:ins w:id="391" w:author="André Oliveira" w:date="2020-05-01T17:31:00Z"/>
                <w:rFonts w:ascii="Calibri" w:eastAsia="Times New Roman" w:hAnsi="Calibri" w:cs="Calibri"/>
                <w:b/>
                <w:bCs/>
                <w:noProof w:val="0"/>
                <w:color w:val="000000"/>
                <w:sz w:val="18"/>
                <w:szCs w:val="18"/>
                <w:lang w:eastAsia="pt-PT"/>
                <w:rPrChange w:id="392" w:author="André Oliveira" w:date="2020-05-01T17:32:00Z">
                  <w:rPr>
                    <w:ins w:id="393" w:author="André Oliveira" w:date="2020-05-01T17:31:00Z"/>
                    <w:rFonts w:ascii="Calibri" w:eastAsia="Times New Roman" w:hAnsi="Calibri" w:cs="Calibri"/>
                    <w:b/>
                    <w:bCs/>
                    <w:noProof w:val="0"/>
                    <w:color w:val="000000"/>
                    <w:sz w:val="22"/>
                    <w:lang w:eastAsia="pt-PT"/>
                  </w:rPr>
                </w:rPrChange>
              </w:rPr>
            </w:pPr>
            <w:ins w:id="394" w:author="André Oliveira" w:date="2020-05-01T17:31:00Z">
              <w:r w:rsidRPr="00B00D1A">
                <w:rPr>
                  <w:rFonts w:ascii="Calibri" w:eastAsia="Times New Roman" w:hAnsi="Calibri" w:cs="Calibri"/>
                  <w:b/>
                  <w:bCs/>
                  <w:noProof w:val="0"/>
                  <w:color w:val="000000"/>
                  <w:sz w:val="18"/>
                  <w:szCs w:val="18"/>
                  <w:lang w:eastAsia="pt-PT"/>
                  <w:rPrChange w:id="395" w:author="André Oliveira" w:date="2020-05-01T17:32:00Z">
                    <w:rPr>
                      <w:rFonts w:ascii="Calibri" w:eastAsia="Times New Roman" w:hAnsi="Calibri" w:cs="Calibri"/>
                      <w:b/>
                      <w:bCs/>
                      <w:noProof w:val="0"/>
                      <w:color w:val="000000"/>
                      <w:sz w:val="22"/>
                      <w:lang w:eastAsia="pt-PT"/>
                    </w:rPr>
                  </w:rPrChange>
                </w:rPr>
                <w:t>Platform</w:t>
              </w:r>
            </w:ins>
          </w:p>
        </w:tc>
        <w:tc>
          <w:tcPr>
            <w:tcW w:w="0" w:type="dxa"/>
            <w:noWrap/>
            <w:vAlign w:val="center"/>
            <w:hideMark/>
            <w:tcPrChange w:id="396" w:author="André Oliveira" w:date="2020-05-01T17:39:00Z">
              <w:tcPr>
                <w:tcW w:w="914" w:type="dxa"/>
                <w:gridSpan w:val="2"/>
                <w:noWrap/>
                <w:hideMark/>
              </w:tcPr>
            </w:tcPrChange>
          </w:tcPr>
          <w:p w14:paraId="7B74A1EC"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397" w:author="André Oliveira" w:date="2020-05-01T17:31:00Z"/>
                <w:rFonts w:ascii="Calibri" w:eastAsia="Times New Roman" w:hAnsi="Calibri" w:cs="Calibri"/>
                <w:b/>
                <w:bCs/>
                <w:noProof w:val="0"/>
                <w:color w:val="000000"/>
                <w:sz w:val="18"/>
                <w:szCs w:val="18"/>
                <w:lang w:eastAsia="pt-PT"/>
                <w:rPrChange w:id="398" w:author="André Oliveira" w:date="2020-05-01T17:32:00Z">
                  <w:rPr>
                    <w:ins w:id="399" w:author="André Oliveira" w:date="2020-05-01T17:31:00Z"/>
                    <w:rFonts w:ascii="Calibri" w:eastAsia="Times New Roman" w:hAnsi="Calibri" w:cs="Calibri"/>
                    <w:b/>
                    <w:bCs/>
                    <w:noProof w:val="0"/>
                    <w:color w:val="000000"/>
                    <w:sz w:val="22"/>
                    <w:lang w:eastAsia="pt-PT"/>
                  </w:rPr>
                </w:rPrChange>
              </w:rPr>
            </w:pPr>
            <w:ins w:id="400" w:author="André Oliveira" w:date="2020-05-01T17:31:00Z">
              <w:r w:rsidRPr="00B00D1A">
                <w:rPr>
                  <w:rFonts w:ascii="Calibri" w:eastAsia="Times New Roman" w:hAnsi="Calibri" w:cs="Calibri"/>
                  <w:b/>
                  <w:bCs/>
                  <w:noProof w:val="0"/>
                  <w:color w:val="000000"/>
                  <w:sz w:val="18"/>
                  <w:szCs w:val="18"/>
                  <w:lang w:eastAsia="pt-PT"/>
                  <w:rPrChange w:id="401" w:author="André Oliveira" w:date="2020-05-01T17:32:00Z">
                    <w:rPr>
                      <w:rFonts w:ascii="Calibri" w:eastAsia="Times New Roman" w:hAnsi="Calibri" w:cs="Calibri"/>
                      <w:b/>
                      <w:bCs/>
                      <w:noProof w:val="0"/>
                      <w:color w:val="000000"/>
                      <w:sz w:val="22"/>
                      <w:lang w:eastAsia="pt-PT"/>
                    </w:rPr>
                  </w:rPrChange>
                </w:rPr>
                <w:t>Problems</w:t>
              </w:r>
            </w:ins>
          </w:p>
        </w:tc>
        <w:tc>
          <w:tcPr>
            <w:tcW w:w="0" w:type="dxa"/>
            <w:noWrap/>
            <w:vAlign w:val="center"/>
            <w:hideMark/>
            <w:tcPrChange w:id="402" w:author="André Oliveira" w:date="2020-05-01T17:39:00Z">
              <w:tcPr>
                <w:tcW w:w="1021" w:type="dxa"/>
                <w:gridSpan w:val="2"/>
                <w:noWrap/>
                <w:hideMark/>
              </w:tcPr>
            </w:tcPrChange>
          </w:tcPr>
          <w:p w14:paraId="4474E0DB"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03" w:author="André Oliveira" w:date="2020-05-01T17:31:00Z"/>
                <w:rFonts w:ascii="Calibri" w:eastAsia="Times New Roman" w:hAnsi="Calibri" w:cs="Calibri"/>
                <w:b/>
                <w:bCs/>
                <w:noProof w:val="0"/>
                <w:color w:val="000000"/>
                <w:sz w:val="18"/>
                <w:szCs w:val="18"/>
                <w:lang w:eastAsia="pt-PT"/>
                <w:rPrChange w:id="404" w:author="André Oliveira" w:date="2020-05-01T17:32:00Z">
                  <w:rPr>
                    <w:ins w:id="405" w:author="André Oliveira" w:date="2020-05-01T17:31:00Z"/>
                    <w:rFonts w:ascii="Calibri" w:eastAsia="Times New Roman" w:hAnsi="Calibri" w:cs="Calibri"/>
                    <w:b/>
                    <w:bCs/>
                    <w:noProof w:val="0"/>
                    <w:color w:val="000000"/>
                    <w:sz w:val="22"/>
                    <w:lang w:eastAsia="pt-PT"/>
                  </w:rPr>
                </w:rPrChange>
              </w:rPr>
            </w:pPr>
            <w:ins w:id="406" w:author="André Oliveira" w:date="2020-05-01T17:31:00Z">
              <w:r w:rsidRPr="00B00D1A">
                <w:rPr>
                  <w:rFonts w:ascii="Calibri" w:eastAsia="Times New Roman" w:hAnsi="Calibri" w:cs="Calibri"/>
                  <w:b/>
                  <w:bCs/>
                  <w:noProof w:val="0"/>
                  <w:color w:val="000000"/>
                  <w:sz w:val="18"/>
                  <w:szCs w:val="18"/>
                  <w:lang w:eastAsia="pt-PT"/>
                  <w:rPrChange w:id="407" w:author="André Oliveira" w:date="2020-05-01T17:32:00Z">
                    <w:rPr>
                      <w:rFonts w:ascii="Calibri" w:eastAsia="Times New Roman" w:hAnsi="Calibri" w:cs="Calibri"/>
                      <w:b/>
                      <w:bCs/>
                      <w:noProof w:val="0"/>
                      <w:color w:val="000000"/>
                      <w:sz w:val="22"/>
                      <w:lang w:eastAsia="pt-PT"/>
                    </w:rPr>
                  </w:rPrChange>
                </w:rPr>
                <w:t>Unit tests</w:t>
              </w:r>
            </w:ins>
          </w:p>
        </w:tc>
        <w:tc>
          <w:tcPr>
            <w:tcW w:w="0" w:type="dxa"/>
            <w:noWrap/>
            <w:vAlign w:val="center"/>
            <w:hideMark/>
            <w:tcPrChange w:id="408" w:author="André Oliveira" w:date="2020-05-01T17:39:00Z">
              <w:tcPr>
                <w:tcW w:w="1276" w:type="dxa"/>
                <w:gridSpan w:val="2"/>
                <w:noWrap/>
                <w:hideMark/>
              </w:tcPr>
            </w:tcPrChange>
          </w:tcPr>
          <w:p w14:paraId="52E310CB"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09" w:author="André Oliveira" w:date="2020-05-01T17:31:00Z"/>
                <w:rFonts w:ascii="Calibri" w:eastAsia="Times New Roman" w:hAnsi="Calibri" w:cs="Calibri"/>
                <w:b/>
                <w:bCs/>
                <w:noProof w:val="0"/>
                <w:color w:val="000000"/>
                <w:sz w:val="18"/>
                <w:szCs w:val="18"/>
                <w:lang w:eastAsia="pt-PT"/>
                <w:rPrChange w:id="410" w:author="André Oliveira" w:date="2020-05-01T17:32:00Z">
                  <w:rPr>
                    <w:ins w:id="411" w:author="André Oliveira" w:date="2020-05-01T17:31:00Z"/>
                    <w:rFonts w:ascii="Calibri" w:eastAsia="Times New Roman" w:hAnsi="Calibri" w:cs="Calibri"/>
                    <w:b/>
                    <w:bCs/>
                    <w:noProof w:val="0"/>
                    <w:color w:val="000000"/>
                    <w:sz w:val="22"/>
                    <w:lang w:eastAsia="pt-PT"/>
                  </w:rPr>
                </w:rPrChange>
              </w:rPr>
            </w:pPr>
            <w:ins w:id="412" w:author="André Oliveira" w:date="2020-05-01T17:31:00Z">
              <w:r w:rsidRPr="00B00D1A">
                <w:rPr>
                  <w:rFonts w:ascii="Calibri" w:eastAsia="Times New Roman" w:hAnsi="Calibri" w:cs="Calibri"/>
                  <w:b/>
                  <w:bCs/>
                  <w:noProof w:val="0"/>
                  <w:color w:val="000000"/>
                  <w:sz w:val="18"/>
                  <w:szCs w:val="18"/>
                  <w:lang w:eastAsia="pt-PT"/>
                  <w:rPrChange w:id="413" w:author="André Oliveira" w:date="2020-05-01T17:32:00Z">
                    <w:rPr>
                      <w:rFonts w:ascii="Calibri" w:eastAsia="Times New Roman" w:hAnsi="Calibri" w:cs="Calibri"/>
                      <w:b/>
                      <w:bCs/>
                      <w:noProof w:val="0"/>
                      <w:color w:val="000000"/>
                      <w:sz w:val="22"/>
                      <w:lang w:eastAsia="pt-PT"/>
                    </w:rPr>
                  </w:rPrChange>
                </w:rPr>
                <w:t>Languages</w:t>
              </w:r>
            </w:ins>
          </w:p>
        </w:tc>
        <w:tc>
          <w:tcPr>
            <w:tcW w:w="0" w:type="dxa"/>
            <w:noWrap/>
            <w:vAlign w:val="center"/>
            <w:hideMark/>
            <w:tcPrChange w:id="414" w:author="André Oliveira" w:date="2020-05-01T17:39:00Z">
              <w:tcPr>
                <w:tcW w:w="1417" w:type="dxa"/>
                <w:gridSpan w:val="2"/>
                <w:noWrap/>
                <w:hideMark/>
              </w:tcPr>
            </w:tcPrChange>
          </w:tcPr>
          <w:p w14:paraId="6C08106A"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15" w:author="André Oliveira" w:date="2020-05-01T17:31:00Z"/>
                <w:rFonts w:ascii="Calibri" w:eastAsia="Times New Roman" w:hAnsi="Calibri" w:cs="Calibri"/>
                <w:b/>
                <w:bCs/>
                <w:noProof w:val="0"/>
                <w:color w:val="000000"/>
                <w:sz w:val="18"/>
                <w:szCs w:val="18"/>
                <w:lang w:eastAsia="pt-PT"/>
                <w:rPrChange w:id="416" w:author="André Oliveira" w:date="2020-05-01T17:32:00Z">
                  <w:rPr>
                    <w:ins w:id="417" w:author="André Oliveira" w:date="2020-05-01T17:31:00Z"/>
                    <w:rFonts w:ascii="Calibri" w:eastAsia="Times New Roman" w:hAnsi="Calibri" w:cs="Calibri"/>
                    <w:b/>
                    <w:bCs/>
                    <w:noProof w:val="0"/>
                    <w:color w:val="000000"/>
                    <w:sz w:val="22"/>
                    <w:lang w:eastAsia="pt-PT"/>
                  </w:rPr>
                </w:rPrChange>
              </w:rPr>
            </w:pPr>
            <w:ins w:id="418" w:author="André Oliveira" w:date="2020-05-01T17:31:00Z">
              <w:r w:rsidRPr="00B00D1A">
                <w:rPr>
                  <w:rFonts w:ascii="Calibri" w:eastAsia="Times New Roman" w:hAnsi="Calibri" w:cs="Calibri"/>
                  <w:b/>
                  <w:bCs/>
                  <w:noProof w:val="0"/>
                  <w:color w:val="000000"/>
                  <w:sz w:val="18"/>
                  <w:szCs w:val="18"/>
                  <w:lang w:eastAsia="pt-PT"/>
                  <w:rPrChange w:id="419" w:author="André Oliveira" w:date="2020-05-01T17:32:00Z">
                    <w:rPr>
                      <w:rFonts w:ascii="Calibri" w:eastAsia="Times New Roman" w:hAnsi="Calibri" w:cs="Calibri"/>
                      <w:b/>
                      <w:bCs/>
                      <w:noProof w:val="0"/>
                      <w:color w:val="000000"/>
                      <w:sz w:val="22"/>
                      <w:lang w:eastAsia="pt-PT"/>
                    </w:rPr>
                  </w:rPrChange>
                </w:rPr>
                <w:t>Comunity Spirit</w:t>
              </w:r>
            </w:ins>
          </w:p>
        </w:tc>
        <w:tc>
          <w:tcPr>
            <w:tcW w:w="1134" w:type="dxa"/>
            <w:noWrap/>
            <w:vAlign w:val="center"/>
            <w:hideMark/>
            <w:tcPrChange w:id="420" w:author="André Oliveira" w:date="2020-05-01T17:39:00Z">
              <w:tcPr>
                <w:tcW w:w="978" w:type="dxa"/>
                <w:gridSpan w:val="2"/>
                <w:noWrap/>
                <w:hideMark/>
              </w:tcPr>
            </w:tcPrChange>
          </w:tcPr>
          <w:p w14:paraId="0C6A9617"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21" w:author="André Oliveira" w:date="2020-05-01T17:31:00Z"/>
                <w:rFonts w:ascii="Calibri" w:eastAsia="Times New Roman" w:hAnsi="Calibri" w:cs="Calibri"/>
                <w:b/>
                <w:bCs/>
                <w:noProof w:val="0"/>
                <w:color w:val="000000"/>
                <w:sz w:val="18"/>
                <w:szCs w:val="18"/>
                <w:lang w:eastAsia="pt-PT"/>
                <w:rPrChange w:id="422" w:author="André Oliveira" w:date="2020-05-01T17:32:00Z">
                  <w:rPr>
                    <w:ins w:id="423" w:author="André Oliveira" w:date="2020-05-01T17:31:00Z"/>
                    <w:rFonts w:ascii="Calibri" w:eastAsia="Times New Roman" w:hAnsi="Calibri" w:cs="Calibri"/>
                    <w:b/>
                    <w:bCs/>
                    <w:noProof w:val="0"/>
                    <w:color w:val="000000"/>
                    <w:sz w:val="22"/>
                    <w:lang w:eastAsia="pt-PT"/>
                  </w:rPr>
                </w:rPrChange>
              </w:rPr>
            </w:pPr>
            <w:ins w:id="424" w:author="André Oliveira" w:date="2020-05-01T17:31:00Z">
              <w:r w:rsidRPr="00B00D1A">
                <w:rPr>
                  <w:rFonts w:ascii="Calibri" w:eastAsia="Times New Roman" w:hAnsi="Calibri" w:cs="Calibri"/>
                  <w:b/>
                  <w:bCs/>
                  <w:noProof w:val="0"/>
                  <w:color w:val="000000"/>
                  <w:sz w:val="18"/>
                  <w:szCs w:val="18"/>
                  <w:lang w:eastAsia="pt-PT"/>
                  <w:rPrChange w:id="425" w:author="André Oliveira" w:date="2020-05-01T17:32:00Z">
                    <w:rPr>
                      <w:rFonts w:ascii="Calibri" w:eastAsia="Times New Roman" w:hAnsi="Calibri" w:cs="Calibri"/>
                      <w:b/>
                      <w:bCs/>
                      <w:noProof w:val="0"/>
                      <w:color w:val="000000"/>
                      <w:sz w:val="22"/>
                      <w:lang w:eastAsia="pt-PT"/>
                    </w:rPr>
                  </w:rPrChange>
                </w:rPr>
                <w:t>Design</w:t>
              </w:r>
            </w:ins>
          </w:p>
        </w:tc>
        <w:tc>
          <w:tcPr>
            <w:tcW w:w="993" w:type="dxa"/>
            <w:noWrap/>
            <w:vAlign w:val="center"/>
            <w:hideMark/>
            <w:tcPrChange w:id="426" w:author="André Oliveira" w:date="2020-05-01T17:39:00Z">
              <w:tcPr>
                <w:tcW w:w="978" w:type="dxa"/>
                <w:gridSpan w:val="3"/>
                <w:noWrap/>
                <w:hideMark/>
              </w:tcPr>
            </w:tcPrChange>
          </w:tcPr>
          <w:p w14:paraId="700CB344"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27" w:author="André Oliveira" w:date="2020-05-01T17:31:00Z"/>
                <w:rFonts w:ascii="Calibri" w:eastAsia="Times New Roman" w:hAnsi="Calibri" w:cs="Calibri"/>
                <w:b/>
                <w:bCs/>
                <w:noProof w:val="0"/>
                <w:color w:val="000000"/>
                <w:sz w:val="18"/>
                <w:szCs w:val="18"/>
                <w:lang w:eastAsia="pt-PT"/>
                <w:rPrChange w:id="428" w:author="André Oliveira" w:date="2020-05-01T17:32:00Z">
                  <w:rPr>
                    <w:ins w:id="429" w:author="André Oliveira" w:date="2020-05-01T17:31:00Z"/>
                    <w:rFonts w:ascii="Calibri" w:eastAsia="Times New Roman" w:hAnsi="Calibri" w:cs="Calibri"/>
                    <w:b/>
                    <w:bCs/>
                    <w:noProof w:val="0"/>
                    <w:color w:val="000000"/>
                    <w:sz w:val="22"/>
                    <w:lang w:eastAsia="pt-PT"/>
                  </w:rPr>
                </w:rPrChange>
              </w:rPr>
            </w:pPr>
            <w:ins w:id="430" w:author="André Oliveira" w:date="2020-05-01T17:31:00Z">
              <w:r w:rsidRPr="00B00D1A">
                <w:rPr>
                  <w:rFonts w:ascii="Calibri" w:eastAsia="Times New Roman" w:hAnsi="Calibri" w:cs="Calibri"/>
                  <w:b/>
                  <w:bCs/>
                  <w:noProof w:val="0"/>
                  <w:color w:val="000000"/>
                  <w:sz w:val="18"/>
                  <w:szCs w:val="18"/>
                  <w:lang w:eastAsia="pt-PT"/>
                  <w:rPrChange w:id="431" w:author="André Oliveira" w:date="2020-05-01T17:32:00Z">
                    <w:rPr>
                      <w:rFonts w:ascii="Calibri" w:eastAsia="Times New Roman" w:hAnsi="Calibri" w:cs="Calibri"/>
                      <w:b/>
                      <w:bCs/>
                      <w:noProof w:val="0"/>
                      <w:color w:val="000000"/>
                      <w:sz w:val="22"/>
                      <w:lang w:eastAsia="pt-PT"/>
                    </w:rPr>
                  </w:rPrChange>
                </w:rPr>
                <w:t>Price</w:t>
              </w:r>
            </w:ins>
          </w:p>
        </w:tc>
        <w:tc>
          <w:tcPr>
            <w:tcW w:w="1282" w:type="dxa"/>
            <w:noWrap/>
            <w:vAlign w:val="center"/>
            <w:hideMark/>
            <w:tcPrChange w:id="432" w:author="André Oliveira" w:date="2020-05-01T17:39:00Z">
              <w:tcPr>
                <w:tcW w:w="1288" w:type="dxa"/>
                <w:gridSpan w:val="3"/>
                <w:noWrap/>
                <w:hideMark/>
              </w:tcPr>
            </w:tcPrChange>
          </w:tcPr>
          <w:p w14:paraId="32461969"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33" w:author="André Oliveira" w:date="2020-05-01T17:31:00Z"/>
                <w:rFonts w:ascii="Calibri" w:eastAsia="Times New Roman" w:hAnsi="Calibri" w:cs="Calibri"/>
                <w:b/>
                <w:bCs/>
                <w:noProof w:val="0"/>
                <w:color w:val="000000"/>
                <w:sz w:val="18"/>
                <w:szCs w:val="18"/>
                <w:lang w:eastAsia="pt-PT"/>
                <w:rPrChange w:id="434" w:author="André Oliveira" w:date="2020-05-01T17:32:00Z">
                  <w:rPr>
                    <w:ins w:id="435" w:author="André Oliveira" w:date="2020-05-01T17:31:00Z"/>
                    <w:rFonts w:ascii="Calibri" w:eastAsia="Times New Roman" w:hAnsi="Calibri" w:cs="Calibri"/>
                    <w:b/>
                    <w:bCs/>
                    <w:noProof w:val="0"/>
                    <w:color w:val="000000"/>
                    <w:sz w:val="22"/>
                    <w:lang w:eastAsia="pt-PT"/>
                  </w:rPr>
                </w:rPrChange>
              </w:rPr>
            </w:pPr>
            <w:ins w:id="436" w:author="André Oliveira" w:date="2020-05-01T17:31:00Z">
              <w:r w:rsidRPr="00B00D1A">
                <w:rPr>
                  <w:rFonts w:ascii="Calibri" w:eastAsia="Times New Roman" w:hAnsi="Calibri" w:cs="Calibri"/>
                  <w:b/>
                  <w:bCs/>
                  <w:noProof w:val="0"/>
                  <w:color w:val="000000"/>
                  <w:sz w:val="18"/>
                  <w:szCs w:val="18"/>
                  <w:lang w:eastAsia="pt-PT"/>
                  <w:rPrChange w:id="437" w:author="André Oliveira" w:date="2020-05-01T17:32:00Z">
                    <w:rPr>
                      <w:rFonts w:ascii="Calibri" w:eastAsia="Times New Roman" w:hAnsi="Calibri" w:cs="Calibri"/>
                      <w:b/>
                      <w:bCs/>
                      <w:noProof w:val="0"/>
                      <w:color w:val="000000"/>
                      <w:sz w:val="22"/>
                      <w:lang w:eastAsia="pt-PT"/>
                    </w:rPr>
                  </w:rPrChange>
                </w:rPr>
                <w:t>Driven</w:t>
              </w:r>
            </w:ins>
          </w:p>
        </w:tc>
        <w:tc>
          <w:tcPr>
            <w:tcW w:w="1161" w:type="dxa"/>
            <w:noWrap/>
            <w:vAlign w:val="center"/>
            <w:hideMark/>
            <w:tcPrChange w:id="438" w:author="André Oliveira" w:date="2020-05-01T17:39:00Z">
              <w:tcPr>
                <w:tcW w:w="929" w:type="dxa"/>
                <w:gridSpan w:val="3"/>
                <w:noWrap/>
                <w:hideMark/>
              </w:tcPr>
            </w:tcPrChange>
          </w:tcPr>
          <w:p w14:paraId="4649A597"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39" w:author="André Oliveira" w:date="2020-05-01T17:31:00Z"/>
                <w:rFonts w:ascii="Calibri" w:eastAsia="Times New Roman" w:hAnsi="Calibri" w:cs="Calibri"/>
                <w:b/>
                <w:bCs/>
                <w:noProof w:val="0"/>
                <w:color w:val="000000"/>
                <w:sz w:val="18"/>
                <w:szCs w:val="18"/>
                <w:lang w:eastAsia="pt-PT"/>
                <w:rPrChange w:id="440" w:author="André Oliveira" w:date="2020-05-01T17:32:00Z">
                  <w:rPr>
                    <w:ins w:id="441" w:author="André Oliveira" w:date="2020-05-01T17:31:00Z"/>
                    <w:rFonts w:ascii="Calibri" w:eastAsia="Times New Roman" w:hAnsi="Calibri" w:cs="Calibri"/>
                    <w:b/>
                    <w:bCs/>
                    <w:noProof w:val="0"/>
                    <w:color w:val="000000"/>
                    <w:sz w:val="22"/>
                    <w:lang w:eastAsia="pt-PT"/>
                  </w:rPr>
                </w:rPrChange>
              </w:rPr>
            </w:pPr>
            <w:ins w:id="442" w:author="André Oliveira" w:date="2020-05-01T17:31:00Z">
              <w:r w:rsidRPr="00B00D1A">
                <w:rPr>
                  <w:rFonts w:ascii="Calibri" w:eastAsia="Times New Roman" w:hAnsi="Calibri" w:cs="Calibri"/>
                  <w:b/>
                  <w:bCs/>
                  <w:noProof w:val="0"/>
                  <w:color w:val="000000"/>
                  <w:sz w:val="18"/>
                  <w:szCs w:val="18"/>
                  <w:lang w:eastAsia="pt-PT"/>
                  <w:rPrChange w:id="443" w:author="André Oliveira" w:date="2020-05-01T17:32:00Z">
                    <w:rPr>
                      <w:rFonts w:ascii="Calibri" w:eastAsia="Times New Roman" w:hAnsi="Calibri" w:cs="Calibri"/>
                      <w:b/>
                      <w:bCs/>
                      <w:noProof w:val="0"/>
                      <w:color w:val="000000"/>
                      <w:sz w:val="22"/>
                      <w:lang w:eastAsia="pt-PT"/>
                    </w:rPr>
                  </w:rPrChange>
                </w:rPr>
                <w:t>Open Source</w:t>
              </w:r>
            </w:ins>
          </w:p>
        </w:tc>
      </w:tr>
      <w:tr w:rsidR="00B00D1A" w:rsidRPr="00B00D1A" w14:paraId="32089EEE" w14:textId="77777777" w:rsidTr="009509F3">
        <w:tblPrEx>
          <w:tblPrExChange w:id="444"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445" w:author="André Oliveira" w:date="2020-05-01T17:31:00Z"/>
          <w:trPrChange w:id="446"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447" w:author="André Oliveira" w:date="2020-05-01T17:39:00Z">
              <w:tcPr>
                <w:tcW w:w="1150" w:type="dxa"/>
                <w:gridSpan w:val="2"/>
                <w:noWrap/>
                <w:hideMark/>
              </w:tcPr>
            </w:tcPrChange>
          </w:tcPr>
          <w:p w14:paraId="631E109B"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448" w:author="André Oliveira" w:date="2020-05-01T17:31:00Z"/>
                <w:rFonts w:ascii="Calibri" w:eastAsia="Times New Roman" w:hAnsi="Calibri" w:cs="Calibri"/>
                <w:noProof w:val="0"/>
                <w:color w:val="000000"/>
                <w:sz w:val="18"/>
                <w:szCs w:val="18"/>
                <w:lang w:eastAsia="pt-PT"/>
                <w:rPrChange w:id="449" w:author="André Oliveira" w:date="2020-05-01T17:32:00Z">
                  <w:rPr>
                    <w:ins w:id="450" w:author="André Oliveira" w:date="2020-05-01T17:31:00Z"/>
                    <w:rFonts w:ascii="Calibri" w:eastAsia="Times New Roman" w:hAnsi="Calibri" w:cs="Calibri"/>
                    <w:noProof w:val="0"/>
                    <w:color w:val="000000"/>
                    <w:sz w:val="22"/>
                    <w:lang w:eastAsia="pt-PT"/>
                  </w:rPr>
                </w:rPrChange>
              </w:rPr>
            </w:pPr>
            <w:ins w:id="451" w:author="André Oliveira" w:date="2020-05-01T17:31:00Z">
              <w:r w:rsidRPr="00B00D1A">
                <w:rPr>
                  <w:rFonts w:ascii="Calibri" w:eastAsia="Times New Roman" w:hAnsi="Calibri" w:cs="Calibri"/>
                  <w:noProof w:val="0"/>
                  <w:color w:val="000000"/>
                  <w:sz w:val="18"/>
                  <w:szCs w:val="18"/>
                  <w:lang w:eastAsia="pt-PT"/>
                  <w:rPrChange w:id="452" w:author="André Oliveira" w:date="2020-05-01T17:32:00Z">
                    <w:rPr>
                      <w:rFonts w:ascii="Calibri" w:eastAsia="Times New Roman" w:hAnsi="Calibri" w:cs="Calibri"/>
                      <w:noProof w:val="0"/>
                      <w:color w:val="000000"/>
                      <w:sz w:val="22"/>
                      <w:lang w:eastAsia="pt-PT"/>
                    </w:rPr>
                  </w:rPrChange>
                </w:rPr>
                <w:t>AlgoExpert</w:t>
              </w:r>
            </w:ins>
          </w:p>
        </w:tc>
        <w:tc>
          <w:tcPr>
            <w:tcW w:w="0" w:type="dxa"/>
            <w:noWrap/>
            <w:vAlign w:val="center"/>
            <w:hideMark/>
            <w:tcPrChange w:id="453" w:author="André Oliveira" w:date="2020-05-01T17:39:00Z">
              <w:tcPr>
                <w:tcW w:w="914" w:type="dxa"/>
                <w:gridSpan w:val="2"/>
                <w:noWrap/>
                <w:hideMark/>
              </w:tcPr>
            </w:tcPrChange>
          </w:tcPr>
          <w:p w14:paraId="136FE3ED"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54" w:author="André Oliveira" w:date="2020-05-01T17:31:00Z"/>
                <w:rFonts w:ascii="Calibri" w:eastAsia="Times New Roman" w:hAnsi="Calibri" w:cs="Calibri"/>
                <w:noProof w:val="0"/>
                <w:color w:val="000000"/>
                <w:sz w:val="18"/>
                <w:szCs w:val="18"/>
                <w:lang w:eastAsia="pt-PT"/>
                <w:rPrChange w:id="455" w:author="André Oliveira" w:date="2020-05-01T17:32:00Z">
                  <w:rPr>
                    <w:ins w:id="456" w:author="André Oliveira" w:date="2020-05-01T17:31:00Z"/>
                    <w:rFonts w:ascii="Calibri" w:eastAsia="Times New Roman" w:hAnsi="Calibri" w:cs="Calibri"/>
                    <w:noProof w:val="0"/>
                    <w:color w:val="000000"/>
                    <w:lang w:eastAsia="pt-PT"/>
                  </w:rPr>
                </w:rPrChange>
              </w:rPr>
            </w:pPr>
            <w:ins w:id="457" w:author="André Oliveira" w:date="2020-05-01T17:31:00Z">
              <w:r w:rsidRPr="00B00D1A">
                <w:rPr>
                  <w:rFonts w:ascii="Calibri" w:eastAsia="Times New Roman" w:hAnsi="Calibri" w:cs="Calibri"/>
                  <w:noProof w:val="0"/>
                  <w:color w:val="000000"/>
                  <w:sz w:val="18"/>
                  <w:szCs w:val="18"/>
                  <w:lang w:eastAsia="pt-PT"/>
                  <w:rPrChange w:id="458" w:author="André Oliveira" w:date="2020-05-01T17:32:00Z">
                    <w:rPr>
                      <w:rFonts w:ascii="Calibri" w:eastAsia="Times New Roman" w:hAnsi="Calibri" w:cs="Calibri"/>
                      <w:noProof w:val="0"/>
                      <w:color w:val="000000"/>
                      <w:lang w:eastAsia="pt-PT"/>
                    </w:rPr>
                  </w:rPrChange>
                </w:rPr>
                <w:t>90</w:t>
              </w:r>
            </w:ins>
          </w:p>
        </w:tc>
        <w:tc>
          <w:tcPr>
            <w:tcW w:w="0" w:type="dxa"/>
            <w:noWrap/>
            <w:vAlign w:val="center"/>
            <w:hideMark/>
            <w:tcPrChange w:id="459" w:author="André Oliveira" w:date="2020-05-01T17:39:00Z">
              <w:tcPr>
                <w:tcW w:w="1021" w:type="dxa"/>
                <w:gridSpan w:val="2"/>
                <w:noWrap/>
                <w:hideMark/>
              </w:tcPr>
            </w:tcPrChange>
          </w:tcPr>
          <w:p w14:paraId="4687B7DD"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60" w:author="André Oliveira" w:date="2020-05-01T17:31:00Z"/>
                <w:rFonts w:ascii="Calibri" w:eastAsia="Times New Roman" w:hAnsi="Calibri" w:cs="Calibri"/>
                <w:noProof w:val="0"/>
                <w:color w:val="000000"/>
                <w:sz w:val="18"/>
                <w:szCs w:val="18"/>
                <w:lang w:eastAsia="pt-PT"/>
                <w:rPrChange w:id="461" w:author="André Oliveira" w:date="2020-05-01T17:32:00Z">
                  <w:rPr>
                    <w:ins w:id="462" w:author="André Oliveira" w:date="2020-05-01T17:31:00Z"/>
                    <w:rFonts w:ascii="Calibri" w:eastAsia="Times New Roman" w:hAnsi="Calibri" w:cs="Calibri"/>
                    <w:noProof w:val="0"/>
                    <w:color w:val="000000"/>
                    <w:lang w:eastAsia="pt-PT"/>
                  </w:rPr>
                </w:rPrChange>
              </w:rPr>
            </w:pPr>
            <w:ins w:id="463" w:author="André Oliveira" w:date="2020-05-01T17:31:00Z">
              <w:r w:rsidRPr="00B00D1A">
                <w:rPr>
                  <w:rFonts w:ascii="Calibri" w:eastAsia="Times New Roman" w:hAnsi="Calibri" w:cs="Calibri"/>
                  <w:noProof w:val="0"/>
                  <w:color w:val="000000"/>
                  <w:sz w:val="18"/>
                  <w:szCs w:val="18"/>
                  <w:lang w:eastAsia="pt-PT"/>
                  <w:rPrChange w:id="464"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465" w:author="André Oliveira" w:date="2020-05-01T17:39:00Z">
              <w:tcPr>
                <w:tcW w:w="1276" w:type="dxa"/>
                <w:gridSpan w:val="2"/>
                <w:noWrap/>
                <w:hideMark/>
              </w:tcPr>
            </w:tcPrChange>
          </w:tcPr>
          <w:p w14:paraId="5FA57F09"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66" w:author="André Oliveira" w:date="2020-05-01T17:31:00Z"/>
                <w:rFonts w:ascii="Calibri" w:eastAsia="Times New Roman" w:hAnsi="Calibri" w:cs="Calibri"/>
                <w:noProof w:val="0"/>
                <w:color w:val="000000"/>
                <w:sz w:val="18"/>
                <w:szCs w:val="18"/>
                <w:lang w:eastAsia="pt-PT"/>
                <w:rPrChange w:id="467" w:author="André Oliveira" w:date="2020-05-01T17:32:00Z">
                  <w:rPr>
                    <w:ins w:id="468" w:author="André Oliveira" w:date="2020-05-01T17:31:00Z"/>
                    <w:rFonts w:ascii="Calibri" w:eastAsia="Times New Roman" w:hAnsi="Calibri" w:cs="Calibri"/>
                    <w:noProof w:val="0"/>
                    <w:color w:val="000000"/>
                    <w:lang w:eastAsia="pt-PT"/>
                  </w:rPr>
                </w:rPrChange>
              </w:rPr>
            </w:pPr>
            <w:ins w:id="469" w:author="André Oliveira" w:date="2020-05-01T17:31:00Z">
              <w:r w:rsidRPr="00B00D1A">
                <w:rPr>
                  <w:rFonts w:ascii="Calibri" w:eastAsia="Times New Roman" w:hAnsi="Calibri" w:cs="Calibri"/>
                  <w:noProof w:val="0"/>
                  <w:color w:val="000000"/>
                  <w:sz w:val="18"/>
                  <w:szCs w:val="18"/>
                  <w:lang w:eastAsia="pt-PT"/>
                  <w:rPrChange w:id="470" w:author="André Oliveira" w:date="2020-05-01T17:32:00Z">
                    <w:rPr>
                      <w:rFonts w:ascii="Calibri" w:eastAsia="Times New Roman" w:hAnsi="Calibri" w:cs="Calibri"/>
                      <w:noProof w:val="0"/>
                      <w:color w:val="000000"/>
                      <w:lang w:eastAsia="pt-PT"/>
                    </w:rPr>
                  </w:rPrChange>
                </w:rPr>
                <w:t>7</w:t>
              </w:r>
            </w:ins>
          </w:p>
        </w:tc>
        <w:tc>
          <w:tcPr>
            <w:tcW w:w="0" w:type="dxa"/>
            <w:noWrap/>
            <w:vAlign w:val="center"/>
            <w:hideMark/>
            <w:tcPrChange w:id="471" w:author="André Oliveira" w:date="2020-05-01T17:39:00Z">
              <w:tcPr>
                <w:tcW w:w="1417" w:type="dxa"/>
                <w:gridSpan w:val="2"/>
                <w:noWrap/>
                <w:hideMark/>
              </w:tcPr>
            </w:tcPrChange>
          </w:tcPr>
          <w:p w14:paraId="6B076FBB"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72" w:author="André Oliveira" w:date="2020-05-01T17:31:00Z"/>
                <w:rFonts w:ascii="Calibri" w:eastAsia="Times New Roman" w:hAnsi="Calibri" w:cs="Calibri"/>
                <w:noProof w:val="0"/>
                <w:color w:val="000000"/>
                <w:sz w:val="18"/>
                <w:szCs w:val="18"/>
                <w:lang w:eastAsia="pt-PT"/>
                <w:rPrChange w:id="473" w:author="André Oliveira" w:date="2020-05-01T17:32:00Z">
                  <w:rPr>
                    <w:ins w:id="474" w:author="André Oliveira" w:date="2020-05-01T17:31:00Z"/>
                    <w:rFonts w:ascii="Calibri" w:eastAsia="Times New Roman" w:hAnsi="Calibri" w:cs="Calibri"/>
                    <w:noProof w:val="0"/>
                    <w:color w:val="000000"/>
                    <w:lang w:eastAsia="pt-PT"/>
                  </w:rPr>
                </w:rPrChange>
              </w:rPr>
            </w:pPr>
            <w:ins w:id="475" w:author="André Oliveira" w:date="2020-05-01T17:31:00Z">
              <w:r w:rsidRPr="00B00D1A">
                <w:rPr>
                  <w:rFonts w:ascii="Calibri" w:eastAsia="Times New Roman" w:hAnsi="Calibri" w:cs="Calibri"/>
                  <w:noProof w:val="0"/>
                  <w:color w:val="000000"/>
                  <w:sz w:val="18"/>
                  <w:szCs w:val="18"/>
                  <w:lang w:eastAsia="pt-PT"/>
                  <w:rPrChange w:id="476"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477" w:author="André Oliveira" w:date="2020-05-01T17:39:00Z">
              <w:tcPr>
                <w:tcW w:w="1134" w:type="dxa"/>
                <w:gridSpan w:val="3"/>
                <w:noWrap/>
                <w:hideMark/>
              </w:tcPr>
            </w:tcPrChange>
          </w:tcPr>
          <w:p w14:paraId="1756559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78" w:author="André Oliveira" w:date="2020-05-01T17:31:00Z"/>
                <w:rFonts w:ascii="Calibri" w:eastAsia="Times New Roman" w:hAnsi="Calibri" w:cs="Calibri"/>
                <w:noProof w:val="0"/>
                <w:color w:val="000000"/>
                <w:sz w:val="18"/>
                <w:szCs w:val="18"/>
                <w:lang w:eastAsia="pt-PT"/>
                <w:rPrChange w:id="479" w:author="André Oliveira" w:date="2020-05-01T17:32:00Z">
                  <w:rPr>
                    <w:ins w:id="480" w:author="André Oliveira" w:date="2020-05-01T17:31:00Z"/>
                    <w:rFonts w:ascii="Calibri" w:eastAsia="Times New Roman" w:hAnsi="Calibri" w:cs="Calibri"/>
                    <w:noProof w:val="0"/>
                    <w:color w:val="000000"/>
                    <w:lang w:eastAsia="pt-PT"/>
                  </w:rPr>
                </w:rPrChange>
              </w:rPr>
            </w:pPr>
            <w:ins w:id="481" w:author="André Oliveira" w:date="2020-05-01T17:31:00Z">
              <w:r w:rsidRPr="00B00D1A">
                <w:rPr>
                  <w:rFonts w:ascii="Calibri" w:eastAsia="Times New Roman" w:hAnsi="Calibri" w:cs="Calibri"/>
                  <w:noProof w:val="0"/>
                  <w:color w:val="000000"/>
                  <w:sz w:val="18"/>
                  <w:szCs w:val="18"/>
                  <w:lang w:eastAsia="pt-PT"/>
                  <w:rPrChange w:id="482"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483" w:author="André Oliveira" w:date="2020-05-01T17:39:00Z">
              <w:tcPr>
                <w:tcW w:w="993" w:type="dxa"/>
                <w:gridSpan w:val="3"/>
                <w:noWrap/>
                <w:hideMark/>
              </w:tcPr>
            </w:tcPrChange>
          </w:tcPr>
          <w:p w14:paraId="661F4B77"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84" w:author="André Oliveira" w:date="2020-05-01T17:31:00Z"/>
                <w:rFonts w:ascii="Calibri" w:eastAsia="Times New Roman" w:hAnsi="Calibri" w:cs="Calibri"/>
                <w:noProof w:val="0"/>
                <w:color w:val="000000"/>
                <w:sz w:val="18"/>
                <w:szCs w:val="18"/>
                <w:lang w:eastAsia="pt-PT"/>
                <w:rPrChange w:id="485" w:author="André Oliveira" w:date="2020-05-01T17:32:00Z">
                  <w:rPr>
                    <w:ins w:id="486" w:author="André Oliveira" w:date="2020-05-01T17:31:00Z"/>
                    <w:rFonts w:ascii="Calibri" w:eastAsia="Times New Roman" w:hAnsi="Calibri" w:cs="Calibri"/>
                    <w:noProof w:val="0"/>
                    <w:color w:val="000000"/>
                    <w:lang w:eastAsia="pt-PT"/>
                  </w:rPr>
                </w:rPrChange>
              </w:rPr>
            </w:pPr>
            <w:ins w:id="487" w:author="André Oliveira" w:date="2020-05-01T17:31:00Z">
              <w:r w:rsidRPr="00B00D1A">
                <w:rPr>
                  <w:rFonts w:ascii="Calibri" w:eastAsia="Times New Roman" w:hAnsi="Calibri" w:cs="Calibri"/>
                  <w:noProof w:val="0"/>
                  <w:color w:val="000000"/>
                  <w:sz w:val="18"/>
                  <w:szCs w:val="18"/>
                  <w:lang w:eastAsia="pt-PT"/>
                  <w:rPrChange w:id="488" w:author="André Oliveira" w:date="2020-05-01T17:32:00Z">
                    <w:rPr>
                      <w:rFonts w:ascii="Calibri" w:eastAsia="Times New Roman" w:hAnsi="Calibri" w:cs="Calibri"/>
                      <w:noProof w:val="0"/>
                      <w:color w:val="000000"/>
                      <w:lang w:eastAsia="pt-PT"/>
                    </w:rPr>
                  </w:rPrChange>
                </w:rPr>
                <w:t>115€/yr</w:t>
              </w:r>
            </w:ins>
          </w:p>
        </w:tc>
        <w:tc>
          <w:tcPr>
            <w:tcW w:w="1282" w:type="dxa"/>
            <w:noWrap/>
            <w:vAlign w:val="center"/>
            <w:hideMark/>
            <w:tcPrChange w:id="489" w:author="André Oliveira" w:date="2020-05-01T17:39:00Z">
              <w:tcPr>
                <w:tcW w:w="1185" w:type="dxa"/>
                <w:gridSpan w:val="3"/>
                <w:noWrap/>
                <w:hideMark/>
              </w:tcPr>
            </w:tcPrChange>
          </w:tcPr>
          <w:p w14:paraId="599EEF7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90" w:author="André Oliveira" w:date="2020-05-01T17:31:00Z"/>
                <w:rFonts w:ascii="Calibri" w:eastAsia="Times New Roman" w:hAnsi="Calibri" w:cs="Calibri"/>
                <w:noProof w:val="0"/>
                <w:color w:val="000000"/>
                <w:sz w:val="18"/>
                <w:szCs w:val="18"/>
                <w:lang w:eastAsia="pt-PT"/>
                <w:rPrChange w:id="491" w:author="André Oliveira" w:date="2020-05-01T17:32:00Z">
                  <w:rPr>
                    <w:ins w:id="492" w:author="André Oliveira" w:date="2020-05-01T17:31:00Z"/>
                    <w:rFonts w:ascii="Calibri" w:eastAsia="Times New Roman" w:hAnsi="Calibri" w:cs="Calibri"/>
                    <w:noProof w:val="0"/>
                    <w:color w:val="000000"/>
                    <w:lang w:eastAsia="pt-PT"/>
                  </w:rPr>
                </w:rPrChange>
              </w:rPr>
            </w:pPr>
            <w:ins w:id="493" w:author="André Oliveira" w:date="2020-05-01T17:31:00Z">
              <w:r w:rsidRPr="00B00D1A">
                <w:rPr>
                  <w:rFonts w:ascii="Calibri" w:eastAsia="Times New Roman" w:hAnsi="Calibri" w:cs="Calibri"/>
                  <w:noProof w:val="0"/>
                  <w:color w:val="000000"/>
                  <w:sz w:val="18"/>
                  <w:szCs w:val="18"/>
                  <w:lang w:eastAsia="pt-PT"/>
                  <w:rPrChange w:id="494"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495" w:author="André Oliveira" w:date="2020-05-01T17:39:00Z">
              <w:tcPr>
                <w:tcW w:w="929" w:type="dxa"/>
                <w:gridSpan w:val="3"/>
                <w:noWrap/>
                <w:hideMark/>
              </w:tcPr>
            </w:tcPrChange>
          </w:tcPr>
          <w:p w14:paraId="415697C1"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96" w:author="André Oliveira" w:date="2020-05-01T17:31:00Z"/>
                <w:rFonts w:ascii="Calibri" w:eastAsia="Times New Roman" w:hAnsi="Calibri" w:cs="Calibri"/>
                <w:noProof w:val="0"/>
                <w:color w:val="000000"/>
                <w:sz w:val="18"/>
                <w:szCs w:val="18"/>
                <w:lang w:eastAsia="pt-PT"/>
                <w:rPrChange w:id="497" w:author="André Oliveira" w:date="2020-05-01T17:32:00Z">
                  <w:rPr>
                    <w:ins w:id="498" w:author="André Oliveira" w:date="2020-05-01T17:31:00Z"/>
                    <w:rFonts w:ascii="Calibri" w:eastAsia="Times New Roman" w:hAnsi="Calibri" w:cs="Calibri"/>
                    <w:noProof w:val="0"/>
                    <w:color w:val="000000"/>
                    <w:lang w:eastAsia="pt-PT"/>
                  </w:rPr>
                </w:rPrChange>
              </w:rPr>
            </w:pPr>
            <w:ins w:id="499" w:author="André Oliveira" w:date="2020-05-01T17:31:00Z">
              <w:r w:rsidRPr="00B00D1A">
                <w:rPr>
                  <w:rFonts w:ascii="Calibri" w:eastAsia="Times New Roman" w:hAnsi="Calibri" w:cs="Calibri"/>
                  <w:noProof w:val="0"/>
                  <w:color w:val="000000"/>
                  <w:sz w:val="18"/>
                  <w:szCs w:val="18"/>
                  <w:lang w:eastAsia="pt-PT"/>
                  <w:rPrChange w:id="500" w:author="André Oliveira" w:date="2020-05-01T17:32:00Z">
                    <w:rPr>
                      <w:rFonts w:ascii="Calibri" w:eastAsia="Times New Roman" w:hAnsi="Calibri" w:cs="Calibri"/>
                      <w:noProof w:val="0"/>
                      <w:color w:val="000000"/>
                      <w:lang w:eastAsia="pt-PT"/>
                    </w:rPr>
                  </w:rPrChange>
                </w:rPr>
                <w:t>No</w:t>
              </w:r>
            </w:ins>
          </w:p>
        </w:tc>
      </w:tr>
      <w:tr w:rsidR="00B00D1A" w:rsidRPr="00B00D1A" w14:paraId="6D6A87BF" w14:textId="77777777" w:rsidTr="009509F3">
        <w:tblPrEx>
          <w:tblPrExChange w:id="501" w:author="André Oliveira" w:date="2020-05-01T17:39:00Z">
            <w:tblPrEx>
              <w:tblW w:w="10207" w:type="dxa"/>
              <w:tblInd w:w="-601" w:type="dxa"/>
            </w:tblPrEx>
          </w:tblPrExChange>
        </w:tblPrEx>
        <w:trPr>
          <w:trHeight w:val="570"/>
          <w:ins w:id="502" w:author="André Oliveira" w:date="2020-05-01T17:31:00Z"/>
          <w:trPrChange w:id="503"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04" w:author="André Oliveira" w:date="2020-05-01T17:39:00Z">
              <w:tcPr>
                <w:tcW w:w="1150" w:type="dxa"/>
                <w:gridSpan w:val="2"/>
                <w:noWrap/>
                <w:hideMark/>
              </w:tcPr>
            </w:tcPrChange>
          </w:tcPr>
          <w:p w14:paraId="0FC5E5CF" w14:textId="77777777" w:rsidR="00B00D1A" w:rsidRPr="00B00D1A" w:rsidRDefault="00B00D1A" w:rsidP="009509F3">
            <w:pPr>
              <w:spacing w:after="0"/>
              <w:jc w:val="center"/>
              <w:rPr>
                <w:ins w:id="505" w:author="André Oliveira" w:date="2020-05-01T17:31:00Z"/>
                <w:rFonts w:ascii="Calibri" w:eastAsia="Times New Roman" w:hAnsi="Calibri" w:cs="Calibri"/>
                <w:noProof w:val="0"/>
                <w:color w:val="000000"/>
                <w:sz w:val="18"/>
                <w:szCs w:val="18"/>
                <w:lang w:eastAsia="pt-PT"/>
                <w:rPrChange w:id="506" w:author="André Oliveira" w:date="2020-05-01T17:32:00Z">
                  <w:rPr>
                    <w:ins w:id="507" w:author="André Oliveira" w:date="2020-05-01T17:31:00Z"/>
                    <w:rFonts w:ascii="Calibri" w:eastAsia="Times New Roman" w:hAnsi="Calibri" w:cs="Calibri"/>
                    <w:noProof w:val="0"/>
                    <w:color w:val="000000"/>
                    <w:sz w:val="22"/>
                    <w:lang w:eastAsia="pt-PT"/>
                  </w:rPr>
                </w:rPrChange>
              </w:rPr>
            </w:pPr>
            <w:ins w:id="508" w:author="André Oliveira" w:date="2020-05-01T17:31:00Z">
              <w:r w:rsidRPr="00B00D1A">
                <w:rPr>
                  <w:rFonts w:ascii="Calibri" w:eastAsia="Times New Roman" w:hAnsi="Calibri" w:cs="Calibri"/>
                  <w:noProof w:val="0"/>
                  <w:color w:val="000000"/>
                  <w:sz w:val="18"/>
                  <w:szCs w:val="18"/>
                  <w:lang w:eastAsia="pt-PT"/>
                  <w:rPrChange w:id="509" w:author="André Oliveira" w:date="2020-05-01T17:32:00Z">
                    <w:rPr>
                      <w:rFonts w:ascii="Calibri" w:eastAsia="Times New Roman" w:hAnsi="Calibri" w:cs="Calibri"/>
                      <w:noProof w:val="0"/>
                      <w:color w:val="000000"/>
                      <w:sz w:val="22"/>
                      <w:lang w:eastAsia="pt-PT"/>
                    </w:rPr>
                  </w:rPrChange>
                </w:rPr>
                <w:t>HackerRank</w:t>
              </w:r>
            </w:ins>
          </w:p>
        </w:tc>
        <w:tc>
          <w:tcPr>
            <w:tcW w:w="0" w:type="dxa"/>
            <w:noWrap/>
            <w:vAlign w:val="center"/>
            <w:hideMark/>
            <w:tcPrChange w:id="510" w:author="André Oliveira" w:date="2020-05-01T17:39:00Z">
              <w:tcPr>
                <w:tcW w:w="914" w:type="dxa"/>
                <w:gridSpan w:val="2"/>
                <w:noWrap/>
                <w:hideMark/>
              </w:tcPr>
            </w:tcPrChange>
          </w:tcPr>
          <w:p w14:paraId="360DE568"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11" w:author="André Oliveira" w:date="2020-05-01T17:31:00Z"/>
                <w:rFonts w:ascii="Calibri" w:eastAsia="Times New Roman" w:hAnsi="Calibri" w:cs="Calibri"/>
                <w:noProof w:val="0"/>
                <w:color w:val="000000"/>
                <w:sz w:val="18"/>
                <w:szCs w:val="18"/>
                <w:lang w:eastAsia="pt-PT"/>
                <w:rPrChange w:id="512" w:author="André Oliveira" w:date="2020-05-01T17:32:00Z">
                  <w:rPr>
                    <w:ins w:id="513" w:author="André Oliveira" w:date="2020-05-01T17:31:00Z"/>
                    <w:rFonts w:ascii="Calibri" w:eastAsia="Times New Roman" w:hAnsi="Calibri" w:cs="Calibri"/>
                    <w:noProof w:val="0"/>
                    <w:color w:val="000000"/>
                    <w:lang w:eastAsia="pt-PT"/>
                  </w:rPr>
                </w:rPrChange>
              </w:rPr>
            </w:pPr>
            <w:ins w:id="514" w:author="André Oliveira" w:date="2020-05-01T17:31:00Z">
              <w:r w:rsidRPr="00B00D1A">
                <w:rPr>
                  <w:rFonts w:ascii="Calibri" w:eastAsia="Times New Roman" w:hAnsi="Calibri" w:cs="Calibri"/>
                  <w:noProof w:val="0"/>
                  <w:color w:val="000000"/>
                  <w:sz w:val="18"/>
                  <w:szCs w:val="18"/>
                  <w:lang w:eastAsia="pt-PT"/>
                  <w:rPrChange w:id="515" w:author="André Oliveira" w:date="2020-05-01T17:32:00Z">
                    <w:rPr>
                      <w:rFonts w:ascii="Calibri" w:eastAsia="Times New Roman" w:hAnsi="Calibri" w:cs="Calibri"/>
                      <w:noProof w:val="0"/>
                      <w:color w:val="000000"/>
                      <w:lang w:eastAsia="pt-PT"/>
                    </w:rPr>
                  </w:rPrChange>
                </w:rPr>
                <w:t>&gt; 100</w:t>
              </w:r>
            </w:ins>
          </w:p>
        </w:tc>
        <w:tc>
          <w:tcPr>
            <w:tcW w:w="0" w:type="dxa"/>
            <w:noWrap/>
            <w:vAlign w:val="center"/>
            <w:hideMark/>
            <w:tcPrChange w:id="516" w:author="André Oliveira" w:date="2020-05-01T17:39:00Z">
              <w:tcPr>
                <w:tcW w:w="1021" w:type="dxa"/>
                <w:gridSpan w:val="2"/>
                <w:noWrap/>
                <w:hideMark/>
              </w:tcPr>
            </w:tcPrChange>
          </w:tcPr>
          <w:p w14:paraId="4E268AE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17" w:author="André Oliveira" w:date="2020-05-01T17:31:00Z"/>
                <w:rFonts w:ascii="Calibri" w:eastAsia="Times New Roman" w:hAnsi="Calibri" w:cs="Calibri"/>
                <w:noProof w:val="0"/>
                <w:color w:val="000000"/>
                <w:sz w:val="18"/>
                <w:szCs w:val="18"/>
                <w:lang w:eastAsia="pt-PT"/>
                <w:rPrChange w:id="518" w:author="André Oliveira" w:date="2020-05-01T17:32:00Z">
                  <w:rPr>
                    <w:ins w:id="519" w:author="André Oliveira" w:date="2020-05-01T17:31:00Z"/>
                    <w:rFonts w:ascii="Calibri" w:eastAsia="Times New Roman" w:hAnsi="Calibri" w:cs="Calibri"/>
                    <w:noProof w:val="0"/>
                    <w:color w:val="000000"/>
                    <w:lang w:eastAsia="pt-PT"/>
                  </w:rPr>
                </w:rPrChange>
              </w:rPr>
            </w:pPr>
            <w:ins w:id="520" w:author="André Oliveira" w:date="2020-05-01T17:31:00Z">
              <w:r w:rsidRPr="00B00D1A">
                <w:rPr>
                  <w:rFonts w:ascii="Calibri" w:eastAsia="Times New Roman" w:hAnsi="Calibri" w:cs="Calibri"/>
                  <w:noProof w:val="0"/>
                  <w:color w:val="000000"/>
                  <w:sz w:val="18"/>
                  <w:szCs w:val="18"/>
                  <w:lang w:eastAsia="pt-PT"/>
                  <w:rPrChange w:id="521"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522" w:author="André Oliveira" w:date="2020-05-01T17:39:00Z">
              <w:tcPr>
                <w:tcW w:w="1276" w:type="dxa"/>
                <w:gridSpan w:val="2"/>
                <w:noWrap/>
                <w:hideMark/>
              </w:tcPr>
            </w:tcPrChange>
          </w:tcPr>
          <w:p w14:paraId="37AB2AF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23" w:author="André Oliveira" w:date="2020-05-01T17:31:00Z"/>
                <w:rFonts w:ascii="Calibri" w:eastAsia="Times New Roman" w:hAnsi="Calibri" w:cs="Calibri"/>
                <w:noProof w:val="0"/>
                <w:color w:val="000000"/>
                <w:sz w:val="18"/>
                <w:szCs w:val="18"/>
                <w:lang w:eastAsia="pt-PT"/>
                <w:rPrChange w:id="524" w:author="André Oliveira" w:date="2020-05-01T17:32:00Z">
                  <w:rPr>
                    <w:ins w:id="525" w:author="André Oliveira" w:date="2020-05-01T17:31:00Z"/>
                    <w:rFonts w:ascii="Calibri" w:eastAsia="Times New Roman" w:hAnsi="Calibri" w:cs="Calibri"/>
                    <w:noProof w:val="0"/>
                    <w:color w:val="000000"/>
                    <w:lang w:eastAsia="pt-PT"/>
                  </w:rPr>
                </w:rPrChange>
              </w:rPr>
            </w:pPr>
            <w:ins w:id="526" w:author="André Oliveira" w:date="2020-05-01T17:31:00Z">
              <w:r w:rsidRPr="00B00D1A">
                <w:rPr>
                  <w:rFonts w:ascii="Calibri" w:eastAsia="Times New Roman" w:hAnsi="Calibri" w:cs="Calibri"/>
                  <w:noProof w:val="0"/>
                  <w:color w:val="000000"/>
                  <w:sz w:val="18"/>
                  <w:szCs w:val="18"/>
                  <w:lang w:eastAsia="pt-PT"/>
                  <w:rPrChange w:id="527" w:author="André Oliveira" w:date="2020-05-01T17:32:00Z">
                    <w:rPr>
                      <w:rFonts w:ascii="Calibri" w:eastAsia="Times New Roman" w:hAnsi="Calibri" w:cs="Calibri"/>
                      <w:noProof w:val="0"/>
                      <w:color w:val="000000"/>
                      <w:lang w:eastAsia="pt-PT"/>
                    </w:rPr>
                  </w:rPrChange>
                </w:rPr>
                <w:t>35+</w:t>
              </w:r>
            </w:ins>
          </w:p>
        </w:tc>
        <w:tc>
          <w:tcPr>
            <w:tcW w:w="0" w:type="dxa"/>
            <w:noWrap/>
            <w:vAlign w:val="center"/>
            <w:hideMark/>
            <w:tcPrChange w:id="528" w:author="André Oliveira" w:date="2020-05-01T17:39:00Z">
              <w:tcPr>
                <w:tcW w:w="1417" w:type="dxa"/>
                <w:gridSpan w:val="2"/>
                <w:noWrap/>
                <w:hideMark/>
              </w:tcPr>
            </w:tcPrChange>
          </w:tcPr>
          <w:p w14:paraId="3C9B186C"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29" w:author="André Oliveira" w:date="2020-05-01T17:31:00Z"/>
                <w:rFonts w:ascii="Calibri" w:eastAsia="Times New Roman" w:hAnsi="Calibri" w:cs="Calibri"/>
                <w:noProof w:val="0"/>
                <w:color w:val="000000"/>
                <w:sz w:val="18"/>
                <w:szCs w:val="18"/>
                <w:lang w:eastAsia="pt-PT"/>
                <w:rPrChange w:id="530" w:author="André Oliveira" w:date="2020-05-01T17:32:00Z">
                  <w:rPr>
                    <w:ins w:id="531" w:author="André Oliveira" w:date="2020-05-01T17:31:00Z"/>
                    <w:rFonts w:ascii="Calibri" w:eastAsia="Times New Roman" w:hAnsi="Calibri" w:cs="Calibri"/>
                    <w:noProof w:val="0"/>
                    <w:color w:val="000000"/>
                    <w:lang w:eastAsia="pt-PT"/>
                  </w:rPr>
                </w:rPrChange>
              </w:rPr>
            </w:pPr>
            <w:ins w:id="532" w:author="André Oliveira" w:date="2020-05-01T17:31:00Z">
              <w:r w:rsidRPr="00B00D1A">
                <w:rPr>
                  <w:rFonts w:ascii="Calibri" w:eastAsia="Times New Roman" w:hAnsi="Calibri" w:cs="Calibri"/>
                  <w:noProof w:val="0"/>
                  <w:color w:val="000000"/>
                  <w:sz w:val="18"/>
                  <w:szCs w:val="18"/>
                  <w:lang w:eastAsia="pt-PT"/>
                  <w:rPrChange w:id="533"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34" w:author="André Oliveira" w:date="2020-05-01T17:39:00Z">
              <w:tcPr>
                <w:tcW w:w="1134" w:type="dxa"/>
                <w:gridSpan w:val="2"/>
                <w:noWrap/>
                <w:hideMark/>
              </w:tcPr>
            </w:tcPrChange>
          </w:tcPr>
          <w:p w14:paraId="2504BBE8"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35" w:author="André Oliveira" w:date="2020-05-01T17:31:00Z"/>
                <w:rFonts w:ascii="Calibri" w:eastAsia="Times New Roman" w:hAnsi="Calibri" w:cs="Calibri"/>
                <w:noProof w:val="0"/>
                <w:color w:val="000000"/>
                <w:sz w:val="18"/>
                <w:szCs w:val="18"/>
                <w:lang w:eastAsia="pt-PT"/>
                <w:rPrChange w:id="536" w:author="André Oliveira" w:date="2020-05-01T17:32:00Z">
                  <w:rPr>
                    <w:ins w:id="537" w:author="André Oliveira" w:date="2020-05-01T17:31:00Z"/>
                    <w:rFonts w:ascii="Calibri" w:eastAsia="Times New Roman" w:hAnsi="Calibri" w:cs="Calibri"/>
                    <w:noProof w:val="0"/>
                    <w:color w:val="000000"/>
                    <w:lang w:eastAsia="pt-PT"/>
                  </w:rPr>
                </w:rPrChange>
              </w:rPr>
            </w:pPr>
            <w:ins w:id="538" w:author="André Oliveira" w:date="2020-05-01T17:31:00Z">
              <w:r w:rsidRPr="00B00D1A">
                <w:rPr>
                  <w:rFonts w:ascii="Calibri" w:eastAsia="Times New Roman" w:hAnsi="Calibri" w:cs="Calibri"/>
                  <w:noProof w:val="0"/>
                  <w:color w:val="000000"/>
                  <w:sz w:val="18"/>
                  <w:szCs w:val="18"/>
                  <w:lang w:eastAsia="pt-PT"/>
                  <w:rPrChange w:id="539"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540" w:author="André Oliveira" w:date="2020-05-01T17:39:00Z">
              <w:tcPr>
                <w:tcW w:w="993" w:type="dxa"/>
                <w:gridSpan w:val="3"/>
                <w:noWrap/>
                <w:hideMark/>
              </w:tcPr>
            </w:tcPrChange>
          </w:tcPr>
          <w:p w14:paraId="41A9707F"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41" w:author="André Oliveira" w:date="2020-05-01T17:31:00Z"/>
                <w:rFonts w:ascii="Calibri" w:eastAsia="Times New Roman" w:hAnsi="Calibri" w:cs="Calibri"/>
                <w:noProof w:val="0"/>
                <w:color w:val="000000"/>
                <w:sz w:val="18"/>
                <w:szCs w:val="18"/>
                <w:lang w:eastAsia="pt-PT"/>
                <w:rPrChange w:id="542" w:author="André Oliveira" w:date="2020-05-01T17:32:00Z">
                  <w:rPr>
                    <w:ins w:id="543" w:author="André Oliveira" w:date="2020-05-01T17:31:00Z"/>
                    <w:rFonts w:ascii="Calibri" w:eastAsia="Times New Roman" w:hAnsi="Calibri" w:cs="Calibri"/>
                    <w:noProof w:val="0"/>
                    <w:color w:val="000000"/>
                    <w:lang w:eastAsia="pt-PT"/>
                  </w:rPr>
                </w:rPrChange>
              </w:rPr>
            </w:pPr>
            <w:ins w:id="544" w:author="André Oliveira" w:date="2020-05-01T17:31:00Z">
              <w:r w:rsidRPr="00B00D1A">
                <w:rPr>
                  <w:rFonts w:ascii="Calibri" w:eastAsia="Times New Roman" w:hAnsi="Calibri" w:cs="Calibri"/>
                  <w:noProof w:val="0"/>
                  <w:color w:val="000000"/>
                  <w:sz w:val="18"/>
                  <w:szCs w:val="18"/>
                  <w:lang w:eastAsia="pt-PT"/>
                  <w:rPrChange w:id="545" w:author="André Oliveira" w:date="2020-05-01T17:32:00Z">
                    <w:rPr>
                      <w:rFonts w:ascii="Calibri" w:eastAsia="Times New Roman" w:hAnsi="Calibri" w:cs="Calibri"/>
                      <w:noProof w:val="0"/>
                      <w:color w:val="000000"/>
                      <w:lang w:eastAsia="pt-PT"/>
                    </w:rPr>
                  </w:rPrChange>
                </w:rPr>
                <w:t>230€/mo</w:t>
              </w:r>
            </w:ins>
          </w:p>
        </w:tc>
        <w:tc>
          <w:tcPr>
            <w:tcW w:w="0" w:type="dxa"/>
            <w:noWrap/>
            <w:vAlign w:val="center"/>
            <w:hideMark/>
            <w:tcPrChange w:id="546" w:author="André Oliveira" w:date="2020-05-01T17:39:00Z">
              <w:tcPr>
                <w:tcW w:w="1282" w:type="dxa"/>
                <w:gridSpan w:val="3"/>
                <w:noWrap/>
                <w:hideMark/>
              </w:tcPr>
            </w:tcPrChange>
          </w:tcPr>
          <w:p w14:paraId="1C4DA157"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47" w:author="André Oliveira" w:date="2020-05-01T17:31:00Z"/>
                <w:rFonts w:ascii="Calibri" w:eastAsia="Times New Roman" w:hAnsi="Calibri" w:cs="Calibri"/>
                <w:noProof w:val="0"/>
                <w:color w:val="000000"/>
                <w:sz w:val="18"/>
                <w:szCs w:val="18"/>
                <w:lang w:eastAsia="pt-PT"/>
                <w:rPrChange w:id="548" w:author="André Oliveira" w:date="2020-05-01T17:32:00Z">
                  <w:rPr>
                    <w:ins w:id="549" w:author="André Oliveira" w:date="2020-05-01T17:31:00Z"/>
                    <w:rFonts w:ascii="Calibri" w:eastAsia="Times New Roman" w:hAnsi="Calibri" w:cs="Calibri"/>
                    <w:noProof w:val="0"/>
                    <w:color w:val="000000"/>
                    <w:lang w:eastAsia="pt-PT"/>
                  </w:rPr>
                </w:rPrChange>
              </w:rPr>
            </w:pPr>
            <w:ins w:id="550" w:author="André Oliveira" w:date="2020-05-01T17:31:00Z">
              <w:r w:rsidRPr="00B00D1A">
                <w:rPr>
                  <w:rFonts w:ascii="Calibri" w:eastAsia="Times New Roman" w:hAnsi="Calibri" w:cs="Calibri"/>
                  <w:noProof w:val="0"/>
                  <w:color w:val="000000"/>
                  <w:sz w:val="18"/>
                  <w:szCs w:val="18"/>
                  <w:lang w:eastAsia="pt-PT"/>
                  <w:rPrChange w:id="551"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552" w:author="André Oliveira" w:date="2020-05-01T17:39:00Z">
              <w:tcPr>
                <w:tcW w:w="1020" w:type="dxa"/>
                <w:gridSpan w:val="3"/>
                <w:noWrap/>
                <w:hideMark/>
              </w:tcPr>
            </w:tcPrChange>
          </w:tcPr>
          <w:p w14:paraId="69333AFA"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53" w:author="André Oliveira" w:date="2020-05-01T17:31:00Z"/>
                <w:rFonts w:ascii="Calibri" w:eastAsia="Times New Roman" w:hAnsi="Calibri" w:cs="Calibri"/>
                <w:noProof w:val="0"/>
                <w:color w:val="000000"/>
                <w:sz w:val="18"/>
                <w:szCs w:val="18"/>
                <w:lang w:eastAsia="pt-PT"/>
                <w:rPrChange w:id="554" w:author="André Oliveira" w:date="2020-05-01T17:32:00Z">
                  <w:rPr>
                    <w:ins w:id="555" w:author="André Oliveira" w:date="2020-05-01T17:31:00Z"/>
                    <w:rFonts w:ascii="Calibri" w:eastAsia="Times New Roman" w:hAnsi="Calibri" w:cs="Calibri"/>
                    <w:noProof w:val="0"/>
                    <w:color w:val="000000"/>
                    <w:lang w:eastAsia="pt-PT"/>
                  </w:rPr>
                </w:rPrChange>
              </w:rPr>
            </w:pPr>
            <w:ins w:id="556" w:author="André Oliveira" w:date="2020-05-01T17:31:00Z">
              <w:r w:rsidRPr="00B00D1A">
                <w:rPr>
                  <w:rFonts w:ascii="Calibri" w:eastAsia="Times New Roman" w:hAnsi="Calibri" w:cs="Calibri"/>
                  <w:noProof w:val="0"/>
                  <w:color w:val="000000"/>
                  <w:sz w:val="18"/>
                  <w:szCs w:val="18"/>
                  <w:lang w:eastAsia="pt-PT"/>
                  <w:rPrChange w:id="557" w:author="André Oliveira" w:date="2020-05-01T17:32:00Z">
                    <w:rPr>
                      <w:rFonts w:ascii="Calibri" w:eastAsia="Times New Roman" w:hAnsi="Calibri" w:cs="Calibri"/>
                      <w:noProof w:val="0"/>
                      <w:color w:val="000000"/>
                      <w:lang w:eastAsia="pt-PT"/>
                    </w:rPr>
                  </w:rPrChange>
                </w:rPr>
                <w:t>No</w:t>
              </w:r>
            </w:ins>
          </w:p>
        </w:tc>
      </w:tr>
      <w:tr w:rsidR="00B00D1A" w:rsidRPr="00B00D1A" w14:paraId="75741AFB" w14:textId="77777777" w:rsidTr="009509F3">
        <w:tblPrEx>
          <w:tblPrExChange w:id="558"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559" w:author="André Oliveira" w:date="2020-05-01T17:31:00Z"/>
          <w:trPrChange w:id="560"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61" w:author="André Oliveira" w:date="2020-05-01T17:39:00Z">
              <w:tcPr>
                <w:tcW w:w="1150" w:type="dxa"/>
                <w:gridSpan w:val="2"/>
                <w:noWrap/>
                <w:hideMark/>
              </w:tcPr>
            </w:tcPrChange>
          </w:tcPr>
          <w:p w14:paraId="2AE69F0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562" w:author="André Oliveira" w:date="2020-05-01T17:31:00Z"/>
                <w:rFonts w:ascii="Calibri" w:eastAsia="Times New Roman" w:hAnsi="Calibri" w:cs="Calibri"/>
                <w:noProof w:val="0"/>
                <w:color w:val="000000"/>
                <w:sz w:val="18"/>
                <w:szCs w:val="18"/>
                <w:lang w:eastAsia="pt-PT"/>
                <w:rPrChange w:id="563" w:author="André Oliveira" w:date="2020-05-01T17:32:00Z">
                  <w:rPr>
                    <w:ins w:id="564" w:author="André Oliveira" w:date="2020-05-01T17:31:00Z"/>
                    <w:rFonts w:ascii="Calibri" w:eastAsia="Times New Roman" w:hAnsi="Calibri" w:cs="Calibri"/>
                    <w:noProof w:val="0"/>
                    <w:color w:val="000000"/>
                    <w:sz w:val="22"/>
                    <w:lang w:eastAsia="pt-PT"/>
                  </w:rPr>
                </w:rPrChange>
              </w:rPr>
            </w:pPr>
            <w:ins w:id="565" w:author="André Oliveira" w:date="2020-05-01T17:31:00Z">
              <w:r w:rsidRPr="00B00D1A">
                <w:rPr>
                  <w:rFonts w:ascii="Calibri" w:eastAsia="Times New Roman" w:hAnsi="Calibri" w:cs="Calibri"/>
                  <w:noProof w:val="0"/>
                  <w:color w:val="000000"/>
                  <w:sz w:val="18"/>
                  <w:szCs w:val="18"/>
                  <w:lang w:eastAsia="pt-PT"/>
                  <w:rPrChange w:id="566" w:author="André Oliveira" w:date="2020-05-01T17:32:00Z">
                    <w:rPr>
                      <w:rFonts w:ascii="Calibri" w:eastAsia="Times New Roman" w:hAnsi="Calibri" w:cs="Calibri"/>
                      <w:noProof w:val="0"/>
                      <w:color w:val="000000"/>
                      <w:sz w:val="22"/>
                      <w:lang w:eastAsia="pt-PT"/>
                    </w:rPr>
                  </w:rPrChange>
                </w:rPr>
                <w:t>Leetcode</w:t>
              </w:r>
            </w:ins>
          </w:p>
        </w:tc>
        <w:tc>
          <w:tcPr>
            <w:tcW w:w="0" w:type="dxa"/>
            <w:noWrap/>
            <w:vAlign w:val="center"/>
            <w:hideMark/>
            <w:tcPrChange w:id="567" w:author="André Oliveira" w:date="2020-05-01T17:39:00Z">
              <w:tcPr>
                <w:tcW w:w="914" w:type="dxa"/>
                <w:gridSpan w:val="2"/>
                <w:noWrap/>
                <w:hideMark/>
              </w:tcPr>
            </w:tcPrChange>
          </w:tcPr>
          <w:p w14:paraId="6C70888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68" w:author="André Oliveira" w:date="2020-05-01T17:31:00Z"/>
                <w:rFonts w:ascii="Calibri" w:eastAsia="Times New Roman" w:hAnsi="Calibri" w:cs="Calibri"/>
                <w:noProof w:val="0"/>
                <w:color w:val="000000"/>
                <w:sz w:val="18"/>
                <w:szCs w:val="18"/>
                <w:lang w:eastAsia="pt-PT"/>
                <w:rPrChange w:id="569" w:author="André Oliveira" w:date="2020-05-01T17:32:00Z">
                  <w:rPr>
                    <w:ins w:id="570" w:author="André Oliveira" w:date="2020-05-01T17:31:00Z"/>
                    <w:rFonts w:ascii="Calibri" w:eastAsia="Times New Roman" w:hAnsi="Calibri" w:cs="Calibri"/>
                    <w:noProof w:val="0"/>
                    <w:color w:val="000000"/>
                    <w:lang w:eastAsia="pt-PT"/>
                  </w:rPr>
                </w:rPrChange>
              </w:rPr>
            </w:pPr>
            <w:ins w:id="571" w:author="André Oliveira" w:date="2020-05-01T17:31:00Z">
              <w:r w:rsidRPr="00B00D1A">
                <w:rPr>
                  <w:rFonts w:ascii="Calibri" w:eastAsia="Times New Roman" w:hAnsi="Calibri" w:cs="Calibri"/>
                  <w:noProof w:val="0"/>
                  <w:color w:val="000000"/>
                  <w:sz w:val="18"/>
                  <w:szCs w:val="18"/>
                  <w:lang w:eastAsia="pt-PT"/>
                  <w:rPrChange w:id="572" w:author="André Oliveira" w:date="2020-05-01T17:32:00Z">
                    <w:rPr>
                      <w:rFonts w:ascii="Calibri" w:eastAsia="Times New Roman" w:hAnsi="Calibri" w:cs="Calibri"/>
                      <w:noProof w:val="0"/>
                      <w:color w:val="000000"/>
                      <w:lang w:eastAsia="pt-PT"/>
                    </w:rPr>
                  </w:rPrChange>
                </w:rPr>
                <w:t>&gt; 1500</w:t>
              </w:r>
            </w:ins>
          </w:p>
        </w:tc>
        <w:tc>
          <w:tcPr>
            <w:tcW w:w="0" w:type="dxa"/>
            <w:noWrap/>
            <w:vAlign w:val="center"/>
            <w:hideMark/>
            <w:tcPrChange w:id="573" w:author="André Oliveira" w:date="2020-05-01T17:39:00Z">
              <w:tcPr>
                <w:tcW w:w="1021" w:type="dxa"/>
                <w:gridSpan w:val="2"/>
                <w:noWrap/>
                <w:hideMark/>
              </w:tcPr>
            </w:tcPrChange>
          </w:tcPr>
          <w:p w14:paraId="3432252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74" w:author="André Oliveira" w:date="2020-05-01T17:31:00Z"/>
                <w:rFonts w:ascii="Calibri" w:eastAsia="Times New Roman" w:hAnsi="Calibri" w:cs="Calibri"/>
                <w:noProof w:val="0"/>
                <w:color w:val="000000"/>
                <w:sz w:val="18"/>
                <w:szCs w:val="18"/>
                <w:lang w:eastAsia="pt-PT"/>
                <w:rPrChange w:id="575" w:author="André Oliveira" w:date="2020-05-01T17:32:00Z">
                  <w:rPr>
                    <w:ins w:id="576" w:author="André Oliveira" w:date="2020-05-01T17:31:00Z"/>
                    <w:rFonts w:ascii="Calibri" w:eastAsia="Times New Roman" w:hAnsi="Calibri" w:cs="Calibri"/>
                    <w:noProof w:val="0"/>
                    <w:color w:val="000000"/>
                    <w:lang w:eastAsia="pt-PT"/>
                  </w:rPr>
                </w:rPrChange>
              </w:rPr>
            </w:pPr>
            <w:ins w:id="577" w:author="André Oliveira" w:date="2020-05-01T17:31:00Z">
              <w:r w:rsidRPr="00B00D1A">
                <w:rPr>
                  <w:rFonts w:ascii="Calibri" w:eastAsia="Times New Roman" w:hAnsi="Calibri" w:cs="Calibri"/>
                  <w:noProof w:val="0"/>
                  <w:color w:val="000000"/>
                  <w:sz w:val="18"/>
                  <w:szCs w:val="18"/>
                  <w:lang w:eastAsia="pt-PT"/>
                  <w:rPrChange w:id="578"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579" w:author="André Oliveira" w:date="2020-05-01T17:39:00Z">
              <w:tcPr>
                <w:tcW w:w="1276" w:type="dxa"/>
                <w:gridSpan w:val="2"/>
                <w:noWrap/>
                <w:hideMark/>
              </w:tcPr>
            </w:tcPrChange>
          </w:tcPr>
          <w:p w14:paraId="02C7B338"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80" w:author="André Oliveira" w:date="2020-05-01T17:31:00Z"/>
                <w:rFonts w:ascii="Calibri" w:eastAsia="Times New Roman" w:hAnsi="Calibri" w:cs="Calibri"/>
                <w:noProof w:val="0"/>
                <w:color w:val="000000"/>
                <w:sz w:val="18"/>
                <w:szCs w:val="18"/>
                <w:lang w:eastAsia="pt-PT"/>
                <w:rPrChange w:id="581" w:author="André Oliveira" w:date="2020-05-01T17:32:00Z">
                  <w:rPr>
                    <w:ins w:id="582" w:author="André Oliveira" w:date="2020-05-01T17:31:00Z"/>
                    <w:rFonts w:ascii="Calibri" w:eastAsia="Times New Roman" w:hAnsi="Calibri" w:cs="Calibri"/>
                    <w:noProof w:val="0"/>
                    <w:color w:val="000000"/>
                    <w:lang w:eastAsia="pt-PT"/>
                  </w:rPr>
                </w:rPrChange>
              </w:rPr>
            </w:pPr>
            <w:ins w:id="583" w:author="André Oliveira" w:date="2020-05-01T17:31:00Z">
              <w:r w:rsidRPr="00B00D1A">
                <w:rPr>
                  <w:rFonts w:ascii="Calibri" w:eastAsia="Times New Roman" w:hAnsi="Calibri" w:cs="Calibri"/>
                  <w:noProof w:val="0"/>
                  <w:color w:val="000000"/>
                  <w:sz w:val="18"/>
                  <w:szCs w:val="18"/>
                  <w:lang w:eastAsia="pt-PT"/>
                  <w:rPrChange w:id="584" w:author="André Oliveira" w:date="2020-05-01T17:32:00Z">
                    <w:rPr>
                      <w:rFonts w:ascii="Calibri" w:eastAsia="Times New Roman" w:hAnsi="Calibri" w:cs="Calibri"/>
                      <w:noProof w:val="0"/>
                      <w:color w:val="000000"/>
                      <w:lang w:eastAsia="pt-PT"/>
                    </w:rPr>
                  </w:rPrChange>
                </w:rPr>
                <w:t>14</w:t>
              </w:r>
            </w:ins>
          </w:p>
        </w:tc>
        <w:tc>
          <w:tcPr>
            <w:tcW w:w="0" w:type="dxa"/>
            <w:noWrap/>
            <w:vAlign w:val="center"/>
            <w:hideMark/>
            <w:tcPrChange w:id="585" w:author="André Oliveira" w:date="2020-05-01T17:39:00Z">
              <w:tcPr>
                <w:tcW w:w="1417" w:type="dxa"/>
                <w:gridSpan w:val="2"/>
                <w:noWrap/>
                <w:hideMark/>
              </w:tcPr>
            </w:tcPrChange>
          </w:tcPr>
          <w:p w14:paraId="4233165A"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86" w:author="André Oliveira" w:date="2020-05-01T17:31:00Z"/>
                <w:rFonts w:ascii="Calibri" w:eastAsia="Times New Roman" w:hAnsi="Calibri" w:cs="Calibri"/>
                <w:noProof w:val="0"/>
                <w:color w:val="000000"/>
                <w:sz w:val="18"/>
                <w:szCs w:val="18"/>
                <w:lang w:eastAsia="pt-PT"/>
                <w:rPrChange w:id="587" w:author="André Oliveira" w:date="2020-05-01T17:32:00Z">
                  <w:rPr>
                    <w:ins w:id="588" w:author="André Oliveira" w:date="2020-05-01T17:31:00Z"/>
                    <w:rFonts w:ascii="Calibri" w:eastAsia="Times New Roman" w:hAnsi="Calibri" w:cs="Calibri"/>
                    <w:noProof w:val="0"/>
                    <w:color w:val="000000"/>
                    <w:lang w:eastAsia="pt-PT"/>
                  </w:rPr>
                </w:rPrChange>
              </w:rPr>
            </w:pPr>
            <w:ins w:id="589" w:author="André Oliveira" w:date="2020-05-01T17:31:00Z">
              <w:r w:rsidRPr="00B00D1A">
                <w:rPr>
                  <w:rFonts w:ascii="Calibri" w:eastAsia="Times New Roman" w:hAnsi="Calibri" w:cs="Calibri"/>
                  <w:noProof w:val="0"/>
                  <w:color w:val="000000"/>
                  <w:sz w:val="18"/>
                  <w:szCs w:val="18"/>
                  <w:lang w:eastAsia="pt-PT"/>
                  <w:rPrChange w:id="590"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91" w:author="André Oliveira" w:date="2020-05-01T17:39:00Z">
              <w:tcPr>
                <w:tcW w:w="1134" w:type="dxa"/>
                <w:gridSpan w:val="3"/>
                <w:noWrap/>
                <w:hideMark/>
              </w:tcPr>
            </w:tcPrChange>
          </w:tcPr>
          <w:p w14:paraId="3CED5E9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92" w:author="André Oliveira" w:date="2020-05-01T17:31:00Z"/>
                <w:rFonts w:ascii="Calibri" w:eastAsia="Times New Roman" w:hAnsi="Calibri" w:cs="Calibri"/>
                <w:noProof w:val="0"/>
                <w:color w:val="000000"/>
                <w:sz w:val="18"/>
                <w:szCs w:val="18"/>
                <w:lang w:eastAsia="pt-PT"/>
                <w:rPrChange w:id="593" w:author="André Oliveira" w:date="2020-05-01T17:32:00Z">
                  <w:rPr>
                    <w:ins w:id="594" w:author="André Oliveira" w:date="2020-05-01T17:31:00Z"/>
                    <w:rFonts w:ascii="Calibri" w:eastAsia="Times New Roman" w:hAnsi="Calibri" w:cs="Calibri"/>
                    <w:noProof w:val="0"/>
                    <w:color w:val="000000"/>
                    <w:lang w:eastAsia="pt-PT"/>
                  </w:rPr>
                </w:rPrChange>
              </w:rPr>
            </w:pPr>
            <w:ins w:id="595" w:author="André Oliveira" w:date="2020-05-01T17:31:00Z">
              <w:r w:rsidRPr="00B00D1A">
                <w:rPr>
                  <w:rFonts w:ascii="Calibri" w:eastAsia="Times New Roman" w:hAnsi="Calibri" w:cs="Calibri"/>
                  <w:noProof w:val="0"/>
                  <w:color w:val="000000"/>
                  <w:sz w:val="18"/>
                  <w:szCs w:val="18"/>
                  <w:lang w:eastAsia="pt-PT"/>
                  <w:rPrChange w:id="596"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97" w:author="André Oliveira" w:date="2020-05-01T17:39:00Z">
              <w:tcPr>
                <w:tcW w:w="993" w:type="dxa"/>
                <w:gridSpan w:val="3"/>
                <w:noWrap/>
                <w:hideMark/>
              </w:tcPr>
            </w:tcPrChange>
          </w:tcPr>
          <w:p w14:paraId="7952231D" w14:textId="317E5A2A"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98" w:author="André Oliveira" w:date="2020-05-01T17:31:00Z"/>
                <w:rFonts w:ascii="Calibri" w:eastAsia="Times New Roman" w:hAnsi="Calibri" w:cs="Calibri"/>
                <w:noProof w:val="0"/>
                <w:color w:val="000000"/>
                <w:sz w:val="18"/>
                <w:szCs w:val="18"/>
                <w:lang w:eastAsia="pt-PT"/>
                <w:rPrChange w:id="599" w:author="André Oliveira" w:date="2020-05-01T17:32:00Z">
                  <w:rPr>
                    <w:ins w:id="600" w:author="André Oliveira" w:date="2020-05-01T17:31:00Z"/>
                    <w:rFonts w:ascii="Calibri" w:eastAsia="Times New Roman" w:hAnsi="Calibri" w:cs="Calibri"/>
                    <w:noProof w:val="0"/>
                    <w:color w:val="000000"/>
                    <w:lang w:eastAsia="pt-PT"/>
                  </w:rPr>
                </w:rPrChange>
              </w:rPr>
            </w:pPr>
            <w:ins w:id="601" w:author="André Oliveira" w:date="2020-05-01T17:31:00Z">
              <w:r w:rsidRPr="00B00D1A">
                <w:rPr>
                  <w:rFonts w:ascii="Calibri" w:eastAsia="Times New Roman" w:hAnsi="Calibri" w:cs="Calibri"/>
                  <w:noProof w:val="0"/>
                  <w:color w:val="000000"/>
                  <w:sz w:val="18"/>
                  <w:szCs w:val="18"/>
                  <w:lang w:eastAsia="pt-PT"/>
                  <w:rPrChange w:id="602" w:author="André Oliveira" w:date="2020-05-01T17:32:00Z">
                    <w:rPr>
                      <w:rFonts w:ascii="Calibri" w:eastAsia="Times New Roman" w:hAnsi="Calibri" w:cs="Calibri"/>
                      <w:noProof w:val="0"/>
                      <w:color w:val="000000"/>
                      <w:lang w:eastAsia="pt-PT"/>
                    </w:rPr>
                  </w:rPrChange>
                </w:rPr>
                <w:t>147€/yr</w:t>
              </w:r>
            </w:ins>
          </w:p>
        </w:tc>
        <w:tc>
          <w:tcPr>
            <w:tcW w:w="1282" w:type="dxa"/>
            <w:noWrap/>
            <w:vAlign w:val="center"/>
            <w:hideMark/>
            <w:tcPrChange w:id="603" w:author="André Oliveira" w:date="2020-05-01T17:39:00Z">
              <w:tcPr>
                <w:tcW w:w="1185" w:type="dxa"/>
                <w:gridSpan w:val="3"/>
                <w:noWrap/>
                <w:hideMark/>
              </w:tcPr>
            </w:tcPrChange>
          </w:tcPr>
          <w:p w14:paraId="5F19F716"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04" w:author="André Oliveira" w:date="2020-05-01T17:31:00Z"/>
                <w:rFonts w:ascii="Calibri" w:eastAsia="Times New Roman" w:hAnsi="Calibri" w:cs="Calibri"/>
                <w:noProof w:val="0"/>
                <w:color w:val="000000"/>
                <w:sz w:val="18"/>
                <w:szCs w:val="18"/>
                <w:lang w:eastAsia="pt-PT"/>
                <w:rPrChange w:id="605" w:author="André Oliveira" w:date="2020-05-01T17:32:00Z">
                  <w:rPr>
                    <w:ins w:id="606" w:author="André Oliveira" w:date="2020-05-01T17:31:00Z"/>
                    <w:rFonts w:ascii="Calibri" w:eastAsia="Times New Roman" w:hAnsi="Calibri" w:cs="Calibri"/>
                    <w:noProof w:val="0"/>
                    <w:color w:val="000000"/>
                    <w:lang w:eastAsia="pt-PT"/>
                  </w:rPr>
                </w:rPrChange>
              </w:rPr>
            </w:pPr>
            <w:ins w:id="607" w:author="André Oliveira" w:date="2020-05-01T17:31:00Z">
              <w:r w:rsidRPr="00B00D1A">
                <w:rPr>
                  <w:rFonts w:ascii="Calibri" w:eastAsia="Times New Roman" w:hAnsi="Calibri" w:cs="Calibri"/>
                  <w:noProof w:val="0"/>
                  <w:color w:val="000000"/>
                  <w:sz w:val="18"/>
                  <w:szCs w:val="18"/>
                  <w:lang w:eastAsia="pt-PT"/>
                  <w:rPrChange w:id="608"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609" w:author="André Oliveira" w:date="2020-05-01T17:39:00Z">
              <w:tcPr>
                <w:tcW w:w="929" w:type="dxa"/>
                <w:gridSpan w:val="3"/>
                <w:noWrap/>
                <w:hideMark/>
              </w:tcPr>
            </w:tcPrChange>
          </w:tcPr>
          <w:p w14:paraId="0228E209"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10" w:author="André Oliveira" w:date="2020-05-01T17:31:00Z"/>
                <w:rFonts w:ascii="Calibri" w:eastAsia="Times New Roman" w:hAnsi="Calibri" w:cs="Calibri"/>
                <w:noProof w:val="0"/>
                <w:color w:val="000000"/>
                <w:sz w:val="18"/>
                <w:szCs w:val="18"/>
                <w:lang w:eastAsia="pt-PT"/>
                <w:rPrChange w:id="611" w:author="André Oliveira" w:date="2020-05-01T17:32:00Z">
                  <w:rPr>
                    <w:ins w:id="612" w:author="André Oliveira" w:date="2020-05-01T17:31:00Z"/>
                    <w:rFonts w:ascii="Calibri" w:eastAsia="Times New Roman" w:hAnsi="Calibri" w:cs="Calibri"/>
                    <w:noProof w:val="0"/>
                    <w:color w:val="000000"/>
                    <w:lang w:eastAsia="pt-PT"/>
                  </w:rPr>
                </w:rPrChange>
              </w:rPr>
            </w:pPr>
            <w:ins w:id="613" w:author="André Oliveira" w:date="2020-05-01T17:31:00Z">
              <w:r w:rsidRPr="00B00D1A">
                <w:rPr>
                  <w:rFonts w:ascii="Calibri" w:eastAsia="Times New Roman" w:hAnsi="Calibri" w:cs="Calibri"/>
                  <w:noProof w:val="0"/>
                  <w:color w:val="000000"/>
                  <w:sz w:val="18"/>
                  <w:szCs w:val="18"/>
                  <w:lang w:eastAsia="pt-PT"/>
                  <w:rPrChange w:id="614" w:author="André Oliveira" w:date="2020-05-01T17:32:00Z">
                    <w:rPr>
                      <w:rFonts w:ascii="Calibri" w:eastAsia="Times New Roman" w:hAnsi="Calibri" w:cs="Calibri"/>
                      <w:noProof w:val="0"/>
                      <w:color w:val="000000"/>
                      <w:lang w:eastAsia="pt-PT"/>
                    </w:rPr>
                  </w:rPrChange>
                </w:rPr>
                <w:t>No</w:t>
              </w:r>
            </w:ins>
          </w:p>
        </w:tc>
      </w:tr>
      <w:tr w:rsidR="00B00D1A" w:rsidRPr="00B00D1A" w14:paraId="1B42E992" w14:textId="77777777" w:rsidTr="009509F3">
        <w:tblPrEx>
          <w:tblPrExChange w:id="615" w:author="André Oliveira" w:date="2020-05-01T17:39:00Z">
            <w:tblPrEx>
              <w:tblW w:w="10207" w:type="dxa"/>
              <w:tblInd w:w="-601" w:type="dxa"/>
            </w:tblPrEx>
          </w:tblPrExChange>
        </w:tblPrEx>
        <w:trPr>
          <w:trHeight w:val="570"/>
          <w:ins w:id="616" w:author="André Oliveira" w:date="2020-05-01T17:31:00Z"/>
          <w:trPrChange w:id="617"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618" w:author="André Oliveira" w:date="2020-05-01T17:39:00Z">
              <w:tcPr>
                <w:tcW w:w="1150" w:type="dxa"/>
                <w:gridSpan w:val="2"/>
                <w:noWrap/>
                <w:hideMark/>
              </w:tcPr>
            </w:tcPrChange>
          </w:tcPr>
          <w:p w14:paraId="023BF35F" w14:textId="77777777" w:rsidR="00B00D1A" w:rsidRPr="00B00D1A" w:rsidRDefault="00B00D1A" w:rsidP="009509F3">
            <w:pPr>
              <w:spacing w:after="0"/>
              <w:jc w:val="center"/>
              <w:rPr>
                <w:ins w:id="619" w:author="André Oliveira" w:date="2020-05-01T17:31:00Z"/>
                <w:rFonts w:ascii="Calibri" w:eastAsia="Times New Roman" w:hAnsi="Calibri" w:cs="Calibri"/>
                <w:noProof w:val="0"/>
                <w:color w:val="000000"/>
                <w:sz w:val="18"/>
                <w:szCs w:val="18"/>
                <w:lang w:eastAsia="pt-PT"/>
                <w:rPrChange w:id="620" w:author="André Oliveira" w:date="2020-05-01T17:32:00Z">
                  <w:rPr>
                    <w:ins w:id="621" w:author="André Oliveira" w:date="2020-05-01T17:31:00Z"/>
                    <w:rFonts w:ascii="Calibri" w:eastAsia="Times New Roman" w:hAnsi="Calibri" w:cs="Calibri"/>
                    <w:noProof w:val="0"/>
                    <w:color w:val="000000"/>
                    <w:sz w:val="22"/>
                    <w:lang w:eastAsia="pt-PT"/>
                  </w:rPr>
                </w:rPrChange>
              </w:rPr>
            </w:pPr>
            <w:ins w:id="622" w:author="André Oliveira" w:date="2020-05-01T17:31:00Z">
              <w:r w:rsidRPr="00B00D1A">
                <w:rPr>
                  <w:rFonts w:ascii="Calibri" w:eastAsia="Times New Roman" w:hAnsi="Calibri" w:cs="Calibri"/>
                  <w:noProof w:val="0"/>
                  <w:color w:val="000000"/>
                  <w:sz w:val="18"/>
                  <w:szCs w:val="18"/>
                  <w:lang w:eastAsia="pt-PT"/>
                  <w:rPrChange w:id="623" w:author="André Oliveira" w:date="2020-05-01T17:32:00Z">
                    <w:rPr>
                      <w:rFonts w:ascii="Calibri" w:eastAsia="Times New Roman" w:hAnsi="Calibri" w:cs="Calibri"/>
                      <w:noProof w:val="0"/>
                      <w:color w:val="000000"/>
                      <w:sz w:val="22"/>
                      <w:lang w:eastAsia="pt-PT"/>
                    </w:rPr>
                  </w:rPrChange>
                </w:rPr>
                <w:t>Codewars</w:t>
              </w:r>
            </w:ins>
          </w:p>
        </w:tc>
        <w:tc>
          <w:tcPr>
            <w:tcW w:w="0" w:type="dxa"/>
            <w:noWrap/>
            <w:vAlign w:val="center"/>
            <w:hideMark/>
            <w:tcPrChange w:id="624" w:author="André Oliveira" w:date="2020-05-01T17:39:00Z">
              <w:tcPr>
                <w:tcW w:w="914" w:type="dxa"/>
                <w:gridSpan w:val="2"/>
                <w:noWrap/>
                <w:hideMark/>
              </w:tcPr>
            </w:tcPrChange>
          </w:tcPr>
          <w:p w14:paraId="50F42202"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25" w:author="André Oliveira" w:date="2020-05-01T17:31:00Z"/>
                <w:rFonts w:ascii="Calibri" w:eastAsia="Times New Roman" w:hAnsi="Calibri" w:cs="Calibri"/>
                <w:noProof w:val="0"/>
                <w:color w:val="000000"/>
                <w:sz w:val="18"/>
                <w:szCs w:val="18"/>
                <w:lang w:eastAsia="pt-PT"/>
                <w:rPrChange w:id="626" w:author="André Oliveira" w:date="2020-05-01T17:32:00Z">
                  <w:rPr>
                    <w:ins w:id="627" w:author="André Oliveira" w:date="2020-05-01T17:31:00Z"/>
                    <w:rFonts w:ascii="Calibri" w:eastAsia="Times New Roman" w:hAnsi="Calibri" w:cs="Calibri"/>
                    <w:noProof w:val="0"/>
                    <w:color w:val="000000"/>
                    <w:lang w:eastAsia="pt-PT"/>
                  </w:rPr>
                </w:rPrChange>
              </w:rPr>
            </w:pPr>
            <w:ins w:id="628" w:author="André Oliveira" w:date="2020-05-01T17:31:00Z">
              <w:r w:rsidRPr="00B00D1A">
                <w:rPr>
                  <w:rFonts w:ascii="Calibri" w:eastAsia="Times New Roman" w:hAnsi="Calibri" w:cs="Calibri"/>
                  <w:noProof w:val="0"/>
                  <w:color w:val="000000"/>
                  <w:sz w:val="18"/>
                  <w:szCs w:val="18"/>
                  <w:lang w:eastAsia="pt-PT"/>
                  <w:rPrChange w:id="629" w:author="André Oliveira" w:date="2020-05-01T17:32:00Z">
                    <w:rPr>
                      <w:rFonts w:ascii="Calibri" w:eastAsia="Times New Roman" w:hAnsi="Calibri" w:cs="Calibri"/>
                      <w:noProof w:val="0"/>
                      <w:color w:val="000000"/>
                      <w:lang w:eastAsia="pt-PT"/>
                    </w:rPr>
                  </w:rPrChange>
                </w:rPr>
                <w:t>&gt; 8800</w:t>
              </w:r>
            </w:ins>
          </w:p>
        </w:tc>
        <w:tc>
          <w:tcPr>
            <w:tcW w:w="0" w:type="dxa"/>
            <w:noWrap/>
            <w:vAlign w:val="center"/>
            <w:hideMark/>
            <w:tcPrChange w:id="630" w:author="André Oliveira" w:date="2020-05-01T17:39:00Z">
              <w:tcPr>
                <w:tcW w:w="1021" w:type="dxa"/>
                <w:gridSpan w:val="2"/>
                <w:noWrap/>
                <w:hideMark/>
              </w:tcPr>
            </w:tcPrChange>
          </w:tcPr>
          <w:p w14:paraId="40C97DCC"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31" w:author="André Oliveira" w:date="2020-05-01T17:31:00Z"/>
                <w:rFonts w:ascii="Calibri" w:eastAsia="Times New Roman" w:hAnsi="Calibri" w:cs="Calibri"/>
                <w:noProof w:val="0"/>
                <w:color w:val="000000"/>
                <w:sz w:val="18"/>
                <w:szCs w:val="18"/>
                <w:lang w:eastAsia="pt-PT"/>
                <w:rPrChange w:id="632" w:author="André Oliveira" w:date="2020-05-01T17:32:00Z">
                  <w:rPr>
                    <w:ins w:id="633" w:author="André Oliveira" w:date="2020-05-01T17:31:00Z"/>
                    <w:rFonts w:ascii="Calibri" w:eastAsia="Times New Roman" w:hAnsi="Calibri" w:cs="Calibri"/>
                    <w:noProof w:val="0"/>
                    <w:color w:val="000000"/>
                    <w:lang w:eastAsia="pt-PT"/>
                  </w:rPr>
                </w:rPrChange>
              </w:rPr>
            </w:pPr>
            <w:ins w:id="634" w:author="André Oliveira" w:date="2020-05-01T17:31:00Z">
              <w:r w:rsidRPr="00B00D1A">
                <w:rPr>
                  <w:rFonts w:ascii="Calibri" w:eastAsia="Times New Roman" w:hAnsi="Calibri" w:cs="Calibri"/>
                  <w:noProof w:val="0"/>
                  <w:color w:val="000000"/>
                  <w:sz w:val="18"/>
                  <w:szCs w:val="18"/>
                  <w:lang w:eastAsia="pt-PT"/>
                  <w:rPrChange w:id="635"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636" w:author="André Oliveira" w:date="2020-05-01T17:39:00Z">
              <w:tcPr>
                <w:tcW w:w="1276" w:type="dxa"/>
                <w:gridSpan w:val="2"/>
                <w:noWrap/>
                <w:hideMark/>
              </w:tcPr>
            </w:tcPrChange>
          </w:tcPr>
          <w:p w14:paraId="0CEBC82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37" w:author="André Oliveira" w:date="2020-05-01T17:31:00Z"/>
                <w:rFonts w:ascii="Calibri" w:eastAsia="Times New Roman" w:hAnsi="Calibri" w:cs="Calibri"/>
                <w:noProof w:val="0"/>
                <w:color w:val="000000"/>
                <w:sz w:val="18"/>
                <w:szCs w:val="18"/>
                <w:lang w:eastAsia="pt-PT"/>
                <w:rPrChange w:id="638" w:author="André Oliveira" w:date="2020-05-01T17:32:00Z">
                  <w:rPr>
                    <w:ins w:id="639" w:author="André Oliveira" w:date="2020-05-01T17:31:00Z"/>
                    <w:rFonts w:ascii="Calibri" w:eastAsia="Times New Roman" w:hAnsi="Calibri" w:cs="Calibri"/>
                    <w:noProof w:val="0"/>
                    <w:color w:val="000000"/>
                    <w:lang w:eastAsia="pt-PT"/>
                  </w:rPr>
                </w:rPrChange>
              </w:rPr>
            </w:pPr>
            <w:ins w:id="640" w:author="André Oliveira" w:date="2020-05-01T17:31:00Z">
              <w:r w:rsidRPr="00B00D1A">
                <w:rPr>
                  <w:rFonts w:ascii="Calibri" w:eastAsia="Times New Roman" w:hAnsi="Calibri" w:cs="Calibri"/>
                  <w:noProof w:val="0"/>
                  <w:color w:val="000000"/>
                  <w:sz w:val="18"/>
                  <w:szCs w:val="18"/>
                  <w:lang w:eastAsia="pt-PT"/>
                  <w:rPrChange w:id="641" w:author="André Oliveira" w:date="2020-05-01T17:32:00Z">
                    <w:rPr>
                      <w:rFonts w:ascii="Calibri" w:eastAsia="Times New Roman" w:hAnsi="Calibri" w:cs="Calibri"/>
                      <w:noProof w:val="0"/>
                      <w:color w:val="000000"/>
                      <w:lang w:eastAsia="pt-PT"/>
                    </w:rPr>
                  </w:rPrChange>
                </w:rPr>
                <w:t>55+</w:t>
              </w:r>
            </w:ins>
          </w:p>
        </w:tc>
        <w:tc>
          <w:tcPr>
            <w:tcW w:w="0" w:type="dxa"/>
            <w:noWrap/>
            <w:vAlign w:val="center"/>
            <w:hideMark/>
            <w:tcPrChange w:id="642" w:author="André Oliveira" w:date="2020-05-01T17:39:00Z">
              <w:tcPr>
                <w:tcW w:w="1417" w:type="dxa"/>
                <w:gridSpan w:val="2"/>
                <w:noWrap/>
                <w:hideMark/>
              </w:tcPr>
            </w:tcPrChange>
          </w:tcPr>
          <w:p w14:paraId="4C69B61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43" w:author="André Oliveira" w:date="2020-05-01T17:31:00Z"/>
                <w:rFonts w:ascii="Calibri" w:eastAsia="Times New Roman" w:hAnsi="Calibri" w:cs="Calibri"/>
                <w:noProof w:val="0"/>
                <w:color w:val="000000"/>
                <w:sz w:val="18"/>
                <w:szCs w:val="18"/>
                <w:lang w:eastAsia="pt-PT"/>
                <w:rPrChange w:id="644" w:author="André Oliveira" w:date="2020-05-01T17:32:00Z">
                  <w:rPr>
                    <w:ins w:id="645" w:author="André Oliveira" w:date="2020-05-01T17:31:00Z"/>
                    <w:rFonts w:ascii="Calibri" w:eastAsia="Times New Roman" w:hAnsi="Calibri" w:cs="Calibri"/>
                    <w:noProof w:val="0"/>
                    <w:color w:val="000000"/>
                    <w:lang w:eastAsia="pt-PT"/>
                  </w:rPr>
                </w:rPrChange>
              </w:rPr>
            </w:pPr>
            <w:ins w:id="646" w:author="André Oliveira" w:date="2020-05-01T17:31:00Z">
              <w:r w:rsidRPr="00B00D1A">
                <w:rPr>
                  <w:rFonts w:ascii="Calibri" w:eastAsia="Times New Roman" w:hAnsi="Calibri" w:cs="Calibri"/>
                  <w:noProof w:val="0"/>
                  <w:color w:val="000000"/>
                  <w:sz w:val="18"/>
                  <w:szCs w:val="18"/>
                  <w:lang w:eastAsia="pt-PT"/>
                  <w:rPrChange w:id="647" w:author="André Oliveira" w:date="2020-05-01T17:32:00Z">
                    <w:rPr>
                      <w:rFonts w:ascii="Calibri" w:eastAsia="Times New Roman" w:hAnsi="Calibri" w:cs="Calibri"/>
                      <w:noProof w:val="0"/>
                      <w:color w:val="000000"/>
                      <w:lang w:eastAsia="pt-PT"/>
                    </w:rPr>
                  </w:rPrChange>
                </w:rPr>
                <w:t>Very Good</w:t>
              </w:r>
            </w:ins>
          </w:p>
        </w:tc>
        <w:tc>
          <w:tcPr>
            <w:tcW w:w="0" w:type="dxa"/>
            <w:noWrap/>
            <w:vAlign w:val="center"/>
            <w:hideMark/>
            <w:tcPrChange w:id="648" w:author="André Oliveira" w:date="2020-05-01T17:39:00Z">
              <w:tcPr>
                <w:tcW w:w="1134" w:type="dxa"/>
                <w:gridSpan w:val="2"/>
                <w:noWrap/>
                <w:hideMark/>
              </w:tcPr>
            </w:tcPrChange>
          </w:tcPr>
          <w:p w14:paraId="0E7A6B5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49" w:author="André Oliveira" w:date="2020-05-01T17:31:00Z"/>
                <w:rFonts w:ascii="Calibri" w:eastAsia="Times New Roman" w:hAnsi="Calibri" w:cs="Calibri"/>
                <w:noProof w:val="0"/>
                <w:color w:val="000000"/>
                <w:sz w:val="18"/>
                <w:szCs w:val="18"/>
                <w:lang w:eastAsia="pt-PT"/>
                <w:rPrChange w:id="650" w:author="André Oliveira" w:date="2020-05-01T17:32:00Z">
                  <w:rPr>
                    <w:ins w:id="651" w:author="André Oliveira" w:date="2020-05-01T17:31:00Z"/>
                    <w:rFonts w:ascii="Calibri" w:eastAsia="Times New Roman" w:hAnsi="Calibri" w:cs="Calibri"/>
                    <w:noProof w:val="0"/>
                    <w:color w:val="000000"/>
                    <w:lang w:eastAsia="pt-PT"/>
                  </w:rPr>
                </w:rPrChange>
              </w:rPr>
            </w:pPr>
            <w:ins w:id="652" w:author="André Oliveira" w:date="2020-05-01T17:31:00Z">
              <w:r w:rsidRPr="00B00D1A">
                <w:rPr>
                  <w:rFonts w:ascii="Calibri" w:eastAsia="Times New Roman" w:hAnsi="Calibri" w:cs="Calibri"/>
                  <w:noProof w:val="0"/>
                  <w:color w:val="000000"/>
                  <w:sz w:val="18"/>
                  <w:szCs w:val="18"/>
                  <w:lang w:eastAsia="pt-PT"/>
                  <w:rPrChange w:id="653" w:author="André Oliveira" w:date="2020-05-01T17:32:00Z">
                    <w:rPr>
                      <w:rFonts w:ascii="Calibri" w:eastAsia="Times New Roman" w:hAnsi="Calibri" w:cs="Calibri"/>
                      <w:noProof w:val="0"/>
                      <w:color w:val="000000"/>
                      <w:lang w:eastAsia="pt-PT"/>
                    </w:rPr>
                  </w:rPrChange>
                </w:rPr>
                <w:t>Very Good</w:t>
              </w:r>
            </w:ins>
          </w:p>
        </w:tc>
        <w:tc>
          <w:tcPr>
            <w:tcW w:w="0" w:type="dxa"/>
            <w:noWrap/>
            <w:vAlign w:val="center"/>
            <w:hideMark/>
            <w:tcPrChange w:id="654" w:author="André Oliveira" w:date="2020-05-01T17:39:00Z">
              <w:tcPr>
                <w:tcW w:w="993" w:type="dxa"/>
                <w:gridSpan w:val="3"/>
                <w:noWrap/>
                <w:hideMark/>
              </w:tcPr>
            </w:tcPrChange>
          </w:tcPr>
          <w:p w14:paraId="0975A9AD"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55" w:author="André Oliveira" w:date="2020-05-01T17:31:00Z"/>
                <w:rFonts w:ascii="Calibri" w:eastAsia="Times New Roman" w:hAnsi="Calibri" w:cs="Calibri"/>
                <w:noProof w:val="0"/>
                <w:color w:val="000000"/>
                <w:sz w:val="18"/>
                <w:szCs w:val="18"/>
                <w:lang w:eastAsia="pt-PT"/>
                <w:rPrChange w:id="656" w:author="André Oliveira" w:date="2020-05-01T17:32:00Z">
                  <w:rPr>
                    <w:ins w:id="657" w:author="André Oliveira" w:date="2020-05-01T17:31:00Z"/>
                    <w:rFonts w:ascii="Calibri" w:eastAsia="Times New Roman" w:hAnsi="Calibri" w:cs="Calibri"/>
                    <w:noProof w:val="0"/>
                    <w:color w:val="000000"/>
                    <w:lang w:eastAsia="pt-PT"/>
                  </w:rPr>
                </w:rPrChange>
              </w:rPr>
            </w:pPr>
            <w:ins w:id="658" w:author="André Oliveira" w:date="2020-05-01T17:31:00Z">
              <w:r w:rsidRPr="00B00D1A">
                <w:rPr>
                  <w:rFonts w:ascii="Calibri" w:eastAsia="Times New Roman" w:hAnsi="Calibri" w:cs="Calibri"/>
                  <w:noProof w:val="0"/>
                  <w:color w:val="000000"/>
                  <w:sz w:val="18"/>
                  <w:szCs w:val="18"/>
                  <w:lang w:eastAsia="pt-PT"/>
                  <w:rPrChange w:id="659" w:author="André Oliveira" w:date="2020-05-01T17:32:00Z">
                    <w:rPr>
                      <w:rFonts w:ascii="Calibri" w:eastAsia="Times New Roman" w:hAnsi="Calibri" w:cs="Calibri"/>
                      <w:noProof w:val="0"/>
                      <w:color w:val="000000"/>
                      <w:lang w:eastAsia="pt-PT"/>
                    </w:rPr>
                  </w:rPrChange>
                </w:rPr>
                <w:t>Free</w:t>
              </w:r>
            </w:ins>
          </w:p>
        </w:tc>
        <w:tc>
          <w:tcPr>
            <w:tcW w:w="0" w:type="dxa"/>
            <w:noWrap/>
            <w:vAlign w:val="center"/>
            <w:hideMark/>
            <w:tcPrChange w:id="660" w:author="André Oliveira" w:date="2020-05-01T17:39:00Z">
              <w:tcPr>
                <w:tcW w:w="1282" w:type="dxa"/>
                <w:gridSpan w:val="3"/>
                <w:noWrap/>
                <w:hideMark/>
              </w:tcPr>
            </w:tcPrChange>
          </w:tcPr>
          <w:p w14:paraId="01FB11F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61" w:author="André Oliveira" w:date="2020-05-01T17:31:00Z"/>
                <w:rFonts w:ascii="Calibri" w:eastAsia="Times New Roman" w:hAnsi="Calibri" w:cs="Calibri"/>
                <w:noProof w:val="0"/>
                <w:color w:val="000000"/>
                <w:sz w:val="18"/>
                <w:szCs w:val="18"/>
                <w:lang w:eastAsia="pt-PT"/>
                <w:rPrChange w:id="662" w:author="André Oliveira" w:date="2020-05-01T17:32:00Z">
                  <w:rPr>
                    <w:ins w:id="663" w:author="André Oliveira" w:date="2020-05-01T17:31:00Z"/>
                    <w:rFonts w:ascii="Calibri" w:eastAsia="Times New Roman" w:hAnsi="Calibri" w:cs="Calibri"/>
                    <w:noProof w:val="0"/>
                    <w:color w:val="000000"/>
                    <w:lang w:eastAsia="pt-PT"/>
                  </w:rPr>
                </w:rPrChange>
              </w:rPr>
            </w:pPr>
            <w:ins w:id="664" w:author="André Oliveira" w:date="2020-05-01T17:31:00Z">
              <w:r w:rsidRPr="00B00D1A">
                <w:rPr>
                  <w:rFonts w:ascii="Calibri" w:eastAsia="Times New Roman" w:hAnsi="Calibri" w:cs="Calibri"/>
                  <w:noProof w:val="0"/>
                  <w:color w:val="000000"/>
                  <w:sz w:val="18"/>
                  <w:szCs w:val="18"/>
                  <w:lang w:eastAsia="pt-PT"/>
                  <w:rPrChange w:id="665" w:author="André Oliveira" w:date="2020-05-01T17:32:00Z">
                    <w:rPr>
                      <w:rFonts w:ascii="Calibri" w:eastAsia="Times New Roman" w:hAnsi="Calibri" w:cs="Calibri"/>
                      <w:noProof w:val="0"/>
                      <w:color w:val="000000"/>
                      <w:lang w:eastAsia="pt-PT"/>
                    </w:rPr>
                  </w:rPrChange>
                </w:rPr>
                <w:t>Entertainment</w:t>
              </w:r>
            </w:ins>
          </w:p>
        </w:tc>
        <w:tc>
          <w:tcPr>
            <w:tcW w:w="1161" w:type="dxa"/>
            <w:noWrap/>
            <w:vAlign w:val="center"/>
            <w:hideMark/>
            <w:tcPrChange w:id="666" w:author="André Oliveira" w:date="2020-05-01T17:39:00Z">
              <w:tcPr>
                <w:tcW w:w="1020" w:type="dxa"/>
                <w:gridSpan w:val="3"/>
                <w:noWrap/>
                <w:hideMark/>
              </w:tcPr>
            </w:tcPrChange>
          </w:tcPr>
          <w:p w14:paraId="17EDDCF9"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67" w:author="André Oliveira" w:date="2020-05-01T17:31:00Z"/>
                <w:rFonts w:ascii="Calibri" w:eastAsia="Times New Roman" w:hAnsi="Calibri" w:cs="Calibri"/>
                <w:noProof w:val="0"/>
                <w:color w:val="000000"/>
                <w:sz w:val="18"/>
                <w:szCs w:val="18"/>
                <w:lang w:eastAsia="pt-PT"/>
                <w:rPrChange w:id="668" w:author="André Oliveira" w:date="2020-05-01T17:32:00Z">
                  <w:rPr>
                    <w:ins w:id="669" w:author="André Oliveira" w:date="2020-05-01T17:31:00Z"/>
                    <w:rFonts w:ascii="Calibri" w:eastAsia="Times New Roman" w:hAnsi="Calibri" w:cs="Calibri"/>
                    <w:noProof w:val="0"/>
                    <w:color w:val="000000"/>
                    <w:lang w:eastAsia="pt-PT"/>
                  </w:rPr>
                </w:rPrChange>
              </w:rPr>
            </w:pPr>
            <w:ins w:id="670" w:author="André Oliveira" w:date="2020-05-01T17:31:00Z">
              <w:r w:rsidRPr="00B00D1A">
                <w:rPr>
                  <w:rFonts w:ascii="Calibri" w:eastAsia="Times New Roman" w:hAnsi="Calibri" w:cs="Calibri"/>
                  <w:noProof w:val="0"/>
                  <w:color w:val="000000"/>
                  <w:sz w:val="18"/>
                  <w:szCs w:val="18"/>
                  <w:lang w:eastAsia="pt-PT"/>
                  <w:rPrChange w:id="671" w:author="André Oliveira" w:date="2020-05-01T17:32:00Z">
                    <w:rPr>
                      <w:rFonts w:ascii="Calibri" w:eastAsia="Times New Roman" w:hAnsi="Calibri" w:cs="Calibri"/>
                      <w:noProof w:val="0"/>
                      <w:color w:val="000000"/>
                      <w:lang w:eastAsia="pt-PT"/>
                    </w:rPr>
                  </w:rPrChange>
                </w:rPr>
                <w:t>No</w:t>
              </w:r>
            </w:ins>
          </w:p>
        </w:tc>
      </w:tr>
      <w:tr w:rsidR="00B00D1A" w:rsidRPr="00B00D1A" w14:paraId="31F9BD96" w14:textId="77777777" w:rsidTr="009509F3">
        <w:tblPrEx>
          <w:tblPrExChange w:id="672"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673" w:author="André Oliveira" w:date="2020-05-01T17:31:00Z"/>
          <w:trPrChange w:id="674"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675" w:author="André Oliveira" w:date="2020-05-01T17:39:00Z">
              <w:tcPr>
                <w:tcW w:w="1150" w:type="dxa"/>
                <w:gridSpan w:val="2"/>
                <w:noWrap/>
                <w:hideMark/>
              </w:tcPr>
            </w:tcPrChange>
          </w:tcPr>
          <w:p w14:paraId="7107377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676" w:author="André Oliveira" w:date="2020-05-01T17:31:00Z"/>
                <w:rFonts w:ascii="Calibri" w:eastAsia="Times New Roman" w:hAnsi="Calibri" w:cs="Calibri"/>
                <w:noProof w:val="0"/>
                <w:color w:val="000000"/>
                <w:sz w:val="18"/>
                <w:szCs w:val="18"/>
                <w:lang w:eastAsia="pt-PT"/>
                <w:rPrChange w:id="677" w:author="André Oliveira" w:date="2020-05-01T17:32:00Z">
                  <w:rPr>
                    <w:ins w:id="678" w:author="André Oliveira" w:date="2020-05-01T17:31:00Z"/>
                    <w:rFonts w:ascii="Calibri" w:eastAsia="Times New Roman" w:hAnsi="Calibri" w:cs="Calibri"/>
                    <w:noProof w:val="0"/>
                    <w:color w:val="000000"/>
                    <w:sz w:val="22"/>
                    <w:lang w:eastAsia="pt-PT"/>
                  </w:rPr>
                </w:rPrChange>
              </w:rPr>
            </w:pPr>
            <w:ins w:id="679" w:author="André Oliveira" w:date="2020-05-01T17:31:00Z">
              <w:r w:rsidRPr="00B00D1A">
                <w:rPr>
                  <w:rFonts w:ascii="Calibri" w:eastAsia="Times New Roman" w:hAnsi="Calibri" w:cs="Calibri"/>
                  <w:noProof w:val="0"/>
                  <w:color w:val="000000"/>
                  <w:sz w:val="18"/>
                  <w:szCs w:val="18"/>
                  <w:lang w:eastAsia="pt-PT"/>
                  <w:rPrChange w:id="680" w:author="André Oliveira" w:date="2020-05-01T17:32:00Z">
                    <w:rPr>
                      <w:rFonts w:ascii="Calibri" w:eastAsia="Times New Roman" w:hAnsi="Calibri" w:cs="Calibri"/>
                      <w:noProof w:val="0"/>
                      <w:color w:val="000000"/>
                      <w:sz w:val="22"/>
                      <w:lang w:eastAsia="pt-PT"/>
                    </w:rPr>
                  </w:rPrChange>
                </w:rPr>
                <w:t>CodeChef</w:t>
              </w:r>
            </w:ins>
          </w:p>
        </w:tc>
        <w:tc>
          <w:tcPr>
            <w:tcW w:w="0" w:type="dxa"/>
            <w:noWrap/>
            <w:vAlign w:val="center"/>
            <w:hideMark/>
            <w:tcPrChange w:id="681" w:author="André Oliveira" w:date="2020-05-01T17:39:00Z">
              <w:tcPr>
                <w:tcW w:w="914" w:type="dxa"/>
                <w:gridSpan w:val="2"/>
                <w:noWrap/>
                <w:hideMark/>
              </w:tcPr>
            </w:tcPrChange>
          </w:tcPr>
          <w:p w14:paraId="3CE8B21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82" w:author="André Oliveira" w:date="2020-05-01T17:31:00Z"/>
                <w:rFonts w:ascii="Calibri" w:eastAsia="Times New Roman" w:hAnsi="Calibri" w:cs="Calibri"/>
                <w:noProof w:val="0"/>
                <w:color w:val="000000"/>
                <w:sz w:val="18"/>
                <w:szCs w:val="18"/>
                <w:lang w:eastAsia="pt-PT"/>
                <w:rPrChange w:id="683" w:author="André Oliveira" w:date="2020-05-01T17:32:00Z">
                  <w:rPr>
                    <w:ins w:id="684" w:author="André Oliveira" w:date="2020-05-01T17:31:00Z"/>
                    <w:rFonts w:ascii="Calibri" w:eastAsia="Times New Roman" w:hAnsi="Calibri" w:cs="Calibri"/>
                    <w:noProof w:val="0"/>
                    <w:color w:val="000000"/>
                    <w:lang w:eastAsia="pt-PT"/>
                  </w:rPr>
                </w:rPrChange>
              </w:rPr>
            </w:pPr>
            <w:ins w:id="685" w:author="André Oliveira" w:date="2020-05-01T17:31:00Z">
              <w:r w:rsidRPr="00B00D1A">
                <w:rPr>
                  <w:rFonts w:ascii="Calibri" w:eastAsia="Times New Roman" w:hAnsi="Calibri" w:cs="Calibri"/>
                  <w:noProof w:val="0"/>
                  <w:color w:val="000000"/>
                  <w:sz w:val="18"/>
                  <w:szCs w:val="18"/>
                  <w:lang w:eastAsia="pt-PT"/>
                  <w:rPrChange w:id="686" w:author="André Oliveira" w:date="2020-05-01T17:32:00Z">
                    <w:rPr>
                      <w:rFonts w:ascii="Calibri" w:eastAsia="Times New Roman" w:hAnsi="Calibri" w:cs="Calibri"/>
                      <w:noProof w:val="0"/>
                      <w:color w:val="000000"/>
                      <w:lang w:eastAsia="pt-PT"/>
                    </w:rPr>
                  </w:rPrChange>
                </w:rPr>
                <w:t>&gt; 4300</w:t>
              </w:r>
            </w:ins>
          </w:p>
        </w:tc>
        <w:tc>
          <w:tcPr>
            <w:tcW w:w="0" w:type="dxa"/>
            <w:noWrap/>
            <w:vAlign w:val="center"/>
            <w:hideMark/>
            <w:tcPrChange w:id="687" w:author="André Oliveira" w:date="2020-05-01T17:39:00Z">
              <w:tcPr>
                <w:tcW w:w="1021" w:type="dxa"/>
                <w:gridSpan w:val="2"/>
                <w:noWrap/>
                <w:hideMark/>
              </w:tcPr>
            </w:tcPrChange>
          </w:tcPr>
          <w:p w14:paraId="4605FE8B"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88" w:author="André Oliveira" w:date="2020-05-01T17:31:00Z"/>
                <w:rFonts w:ascii="Calibri" w:eastAsia="Times New Roman" w:hAnsi="Calibri" w:cs="Calibri"/>
                <w:noProof w:val="0"/>
                <w:color w:val="000000"/>
                <w:sz w:val="18"/>
                <w:szCs w:val="18"/>
                <w:lang w:eastAsia="pt-PT"/>
                <w:rPrChange w:id="689" w:author="André Oliveira" w:date="2020-05-01T17:32:00Z">
                  <w:rPr>
                    <w:ins w:id="690" w:author="André Oliveira" w:date="2020-05-01T17:31:00Z"/>
                    <w:rFonts w:ascii="Calibri" w:eastAsia="Times New Roman" w:hAnsi="Calibri" w:cs="Calibri"/>
                    <w:noProof w:val="0"/>
                    <w:color w:val="000000"/>
                    <w:lang w:eastAsia="pt-PT"/>
                  </w:rPr>
                </w:rPrChange>
              </w:rPr>
            </w:pPr>
            <w:ins w:id="691" w:author="André Oliveira" w:date="2020-05-01T17:31:00Z">
              <w:r w:rsidRPr="00B00D1A">
                <w:rPr>
                  <w:rFonts w:ascii="Calibri" w:eastAsia="Times New Roman" w:hAnsi="Calibri" w:cs="Calibri"/>
                  <w:noProof w:val="0"/>
                  <w:color w:val="000000"/>
                  <w:sz w:val="18"/>
                  <w:szCs w:val="18"/>
                  <w:lang w:eastAsia="pt-PT"/>
                  <w:rPrChange w:id="692" w:author="André Oliveira" w:date="2020-05-01T17:32:00Z">
                    <w:rPr>
                      <w:rFonts w:ascii="Calibri" w:eastAsia="Times New Roman" w:hAnsi="Calibri" w:cs="Calibri"/>
                      <w:noProof w:val="0"/>
                      <w:color w:val="000000"/>
                      <w:lang w:eastAsia="pt-PT"/>
                    </w:rPr>
                  </w:rPrChange>
                </w:rPr>
                <w:t>No</w:t>
              </w:r>
            </w:ins>
          </w:p>
        </w:tc>
        <w:tc>
          <w:tcPr>
            <w:tcW w:w="0" w:type="dxa"/>
            <w:noWrap/>
            <w:vAlign w:val="center"/>
            <w:hideMark/>
            <w:tcPrChange w:id="693" w:author="André Oliveira" w:date="2020-05-01T17:39:00Z">
              <w:tcPr>
                <w:tcW w:w="1276" w:type="dxa"/>
                <w:gridSpan w:val="2"/>
                <w:noWrap/>
                <w:hideMark/>
              </w:tcPr>
            </w:tcPrChange>
          </w:tcPr>
          <w:p w14:paraId="6F02E592"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94" w:author="André Oliveira" w:date="2020-05-01T17:31:00Z"/>
                <w:rFonts w:ascii="Calibri" w:eastAsia="Times New Roman" w:hAnsi="Calibri" w:cs="Calibri"/>
                <w:noProof w:val="0"/>
                <w:color w:val="000000"/>
                <w:sz w:val="18"/>
                <w:szCs w:val="18"/>
                <w:lang w:eastAsia="pt-PT"/>
                <w:rPrChange w:id="695" w:author="André Oliveira" w:date="2020-05-01T17:32:00Z">
                  <w:rPr>
                    <w:ins w:id="696" w:author="André Oliveira" w:date="2020-05-01T17:31:00Z"/>
                    <w:rFonts w:ascii="Calibri" w:eastAsia="Times New Roman" w:hAnsi="Calibri" w:cs="Calibri"/>
                    <w:noProof w:val="0"/>
                    <w:color w:val="000000"/>
                    <w:lang w:eastAsia="pt-PT"/>
                  </w:rPr>
                </w:rPrChange>
              </w:rPr>
            </w:pPr>
            <w:ins w:id="697" w:author="André Oliveira" w:date="2020-05-01T17:31:00Z">
              <w:r w:rsidRPr="00B00D1A">
                <w:rPr>
                  <w:rFonts w:ascii="Calibri" w:eastAsia="Times New Roman" w:hAnsi="Calibri" w:cs="Calibri"/>
                  <w:noProof w:val="0"/>
                  <w:color w:val="000000"/>
                  <w:sz w:val="18"/>
                  <w:szCs w:val="18"/>
                  <w:lang w:eastAsia="pt-PT"/>
                  <w:rPrChange w:id="698" w:author="André Oliveira" w:date="2020-05-01T17:32:00Z">
                    <w:rPr>
                      <w:rFonts w:ascii="Calibri" w:eastAsia="Times New Roman" w:hAnsi="Calibri" w:cs="Calibri"/>
                      <w:noProof w:val="0"/>
                      <w:color w:val="000000"/>
                      <w:lang w:eastAsia="pt-PT"/>
                    </w:rPr>
                  </w:rPrChange>
                </w:rPr>
                <w:t>55+</w:t>
              </w:r>
            </w:ins>
          </w:p>
        </w:tc>
        <w:tc>
          <w:tcPr>
            <w:tcW w:w="0" w:type="dxa"/>
            <w:noWrap/>
            <w:vAlign w:val="center"/>
            <w:hideMark/>
            <w:tcPrChange w:id="699" w:author="André Oliveira" w:date="2020-05-01T17:39:00Z">
              <w:tcPr>
                <w:tcW w:w="1417" w:type="dxa"/>
                <w:gridSpan w:val="2"/>
                <w:noWrap/>
                <w:hideMark/>
              </w:tcPr>
            </w:tcPrChange>
          </w:tcPr>
          <w:p w14:paraId="5D2E126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00" w:author="André Oliveira" w:date="2020-05-01T17:31:00Z"/>
                <w:rFonts w:ascii="Calibri" w:eastAsia="Times New Roman" w:hAnsi="Calibri" w:cs="Calibri"/>
                <w:noProof w:val="0"/>
                <w:color w:val="000000"/>
                <w:sz w:val="18"/>
                <w:szCs w:val="18"/>
                <w:lang w:eastAsia="pt-PT"/>
                <w:rPrChange w:id="701" w:author="André Oliveira" w:date="2020-05-01T17:32:00Z">
                  <w:rPr>
                    <w:ins w:id="702" w:author="André Oliveira" w:date="2020-05-01T17:31:00Z"/>
                    <w:rFonts w:ascii="Calibri" w:eastAsia="Times New Roman" w:hAnsi="Calibri" w:cs="Calibri"/>
                    <w:noProof w:val="0"/>
                    <w:color w:val="000000"/>
                    <w:lang w:eastAsia="pt-PT"/>
                  </w:rPr>
                </w:rPrChange>
              </w:rPr>
            </w:pPr>
            <w:ins w:id="703" w:author="André Oliveira" w:date="2020-05-01T17:31:00Z">
              <w:r w:rsidRPr="00B00D1A">
                <w:rPr>
                  <w:rFonts w:ascii="Calibri" w:eastAsia="Times New Roman" w:hAnsi="Calibri" w:cs="Calibri"/>
                  <w:noProof w:val="0"/>
                  <w:color w:val="000000"/>
                  <w:sz w:val="18"/>
                  <w:szCs w:val="18"/>
                  <w:lang w:eastAsia="pt-PT"/>
                  <w:rPrChange w:id="704"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705" w:author="André Oliveira" w:date="2020-05-01T17:39:00Z">
              <w:tcPr>
                <w:tcW w:w="1134" w:type="dxa"/>
                <w:gridSpan w:val="3"/>
                <w:noWrap/>
                <w:hideMark/>
              </w:tcPr>
            </w:tcPrChange>
          </w:tcPr>
          <w:p w14:paraId="4B846603"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06" w:author="André Oliveira" w:date="2020-05-01T17:31:00Z"/>
                <w:rFonts w:ascii="Calibri" w:eastAsia="Times New Roman" w:hAnsi="Calibri" w:cs="Calibri"/>
                <w:noProof w:val="0"/>
                <w:color w:val="000000"/>
                <w:sz w:val="18"/>
                <w:szCs w:val="18"/>
                <w:lang w:eastAsia="pt-PT"/>
                <w:rPrChange w:id="707" w:author="André Oliveira" w:date="2020-05-01T17:32:00Z">
                  <w:rPr>
                    <w:ins w:id="708" w:author="André Oliveira" w:date="2020-05-01T17:31:00Z"/>
                    <w:rFonts w:ascii="Calibri" w:eastAsia="Times New Roman" w:hAnsi="Calibri" w:cs="Calibri"/>
                    <w:noProof w:val="0"/>
                    <w:color w:val="000000"/>
                    <w:lang w:eastAsia="pt-PT"/>
                  </w:rPr>
                </w:rPrChange>
              </w:rPr>
            </w:pPr>
            <w:ins w:id="709" w:author="André Oliveira" w:date="2020-05-01T17:31:00Z">
              <w:r w:rsidRPr="00B00D1A">
                <w:rPr>
                  <w:rFonts w:ascii="Calibri" w:eastAsia="Times New Roman" w:hAnsi="Calibri" w:cs="Calibri"/>
                  <w:noProof w:val="0"/>
                  <w:color w:val="000000"/>
                  <w:sz w:val="18"/>
                  <w:szCs w:val="18"/>
                  <w:lang w:eastAsia="pt-PT"/>
                  <w:rPrChange w:id="710" w:author="André Oliveira" w:date="2020-05-01T17:32:00Z">
                    <w:rPr>
                      <w:rFonts w:ascii="Calibri" w:eastAsia="Times New Roman" w:hAnsi="Calibri" w:cs="Calibri"/>
                      <w:noProof w:val="0"/>
                      <w:color w:val="000000"/>
                      <w:lang w:eastAsia="pt-PT"/>
                    </w:rPr>
                  </w:rPrChange>
                </w:rPr>
                <w:t>Poor</w:t>
              </w:r>
            </w:ins>
          </w:p>
        </w:tc>
        <w:tc>
          <w:tcPr>
            <w:tcW w:w="0" w:type="dxa"/>
            <w:noWrap/>
            <w:vAlign w:val="center"/>
            <w:hideMark/>
            <w:tcPrChange w:id="711" w:author="André Oliveira" w:date="2020-05-01T17:39:00Z">
              <w:tcPr>
                <w:tcW w:w="993" w:type="dxa"/>
                <w:gridSpan w:val="3"/>
                <w:noWrap/>
                <w:hideMark/>
              </w:tcPr>
            </w:tcPrChange>
          </w:tcPr>
          <w:p w14:paraId="314A5935"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12" w:author="André Oliveira" w:date="2020-05-01T17:31:00Z"/>
                <w:rFonts w:ascii="Calibri" w:eastAsia="Times New Roman" w:hAnsi="Calibri" w:cs="Calibri"/>
                <w:noProof w:val="0"/>
                <w:color w:val="000000"/>
                <w:sz w:val="18"/>
                <w:szCs w:val="18"/>
                <w:lang w:eastAsia="pt-PT"/>
                <w:rPrChange w:id="713" w:author="André Oliveira" w:date="2020-05-01T17:32:00Z">
                  <w:rPr>
                    <w:ins w:id="714" w:author="André Oliveira" w:date="2020-05-01T17:31:00Z"/>
                    <w:rFonts w:ascii="Calibri" w:eastAsia="Times New Roman" w:hAnsi="Calibri" w:cs="Calibri"/>
                    <w:noProof w:val="0"/>
                    <w:color w:val="000000"/>
                    <w:lang w:eastAsia="pt-PT"/>
                  </w:rPr>
                </w:rPrChange>
              </w:rPr>
            </w:pPr>
            <w:ins w:id="715" w:author="André Oliveira" w:date="2020-05-01T17:31:00Z">
              <w:r w:rsidRPr="00B00D1A">
                <w:rPr>
                  <w:rFonts w:ascii="Calibri" w:eastAsia="Times New Roman" w:hAnsi="Calibri" w:cs="Calibri"/>
                  <w:noProof w:val="0"/>
                  <w:color w:val="000000"/>
                  <w:sz w:val="18"/>
                  <w:szCs w:val="18"/>
                  <w:lang w:eastAsia="pt-PT"/>
                  <w:rPrChange w:id="716" w:author="André Oliveira" w:date="2020-05-01T17:32:00Z">
                    <w:rPr>
                      <w:rFonts w:ascii="Calibri" w:eastAsia="Times New Roman" w:hAnsi="Calibri" w:cs="Calibri"/>
                      <w:noProof w:val="0"/>
                      <w:color w:val="000000"/>
                      <w:lang w:eastAsia="pt-PT"/>
                    </w:rPr>
                  </w:rPrChange>
                </w:rPr>
                <w:t>Free</w:t>
              </w:r>
            </w:ins>
          </w:p>
        </w:tc>
        <w:tc>
          <w:tcPr>
            <w:tcW w:w="1282" w:type="dxa"/>
            <w:noWrap/>
            <w:vAlign w:val="center"/>
            <w:hideMark/>
            <w:tcPrChange w:id="717" w:author="André Oliveira" w:date="2020-05-01T17:39:00Z">
              <w:tcPr>
                <w:tcW w:w="1185" w:type="dxa"/>
                <w:gridSpan w:val="3"/>
                <w:noWrap/>
                <w:hideMark/>
              </w:tcPr>
            </w:tcPrChange>
          </w:tcPr>
          <w:p w14:paraId="0C4D111C"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18" w:author="André Oliveira" w:date="2020-05-01T17:31:00Z"/>
                <w:rFonts w:ascii="Calibri" w:eastAsia="Times New Roman" w:hAnsi="Calibri" w:cs="Calibri"/>
                <w:noProof w:val="0"/>
                <w:color w:val="000000"/>
                <w:sz w:val="18"/>
                <w:szCs w:val="18"/>
                <w:lang w:eastAsia="pt-PT"/>
                <w:rPrChange w:id="719" w:author="André Oliveira" w:date="2020-05-01T17:32:00Z">
                  <w:rPr>
                    <w:ins w:id="720" w:author="André Oliveira" w:date="2020-05-01T17:31:00Z"/>
                    <w:rFonts w:ascii="Calibri" w:eastAsia="Times New Roman" w:hAnsi="Calibri" w:cs="Calibri"/>
                    <w:noProof w:val="0"/>
                    <w:color w:val="000000"/>
                    <w:lang w:eastAsia="pt-PT"/>
                  </w:rPr>
                </w:rPrChange>
              </w:rPr>
            </w:pPr>
            <w:ins w:id="721" w:author="André Oliveira" w:date="2020-05-01T17:31:00Z">
              <w:r w:rsidRPr="00B00D1A">
                <w:rPr>
                  <w:rFonts w:ascii="Calibri" w:eastAsia="Times New Roman" w:hAnsi="Calibri" w:cs="Calibri"/>
                  <w:noProof w:val="0"/>
                  <w:color w:val="000000"/>
                  <w:sz w:val="18"/>
                  <w:szCs w:val="18"/>
                  <w:lang w:eastAsia="pt-PT"/>
                  <w:rPrChange w:id="722" w:author="André Oliveira" w:date="2020-05-01T17:32:00Z">
                    <w:rPr>
                      <w:rFonts w:ascii="Calibri" w:eastAsia="Times New Roman" w:hAnsi="Calibri" w:cs="Calibri"/>
                      <w:noProof w:val="0"/>
                      <w:color w:val="000000"/>
                      <w:lang w:eastAsia="pt-PT"/>
                    </w:rPr>
                  </w:rPrChange>
                </w:rPr>
                <w:t>Educative</w:t>
              </w:r>
            </w:ins>
          </w:p>
        </w:tc>
        <w:tc>
          <w:tcPr>
            <w:tcW w:w="1161" w:type="dxa"/>
            <w:noWrap/>
            <w:vAlign w:val="center"/>
            <w:hideMark/>
            <w:tcPrChange w:id="723" w:author="André Oliveira" w:date="2020-05-01T17:39:00Z">
              <w:tcPr>
                <w:tcW w:w="929" w:type="dxa"/>
                <w:gridSpan w:val="3"/>
                <w:noWrap/>
                <w:hideMark/>
              </w:tcPr>
            </w:tcPrChange>
          </w:tcPr>
          <w:p w14:paraId="03962443"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24" w:author="André Oliveira" w:date="2020-05-01T17:31:00Z"/>
                <w:rFonts w:ascii="Calibri" w:eastAsia="Times New Roman" w:hAnsi="Calibri" w:cs="Calibri"/>
                <w:noProof w:val="0"/>
                <w:color w:val="000000"/>
                <w:sz w:val="18"/>
                <w:szCs w:val="18"/>
                <w:lang w:eastAsia="pt-PT"/>
                <w:rPrChange w:id="725" w:author="André Oliveira" w:date="2020-05-01T17:32:00Z">
                  <w:rPr>
                    <w:ins w:id="726" w:author="André Oliveira" w:date="2020-05-01T17:31:00Z"/>
                    <w:rFonts w:ascii="Calibri" w:eastAsia="Times New Roman" w:hAnsi="Calibri" w:cs="Calibri"/>
                    <w:noProof w:val="0"/>
                    <w:color w:val="000000"/>
                    <w:lang w:eastAsia="pt-PT"/>
                  </w:rPr>
                </w:rPrChange>
              </w:rPr>
            </w:pPr>
            <w:ins w:id="727" w:author="André Oliveira" w:date="2020-05-01T17:31:00Z">
              <w:r w:rsidRPr="00B00D1A">
                <w:rPr>
                  <w:rFonts w:ascii="Calibri" w:eastAsia="Times New Roman" w:hAnsi="Calibri" w:cs="Calibri"/>
                  <w:noProof w:val="0"/>
                  <w:color w:val="000000"/>
                  <w:sz w:val="18"/>
                  <w:szCs w:val="18"/>
                  <w:lang w:eastAsia="pt-PT"/>
                  <w:rPrChange w:id="728" w:author="André Oliveira" w:date="2020-05-01T17:32:00Z">
                    <w:rPr>
                      <w:rFonts w:ascii="Calibri" w:eastAsia="Times New Roman" w:hAnsi="Calibri" w:cs="Calibri"/>
                      <w:noProof w:val="0"/>
                      <w:color w:val="000000"/>
                      <w:lang w:eastAsia="pt-PT"/>
                    </w:rPr>
                  </w:rPrChange>
                </w:rPr>
                <w:t>No</w:t>
              </w:r>
            </w:ins>
          </w:p>
        </w:tc>
      </w:tr>
      <w:tr w:rsidR="00B00D1A" w:rsidRPr="00B00D1A" w14:paraId="2133DCE7" w14:textId="77777777" w:rsidTr="009509F3">
        <w:tblPrEx>
          <w:tblPrExChange w:id="729" w:author="André Oliveira" w:date="2020-05-01T17:39:00Z">
            <w:tblPrEx>
              <w:tblW w:w="10207" w:type="dxa"/>
              <w:tblInd w:w="-601" w:type="dxa"/>
            </w:tblPrEx>
          </w:tblPrExChange>
        </w:tblPrEx>
        <w:trPr>
          <w:trHeight w:val="570"/>
          <w:ins w:id="730" w:author="André Oliveira" w:date="2020-05-01T17:31:00Z"/>
          <w:trPrChange w:id="731"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732" w:author="André Oliveira" w:date="2020-05-01T17:39:00Z">
              <w:tcPr>
                <w:tcW w:w="1150" w:type="dxa"/>
                <w:gridSpan w:val="2"/>
                <w:noWrap/>
                <w:hideMark/>
              </w:tcPr>
            </w:tcPrChange>
          </w:tcPr>
          <w:p w14:paraId="54EAF384" w14:textId="77777777" w:rsidR="00B00D1A" w:rsidRPr="00B00D1A" w:rsidRDefault="00B00D1A" w:rsidP="009509F3">
            <w:pPr>
              <w:spacing w:after="0"/>
              <w:jc w:val="center"/>
              <w:rPr>
                <w:ins w:id="733" w:author="André Oliveira" w:date="2020-05-01T17:31:00Z"/>
                <w:rFonts w:ascii="Calibri" w:eastAsia="Times New Roman" w:hAnsi="Calibri" w:cs="Calibri"/>
                <w:noProof w:val="0"/>
                <w:color w:val="000000"/>
                <w:sz w:val="18"/>
                <w:szCs w:val="18"/>
                <w:lang w:eastAsia="pt-PT"/>
                <w:rPrChange w:id="734" w:author="André Oliveira" w:date="2020-05-01T17:32:00Z">
                  <w:rPr>
                    <w:ins w:id="735" w:author="André Oliveira" w:date="2020-05-01T17:31:00Z"/>
                    <w:rFonts w:ascii="Calibri" w:eastAsia="Times New Roman" w:hAnsi="Calibri" w:cs="Calibri"/>
                    <w:noProof w:val="0"/>
                    <w:color w:val="000000"/>
                    <w:sz w:val="22"/>
                    <w:lang w:eastAsia="pt-PT"/>
                  </w:rPr>
                </w:rPrChange>
              </w:rPr>
            </w:pPr>
            <w:ins w:id="736" w:author="André Oliveira" w:date="2020-05-01T17:31:00Z">
              <w:r w:rsidRPr="00B00D1A">
                <w:rPr>
                  <w:rFonts w:ascii="Calibri" w:eastAsia="Times New Roman" w:hAnsi="Calibri" w:cs="Calibri"/>
                  <w:noProof w:val="0"/>
                  <w:color w:val="000000"/>
                  <w:sz w:val="18"/>
                  <w:szCs w:val="18"/>
                  <w:lang w:eastAsia="pt-PT"/>
                  <w:rPrChange w:id="737" w:author="André Oliveira" w:date="2020-05-01T17:32:00Z">
                    <w:rPr>
                      <w:rFonts w:ascii="Calibri" w:eastAsia="Times New Roman" w:hAnsi="Calibri" w:cs="Calibri"/>
                      <w:noProof w:val="0"/>
                      <w:color w:val="000000"/>
                      <w:sz w:val="22"/>
                      <w:lang w:eastAsia="pt-PT"/>
                    </w:rPr>
                  </w:rPrChange>
                </w:rPr>
                <w:t>IS E-Learning</w:t>
              </w:r>
            </w:ins>
          </w:p>
        </w:tc>
        <w:tc>
          <w:tcPr>
            <w:tcW w:w="0" w:type="dxa"/>
            <w:noWrap/>
            <w:vAlign w:val="center"/>
            <w:hideMark/>
            <w:tcPrChange w:id="738" w:author="André Oliveira" w:date="2020-05-01T17:39:00Z">
              <w:tcPr>
                <w:tcW w:w="914" w:type="dxa"/>
                <w:gridSpan w:val="2"/>
                <w:noWrap/>
                <w:hideMark/>
              </w:tcPr>
            </w:tcPrChange>
          </w:tcPr>
          <w:p w14:paraId="548CE87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39" w:author="André Oliveira" w:date="2020-05-01T17:31:00Z"/>
                <w:rFonts w:ascii="Calibri" w:eastAsia="Times New Roman" w:hAnsi="Calibri" w:cs="Calibri"/>
                <w:noProof w:val="0"/>
                <w:color w:val="000000"/>
                <w:sz w:val="18"/>
                <w:szCs w:val="18"/>
                <w:lang w:eastAsia="pt-PT"/>
                <w:rPrChange w:id="740" w:author="André Oliveira" w:date="2020-05-01T17:32:00Z">
                  <w:rPr>
                    <w:ins w:id="741" w:author="André Oliveira" w:date="2020-05-01T17:31:00Z"/>
                    <w:rFonts w:ascii="Calibri" w:eastAsia="Times New Roman" w:hAnsi="Calibri" w:cs="Calibri"/>
                    <w:noProof w:val="0"/>
                    <w:color w:val="000000"/>
                    <w:lang w:eastAsia="pt-PT"/>
                  </w:rPr>
                </w:rPrChange>
              </w:rPr>
            </w:pPr>
            <w:ins w:id="742" w:author="André Oliveira" w:date="2020-05-01T17:31:00Z">
              <w:r w:rsidRPr="00B00D1A">
                <w:rPr>
                  <w:rFonts w:ascii="Calibri" w:eastAsia="Times New Roman" w:hAnsi="Calibri" w:cs="Calibri"/>
                  <w:noProof w:val="0"/>
                  <w:color w:val="000000"/>
                  <w:sz w:val="18"/>
                  <w:szCs w:val="18"/>
                  <w:lang w:eastAsia="pt-PT"/>
                  <w:rPrChange w:id="743" w:author="André Oliveira" w:date="2020-05-01T17:32:00Z">
                    <w:rPr>
                      <w:rFonts w:ascii="Calibri" w:eastAsia="Times New Roman" w:hAnsi="Calibri" w:cs="Calibri"/>
                      <w:noProof w:val="0"/>
                      <w:color w:val="000000"/>
                      <w:lang w:eastAsia="pt-PT"/>
                    </w:rPr>
                  </w:rPrChange>
                </w:rPr>
                <w:t>N/A</w:t>
              </w:r>
            </w:ins>
          </w:p>
        </w:tc>
        <w:tc>
          <w:tcPr>
            <w:tcW w:w="0" w:type="dxa"/>
            <w:noWrap/>
            <w:vAlign w:val="center"/>
            <w:hideMark/>
            <w:tcPrChange w:id="744" w:author="André Oliveira" w:date="2020-05-01T17:39:00Z">
              <w:tcPr>
                <w:tcW w:w="1021" w:type="dxa"/>
                <w:gridSpan w:val="2"/>
                <w:noWrap/>
                <w:hideMark/>
              </w:tcPr>
            </w:tcPrChange>
          </w:tcPr>
          <w:p w14:paraId="3CC005F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45" w:author="André Oliveira" w:date="2020-05-01T17:31:00Z"/>
                <w:rFonts w:ascii="Calibri" w:eastAsia="Times New Roman" w:hAnsi="Calibri" w:cs="Calibri"/>
                <w:noProof w:val="0"/>
                <w:color w:val="000000"/>
                <w:sz w:val="18"/>
                <w:szCs w:val="18"/>
                <w:lang w:eastAsia="pt-PT"/>
                <w:rPrChange w:id="746" w:author="André Oliveira" w:date="2020-05-01T17:32:00Z">
                  <w:rPr>
                    <w:ins w:id="747" w:author="André Oliveira" w:date="2020-05-01T17:31:00Z"/>
                    <w:rFonts w:ascii="Calibri" w:eastAsia="Times New Roman" w:hAnsi="Calibri" w:cs="Calibri"/>
                    <w:noProof w:val="0"/>
                    <w:color w:val="000000"/>
                    <w:lang w:eastAsia="pt-PT"/>
                  </w:rPr>
                </w:rPrChange>
              </w:rPr>
            </w:pPr>
            <w:ins w:id="748" w:author="André Oliveira" w:date="2020-05-01T17:31:00Z">
              <w:r w:rsidRPr="00B00D1A">
                <w:rPr>
                  <w:rFonts w:ascii="Calibri" w:eastAsia="Times New Roman" w:hAnsi="Calibri" w:cs="Calibri"/>
                  <w:noProof w:val="0"/>
                  <w:color w:val="000000"/>
                  <w:sz w:val="18"/>
                  <w:szCs w:val="18"/>
                  <w:lang w:eastAsia="pt-PT"/>
                  <w:rPrChange w:id="749"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750" w:author="André Oliveira" w:date="2020-05-01T17:39:00Z">
              <w:tcPr>
                <w:tcW w:w="1276" w:type="dxa"/>
                <w:gridSpan w:val="2"/>
                <w:noWrap/>
                <w:hideMark/>
              </w:tcPr>
            </w:tcPrChange>
          </w:tcPr>
          <w:p w14:paraId="2DB08BB3"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51" w:author="André Oliveira" w:date="2020-05-01T17:31:00Z"/>
                <w:rFonts w:ascii="Calibri" w:eastAsia="Times New Roman" w:hAnsi="Calibri" w:cs="Calibri"/>
                <w:noProof w:val="0"/>
                <w:color w:val="000000"/>
                <w:sz w:val="18"/>
                <w:szCs w:val="18"/>
                <w:lang w:eastAsia="pt-PT"/>
                <w:rPrChange w:id="752" w:author="André Oliveira" w:date="2020-05-01T17:32:00Z">
                  <w:rPr>
                    <w:ins w:id="753" w:author="André Oliveira" w:date="2020-05-01T17:31:00Z"/>
                    <w:rFonts w:ascii="Calibri" w:eastAsia="Times New Roman" w:hAnsi="Calibri" w:cs="Calibri"/>
                    <w:noProof w:val="0"/>
                    <w:color w:val="000000"/>
                    <w:lang w:eastAsia="pt-PT"/>
                  </w:rPr>
                </w:rPrChange>
              </w:rPr>
            </w:pPr>
            <w:ins w:id="754" w:author="André Oliveira" w:date="2020-05-01T17:31:00Z">
              <w:r w:rsidRPr="00B00D1A">
                <w:rPr>
                  <w:rFonts w:ascii="Calibri" w:eastAsia="Times New Roman" w:hAnsi="Calibri" w:cs="Calibri"/>
                  <w:noProof w:val="0"/>
                  <w:color w:val="000000"/>
                  <w:sz w:val="18"/>
                  <w:szCs w:val="18"/>
                  <w:lang w:eastAsia="pt-PT"/>
                  <w:rPrChange w:id="755" w:author="André Oliveira" w:date="2020-05-01T17:32:00Z">
                    <w:rPr>
                      <w:rFonts w:ascii="Calibri" w:eastAsia="Times New Roman" w:hAnsi="Calibri" w:cs="Calibri"/>
                      <w:noProof w:val="0"/>
                      <w:color w:val="000000"/>
                      <w:lang w:eastAsia="pt-PT"/>
                    </w:rPr>
                  </w:rPrChange>
                </w:rPr>
                <w:t>5</w:t>
              </w:r>
            </w:ins>
          </w:p>
        </w:tc>
        <w:tc>
          <w:tcPr>
            <w:tcW w:w="0" w:type="dxa"/>
            <w:noWrap/>
            <w:vAlign w:val="center"/>
            <w:hideMark/>
            <w:tcPrChange w:id="756" w:author="André Oliveira" w:date="2020-05-01T17:39:00Z">
              <w:tcPr>
                <w:tcW w:w="1417" w:type="dxa"/>
                <w:gridSpan w:val="2"/>
                <w:noWrap/>
                <w:hideMark/>
              </w:tcPr>
            </w:tcPrChange>
          </w:tcPr>
          <w:p w14:paraId="68EC1EC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57" w:author="André Oliveira" w:date="2020-05-01T17:31:00Z"/>
                <w:rFonts w:ascii="Calibri" w:eastAsia="Times New Roman" w:hAnsi="Calibri" w:cs="Calibri"/>
                <w:noProof w:val="0"/>
                <w:color w:val="000000"/>
                <w:sz w:val="18"/>
                <w:szCs w:val="18"/>
                <w:lang w:eastAsia="pt-PT"/>
                <w:rPrChange w:id="758" w:author="André Oliveira" w:date="2020-05-01T17:32:00Z">
                  <w:rPr>
                    <w:ins w:id="759" w:author="André Oliveira" w:date="2020-05-01T17:31:00Z"/>
                    <w:rFonts w:ascii="Calibri" w:eastAsia="Times New Roman" w:hAnsi="Calibri" w:cs="Calibri"/>
                    <w:noProof w:val="0"/>
                    <w:color w:val="000000"/>
                    <w:lang w:eastAsia="pt-PT"/>
                  </w:rPr>
                </w:rPrChange>
              </w:rPr>
            </w:pPr>
            <w:ins w:id="760" w:author="André Oliveira" w:date="2020-05-01T17:31:00Z">
              <w:r w:rsidRPr="00B00D1A">
                <w:rPr>
                  <w:rFonts w:ascii="Calibri" w:eastAsia="Times New Roman" w:hAnsi="Calibri" w:cs="Calibri"/>
                  <w:noProof w:val="0"/>
                  <w:color w:val="000000"/>
                  <w:sz w:val="18"/>
                  <w:szCs w:val="18"/>
                  <w:lang w:eastAsia="pt-PT"/>
                  <w:rPrChange w:id="761" w:author="André Oliveira" w:date="2020-05-01T17:32:00Z">
                    <w:rPr>
                      <w:rFonts w:ascii="Calibri" w:eastAsia="Times New Roman" w:hAnsi="Calibri" w:cs="Calibri"/>
                      <w:noProof w:val="0"/>
                      <w:color w:val="000000"/>
                      <w:lang w:eastAsia="pt-PT"/>
                    </w:rPr>
                  </w:rPrChange>
                </w:rPr>
                <w:t>N/A</w:t>
              </w:r>
            </w:ins>
          </w:p>
        </w:tc>
        <w:tc>
          <w:tcPr>
            <w:tcW w:w="0" w:type="dxa"/>
            <w:noWrap/>
            <w:vAlign w:val="center"/>
            <w:hideMark/>
            <w:tcPrChange w:id="762" w:author="André Oliveira" w:date="2020-05-01T17:39:00Z">
              <w:tcPr>
                <w:tcW w:w="1134" w:type="dxa"/>
                <w:gridSpan w:val="2"/>
                <w:noWrap/>
                <w:hideMark/>
              </w:tcPr>
            </w:tcPrChange>
          </w:tcPr>
          <w:p w14:paraId="4564ABF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63" w:author="André Oliveira" w:date="2020-05-01T17:31:00Z"/>
                <w:rFonts w:ascii="Calibri" w:eastAsia="Times New Roman" w:hAnsi="Calibri" w:cs="Calibri"/>
                <w:noProof w:val="0"/>
                <w:color w:val="000000"/>
                <w:sz w:val="18"/>
                <w:szCs w:val="18"/>
                <w:lang w:eastAsia="pt-PT"/>
                <w:rPrChange w:id="764" w:author="André Oliveira" w:date="2020-05-01T17:32:00Z">
                  <w:rPr>
                    <w:ins w:id="765" w:author="André Oliveira" w:date="2020-05-01T17:31:00Z"/>
                    <w:rFonts w:ascii="Calibri" w:eastAsia="Times New Roman" w:hAnsi="Calibri" w:cs="Calibri"/>
                    <w:noProof w:val="0"/>
                    <w:color w:val="000000"/>
                    <w:lang w:eastAsia="pt-PT"/>
                  </w:rPr>
                </w:rPrChange>
              </w:rPr>
            </w:pPr>
            <w:ins w:id="766" w:author="André Oliveira" w:date="2020-05-01T17:31:00Z">
              <w:r w:rsidRPr="00B00D1A">
                <w:rPr>
                  <w:rFonts w:ascii="Calibri" w:eastAsia="Times New Roman" w:hAnsi="Calibri" w:cs="Calibri"/>
                  <w:noProof w:val="0"/>
                  <w:color w:val="000000"/>
                  <w:sz w:val="18"/>
                  <w:szCs w:val="18"/>
                  <w:lang w:eastAsia="pt-PT"/>
                  <w:rPrChange w:id="767"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768" w:author="André Oliveira" w:date="2020-05-01T17:39:00Z">
              <w:tcPr>
                <w:tcW w:w="993" w:type="dxa"/>
                <w:gridSpan w:val="3"/>
                <w:noWrap/>
                <w:hideMark/>
              </w:tcPr>
            </w:tcPrChange>
          </w:tcPr>
          <w:p w14:paraId="4225815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69" w:author="André Oliveira" w:date="2020-05-01T17:31:00Z"/>
                <w:rFonts w:ascii="Calibri" w:eastAsia="Times New Roman" w:hAnsi="Calibri" w:cs="Calibri"/>
                <w:noProof w:val="0"/>
                <w:color w:val="000000"/>
                <w:sz w:val="18"/>
                <w:szCs w:val="18"/>
                <w:lang w:eastAsia="pt-PT"/>
                <w:rPrChange w:id="770" w:author="André Oliveira" w:date="2020-05-01T17:32:00Z">
                  <w:rPr>
                    <w:ins w:id="771" w:author="André Oliveira" w:date="2020-05-01T17:31:00Z"/>
                    <w:rFonts w:ascii="Calibri" w:eastAsia="Times New Roman" w:hAnsi="Calibri" w:cs="Calibri"/>
                    <w:noProof w:val="0"/>
                    <w:color w:val="000000"/>
                    <w:lang w:eastAsia="pt-PT"/>
                  </w:rPr>
                </w:rPrChange>
              </w:rPr>
            </w:pPr>
            <w:ins w:id="772" w:author="André Oliveira" w:date="2020-05-01T17:31:00Z">
              <w:r w:rsidRPr="00B00D1A">
                <w:rPr>
                  <w:rFonts w:ascii="Calibri" w:eastAsia="Times New Roman" w:hAnsi="Calibri" w:cs="Calibri"/>
                  <w:noProof w:val="0"/>
                  <w:color w:val="000000"/>
                  <w:sz w:val="18"/>
                  <w:szCs w:val="18"/>
                  <w:lang w:eastAsia="pt-PT"/>
                  <w:rPrChange w:id="773" w:author="André Oliveira" w:date="2020-05-01T17:32:00Z">
                    <w:rPr>
                      <w:rFonts w:ascii="Calibri" w:eastAsia="Times New Roman" w:hAnsi="Calibri" w:cs="Calibri"/>
                      <w:noProof w:val="0"/>
                      <w:color w:val="000000"/>
                      <w:lang w:eastAsia="pt-PT"/>
                    </w:rPr>
                  </w:rPrChange>
                </w:rPr>
                <w:t>Free</w:t>
              </w:r>
            </w:ins>
          </w:p>
        </w:tc>
        <w:tc>
          <w:tcPr>
            <w:tcW w:w="0" w:type="dxa"/>
            <w:noWrap/>
            <w:vAlign w:val="center"/>
            <w:hideMark/>
            <w:tcPrChange w:id="774" w:author="André Oliveira" w:date="2020-05-01T17:39:00Z">
              <w:tcPr>
                <w:tcW w:w="1282" w:type="dxa"/>
                <w:gridSpan w:val="3"/>
                <w:noWrap/>
                <w:hideMark/>
              </w:tcPr>
            </w:tcPrChange>
          </w:tcPr>
          <w:p w14:paraId="33DEB37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75" w:author="André Oliveira" w:date="2020-05-01T17:31:00Z"/>
                <w:rFonts w:ascii="Calibri" w:eastAsia="Times New Roman" w:hAnsi="Calibri" w:cs="Calibri"/>
                <w:noProof w:val="0"/>
                <w:color w:val="000000"/>
                <w:sz w:val="18"/>
                <w:szCs w:val="18"/>
                <w:lang w:eastAsia="pt-PT"/>
                <w:rPrChange w:id="776" w:author="André Oliveira" w:date="2020-05-01T17:32:00Z">
                  <w:rPr>
                    <w:ins w:id="777" w:author="André Oliveira" w:date="2020-05-01T17:31:00Z"/>
                    <w:rFonts w:ascii="Calibri" w:eastAsia="Times New Roman" w:hAnsi="Calibri" w:cs="Calibri"/>
                    <w:noProof w:val="0"/>
                    <w:color w:val="000000"/>
                    <w:lang w:eastAsia="pt-PT"/>
                  </w:rPr>
                </w:rPrChange>
              </w:rPr>
            </w:pPr>
            <w:ins w:id="778" w:author="André Oliveira" w:date="2020-05-01T17:31:00Z">
              <w:r w:rsidRPr="00B00D1A">
                <w:rPr>
                  <w:rFonts w:ascii="Calibri" w:eastAsia="Times New Roman" w:hAnsi="Calibri" w:cs="Calibri"/>
                  <w:noProof w:val="0"/>
                  <w:color w:val="000000"/>
                  <w:sz w:val="18"/>
                  <w:szCs w:val="18"/>
                  <w:lang w:eastAsia="pt-PT"/>
                  <w:rPrChange w:id="779" w:author="André Oliveira" w:date="2020-05-01T17:32:00Z">
                    <w:rPr>
                      <w:rFonts w:ascii="Calibri" w:eastAsia="Times New Roman" w:hAnsi="Calibri" w:cs="Calibri"/>
                      <w:noProof w:val="0"/>
                      <w:color w:val="000000"/>
                      <w:lang w:eastAsia="pt-PT"/>
                    </w:rPr>
                  </w:rPrChange>
                </w:rPr>
                <w:t>Educative</w:t>
              </w:r>
            </w:ins>
          </w:p>
        </w:tc>
        <w:tc>
          <w:tcPr>
            <w:tcW w:w="1161" w:type="dxa"/>
            <w:noWrap/>
            <w:vAlign w:val="center"/>
            <w:hideMark/>
            <w:tcPrChange w:id="780" w:author="André Oliveira" w:date="2020-05-01T17:39:00Z">
              <w:tcPr>
                <w:tcW w:w="1020" w:type="dxa"/>
                <w:gridSpan w:val="3"/>
                <w:noWrap/>
                <w:hideMark/>
              </w:tcPr>
            </w:tcPrChange>
          </w:tcPr>
          <w:p w14:paraId="0197375F"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81" w:author="André Oliveira" w:date="2020-05-01T17:31:00Z"/>
                <w:rFonts w:ascii="Calibri" w:eastAsia="Times New Roman" w:hAnsi="Calibri" w:cs="Calibri"/>
                <w:noProof w:val="0"/>
                <w:color w:val="000000"/>
                <w:sz w:val="18"/>
                <w:szCs w:val="18"/>
                <w:lang w:eastAsia="pt-PT"/>
                <w:rPrChange w:id="782" w:author="André Oliveira" w:date="2020-05-01T17:32:00Z">
                  <w:rPr>
                    <w:ins w:id="783" w:author="André Oliveira" w:date="2020-05-01T17:31:00Z"/>
                    <w:rFonts w:ascii="Calibri" w:eastAsia="Times New Roman" w:hAnsi="Calibri" w:cs="Calibri"/>
                    <w:noProof w:val="0"/>
                    <w:color w:val="000000"/>
                    <w:lang w:eastAsia="pt-PT"/>
                  </w:rPr>
                </w:rPrChange>
              </w:rPr>
            </w:pPr>
            <w:ins w:id="784" w:author="André Oliveira" w:date="2020-05-01T17:31:00Z">
              <w:r w:rsidRPr="00B00D1A">
                <w:rPr>
                  <w:rFonts w:ascii="Calibri" w:eastAsia="Times New Roman" w:hAnsi="Calibri" w:cs="Calibri"/>
                  <w:noProof w:val="0"/>
                  <w:color w:val="000000"/>
                  <w:sz w:val="18"/>
                  <w:szCs w:val="18"/>
                  <w:lang w:eastAsia="pt-PT"/>
                  <w:rPrChange w:id="785" w:author="André Oliveira" w:date="2020-05-01T17:32:00Z">
                    <w:rPr>
                      <w:rFonts w:ascii="Calibri" w:eastAsia="Times New Roman" w:hAnsi="Calibri" w:cs="Calibri"/>
                      <w:noProof w:val="0"/>
                      <w:color w:val="000000"/>
                      <w:lang w:eastAsia="pt-PT"/>
                    </w:rPr>
                  </w:rPrChange>
                </w:rPr>
                <w:t>Yes</w:t>
              </w:r>
            </w:ins>
          </w:p>
        </w:tc>
      </w:tr>
    </w:tbl>
    <w:p w14:paraId="35C78DEE" w14:textId="77777777" w:rsidR="00B00D1A" w:rsidRPr="00B00D1A" w:rsidRDefault="00B00D1A">
      <w:pPr>
        <w:rPr>
          <w:ins w:id="786" w:author="Rodrigo LeaL" w:date="2020-05-01T12:12:00Z"/>
          <w:lang w:val="en-US"/>
          <w:rPrChange w:id="787" w:author="André Oliveira" w:date="2020-05-01T17:31:00Z">
            <w:rPr>
              <w:ins w:id="788" w:author="Rodrigo LeaL" w:date="2020-05-01T12:12:00Z"/>
            </w:rPr>
          </w:rPrChange>
        </w:rPr>
        <w:pPrChange w:id="789" w:author="André Oliveira" w:date="2020-05-01T17:31:00Z">
          <w:pPr>
            <w:pStyle w:val="Legenda"/>
          </w:pPr>
        </w:pPrChange>
      </w:pPr>
    </w:p>
    <w:p w14:paraId="71895CF9" w14:textId="449BC9BD" w:rsidR="004A2391" w:rsidDel="00B00D1A" w:rsidRDefault="00703EED">
      <w:pPr>
        <w:spacing w:after="200"/>
        <w:jc w:val="left"/>
        <w:rPr>
          <w:del w:id="790" w:author="André Oliveira" w:date="2020-05-01T17:37:00Z"/>
          <w:lang w:val="en-US"/>
        </w:rPr>
      </w:pPr>
      <w:del w:id="791" w:author="André Oliveira" w:date="2020-05-01T17:37:00Z">
        <w:r w:rsidRPr="00703EED" w:rsidDel="00B00D1A">
          <w:lastRenderedPageBreak/>
          <w:drawing>
            <wp:inline distT="0" distB="0" distL="0" distR="0" wp14:anchorId="2028927C" wp14:editId="61348B74">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del>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792" w:name="_Toc39266843"/>
      <w:r>
        <w:lastRenderedPageBreak/>
        <w:t>Related Technologies</w:t>
      </w:r>
      <w:bookmarkEnd w:id="792"/>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793" w:name="_Toc3926684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793"/>
    </w:p>
    <w:p w14:paraId="1BA73D09" w14:textId="056A3493"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EndPr/>
        <w:sdtContent>
          <w:r w:rsidR="00330AB8">
            <w:rPr>
              <w:lang w:val="en-US"/>
            </w:rPr>
            <w:fldChar w:fldCharType="begin"/>
          </w:r>
          <w:ins w:id="794" w:author="André Oliveira" w:date="2020-05-01T17:18:00Z">
            <w:r w:rsidR="00795FAD">
              <w:rPr>
                <w:lang w:val="en-US"/>
              </w:rPr>
              <w:instrText xml:space="preserve">CITATION Rea20 \l 2070 </w:instrText>
            </w:r>
          </w:ins>
          <w:del w:id="795" w:author="André Oliveira" w:date="2020-05-01T17:18:00Z">
            <w:r w:rsidR="00330AB8" w:rsidRPr="00330AB8" w:rsidDel="00795FAD">
              <w:rPr>
                <w:lang w:val="en-US"/>
              </w:rPr>
              <w:delInstrText xml:space="preserve"> CITATION Rea20 \l 2070 </w:delInstrText>
            </w:r>
          </w:del>
          <w:r w:rsidR="00330AB8">
            <w:rPr>
              <w:lang w:val="en-US"/>
            </w:rPr>
            <w:fldChar w:fldCharType="separate"/>
          </w:r>
          <w:r w:rsidR="00795FAD" w:rsidRPr="00795FAD">
            <w:rPr>
              <w:lang w:val="en-US"/>
            </w:rPr>
            <w:t>[7]</w:t>
          </w:r>
          <w:r w:rsidR="00330AB8">
            <w:rPr>
              <w:lang w:val="en-US"/>
            </w:rPr>
            <w:fldChar w:fldCharType="end"/>
          </w:r>
        </w:sdtContent>
      </w:sdt>
      <w:r>
        <w:rPr>
          <w:lang w:val="en-US"/>
        </w:rPr>
        <w:t xml:space="preserve"> </w:t>
      </w:r>
      <w:customXmlInsRangeStart w:id="796" w:author="Rodrigo LeaL" w:date="2020-05-01T11:30:00Z"/>
      <w:sdt>
        <w:sdtPr>
          <w:rPr>
            <w:lang w:val="en-US"/>
          </w:rPr>
          <w:id w:val="-1905528749"/>
          <w:citation/>
        </w:sdtPr>
        <w:sdtEndPr/>
        <w:sdtContent>
          <w:customXmlInsRangeEnd w:id="796"/>
          <w:ins w:id="797" w:author="Rodrigo LeaL" w:date="2020-05-01T11:30:00Z">
            <w:r w:rsidR="00C16541">
              <w:rPr>
                <w:lang w:val="en-US"/>
              </w:rPr>
              <w:fldChar w:fldCharType="begin"/>
            </w:r>
          </w:ins>
          <w:ins w:id="798" w:author="André Oliveira" w:date="2020-05-01T17:18:00Z">
            <w:r w:rsidR="00795FAD">
              <w:rPr>
                <w:lang w:val="en-US"/>
              </w:rPr>
              <w:instrText xml:space="preserve">CITATION Ale17 \l 2070 </w:instrText>
            </w:r>
          </w:ins>
          <w:ins w:id="799" w:author="Rodrigo LeaL" w:date="2020-05-01T11:30:00Z">
            <w:del w:id="800" w:author="André Oliveira" w:date="2020-05-01T17:18:00Z">
              <w:r w:rsidR="00C16541" w:rsidRPr="00C16541" w:rsidDel="00795FAD">
                <w:rPr>
                  <w:lang w:val="en-US"/>
                  <w:rPrChange w:id="801" w:author="Rodrigo LeaL" w:date="2020-05-01T11:30:00Z">
                    <w:rPr/>
                  </w:rPrChange>
                </w:rPr>
                <w:delInstrText xml:space="preserve"> CITATION Ale17 \l 2070 </w:delInstrText>
              </w:r>
            </w:del>
          </w:ins>
          <w:r w:rsidR="00C16541">
            <w:rPr>
              <w:lang w:val="en-US"/>
            </w:rPr>
            <w:fldChar w:fldCharType="separate"/>
          </w:r>
          <w:r w:rsidR="00795FAD" w:rsidRPr="00795FAD">
            <w:rPr>
              <w:lang w:val="en-US"/>
            </w:rPr>
            <w:t>[8]</w:t>
          </w:r>
          <w:ins w:id="802" w:author="Rodrigo LeaL" w:date="2020-05-01T11:30:00Z">
            <w:r w:rsidR="00C16541">
              <w:rPr>
                <w:lang w:val="en-US"/>
              </w:rPr>
              <w:fldChar w:fldCharType="end"/>
            </w:r>
          </w:ins>
          <w:customXmlInsRangeStart w:id="803" w:author="Rodrigo LeaL" w:date="2020-05-01T11:30:00Z"/>
        </w:sdtContent>
      </w:sdt>
      <w:customXmlInsRangeEnd w:id="803"/>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57A303ED"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EndPr/>
        <w:sdtContent>
          <w:r w:rsidR="00330AB8">
            <w:rPr>
              <w:lang w:val="en-US"/>
            </w:rPr>
            <w:fldChar w:fldCharType="begin"/>
          </w:r>
          <w:ins w:id="804" w:author="André Oliveira" w:date="2020-05-01T17:19:00Z">
            <w:r w:rsidR="00795FAD">
              <w:rPr>
                <w:lang w:val="en-US"/>
              </w:rPr>
              <w:instrText xml:space="preserve">CITATION Int20 \l 2070 </w:instrText>
            </w:r>
          </w:ins>
          <w:del w:id="805" w:author="André Oliveira" w:date="2020-05-01T17:19:00Z">
            <w:r w:rsidR="00330AB8" w:rsidRPr="00330AB8" w:rsidDel="00795FAD">
              <w:rPr>
                <w:lang w:val="en-US"/>
              </w:rPr>
              <w:delInstrText xml:space="preserve"> CITATION Int20 \l 2070 </w:delInstrText>
            </w:r>
          </w:del>
          <w:r w:rsidR="00330AB8">
            <w:rPr>
              <w:lang w:val="en-US"/>
            </w:rPr>
            <w:fldChar w:fldCharType="separate"/>
          </w:r>
          <w:r w:rsidR="00795FAD" w:rsidRPr="00795FAD">
            <w:rPr>
              <w:lang w:val="en-US"/>
            </w:rPr>
            <w:t>[9]</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806" w:name="_Toc3926684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806"/>
    </w:p>
    <w:p w14:paraId="3A656BBB" w14:textId="27951F30"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EndPr/>
        <w:sdtContent>
          <w:r w:rsidR="00330AB8">
            <w:rPr>
              <w:lang w:val="en-US"/>
            </w:rPr>
            <w:fldChar w:fldCharType="begin"/>
          </w:r>
          <w:ins w:id="807" w:author="André Oliveira" w:date="2020-05-01T17:18:00Z">
            <w:r w:rsidR="00795FAD">
              <w:rPr>
                <w:lang w:val="en-US"/>
              </w:rPr>
              <w:instrText xml:space="preserve">CITATION Spr20 \l 2070 </w:instrText>
            </w:r>
          </w:ins>
          <w:del w:id="808"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Pr>
          <w:lang w:val="en-US"/>
        </w:rPr>
        <w:t>.</w:t>
      </w:r>
    </w:p>
    <w:p w14:paraId="5FE2C909" w14:textId="57176E54"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EndPr/>
        <w:sdtContent>
          <w:r w:rsidR="00330AB8">
            <w:rPr>
              <w:lang w:val="en-US"/>
            </w:rPr>
            <w:fldChar w:fldCharType="begin"/>
          </w:r>
          <w:ins w:id="809" w:author="André Oliveira" w:date="2020-05-01T17:18:00Z">
            <w:r w:rsidR="00795FAD">
              <w:rPr>
                <w:lang w:val="en-US"/>
              </w:rPr>
              <w:instrText xml:space="preserve">CITATION Spr20 \l 2070 </w:instrText>
            </w:r>
          </w:ins>
          <w:del w:id="810"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sidR="00330AB8">
        <w:rPr>
          <w:lang w:val="en-US"/>
        </w:rPr>
        <w:t xml:space="preserve"> </w:t>
      </w:r>
      <w:sdt>
        <w:sdtPr>
          <w:rPr>
            <w:lang w:val="en-US"/>
          </w:rPr>
          <w:id w:val="-173421020"/>
          <w:citation/>
        </w:sdtPr>
        <w:sdtEndPr/>
        <w:sdtContent>
          <w:r w:rsidR="00330AB8">
            <w:rPr>
              <w:lang w:val="en-US"/>
            </w:rPr>
            <w:fldChar w:fldCharType="begin"/>
          </w:r>
          <w:ins w:id="811" w:author="André Oliveira" w:date="2020-05-01T17:16:00Z">
            <w:r w:rsidR="000F784E">
              <w:rPr>
                <w:lang w:val="en-US"/>
              </w:rPr>
              <w:instrText xml:space="preserve">CITATION 2In20 \l 2070 </w:instrText>
            </w:r>
          </w:ins>
          <w:del w:id="812" w:author="André Oliveira" w:date="2020-05-01T17:16:00Z">
            <w:r w:rsidR="00330AB8" w:rsidRPr="00330AB8" w:rsidDel="000F784E">
              <w:rPr>
                <w:lang w:val="en-US"/>
              </w:rPr>
              <w:delInstrText xml:space="preserve"> CITATION 2In20 \l 2070 </w:delInstrText>
            </w:r>
          </w:del>
          <w:r w:rsidR="00330AB8">
            <w:rPr>
              <w:lang w:val="en-US"/>
            </w:rPr>
            <w:fldChar w:fldCharType="separate"/>
          </w:r>
          <w:r w:rsidR="00795FAD" w:rsidRPr="00795FAD">
            <w:rPr>
              <w:lang w:val="en-US"/>
            </w:rPr>
            <w:t>[11]</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Pr="00B94519" w:rsidRDefault="00050398">
      <w:pPr>
        <w:rPr>
          <w:lang w:val="en-US"/>
          <w:rPrChange w:id="813" w:author="Rodrigo LeaL" w:date="2020-05-01T22:58:00Z">
            <w:rPr>
              <w:lang w:val="en-GB"/>
            </w:rPr>
          </w:rPrChange>
        </w:rPr>
        <w:pPrChange w:id="814" w:author="Rodrigo LeaL" w:date="2020-05-01T22:58:00Z">
          <w:pPr>
            <w:pStyle w:val="Ttulo2"/>
          </w:pPr>
        </w:pPrChange>
      </w:pPr>
    </w:p>
    <w:p w14:paraId="75595679" w14:textId="79E0E1E1" w:rsidR="00050398" w:rsidRPr="00AB6EF8" w:rsidRDefault="00050398" w:rsidP="00AB6EF8">
      <w:pPr>
        <w:pStyle w:val="Ttulo3"/>
        <w:rPr>
          <w:noProof w:val="0"/>
          <w:color w:val="auto"/>
          <w:sz w:val="28"/>
          <w:szCs w:val="28"/>
          <w:lang w:val="en-GB"/>
        </w:rPr>
      </w:pPr>
      <w:bookmarkStart w:id="815" w:name="_Toc533370019"/>
      <w:bookmarkStart w:id="816" w:name="_Toc27948159"/>
      <w:bookmarkStart w:id="817" w:name="_Toc39266846"/>
      <w:r w:rsidRPr="00AB6EF8">
        <w:rPr>
          <w:noProof w:val="0"/>
          <w:color w:val="auto"/>
          <w:sz w:val="28"/>
          <w:szCs w:val="28"/>
          <w:lang w:val="en-GB"/>
        </w:rPr>
        <w:t>4.</w:t>
      </w:r>
      <w:r w:rsidRPr="00A311AD">
        <w:rPr>
          <w:rStyle w:val="Ttulo3Carter"/>
          <w:color w:val="auto"/>
          <w:sz w:val="28"/>
          <w:szCs w:val="28"/>
          <w:lang w:val="en-GB"/>
        </w:rPr>
        <w:t>2.1. Spring Boot</w:t>
      </w:r>
      <w:bookmarkEnd w:id="815"/>
      <w:bookmarkEnd w:id="816"/>
      <w:bookmarkEnd w:id="817"/>
    </w:p>
    <w:p w14:paraId="23AE9140" w14:textId="0C67E6DC"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EndPr/>
        <w:sdtContent>
          <w:r w:rsidR="00330AB8">
            <w:rPr>
              <w:lang w:val="en-US"/>
            </w:rPr>
            <w:fldChar w:fldCharType="begin"/>
          </w:r>
          <w:ins w:id="818" w:author="André Oliveira" w:date="2020-05-01T17:18:00Z">
            <w:r w:rsidR="00795FAD">
              <w:rPr>
                <w:lang w:val="en-US"/>
              </w:rPr>
              <w:instrText xml:space="preserve">CITATION Spr201 \l 2070 </w:instrText>
            </w:r>
          </w:ins>
          <w:del w:id="819" w:author="André Oliveira" w:date="2020-05-01T17:18:00Z">
            <w:r w:rsidR="00330AB8" w:rsidRPr="00330AB8" w:rsidDel="00795FAD">
              <w:rPr>
                <w:lang w:val="en-US"/>
              </w:rPr>
              <w:delInstrText xml:space="preserve"> CITATION Spr201 \l 2070 </w:delInstrText>
            </w:r>
          </w:del>
          <w:r w:rsidR="00330AB8">
            <w:rPr>
              <w:lang w:val="en-US"/>
            </w:rPr>
            <w:fldChar w:fldCharType="separate"/>
          </w:r>
          <w:r w:rsidR="00795FAD" w:rsidRPr="00795FAD">
            <w:rPr>
              <w:lang w:val="en-US"/>
            </w:rPr>
            <w:t>[12]</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820" w:name="_Toc39266847"/>
      <w:r w:rsidRPr="00AB6EF8">
        <w:rPr>
          <w:color w:val="auto"/>
          <w:sz w:val="28"/>
          <w:szCs w:val="28"/>
          <w:lang w:val="en-GB"/>
        </w:rPr>
        <w:t>4.2.2. Spring Security</w:t>
      </w:r>
      <w:bookmarkEnd w:id="820"/>
    </w:p>
    <w:p w14:paraId="06F15ED2" w14:textId="56DBE123" w:rsidR="00FC6040" w:rsidRDefault="00FC6040" w:rsidP="00FC6040">
      <w:pPr>
        <w:rPr>
          <w:ins w:id="821" w:author="Rodrigo LeaL" w:date="2020-05-01T11:38:00Z"/>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ins w:id="822" w:author="André Oliveira" w:date="2020-04-28T15:02:00Z">
        <w:r w:rsidR="00377445">
          <w:rPr>
            <w:lang w:val="en-US"/>
          </w:rPr>
          <w:t xml:space="preserve"> </w:t>
        </w:r>
      </w:ins>
      <w:r>
        <w:rPr>
          <w:lang w:val="en-US"/>
        </w:rPr>
        <w:t>necessary requirements</w:t>
      </w:r>
      <w:r w:rsidR="00330AB8">
        <w:rPr>
          <w:lang w:val="en-US"/>
        </w:rPr>
        <w:t xml:space="preserve"> </w:t>
      </w:r>
      <w:sdt>
        <w:sdtPr>
          <w:rPr>
            <w:lang w:val="en-US"/>
          </w:rPr>
          <w:id w:val="-1387171372"/>
          <w:citation/>
        </w:sdtPr>
        <w:sdtEndPr/>
        <w:sdtContent>
          <w:r w:rsidR="00330AB8">
            <w:rPr>
              <w:lang w:val="en-US"/>
            </w:rPr>
            <w:fldChar w:fldCharType="begin"/>
          </w:r>
          <w:ins w:id="823" w:author="André Oliveira" w:date="2020-05-01T17:18:00Z">
            <w:r w:rsidR="00795FAD">
              <w:rPr>
                <w:lang w:val="en-US"/>
              </w:rPr>
              <w:instrText xml:space="preserve">CITATION Spr202 \l 2070 </w:instrText>
            </w:r>
          </w:ins>
          <w:del w:id="824" w:author="André Oliveira" w:date="2020-05-01T17:18:00Z">
            <w:r w:rsidR="00330AB8" w:rsidRPr="00330AB8" w:rsidDel="00795FAD">
              <w:rPr>
                <w:lang w:val="en-US"/>
              </w:rPr>
              <w:delInstrText xml:space="preserve"> CITATION Spr202 \l 2070 </w:delInstrText>
            </w:r>
          </w:del>
          <w:r w:rsidR="00330AB8">
            <w:rPr>
              <w:lang w:val="en-US"/>
            </w:rPr>
            <w:fldChar w:fldCharType="separate"/>
          </w:r>
          <w:r w:rsidR="00795FAD" w:rsidRPr="00795FAD">
            <w:rPr>
              <w:lang w:val="en-US"/>
            </w:rPr>
            <w:t>[13]</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8969786" w:rsidR="007A4B78" w:rsidRPr="004A2391" w:rsidRDefault="007A4B78" w:rsidP="007A4B78">
      <w:pPr>
        <w:pStyle w:val="Ttulo2"/>
        <w:rPr>
          <w:noProof w:val="0"/>
          <w:color w:val="auto"/>
          <w:sz w:val="28"/>
          <w:szCs w:val="28"/>
          <w:lang w:val="en-US"/>
        </w:rPr>
      </w:pPr>
      <w:bookmarkStart w:id="825" w:name="_Toc39266848"/>
      <w:r>
        <w:rPr>
          <w:noProof w:val="0"/>
          <w:color w:val="auto"/>
          <w:sz w:val="28"/>
          <w:szCs w:val="28"/>
          <w:lang w:val="en-US"/>
        </w:rPr>
        <w:t>4</w:t>
      </w:r>
      <w:r w:rsidRPr="000B30B5">
        <w:rPr>
          <w:noProof w:val="0"/>
          <w:color w:val="auto"/>
          <w:sz w:val="28"/>
          <w:szCs w:val="28"/>
          <w:lang w:val="en-US"/>
        </w:rPr>
        <w:t>.</w:t>
      </w:r>
      <w:del w:id="826" w:author="Rodrigo LeaL" w:date="2020-05-01T11:38:00Z">
        <w:r w:rsidDel="007A4B78">
          <w:rPr>
            <w:noProof w:val="0"/>
            <w:color w:val="auto"/>
            <w:sz w:val="28"/>
            <w:szCs w:val="28"/>
            <w:lang w:val="en-US"/>
          </w:rPr>
          <w:delText>4</w:delText>
        </w:r>
      </w:del>
      <w:ins w:id="827" w:author="Rodrigo LeaL" w:date="2020-05-01T11:38:00Z">
        <w:r>
          <w:rPr>
            <w:noProof w:val="0"/>
            <w:color w:val="auto"/>
            <w:sz w:val="28"/>
            <w:szCs w:val="28"/>
            <w:lang w:val="en-US"/>
          </w:rPr>
          <w:t>3</w:t>
        </w:r>
      </w:ins>
      <w:r w:rsidRPr="000B30B5">
        <w:rPr>
          <w:noProof w:val="0"/>
          <w:color w:val="auto"/>
          <w:sz w:val="28"/>
          <w:szCs w:val="28"/>
          <w:lang w:val="en-US"/>
        </w:rPr>
        <w:t xml:space="preserve">. </w:t>
      </w:r>
      <w:r>
        <w:rPr>
          <w:noProof w:val="0"/>
          <w:color w:val="auto"/>
          <w:sz w:val="28"/>
          <w:szCs w:val="28"/>
          <w:lang w:val="en-US"/>
        </w:rPr>
        <w:t>Swagger</w:t>
      </w:r>
      <w:bookmarkEnd w:id="825"/>
    </w:p>
    <w:p w14:paraId="7D1803F5" w14:textId="399FB72B"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EndPr/>
        <w:sdtContent>
          <w:r>
            <w:rPr>
              <w:lang w:val="en-US"/>
            </w:rPr>
            <w:fldChar w:fldCharType="begin"/>
          </w:r>
          <w:ins w:id="828" w:author="André Oliveira" w:date="2020-05-01T17:17:00Z">
            <w:r w:rsidR="000F784E">
              <w:rPr>
                <w:lang w:val="en-US"/>
              </w:rPr>
              <w:instrText xml:space="preserve">CITATION API20 \l 2070 </w:instrText>
            </w:r>
          </w:ins>
          <w:del w:id="829" w:author="André Oliveira" w:date="2020-05-01T17:17:00Z">
            <w:r w:rsidRPr="00C16541" w:rsidDel="000F784E">
              <w:rPr>
                <w:lang w:val="en-US"/>
              </w:rPr>
              <w:delInstrText xml:space="preserve"> CITATION API20 \l 2070 </w:delInstrText>
            </w:r>
          </w:del>
          <w:r>
            <w:rPr>
              <w:lang w:val="en-US"/>
            </w:rPr>
            <w:fldChar w:fldCharType="separate"/>
          </w:r>
          <w:r w:rsidR="00795FAD" w:rsidRPr="00795FAD">
            <w:rPr>
              <w:lang w:val="en-US"/>
            </w:rPr>
            <w:t>[14]</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696382EF" w:rsidR="004A2391" w:rsidRPr="004A2391" w:rsidRDefault="004A2391" w:rsidP="004A2391">
      <w:pPr>
        <w:pStyle w:val="Ttulo2"/>
        <w:rPr>
          <w:noProof w:val="0"/>
          <w:color w:val="auto"/>
          <w:sz w:val="28"/>
          <w:szCs w:val="28"/>
          <w:lang w:val="en-US"/>
        </w:rPr>
      </w:pPr>
      <w:bookmarkStart w:id="830" w:name="_Toc39266849"/>
      <w:r>
        <w:rPr>
          <w:noProof w:val="0"/>
          <w:color w:val="auto"/>
          <w:sz w:val="28"/>
          <w:szCs w:val="28"/>
          <w:lang w:val="en-US"/>
        </w:rPr>
        <w:t>4</w:t>
      </w:r>
      <w:r w:rsidRPr="000B30B5">
        <w:rPr>
          <w:noProof w:val="0"/>
          <w:color w:val="auto"/>
          <w:sz w:val="28"/>
          <w:szCs w:val="28"/>
          <w:lang w:val="en-US"/>
        </w:rPr>
        <w:t>.</w:t>
      </w:r>
      <w:del w:id="831" w:author="Rodrigo LeaL" w:date="2020-05-01T11:38:00Z">
        <w:r w:rsidDel="007A4B78">
          <w:rPr>
            <w:noProof w:val="0"/>
            <w:color w:val="auto"/>
            <w:sz w:val="28"/>
            <w:szCs w:val="28"/>
            <w:lang w:val="en-US"/>
          </w:rPr>
          <w:delText>3</w:delText>
        </w:r>
      </w:del>
      <w:ins w:id="832" w:author="Rodrigo LeaL" w:date="2020-05-01T11:38:00Z">
        <w:r w:rsidR="007A4B78">
          <w:rPr>
            <w:noProof w:val="0"/>
            <w:color w:val="auto"/>
            <w:sz w:val="28"/>
            <w:szCs w:val="28"/>
            <w:lang w:val="en-US"/>
          </w:rPr>
          <w:t>4</w:t>
        </w:r>
      </w:ins>
      <w:r w:rsidRPr="000B30B5">
        <w:rPr>
          <w:noProof w:val="0"/>
          <w:color w:val="auto"/>
          <w:sz w:val="28"/>
          <w:szCs w:val="28"/>
          <w:lang w:val="en-US"/>
        </w:rPr>
        <w:t xml:space="preserve">. </w:t>
      </w:r>
      <w:r>
        <w:rPr>
          <w:noProof w:val="0"/>
          <w:color w:val="auto"/>
          <w:sz w:val="28"/>
          <w:szCs w:val="28"/>
          <w:lang w:val="en-US"/>
        </w:rPr>
        <w:t>Docker</w:t>
      </w:r>
      <w:bookmarkEnd w:id="830"/>
    </w:p>
    <w:p w14:paraId="516F3324" w14:textId="302CCE4A"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EndPr/>
        <w:sdtContent>
          <w:r w:rsidR="00330AB8">
            <w:rPr>
              <w:lang w:val="en-US"/>
            </w:rPr>
            <w:fldChar w:fldCharType="begin"/>
          </w:r>
          <w:ins w:id="833" w:author="André Oliveira" w:date="2020-05-01T17:19:00Z">
            <w:r w:rsidR="00795FAD">
              <w:rPr>
                <w:lang w:val="en-US"/>
              </w:rPr>
              <w:instrText xml:space="preserve">CITATION Emp20 \l 2070 </w:instrText>
            </w:r>
          </w:ins>
          <w:del w:id="834" w:author="André Oliveira" w:date="2020-05-01T17:19:00Z">
            <w:r w:rsidR="00330AB8" w:rsidRPr="00330AB8" w:rsidDel="00795FAD">
              <w:rPr>
                <w:lang w:val="en-US"/>
              </w:rPr>
              <w:delInstrText xml:space="preserve"> CITATION Emp20 \l 2070 </w:delInstrText>
            </w:r>
          </w:del>
          <w:r w:rsidR="00330AB8">
            <w:rPr>
              <w:lang w:val="en-US"/>
            </w:rPr>
            <w:fldChar w:fldCharType="separate"/>
          </w:r>
          <w:r w:rsidR="00795FAD" w:rsidRPr="00795FAD">
            <w:rPr>
              <w:lang w:val="en-US"/>
            </w:rPr>
            <w:t>[15]</w:t>
          </w:r>
          <w:r w:rsidR="00330AB8">
            <w:rPr>
              <w:lang w:val="en-US"/>
            </w:rPr>
            <w:fldChar w:fldCharType="end"/>
          </w:r>
        </w:sdtContent>
      </w:sdt>
      <w:sdt>
        <w:sdtPr>
          <w:rPr>
            <w:lang w:val="en-US"/>
          </w:rPr>
          <w:id w:val="-1187594216"/>
          <w:citation/>
        </w:sdtPr>
        <w:sdtEndPr/>
        <w:sdtContent>
          <w:r w:rsidR="00330AB8">
            <w:rPr>
              <w:lang w:val="en-US"/>
            </w:rPr>
            <w:fldChar w:fldCharType="begin"/>
          </w:r>
          <w:ins w:id="835" w:author="André Oliveira" w:date="2020-05-01T17:17:00Z">
            <w:r w:rsidR="000F784E">
              <w:rPr>
                <w:lang w:val="en-US"/>
              </w:rPr>
              <w:instrText xml:space="preserve">CITATION Doc20 \l 2070 </w:instrText>
            </w:r>
          </w:ins>
          <w:del w:id="836" w:author="André Oliveira" w:date="2020-05-01T17:17:00Z">
            <w:r w:rsidR="00330AB8" w:rsidRPr="00330AB8" w:rsidDel="000F784E">
              <w:rPr>
                <w:lang w:val="en-US"/>
              </w:rPr>
              <w:delInstrText xml:space="preserve"> CITATION Doc20 \l 2070 </w:delInstrText>
            </w:r>
          </w:del>
          <w:r w:rsidR="00330AB8">
            <w:rPr>
              <w:lang w:val="en-US"/>
            </w:rPr>
            <w:fldChar w:fldCharType="separate"/>
          </w:r>
          <w:r w:rsidR="00795FAD">
            <w:rPr>
              <w:lang w:val="en-US"/>
            </w:rPr>
            <w:t xml:space="preserve"> </w:t>
          </w:r>
          <w:r w:rsidR="00795FAD" w:rsidRPr="00795FAD">
            <w:rPr>
              <w:lang w:val="en-US"/>
            </w:rPr>
            <w:t>[16]</w:t>
          </w:r>
          <w:r w:rsidR="00330AB8">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837"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w:t>
      </w:r>
      <w:r>
        <w:rPr>
          <w:lang w:val="en-US"/>
        </w:rPr>
        <w:lastRenderedPageBreak/>
        <w:t xml:space="preserve">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40605E98"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EndPr/>
        <w:sdtContent>
          <w:r w:rsidR="00C16541">
            <w:rPr>
              <w:lang w:val="en-US"/>
            </w:rPr>
            <w:fldChar w:fldCharType="begin"/>
          </w:r>
          <w:ins w:id="838" w:author="André Oliveira" w:date="2020-05-01T17:17:00Z">
            <w:r w:rsidR="000F784E">
              <w:rPr>
                <w:lang w:val="en-US"/>
              </w:rPr>
              <w:instrText xml:space="preserve">CITATION Doc201 \l 2070 </w:instrText>
            </w:r>
          </w:ins>
          <w:del w:id="839" w:author="André Oliveira" w:date="2020-05-01T17:17:00Z">
            <w:r w:rsidR="00C16541" w:rsidRPr="00C16541" w:rsidDel="000F784E">
              <w:rPr>
                <w:lang w:val="en-US"/>
              </w:rPr>
              <w:delInstrText xml:space="preserve"> CITATION Doc201 \l 2070 </w:delInstrText>
            </w:r>
          </w:del>
          <w:r w:rsidR="00C16541">
            <w:rPr>
              <w:lang w:val="en-US"/>
            </w:rPr>
            <w:fldChar w:fldCharType="separate"/>
          </w:r>
          <w:r w:rsidR="00795FAD" w:rsidRPr="00795FAD">
            <w:rPr>
              <w:lang w:val="en-US"/>
            </w:rPr>
            <w:t>[17]</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840" w:name="_Toc39266850"/>
      <w:r>
        <w:lastRenderedPageBreak/>
        <w:t>Arquitecture</w:t>
      </w:r>
      <w:bookmarkEnd w:id="840"/>
    </w:p>
    <w:p w14:paraId="740567F0" w14:textId="54DAEEA0" w:rsidR="00567E9A" w:rsidRPr="00806D95" w:rsidRDefault="00567E9A" w:rsidP="00567E9A">
      <w:pPr>
        <w:rPr>
          <w:lang w:val="en-US"/>
        </w:rPr>
      </w:pPr>
      <w:r w:rsidRPr="00806D95">
        <w:rPr>
          <w:lang w:val="en-US"/>
        </w:rPr>
        <w:t xml:space="preserve">To develop the </w:t>
      </w:r>
      <w:r>
        <w:rPr>
          <w:lang w:val="en-US"/>
        </w:rPr>
        <w:t>IS</w:t>
      </w:r>
      <w:ins w:id="841"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3F923C1" w:rsidR="00567E9A" w:rsidRPr="00806D95" w:rsidRDefault="00567E9A" w:rsidP="00567E9A">
      <w:pPr>
        <w:rPr>
          <w:lang w:val="en-US"/>
        </w:rPr>
      </w:pPr>
      <w:r w:rsidRPr="00806D95">
        <w:rPr>
          <w:lang w:val="en-US"/>
        </w:rPr>
        <w:t xml:space="preserve">The Services module will provide a REST API </w:t>
      </w:r>
      <w:customXmlInsRangeStart w:id="842" w:author="Rodrigo LeaL" w:date="2020-05-01T11:21:00Z"/>
      <w:sdt>
        <w:sdtPr>
          <w:rPr>
            <w:lang w:val="en-US"/>
          </w:rPr>
          <w:id w:val="-384798717"/>
          <w:citation/>
        </w:sdtPr>
        <w:sdtEndPr/>
        <w:sdtContent>
          <w:customXmlInsRangeEnd w:id="842"/>
          <w:r w:rsidR="00C16541">
            <w:rPr>
              <w:lang w:val="en-US"/>
            </w:rPr>
            <w:fldChar w:fldCharType="begin"/>
          </w:r>
          <w:ins w:id="843" w:author="André Oliveira" w:date="2020-05-01T17:18:00Z">
            <w:r w:rsidR="00795FAD">
              <w:rPr>
                <w:lang w:val="en-US"/>
              </w:rPr>
              <w:instrText xml:space="preserve">CITATION Wha20 \l 2070 </w:instrText>
            </w:r>
          </w:ins>
          <w:del w:id="844" w:author="André Oliveira" w:date="2020-05-01T17:18:00Z">
            <w:r w:rsidR="00C16541" w:rsidRPr="00C16541" w:rsidDel="00795FAD">
              <w:rPr>
                <w:lang w:val="en-US"/>
              </w:rPr>
              <w:delInstrText xml:space="preserve"> CITATION Wha20 \l 2070 </w:delInstrText>
            </w:r>
          </w:del>
          <w:r w:rsidR="00C16541">
            <w:rPr>
              <w:lang w:val="en-US"/>
            </w:rPr>
            <w:fldChar w:fldCharType="separate"/>
          </w:r>
          <w:r w:rsidR="00795FAD" w:rsidRPr="00795FAD">
            <w:rPr>
              <w:lang w:val="en-US"/>
            </w:rPr>
            <w:t>[18]</w:t>
          </w:r>
          <w:ins w:id="845" w:author="Rodrigo LeaL" w:date="2020-05-01T11:21:00Z">
            <w:r w:rsidR="00C16541">
              <w:rPr>
                <w:lang w:val="en-US"/>
              </w:rPr>
              <w:fldChar w:fldCharType="end"/>
            </w:r>
          </w:ins>
          <w:customXmlInsRangeStart w:id="846" w:author="Rodrigo LeaL" w:date="2020-05-01T11:21:00Z"/>
        </w:sdtContent>
      </w:sdt>
      <w:customXmlInsRangeEnd w:id="846"/>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19651F5D" w:rsidR="00567E9A" w:rsidRDefault="00567E9A" w:rsidP="00567E9A">
      <w:pPr>
        <w:pStyle w:val="Legenda"/>
        <w:rPr>
          <w:lang w:val="en-US"/>
        </w:rPr>
      </w:pPr>
      <w:bookmarkStart w:id="847" w:name="_Toc39266867"/>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w:t>
      </w:r>
      <w:ins w:id="848" w:author="Rodrigo LeaL" w:date="2020-05-01T11:44:00Z">
        <w:r w:rsidR="002D4690">
          <w:rPr>
            <w:lang w:val="en-US"/>
          </w:rPr>
          <w:t xml:space="preserve">Architectural </w:t>
        </w:r>
      </w:ins>
      <w:del w:id="849" w:author="Rodrigo LeaL" w:date="2020-05-01T11:43:00Z">
        <w:r w:rsidRPr="008F0F86" w:rsidDel="002D4690">
          <w:rPr>
            <w:lang w:val="en-US"/>
          </w:rPr>
          <w:delText xml:space="preserve">Project </w:delText>
        </w:r>
      </w:del>
      <w:ins w:id="850" w:author="Rodrigo LeaL" w:date="2020-05-01T11:43:00Z">
        <w:r w:rsidR="002D4690">
          <w:rPr>
            <w:lang w:val="en-US"/>
          </w:rPr>
          <w:t>Layered</w:t>
        </w:r>
      </w:ins>
      <w:del w:id="851" w:author="Rodrigo LeaL" w:date="2020-05-01T11:44:00Z">
        <w:r w:rsidRPr="008F0F86" w:rsidDel="002D4690">
          <w:rPr>
            <w:lang w:val="en-US"/>
          </w:rPr>
          <w:delText>Mod</w:delText>
        </w:r>
      </w:del>
      <w:del w:id="852" w:author="Rodrigo LeaL" w:date="2020-05-01T11:43:00Z">
        <w:r w:rsidRPr="008F0F86" w:rsidDel="002D4690">
          <w:rPr>
            <w:lang w:val="en-US"/>
          </w:rPr>
          <w:delText>ules</w:delText>
        </w:r>
      </w:del>
      <w:r w:rsidRPr="008F0F86">
        <w:rPr>
          <w:lang w:val="en-US"/>
        </w:rPr>
        <w:t xml:space="preserve"> </w:t>
      </w:r>
      <w:del w:id="853" w:author="Rodrigo LeaL" w:date="2020-05-01T11:44:00Z">
        <w:r w:rsidRPr="008F0F86" w:rsidDel="002D4690">
          <w:rPr>
            <w:lang w:val="en-US"/>
          </w:rPr>
          <w:delText>interactions</w:delText>
        </w:r>
      </w:del>
      <w:ins w:id="854" w:author="Rodrigo LeaL" w:date="2020-05-01T11:44:00Z">
        <w:r w:rsidR="002D4690">
          <w:rPr>
            <w:lang w:val="en-US"/>
          </w:rPr>
          <w:t>Module view, with inter module interactions</w:t>
        </w:r>
      </w:ins>
      <w:bookmarkEnd w:id="847"/>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855" w:name="_Toc3926685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855"/>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ins w:id="856"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lastRenderedPageBreak/>
        <w:t xml:space="preserve">To take advantage of React and follow good development practices, on this project there is the concern to implement components with a modular design. </w:t>
      </w:r>
      <w:r w:rsidRPr="00DB2F55">
        <w:rPr>
          <w:lang w:val="en-US"/>
        </w:rPr>
        <w:t>With this 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pPr>
        <w:pPrChange w:id="857" w:author="Rodrigo LeaL" w:date="2020-05-01T22:58:00Z">
          <w:pPr>
            <w:pStyle w:val="Ttulo2"/>
          </w:pPr>
        </w:pPrChange>
      </w:pPr>
    </w:p>
    <w:p w14:paraId="7B73A36F" w14:textId="31457DA1" w:rsidR="004A2391" w:rsidRPr="006969E7" w:rsidRDefault="004A2391" w:rsidP="006969E7">
      <w:pPr>
        <w:pStyle w:val="Ttulo2"/>
        <w:rPr>
          <w:noProof w:val="0"/>
          <w:color w:val="auto"/>
          <w:sz w:val="28"/>
          <w:szCs w:val="28"/>
          <w:lang w:val="en-US"/>
        </w:rPr>
      </w:pPr>
      <w:bookmarkStart w:id="858" w:name="_Toc39266852"/>
      <w:r w:rsidRPr="006969E7">
        <w:rPr>
          <w:noProof w:val="0"/>
          <w:color w:val="auto"/>
          <w:sz w:val="28"/>
          <w:szCs w:val="28"/>
          <w:lang w:val="en-US"/>
        </w:rPr>
        <w:t>5.2. Services</w:t>
      </w:r>
      <w:bookmarkEnd w:id="858"/>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ins w:id="859" w:author="André Oliveira" w:date="2020-04-28T15:12:00Z">
        <w:r w:rsidR="001327C4">
          <w:rPr>
            <w:lang w:val="en-US"/>
          </w:rPr>
          <w:t xml:space="preserve"> </w:t>
        </w:r>
      </w:ins>
      <w:r w:rsidR="001327C4">
        <w:rPr>
          <w:lang w:val="en-US"/>
        </w:rPr>
        <w:t>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860" w:name="_Toc39266868"/>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860"/>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 xml:space="preserve">with access to the database and it is responsible for directly </w:t>
      </w:r>
      <w:r>
        <w:rPr>
          <w:lang w:val="en-US"/>
        </w:rPr>
        <w:lastRenderedPageBreak/>
        <w:t>connecting this database which maintains the state application for the different domains.</w:t>
      </w:r>
    </w:p>
    <w:p w14:paraId="0C98B18C" w14:textId="77777777" w:rsidR="00567E9A" w:rsidRDefault="00567E9A" w:rsidP="00567E9A">
      <w:pPr>
        <w:rPr>
          <w:lang w:val="en-US"/>
        </w:rPr>
      </w:pPr>
    </w:p>
    <w:p w14:paraId="58DFF32B" w14:textId="41781B80" w:rsidR="00567E9A" w:rsidRDefault="00567E9A" w:rsidP="00567E9A">
      <w:pPr>
        <w:rPr>
          <w:lang w:val="en-US"/>
        </w:rPr>
      </w:pPr>
      <w:r>
        <w:rPr>
          <w:lang w:val="en-US"/>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EndPr/>
        <w:sdtContent>
          <w:r w:rsidR="00C16541">
            <w:rPr>
              <w:lang w:val="en-US"/>
            </w:rPr>
            <w:fldChar w:fldCharType="begin"/>
          </w:r>
          <w:ins w:id="861" w:author="André Oliveira" w:date="2020-05-01T17:18:00Z">
            <w:r w:rsidR="00795FAD">
              <w:rPr>
                <w:lang w:val="en-US"/>
              </w:rPr>
              <w:instrText xml:space="preserve">CITATION Ope20 \l 2070 </w:instrText>
            </w:r>
          </w:ins>
          <w:del w:id="862" w:author="André Oliveira" w:date="2020-05-01T17:18:00Z">
            <w:r w:rsidR="00C16541" w:rsidRPr="00C16541" w:rsidDel="00795FAD">
              <w:rPr>
                <w:lang w:val="en-US"/>
              </w:rPr>
              <w:delInstrText xml:space="preserve"> CITATION Ope20 \l 2070 </w:delInstrText>
            </w:r>
          </w:del>
          <w:r w:rsidR="00C16541">
            <w:rPr>
              <w:lang w:val="en-US"/>
            </w:rPr>
            <w:fldChar w:fldCharType="separate"/>
          </w:r>
          <w:r w:rsidR="00795FAD" w:rsidRPr="00795FAD">
            <w:rPr>
              <w:lang w:val="en-US"/>
            </w:rPr>
            <w:t>[19]</w:t>
          </w:r>
          <w:r w:rsidR="00C16541">
            <w:rPr>
              <w:lang w:val="en-US"/>
            </w:rPr>
            <w:fldChar w:fldCharType="end"/>
          </w:r>
        </w:sdtContent>
      </w:sdt>
      <w:r>
        <w:rPr>
          <w:lang w:val="en-US"/>
        </w:rPr>
        <w:t xml:space="preserve"> hosted on Swagger UI </w:t>
      </w:r>
      <w:sdt>
        <w:sdtPr>
          <w:rPr>
            <w:lang w:val="en-US"/>
          </w:rPr>
          <w:id w:val="-1412611439"/>
          <w:citation/>
        </w:sdtPr>
        <w:sdtEndPr/>
        <w:sdtContent>
          <w:r w:rsidR="00C16541">
            <w:rPr>
              <w:lang w:val="en-US"/>
            </w:rPr>
            <w:fldChar w:fldCharType="begin"/>
          </w:r>
          <w:ins w:id="863" w:author="André Oliveira" w:date="2020-05-01T17:19:00Z">
            <w:r w:rsidR="00795FAD">
              <w:rPr>
                <w:lang w:val="en-US"/>
              </w:rPr>
              <w:instrText xml:space="preserve">CITATION Swa20 \l 2070 </w:instrText>
            </w:r>
          </w:ins>
          <w:del w:id="864" w:author="André Oliveira" w:date="2020-05-01T17:19:00Z">
            <w:r w:rsidR="00C16541" w:rsidDel="00795FAD">
              <w:rPr>
                <w:lang w:val="en-US"/>
              </w:rPr>
              <w:delInstrText xml:space="preserve">CITATION Swa20 \l 2070 </w:delInstrText>
            </w:r>
          </w:del>
          <w:r w:rsidR="00C16541">
            <w:rPr>
              <w:lang w:val="en-US"/>
            </w:rPr>
            <w:fldChar w:fldCharType="separate"/>
          </w:r>
          <w:r w:rsidR="00795FAD" w:rsidRPr="00795FAD">
            <w:rPr>
              <w:lang w:val="en-US"/>
            </w:rPr>
            <w:t>[20]</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865" w:name="_Toc3926685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865"/>
    </w:p>
    <w:p w14:paraId="396E4B51" w14:textId="63E9FF4C"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del w:id="866" w:author="Rodrigo LeaL" w:date="2020-05-01T11:45:00Z">
        <w:r w:rsidDel="000E0C04">
          <w:rPr>
            <w:lang w:val="en-US"/>
          </w:rPr>
          <w:delText xml:space="preserve"> </w:delText>
        </w:r>
      </w:del>
      <w:ins w:id="867" w:author="Rodrigo LeaL" w:date="2020-05-01T11:45:00Z">
        <w:r w:rsidR="000E0C04">
          <w:rPr>
            <w:lang w:val="en-US"/>
          </w:rPr>
          <w:t xml:space="preserve"> </w:t>
        </w:r>
        <w:r w:rsidR="000E0C04">
          <w:rPr>
            <w:lang w:val="en-US"/>
          </w:rPr>
          <w:fldChar w:fldCharType="begin"/>
        </w:r>
        <w:r w:rsidR="000E0C04">
          <w:rPr>
            <w:lang w:val="en-US"/>
          </w:rPr>
          <w:instrText xml:space="preserve"> REF _Ref39225961 \h </w:instrText>
        </w:r>
      </w:ins>
      <w:r w:rsidR="000E0C04">
        <w:rPr>
          <w:lang w:val="en-US"/>
        </w:rPr>
      </w:r>
      <w:r w:rsidR="000E0C04">
        <w:rPr>
          <w:lang w:val="en-US"/>
        </w:rPr>
        <w:fldChar w:fldCharType="separate"/>
      </w:r>
      <w:ins w:id="868" w:author="Rodrigo LeaL" w:date="2020-05-01T11:45:00Z">
        <w:r w:rsidR="000E0C04" w:rsidRPr="008F0F86">
          <w:rPr>
            <w:lang w:val="en-US"/>
          </w:rPr>
          <w:t xml:space="preserve">Figure </w:t>
        </w:r>
        <w:r w:rsidR="000E0C04">
          <w:rPr>
            <w:lang w:val="en-US"/>
          </w:rPr>
          <w:t>9</w:t>
        </w:r>
        <w:r w:rsidR="000E0C04">
          <w:rPr>
            <w:lang w:val="en-US"/>
          </w:rPr>
          <w:fldChar w:fldCharType="end"/>
        </w:r>
      </w:ins>
      <w:del w:id="869" w:author="Rodrigo LeaL" w:date="2020-05-01T11:45:00Z">
        <w:r w:rsidDel="000E0C04">
          <w:rPr>
            <w:lang w:val="en-US"/>
          </w:rPr>
          <w:delText>the image below</w:delText>
        </w:r>
      </w:del>
      <w:r>
        <w:rPr>
          <w:lang w:val="en-US"/>
        </w:rPr>
        <w:t>.</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870" w:name="_Ref39225961"/>
      <w:bookmarkStart w:id="871" w:name="_Toc39266869"/>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bookmarkEnd w:id="870"/>
      <w:r w:rsidRPr="008F0F86">
        <w:rPr>
          <w:lang w:val="en-US"/>
        </w:rPr>
        <w:t xml:space="preserve"> – Data </w:t>
      </w:r>
      <w:commentRangeStart w:id="872"/>
      <w:r w:rsidRPr="008F0F86">
        <w:rPr>
          <w:lang w:val="en-US"/>
        </w:rPr>
        <w:t>Model</w:t>
      </w:r>
      <w:bookmarkEnd w:id="871"/>
      <w:commentRangeEnd w:id="872"/>
      <w:r w:rsidR="00F33C57">
        <w:rPr>
          <w:rStyle w:val="Refdecomentrio"/>
          <w:color w:val="auto"/>
        </w:rPr>
        <w:commentReference w:id="872"/>
      </w:r>
    </w:p>
    <w:p w14:paraId="20F13594" w14:textId="47A5ABBD" w:rsidR="00B94519" w:rsidRDefault="00567E9A" w:rsidP="00567E9A">
      <w:pPr>
        <w:rPr>
          <w:ins w:id="873" w:author="Rodrigo LeaL" w:date="2020-05-01T23:01:00Z"/>
          <w:lang w:val="en-US"/>
        </w:rPr>
      </w:pPr>
      <w:r w:rsidRPr="00F465CC">
        <w:rPr>
          <w:lang w:val="en-US"/>
        </w:rPr>
        <w:t xml:space="preserve">To follow good practices of data model design this data model follows 3NF rules for normalization </w:t>
      </w:r>
      <w:sdt>
        <w:sdtPr>
          <w:rPr>
            <w:lang w:val="en-US"/>
          </w:rPr>
          <w:id w:val="-491251218"/>
          <w:citation/>
        </w:sdtPr>
        <w:sdtEndPr/>
        <w:sdtContent>
          <w:r w:rsidR="00C16541">
            <w:rPr>
              <w:lang w:val="en-US"/>
            </w:rPr>
            <w:fldChar w:fldCharType="begin"/>
          </w:r>
          <w:ins w:id="874" w:author="André Oliveira" w:date="2020-05-01T17:17:00Z">
            <w:r w:rsidR="000F784E">
              <w:rPr>
                <w:lang w:val="en-US"/>
              </w:rPr>
              <w:instrText xml:space="preserve">CITATION Dat20 \l 2070 </w:instrText>
            </w:r>
          </w:ins>
          <w:del w:id="875" w:author="André Oliveira" w:date="2020-05-01T17:17:00Z">
            <w:r w:rsidR="00C16541" w:rsidRPr="00C16541" w:rsidDel="000F784E">
              <w:rPr>
                <w:lang w:val="en-US"/>
              </w:rPr>
              <w:delInstrText xml:space="preserve"> CITATION Dat20 \l 2070 </w:delInstrText>
            </w:r>
          </w:del>
          <w:r w:rsidR="00C16541">
            <w:rPr>
              <w:lang w:val="en-US"/>
            </w:rPr>
            <w:fldChar w:fldCharType="separate"/>
          </w:r>
          <w:r w:rsidR="00795FAD" w:rsidRPr="00795FAD">
            <w:rPr>
              <w:lang w:val="en-US"/>
            </w:rPr>
            <w:t>[21]</w:t>
          </w:r>
          <w:r w:rsidR="00C16541">
            <w:rPr>
              <w:lang w:val="en-US"/>
            </w:rPr>
            <w:fldChar w:fldCharType="end"/>
          </w:r>
        </w:sdtContent>
      </w:sdt>
      <w:ins w:id="876" w:author="Rodrigo LeaL" w:date="2020-05-01T23:00:00Z">
        <w:r w:rsidR="00B94519">
          <w:rPr>
            <w:lang w:val="en-US"/>
          </w:rPr>
          <w:t>, below is a more detailed explanation of what represents each entity identi</w:t>
        </w:r>
      </w:ins>
      <w:ins w:id="877" w:author="Rodrigo LeaL" w:date="2020-05-01T23:01:00Z">
        <w:r w:rsidR="00B94519">
          <w:rPr>
            <w:lang w:val="en-US"/>
          </w:rPr>
          <w:t xml:space="preserve">fied on </w:t>
        </w:r>
        <w:r w:rsidR="00B94519">
          <w:rPr>
            <w:lang w:val="en-US"/>
          </w:rPr>
          <w:fldChar w:fldCharType="begin"/>
        </w:r>
        <w:r w:rsidR="00B94519">
          <w:rPr>
            <w:lang w:val="en-US"/>
          </w:rPr>
          <w:instrText xml:space="preserve"> REF _Ref39225961 \h </w:instrText>
        </w:r>
      </w:ins>
      <w:r w:rsidR="00B94519">
        <w:rPr>
          <w:lang w:val="en-US"/>
        </w:rPr>
      </w:r>
      <w:r w:rsidR="00B94519">
        <w:rPr>
          <w:lang w:val="en-US"/>
        </w:rPr>
        <w:fldChar w:fldCharType="separate"/>
      </w:r>
      <w:ins w:id="878" w:author="Rodrigo LeaL" w:date="2020-05-01T23:01:00Z">
        <w:r w:rsidR="00B94519" w:rsidRPr="008F0F86">
          <w:rPr>
            <w:lang w:val="en-US"/>
          </w:rPr>
          <w:t xml:space="preserve">Figure </w:t>
        </w:r>
        <w:r w:rsidR="00B94519">
          <w:rPr>
            <w:lang w:val="en-US"/>
          </w:rPr>
          <w:t>9</w:t>
        </w:r>
        <w:r w:rsidR="00B94519">
          <w:rPr>
            <w:lang w:val="en-US"/>
          </w:rPr>
          <w:fldChar w:fldCharType="end"/>
        </w:r>
        <w:r w:rsidR="00B94519">
          <w:rPr>
            <w:lang w:val="en-US"/>
          </w:rPr>
          <w:t>.</w:t>
        </w:r>
      </w:ins>
      <w:del w:id="879" w:author="Rodrigo LeaL" w:date="2020-05-01T23:00:00Z">
        <w:r w:rsidRPr="00F465CC" w:rsidDel="00B94519">
          <w:rPr>
            <w:lang w:val="en-US"/>
          </w:rPr>
          <w:delText>.</w:delText>
        </w:r>
      </w:del>
    </w:p>
    <w:p w14:paraId="567775E3" w14:textId="77777777" w:rsidR="00B94519" w:rsidRPr="00B94519" w:rsidRDefault="00B94519" w:rsidP="00B94519">
      <w:pPr>
        <w:rPr>
          <w:ins w:id="880" w:author="Rodrigo LeaL" w:date="2020-05-01T23:01:00Z"/>
          <w:lang w:val="en-US"/>
        </w:rPr>
      </w:pPr>
      <w:ins w:id="881" w:author="Rodrigo LeaL" w:date="2020-05-01T23:01:00Z">
        <w:r w:rsidRPr="00B94519">
          <w:rPr>
            <w:lang w:val="en-US"/>
          </w:rPr>
          <w:t>App user - This entity represents a user on the platform.</w:t>
        </w:r>
      </w:ins>
    </w:p>
    <w:p w14:paraId="3FF26779" w14:textId="77777777" w:rsidR="00B94519" w:rsidRPr="00B94519" w:rsidRDefault="00B94519" w:rsidP="00B94519">
      <w:pPr>
        <w:rPr>
          <w:ins w:id="882" w:author="Rodrigo LeaL" w:date="2020-05-01T23:01:00Z"/>
          <w:lang w:val="en-US"/>
        </w:rPr>
      </w:pPr>
      <w:ins w:id="883" w:author="Rodrigo LeaL" w:date="2020-05-01T23:01:00Z">
        <w:r w:rsidRPr="00B94519">
          <w:rPr>
            <w:lang w:val="en-US"/>
          </w:rPr>
          <w:lastRenderedPageBreak/>
          <w:t>Code Language - This entity contains the different coding languages supported by the platform</w:t>
        </w:r>
      </w:ins>
    </w:p>
    <w:p w14:paraId="517856E9" w14:textId="482F52A5" w:rsidR="00B94519" w:rsidRPr="00B94519" w:rsidRDefault="00B94519" w:rsidP="00B94519">
      <w:pPr>
        <w:rPr>
          <w:ins w:id="884" w:author="Rodrigo LeaL" w:date="2020-05-01T23:01:00Z"/>
          <w:lang w:val="en-US"/>
        </w:rPr>
      </w:pPr>
      <w:ins w:id="885" w:author="Rodrigo LeaL" w:date="2020-05-01T23:01:00Z">
        <w:r w:rsidRPr="00B94519">
          <w:rPr>
            <w:lang w:val="en-US"/>
          </w:rPr>
          <w:t xml:space="preserve">Challenge - This entity on the data model maps directly to the challenges identified on the requirements section </w:t>
        </w:r>
      </w:ins>
      <w:ins w:id="886" w:author="Rodrigo LeaL" w:date="2020-05-01T23:05:00Z">
        <w:r>
          <w:rPr>
            <w:lang w:val="en-US"/>
          </w:rPr>
          <w:fldChar w:fldCharType="begin"/>
        </w:r>
        <w:r>
          <w:rPr>
            <w:lang w:val="en-US"/>
          </w:rPr>
          <w:instrText xml:space="preserve"> REF _Ref39266722 \h </w:instrText>
        </w:r>
      </w:ins>
      <w:r>
        <w:rPr>
          <w:lang w:val="en-US"/>
        </w:rPr>
      </w:r>
      <w:r>
        <w:rPr>
          <w:lang w:val="en-US"/>
        </w:rPr>
        <w:fldChar w:fldCharType="separate"/>
      </w:r>
      <w:ins w:id="887" w:author="Rodrigo LeaL" w:date="2020-05-01T23:05:00Z">
        <w:r w:rsidRPr="00B94519">
          <w:rPr>
            <w:lang w:val="en-US"/>
            <w:rPrChange w:id="888" w:author="Rodrigo LeaL" w:date="2020-05-01T23:05:00Z">
              <w:rPr/>
            </w:rPrChange>
          </w:rPr>
          <w:t>Requirements</w:t>
        </w:r>
        <w:r>
          <w:rPr>
            <w:lang w:val="en-US"/>
          </w:rPr>
          <w:fldChar w:fldCharType="end"/>
        </w:r>
      </w:ins>
      <w:ins w:id="889" w:author="Rodrigo LeaL" w:date="2020-05-01T23:01:00Z">
        <w:r w:rsidRPr="00B94519">
          <w:rPr>
            <w:lang w:val="en-US"/>
          </w:rPr>
          <w:t>. The challenge has a many to one relationship with the user table, this relationship represents the creator of the challenge which can create multiple challenges. This is a weak entity of user, i.e., does not exist if there is no user.</w:t>
        </w:r>
      </w:ins>
    </w:p>
    <w:p w14:paraId="10AB0D34" w14:textId="77777777" w:rsidR="00B94519" w:rsidRPr="00B94519" w:rsidRDefault="00B94519" w:rsidP="00B94519">
      <w:pPr>
        <w:rPr>
          <w:ins w:id="890" w:author="Rodrigo LeaL" w:date="2020-05-01T23:01:00Z"/>
          <w:lang w:val="en-US"/>
        </w:rPr>
      </w:pPr>
      <w:ins w:id="891" w:author="Rodrigo LeaL" w:date="2020-05-01T23:01:00Z">
        <w:r w:rsidRPr="00B94519">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ins>
    </w:p>
    <w:p w14:paraId="0D262E3B" w14:textId="77777777" w:rsidR="00B94519" w:rsidRPr="00B94519" w:rsidRDefault="00B94519" w:rsidP="00B94519">
      <w:pPr>
        <w:rPr>
          <w:ins w:id="892" w:author="Rodrigo LeaL" w:date="2020-05-01T23:01:00Z"/>
          <w:lang w:val="en-US"/>
        </w:rPr>
      </w:pPr>
      <w:ins w:id="893" w:author="Rodrigo LeaL" w:date="2020-05-01T23:01:00Z">
        <w:r w:rsidRPr="00B94519">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ins>
    </w:p>
    <w:p w14:paraId="0CC8329A" w14:textId="1244C614" w:rsidR="00B94519" w:rsidRPr="00B94519" w:rsidRDefault="00B94519" w:rsidP="00B94519">
      <w:pPr>
        <w:rPr>
          <w:ins w:id="894" w:author="Rodrigo LeaL" w:date="2020-05-01T23:01:00Z"/>
          <w:lang w:val="en-US"/>
        </w:rPr>
      </w:pPr>
      <w:ins w:id="895" w:author="Rodrigo LeaL" w:date="2020-05-01T23:01:00Z">
        <w:r w:rsidRPr="00B94519">
          <w:rPr>
            <w:lang w:val="en-US"/>
          </w:rPr>
          <w:t>Questionnaire - This entity on the data model maps directly to the questionnaires identified on the requirements section</w:t>
        </w:r>
      </w:ins>
      <w:ins w:id="896" w:author="Rodrigo LeaL" w:date="2020-05-01T23:04:00Z">
        <w:r>
          <w:rPr>
            <w:lang w:val="en-US"/>
          </w:rPr>
          <w:t xml:space="preserve"> </w:t>
        </w:r>
        <w:r>
          <w:rPr>
            <w:lang w:val="en-US"/>
          </w:rPr>
          <w:fldChar w:fldCharType="begin"/>
        </w:r>
        <w:r>
          <w:rPr>
            <w:lang w:val="en-US"/>
          </w:rPr>
          <w:instrText xml:space="preserve"> REF _Ref39266710 \h </w:instrText>
        </w:r>
      </w:ins>
      <w:r>
        <w:rPr>
          <w:lang w:val="en-US"/>
        </w:rPr>
      </w:r>
      <w:r>
        <w:rPr>
          <w:lang w:val="en-US"/>
        </w:rPr>
        <w:fldChar w:fldCharType="separate"/>
      </w:r>
      <w:ins w:id="897" w:author="Rodrigo LeaL" w:date="2020-05-01T23:04:00Z">
        <w:r w:rsidRPr="00B94519">
          <w:rPr>
            <w:lang w:val="en-US"/>
            <w:rPrChange w:id="898" w:author="Rodrigo LeaL" w:date="2020-05-01T23:04:00Z">
              <w:rPr/>
            </w:rPrChange>
          </w:rPr>
          <w:t>Requirements</w:t>
        </w:r>
        <w:r>
          <w:rPr>
            <w:lang w:val="en-US"/>
          </w:rPr>
          <w:fldChar w:fldCharType="end"/>
        </w:r>
      </w:ins>
      <w:ins w:id="899" w:author="Rodrigo LeaL" w:date="2020-05-01T23:01:00Z">
        <w:r w:rsidRPr="00B94519">
          <w:rPr>
            <w:lang w:val="en-US"/>
          </w:rPr>
          <w:t>. The questionnaire has a many to one relationship with the user table, this relationship represents the creator of the questionnaire which can create multiple questionnaires. This is a weak entity of user, i.e., does not exist if there is no user.</w:t>
        </w:r>
      </w:ins>
    </w:p>
    <w:p w14:paraId="7749F504" w14:textId="77777777" w:rsidR="00B94519" w:rsidRPr="00B94519" w:rsidRDefault="00B94519" w:rsidP="00B94519">
      <w:pPr>
        <w:rPr>
          <w:ins w:id="900" w:author="Rodrigo LeaL" w:date="2020-05-01T23:01:00Z"/>
          <w:lang w:val="en-US"/>
        </w:rPr>
      </w:pPr>
      <w:ins w:id="901" w:author="Rodrigo LeaL" w:date="2020-05-01T23:01:00Z">
        <w:r w:rsidRPr="00B94519">
          <w:rPr>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ins>
    </w:p>
    <w:p w14:paraId="6107592C" w14:textId="19FD2F7D" w:rsidR="00B94519" w:rsidDel="00B94519" w:rsidRDefault="00B94519" w:rsidP="00B94519">
      <w:pPr>
        <w:rPr>
          <w:del w:id="902" w:author="Rodrigo LeaL" w:date="2020-05-01T23:02:00Z"/>
          <w:moveTo w:id="903" w:author="Rodrigo LeaL" w:date="2020-05-01T23:01:00Z"/>
          <w:lang w:val="en-US"/>
        </w:rPr>
      </w:pPr>
      <w:ins w:id="904" w:author="Rodrigo LeaL" w:date="2020-05-01T23:01:00Z">
        <w:r w:rsidRPr="00B94519">
          <w:rPr>
            <w:lang w:val="en-US"/>
          </w:rPr>
          <w:t>Answer - This entity represents the abstract concept of an answer</w:t>
        </w:r>
      </w:ins>
      <w:ins w:id="905" w:author="Rodrigo LeaL" w:date="2020-05-01T23:02:00Z">
        <w:r>
          <w:rPr>
            <w:lang w:val="en-US"/>
          </w:rPr>
          <w:t>. The type of the answer is determiner through</w:t>
        </w:r>
      </w:ins>
      <w:ins w:id="906" w:author="Rodrigo LeaL" w:date="2020-05-01T23:01:00Z">
        <w:r w:rsidRPr="00B94519">
          <w:rPr>
            <w:lang w:val="en-US"/>
          </w:rPr>
          <w:t xml:space="preserve"> </w:t>
        </w:r>
      </w:ins>
      <w:moveToRangeStart w:id="907" w:author="Rodrigo LeaL" w:date="2020-05-01T23:01:00Z" w:name="move39266520"/>
      <w:moveTo w:id="908" w:author="Rodrigo LeaL" w:date="2020-05-01T23:01:00Z">
        <w:del w:id="909" w:author="Rodrigo LeaL" w:date="2020-05-01T23:01:00Z">
          <w:r w:rsidRPr="00F30A61" w:rsidDel="00B94519">
            <w:rPr>
              <w:lang w:val="en-US"/>
            </w:rPr>
            <w:delText>An implementation d</w:delText>
          </w:r>
          <w:r w:rsidDel="00B94519">
            <w:rPr>
              <w:lang w:val="en-US"/>
            </w:rPr>
            <w:delText xml:space="preserve">etail worthy of note is </w:delText>
          </w:r>
        </w:del>
        <w:r>
          <w:rPr>
            <w:lang w:val="en-US"/>
          </w:rPr>
          <w:t xml:space="preserve">the mandatory mutually exclusive relationships between Answer and it’s </w:t>
        </w:r>
      </w:moveTo>
      <w:ins w:id="910" w:author="Rodrigo LeaL" w:date="2020-05-01T23:02:00Z">
        <w:r>
          <w:rPr>
            <w:lang w:val="en-US"/>
          </w:rPr>
          <w:t>“</w:t>
        </w:r>
      </w:ins>
      <w:moveTo w:id="911" w:author="Rodrigo LeaL" w:date="2020-05-01T23:01:00Z">
        <w:r>
          <w:rPr>
            <w:lang w:val="en-US"/>
          </w:rPr>
          <w:t>children</w:t>
        </w:r>
      </w:moveTo>
      <w:ins w:id="912" w:author="Rodrigo LeaL" w:date="2020-05-01T23:02:00Z">
        <w:r>
          <w:rPr>
            <w:lang w:val="en-US"/>
          </w:rPr>
          <w:t>”</w:t>
        </w:r>
      </w:ins>
      <w:moveTo w:id="913" w:author="Rodrigo LeaL" w:date="2020-05-01T23:01:00Z">
        <w:r>
          <w:rPr>
            <w:lang w:val="en-US"/>
          </w:rPr>
          <w:t>, Challenge Answer and Questionnaire Answer. This was done to normalize answer related data since both challenges and questionnaire answers share data but have specificity to their domain. This was enforced on a database level through the usage of triggers</w:t>
        </w:r>
        <w:del w:id="914" w:author="Rodrigo LeaL" w:date="2020-05-01T23:02:00Z">
          <w:r w:rsidDel="00B94519">
            <w:rPr>
              <w:lang w:val="en-US"/>
            </w:rPr>
            <w:delText>.</w:delText>
          </w:r>
        </w:del>
      </w:moveTo>
    </w:p>
    <w:moveToRangeEnd w:id="907"/>
    <w:p w14:paraId="6B4987B2" w14:textId="241C06D0" w:rsidR="00B94519" w:rsidRPr="00B94519" w:rsidRDefault="00B94519" w:rsidP="00B94519">
      <w:pPr>
        <w:rPr>
          <w:ins w:id="915" w:author="Rodrigo LeaL" w:date="2020-05-01T23:01:00Z"/>
          <w:lang w:val="en-US"/>
        </w:rPr>
      </w:pPr>
      <w:ins w:id="916" w:author="Rodrigo LeaL" w:date="2020-05-01T23:01:00Z">
        <w:r w:rsidRPr="002302AE">
          <w:rPr>
            <w:lang w:val="en-US"/>
          </w:rPr>
          <w:t xml:space="preserve">. </w:t>
        </w:r>
        <w:r w:rsidRPr="00B94519">
          <w:rPr>
            <w:lang w:val="en-US"/>
          </w:rPr>
          <w:t>This table has a one to many relationship with the code language table because each answer is written for a specific supported language.</w:t>
        </w:r>
      </w:ins>
    </w:p>
    <w:p w14:paraId="7EE7B192" w14:textId="37D6BECD" w:rsidR="00B94519" w:rsidRPr="00B94519" w:rsidRDefault="00B94519" w:rsidP="00B94519">
      <w:pPr>
        <w:rPr>
          <w:ins w:id="917" w:author="Rodrigo LeaL" w:date="2020-05-01T23:01:00Z"/>
          <w:lang w:val="en-US"/>
        </w:rPr>
      </w:pPr>
      <w:ins w:id="918" w:author="Rodrigo LeaL" w:date="2020-05-01T23:01:00Z">
        <w:r w:rsidRPr="00B94519">
          <w:rPr>
            <w:lang w:val="en-US"/>
          </w:rPr>
          <w:t>Tag - This entity supports the tag search functionality identified on the requirements section</w:t>
        </w:r>
      </w:ins>
      <w:ins w:id="919" w:author="Rodrigo LeaL" w:date="2020-05-01T23:03:00Z">
        <w:r>
          <w:rPr>
            <w:lang w:val="en-US"/>
          </w:rPr>
          <w:t xml:space="preserve"> </w:t>
        </w:r>
      </w:ins>
      <w:ins w:id="920" w:author="Rodrigo LeaL" w:date="2020-05-01T23:04:00Z">
        <w:r>
          <w:rPr>
            <w:lang w:val="en-US"/>
          </w:rPr>
          <w:fldChar w:fldCharType="begin"/>
        </w:r>
        <w:r>
          <w:rPr>
            <w:lang w:val="en-US"/>
          </w:rPr>
          <w:instrText xml:space="preserve"> REF _Ref39266674 \h </w:instrText>
        </w:r>
      </w:ins>
      <w:r>
        <w:rPr>
          <w:lang w:val="en-US"/>
        </w:rPr>
      </w:r>
      <w:r>
        <w:rPr>
          <w:lang w:val="en-US"/>
        </w:rPr>
        <w:fldChar w:fldCharType="separate"/>
      </w:r>
      <w:ins w:id="921" w:author="Rodrigo LeaL" w:date="2020-05-01T23:04:00Z">
        <w:r w:rsidRPr="00B94519">
          <w:rPr>
            <w:lang w:val="en-US"/>
            <w:rPrChange w:id="922" w:author="Rodrigo LeaL" w:date="2020-05-01T23:04:00Z">
              <w:rPr/>
            </w:rPrChange>
          </w:rPr>
          <w:t>Requirements</w:t>
        </w:r>
        <w:r>
          <w:rPr>
            <w:lang w:val="en-US"/>
          </w:rPr>
          <w:fldChar w:fldCharType="end"/>
        </w:r>
      </w:ins>
      <w:ins w:id="923" w:author="Rodrigo LeaL" w:date="2020-05-01T23:01:00Z">
        <w:r w:rsidRPr="00B94519">
          <w:rPr>
            <w:lang w:val="en-US"/>
          </w:rPr>
          <w:t xml:space="preserve">. There is a one to many relationship with the challenges since a </w:t>
        </w:r>
        <w:r w:rsidRPr="00B94519">
          <w:rPr>
            <w:lang w:val="en-US"/>
          </w:rPr>
          <w:lastRenderedPageBreak/>
          <w:t xml:space="preserve">challenge can have multiple tags. </w:t>
        </w:r>
        <w:commentRangeStart w:id="924"/>
        <w:del w:id="925" w:author="André Oliveira" w:date="2020-05-02T09:41:00Z">
          <w:r w:rsidRPr="00B94519" w:rsidDel="00F33C57">
            <w:rPr>
              <w:lang w:val="en-US"/>
            </w:rPr>
            <w:delText>This is a weak entity of Challenge, i.e., does not exist if there is no Challenge.</w:delText>
          </w:r>
        </w:del>
      </w:ins>
      <w:commentRangeEnd w:id="924"/>
      <w:r w:rsidR="00F33C57">
        <w:rPr>
          <w:rStyle w:val="Refdecomentrio"/>
        </w:rPr>
        <w:commentReference w:id="924"/>
      </w:r>
    </w:p>
    <w:p w14:paraId="39BA4BBA" w14:textId="19941C43" w:rsidR="00B94519" w:rsidRPr="00F465CC" w:rsidRDefault="00B94519" w:rsidP="00B94519">
      <w:pPr>
        <w:rPr>
          <w:lang w:val="en-US"/>
        </w:rPr>
      </w:pPr>
      <w:ins w:id="926" w:author="Rodrigo LeaL" w:date="2020-05-01T23:01:00Z">
        <w:r w:rsidRPr="00B94519">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ins>
    </w:p>
    <w:p w14:paraId="78344ED1" w14:textId="14C666DD" w:rsidR="00567E9A" w:rsidDel="00B94519" w:rsidRDefault="00567E9A" w:rsidP="00567E9A">
      <w:pPr>
        <w:rPr>
          <w:moveFrom w:id="927" w:author="Rodrigo LeaL" w:date="2020-05-01T23:01:00Z"/>
          <w:lang w:val="en-US"/>
        </w:rPr>
      </w:pPr>
      <w:moveFromRangeStart w:id="928" w:author="Rodrigo LeaL" w:date="2020-05-01T23:01:00Z" w:name="move39266520"/>
      <w:moveFrom w:id="929" w:author="Rodrigo LeaL" w:date="2020-05-01T23:01:00Z">
        <w:r w:rsidRPr="00F30A61" w:rsidDel="00B94519">
          <w:rPr>
            <w:lang w:val="en-US"/>
          </w:rPr>
          <w:t>An implementation d</w:t>
        </w:r>
        <w:r w:rsidDel="00B94519">
          <w:rPr>
            <w:lang w:val="en-US"/>
          </w:rPr>
          <w:t>etail worthy of note is the mandatory mutually exclusive relationships between Answer and it</w:t>
        </w:r>
        <w:ins w:id="930" w:author="André Oliveira" w:date="2020-04-28T15:15:00Z">
          <w:r w:rsidR="00BE6232" w:rsidDel="00B94519">
            <w:rPr>
              <w:lang w:val="en-US"/>
            </w:rPr>
            <w:t>’</w:t>
          </w:r>
        </w:ins>
        <w:r w:rsidDel="00B94519">
          <w:rPr>
            <w:lang w:val="en-US"/>
          </w:rPr>
          <w:t>s children, Challenge Answer and Questionnaire Answer. This was done to normalize answer related data since both challenges and questionnaire answers share data but have specificity to their domain. This was enforced on a database level through the usage of triggers.</w:t>
        </w:r>
      </w:moveFrom>
    </w:p>
    <w:moveFromRangeEnd w:id="928"/>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931" w:name="_Toc3926685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931"/>
    </w:p>
    <w:p w14:paraId="5E11EBD8" w14:textId="68CED7FC" w:rsidR="005716B8" w:rsidRDefault="005716B8" w:rsidP="005716B8">
      <w:pPr>
        <w:rPr>
          <w:ins w:id="932" w:author="Rodrigo LeaL" w:date="2020-05-01T23:32:00Z"/>
          <w:lang w:val="en-US"/>
        </w:rPr>
      </w:pPr>
      <w:ins w:id="933" w:author="Rodrigo LeaL" w:date="2020-05-01T23:30:00Z">
        <w:r>
          <w:rPr>
            <w:lang w:val="en-US"/>
          </w:rPr>
          <w:t>This module contains multiple containers, these containers are grouped in container execution managers and have grouped container</w:t>
        </w:r>
      </w:ins>
      <w:ins w:id="934" w:author="Rodrigo LeaL" w:date="2020-05-01T23:31:00Z">
        <w:r>
          <w:rPr>
            <w:lang w:val="en-US"/>
          </w:rPr>
          <w:t xml:space="preserve">s by runtime, i.e. there will be an container execution manager for </w:t>
        </w:r>
      </w:ins>
      <w:del w:id="935" w:author="Rodrigo LeaL" w:date="2020-05-01T23:31:00Z">
        <w:r w:rsidR="00567E9A" w:rsidDel="005716B8">
          <w:rPr>
            <w:lang w:val="en-US"/>
          </w:rPr>
          <w:delText xml:space="preserve">This module contains multiple applications, one for </w:delText>
        </w:r>
      </w:del>
      <w:r w:rsidR="00567E9A">
        <w:rPr>
          <w:lang w:val="en-US"/>
        </w:rPr>
        <w:t>each type of runtime environment.</w:t>
      </w:r>
      <w:ins w:id="936" w:author="Rodrigo LeaL" w:date="2020-05-01T23:32:00Z">
        <w:r>
          <w:rPr>
            <w:lang w:val="en-US"/>
          </w:rPr>
          <w:t xml:space="preserve"> The scalibility of this module is provided with the execution manager, providing more containers to the manager will increse capacity.</w:t>
        </w:r>
      </w:ins>
    </w:p>
    <w:p w14:paraId="3A508D8C" w14:textId="37D4140C" w:rsidR="00567E9A" w:rsidRDefault="00567E9A">
      <w:pPr>
        <w:rPr>
          <w:lang w:val="en-US"/>
        </w:rPr>
      </w:pPr>
      <w:del w:id="937" w:author="Rodrigo LeaL" w:date="2020-05-01T23:32:00Z">
        <w:r w:rsidDel="005716B8">
          <w:rPr>
            <w:lang w:val="en-US"/>
          </w:rPr>
          <w:delText xml:space="preserve"> </w:delText>
        </w:r>
      </w:del>
      <w:r>
        <w:rPr>
          <w:lang w:val="en-US"/>
        </w:rPr>
        <w:t>The goal of this module is to make it possible to execute external code send by this module’s clients while supporting multiple runtime environments.</w:t>
      </w:r>
    </w:p>
    <w:p w14:paraId="3F530DD9" w14:textId="467C871B" w:rsidR="00567E9A" w:rsidRDefault="00567E9A" w:rsidP="00567E9A">
      <w:pPr>
        <w:rPr>
          <w:lang w:val="en-US"/>
        </w:rPr>
      </w:pPr>
      <w:r>
        <w:rPr>
          <w:lang w:val="en-US"/>
        </w:rPr>
        <w:t>As can be seen</w:t>
      </w:r>
      <w:ins w:id="938" w:author="Rodrigo LeaL" w:date="2020-05-01T23:29:00Z">
        <w:r w:rsidR="005716B8">
          <w:rPr>
            <w:lang w:val="en-US"/>
          </w:rPr>
          <w:t xml:space="preserve"> </w:t>
        </w:r>
      </w:ins>
      <w:del w:id="939" w:author="Rodrigo LeaL" w:date="2020-05-01T23:11:00Z">
        <w:r w:rsidDel="002F31E0">
          <w:rPr>
            <w:lang w:val="en-US"/>
          </w:rPr>
          <w:delText xml:space="preserve"> </w:delText>
        </w:r>
      </w:del>
      <w:ins w:id="940" w:author="Rodrigo LeaL" w:date="2020-05-01T23:11:00Z">
        <w:r w:rsidR="002F31E0">
          <w:rPr>
            <w:lang w:val="en-US"/>
          </w:rPr>
          <w:t xml:space="preserve">on </w:t>
        </w:r>
        <w:r w:rsidR="002F31E0">
          <w:rPr>
            <w:lang w:val="en-US"/>
          </w:rPr>
          <w:fldChar w:fldCharType="begin"/>
        </w:r>
        <w:r w:rsidR="002F31E0">
          <w:rPr>
            <w:lang w:val="en-US"/>
          </w:rPr>
          <w:instrText xml:space="preserve"> REF _Ref39267114 \h </w:instrText>
        </w:r>
      </w:ins>
      <w:r w:rsidR="002F31E0">
        <w:rPr>
          <w:lang w:val="en-US"/>
        </w:rPr>
      </w:r>
      <w:r w:rsidR="002F31E0">
        <w:rPr>
          <w:lang w:val="en-US"/>
        </w:rPr>
        <w:fldChar w:fldCharType="separate"/>
      </w:r>
      <w:ins w:id="941" w:author="Rodrigo LeaL" w:date="2020-05-01T23:11:00Z">
        <w:r w:rsidR="002F31E0" w:rsidRPr="00567E9A">
          <w:rPr>
            <w:lang w:val="en-US"/>
          </w:rPr>
          <w:t xml:space="preserve">Figure </w:t>
        </w:r>
        <w:r w:rsidR="002F31E0">
          <w:rPr>
            <w:lang w:val="en-US"/>
          </w:rPr>
          <w:t>10</w:t>
        </w:r>
        <w:r w:rsidR="002F31E0">
          <w:rPr>
            <w:lang w:val="en-US"/>
          </w:rPr>
          <w:fldChar w:fldCharType="end"/>
        </w:r>
      </w:ins>
      <w:del w:id="942" w:author="Rodrigo LeaL" w:date="2020-05-01T23:11:00Z">
        <w:r w:rsidDel="002F31E0">
          <w:rPr>
            <w:lang w:val="en-US"/>
          </w:rPr>
          <w:delText>below</w:delText>
        </w:r>
      </w:del>
      <w:r>
        <w:rPr>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19082BAB" w:rsidR="00567E9A" w:rsidRDefault="00567E9A" w:rsidP="00567E9A">
      <w:pPr>
        <w:rPr>
          <w:ins w:id="943" w:author="Rodrigo LeaL" w:date="2020-05-01T23:10:00Z"/>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697FF717" w14:textId="6FF40409" w:rsidR="002F31E0" w:rsidDel="002F31E0" w:rsidRDefault="002F31E0" w:rsidP="00567E9A">
      <w:pPr>
        <w:rPr>
          <w:del w:id="944" w:author="Rodrigo LeaL" w:date="2020-05-01T23:10:00Z"/>
          <w:lang w:val="en-US"/>
        </w:rPr>
      </w:pPr>
      <w:ins w:id="945" w:author="Rodrigo LeaL" w:date="2020-05-01T23:10:00Z">
        <w: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A5BAD19" w14:textId="23DA4B0D" w:rsidR="00567E9A" w:rsidRDefault="00567E9A">
      <w:pPr>
        <w:pPrChange w:id="946" w:author="Rodrigo LeaL" w:date="2020-05-01T23:10:00Z">
          <w:pPr>
            <w:keepNext/>
          </w:pPr>
        </w:pPrChange>
      </w:pPr>
      <w:del w:id="947" w:author="Rodrigo LeaL" w:date="2020-05-01T23:10:00Z">
        <w:r w:rsidDel="002F31E0">
          <w:drawing>
            <wp:inline distT="0" distB="0" distL="0" distR="0" wp14:anchorId="30B61232" wp14:editId="087DE94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73414932" w14:textId="1A33D900" w:rsidR="00567E9A" w:rsidRDefault="00567E9A" w:rsidP="00567E9A">
      <w:pPr>
        <w:pStyle w:val="Legenda"/>
        <w:rPr>
          <w:lang w:val="en-US"/>
        </w:rPr>
      </w:pPr>
      <w:bookmarkStart w:id="948" w:name="_Ref39267114"/>
      <w:bookmarkStart w:id="949" w:name="_Toc39266870"/>
      <w:r w:rsidRPr="00567E9A">
        <w:rPr>
          <w:lang w:val="en-US"/>
        </w:rPr>
        <w:lastRenderedPageBreak/>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bookmarkEnd w:id="948"/>
      <w:r w:rsidRPr="00567E9A">
        <w:rPr>
          <w:lang w:val="en-US"/>
        </w:rPr>
        <w:t xml:space="preserve"> </w:t>
      </w:r>
      <w:r>
        <w:rPr>
          <w:lang w:val="en-US"/>
        </w:rPr>
        <w:t>–</w:t>
      </w:r>
      <w:r w:rsidRPr="00567E9A">
        <w:rPr>
          <w:lang w:val="en-US"/>
        </w:rPr>
        <w:t xml:space="preserve"> De</w:t>
      </w:r>
      <w:r>
        <w:rPr>
          <w:lang w:val="en-US"/>
        </w:rPr>
        <w:t>tailed view of ExecutionEnvironments Module</w:t>
      </w:r>
      <w:bookmarkEnd w:id="949"/>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ins w:id="950" w:author="Rodrigo LeaL" w:date="2020-05-01T11:51:00Z"/>
          <w:lang w:val="en-US"/>
        </w:rPr>
      </w:pPr>
      <w:r>
        <w:rPr>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ins w:id="951" w:author="Rodrigo LeaL" w:date="2020-05-01T11:51:00Z">
        <w:r>
          <w:rPr>
            <w:lang w:val="en-US"/>
          </w:rPr>
          <w:t xml:space="preserve">Of the supported languages 2 of </w:t>
        </w:r>
      </w:ins>
      <w:ins w:id="952" w:author="Rodrigo LeaL" w:date="2020-05-01T11:52:00Z">
        <w:r>
          <w:rPr>
            <w:lang w:val="en-US"/>
          </w:rPr>
          <w:t>them already have the execution environments developed</w:t>
        </w:r>
      </w:ins>
      <w:ins w:id="953" w:author="Rodrigo LeaL" w:date="2020-05-01T11:53:00Z">
        <w:r>
          <w:rPr>
            <w:lang w:val="en-US"/>
          </w:rPr>
          <w:t xml:space="preserve"> and are described in more detail below</w:t>
        </w:r>
      </w:ins>
      <w:ins w:id="954" w:author="Rodrigo LeaL" w:date="2020-05-01T11:52:00Z">
        <w:r>
          <w:rPr>
            <w:lang w:val="en-US"/>
          </w:rPr>
          <w:t>: Java and Kotlin</w:t>
        </w:r>
      </w:ins>
      <w:ins w:id="955" w:author="Rodrigo LeaL" w:date="2020-05-01T11:53:00Z">
        <w:r>
          <w:rPr>
            <w:lang w:val="en-US"/>
          </w:rPr>
          <w:t>.</w:t>
        </w:r>
      </w:ins>
    </w:p>
    <w:p w14:paraId="3D0EE74B" w14:textId="3ACDACB3" w:rsidR="00567E9A" w:rsidRPr="00806D95" w:rsidRDefault="00900BBC" w:rsidP="00567E9A">
      <w:pPr>
        <w:rPr>
          <w:lang w:val="en-US"/>
        </w:rPr>
      </w:pPr>
      <w:ins w:id="956" w:author="Rodrigo LeaL" w:date="2020-05-01T11:53:00Z">
        <w:r>
          <w:rPr>
            <w:lang w:val="en-US"/>
          </w:rPr>
          <w:t>The remaing 3, Javascript, C# and Python are not yet</w:t>
        </w:r>
      </w:ins>
      <w:ins w:id="957" w:author="Rodrigo LeaL" w:date="2020-05-01T11:54:00Z">
        <w:r>
          <w:rPr>
            <w:lang w:val="en-US"/>
          </w:rPr>
          <w:t xml:space="preserve"> developed but are planned to be supported by the end of this project.</w:t>
        </w:r>
      </w:ins>
    </w:p>
    <w:p w14:paraId="1309BC1E" w14:textId="67691A44" w:rsidR="003966B2" w:rsidRPr="00AB6EF8" w:rsidRDefault="003966B2" w:rsidP="00AB6EF8">
      <w:pPr>
        <w:pStyle w:val="Ttulo3"/>
        <w:rPr>
          <w:color w:val="auto"/>
          <w:sz w:val="28"/>
          <w:szCs w:val="28"/>
          <w:lang w:val="en-GB"/>
        </w:rPr>
      </w:pPr>
      <w:bookmarkStart w:id="958" w:name="_Toc3926685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958"/>
    </w:p>
    <w:p w14:paraId="51870B82" w14:textId="6FFDAEDA" w:rsidR="00567E9A" w:rsidRDefault="00567E9A" w:rsidP="00567E9A">
      <w:pPr>
        <w:rPr>
          <w:lang w:val="en-US"/>
        </w:rPr>
      </w:pPr>
      <w:r>
        <w:rPr>
          <w:lang w:val="en-US"/>
        </w:rPr>
        <w:t>Because both Java and Kotlin can be compiled to be executed on the JVM</w:t>
      </w:r>
      <w:ins w:id="959"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lastRenderedPageBreak/>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del w:id="960" w:author="Rodrigo LeaL" w:date="2020-05-01T23:06:00Z">
        <w:r w:rsidRPr="00A311AD" w:rsidDel="00B94519">
          <w:rPr>
            <w:lang w:val="en-GB"/>
          </w:rPr>
          <w:br w:type="page"/>
        </w:r>
      </w:del>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del w:id="961" w:author="Rodrigo LeaL" w:date="2020-05-01T23:05:00Z">
        <w:r w:rsidRPr="00E66F6D" w:rsidDel="00B94519">
          <w:rPr>
            <w:lang w:val="en-US"/>
          </w:rPr>
          <w:lastRenderedPageBreak/>
          <w:br w:type="page"/>
        </w:r>
      </w:del>
    </w:p>
    <w:p w14:paraId="43C44D46" w14:textId="77777777" w:rsidR="00B94519" w:rsidRPr="002302AE" w:rsidRDefault="00B94519">
      <w:pPr>
        <w:spacing w:after="200"/>
        <w:jc w:val="left"/>
        <w:rPr>
          <w:ins w:id="962" w:author="Rodrigo LeaL" w:date="2020-05-01T23:06:00Z"/>
          <w:rFonts w:asciiTheme="majorHAnsi" w:eastAsiaTheme="majorEastAsia" w:hAnsiTheme="majorHAnsi" w:cstheme="majorBidi"/>
          <w:b/>
          <w:bCs/>
          <w:color w:val="000000" w:themeColor="text1"/>
          <w:sz w:val="32"/>
          <w:szCs w:val="32"/>
          <w:lang w:val="en-US"/>
          <w:rPrChange w:id="963" w:author="Rodrigo LeaL" w:date="2020-05-01T23:07:00Z">
            <w:rPr>
              <w:ins w:id="964" w:author="Rodrigo LeaL" w:date="2020-05-01T23:06:00Z"/>
              <w:rFonts w:asciiTheme="majorHAnsi" w:eastAsiaTheme="majorEastAsia" w:hAnsiTheme="majorHAnsi" w:cstheme="majorBidi"/>
              <w:b/>
              <w:bCs/>
              <w:color w:val="000000" w:themeColor="text1"/>
              <w:sz w:val="32"/>
              <w:szCs w:val="32"/>
            </w:rPr>
          </w:rPrChange>
        </w:rPr>
      </w:pPr>
      <w:ins w:id="965" w:author="Rodrigo LeaL" w:date="2020-05-01T23:06:00Z">
        <w:r w:rsidRPr="002302AE">
          <w:rPr>
            <w:lang w:val="en-US"/>
            <w:rPrChange w:id="966" w:author="Rodrigo LeaL" w:date="2020-05-01T23:07:00Z">
              <w:rPr/>
            </w:rPrChange>
          </w:rPr>
          <w:lastRenderedPageBreak/>
          <w:br w:type="page"/>
        </w:r>
      </w:ins>
    </w:p>
    <w:p w14:paraId="069F4606" w14:textId="77777777" w:rsidR="002302AE" w:rsidRPr="002F31E0" w:rsidRDefault="002302AE">
      <w:pPr>
        <w:spacing w:after="200"/>
        <w:jc w:val="left"/>
        <w:rPr>
          <w:ins w:id="967" w:author="Rodrigo LeaL" w:date="2020-05-01T23:09:00Z"/>
          <w:rFonts w:asciiTheme="majorHAnsi" w:eastAsiaTheme="majorEastAsia" w:hAnsiTheme="majorHAnsi" w:cstheme="majorBidi"/>
          <w:b/>
          <w:bCs/>
          <w:color w:val="000000" w:themeColor="text1"/>
          <w:sz w:val="32"/>
          <w:szCs w:val="32"/>
          <w:lang w:val="en-US"/>
          <w:rPrChange w:id="968" w:author="Rodrigo LeaL" w:date="2020-05-01T23:10:00Z">
            <w:rPr>
              <w:ins w:id="969" w:author="Rodrigo LeaL" w:date="2020-05-01T23:09:00Z"/>
              <w:rFonts w:asciiTheme="majorHAnsi" w:eastAsiaTheme="majorEastAsia" w:hAnsiTheme="majorHAnsi" w:cstheme="majorBidi"/>
              <w:b/>
              <w:bCs/>
              <w:color w:val="000000" w:themeColor="text1"/>
              <w:sz w:val="32"/>
              <w:szCs w:val="32"/>
            </w:rPr>
          </w:rPrChange>
        </w:rPr>
      </w:pPr>
      <w:bookmarkStart w:id="970" w:name="_Toc39266856"/>
      <w:ins w:id="971" w:author="Rodrigo LeaL" w:date="2020-05-01T23:09:00Z">
        <w:r w:rsidRPr="002F31E0">
          <w:rPr>
            <w:lang w:val="en-US"/>
            <w:rPrChange w:id="972" w:author="Rodrigo LeaL" w:date="2020-05-01T23:10:00Z">
              <w:rPr/>
            </w:rPrChange>
          </w:rPr>
          <w:lastRenderedPageBreak/>
          <w:br w:type="page"/>
        </w:r>
      </w:ins>
    </w:p>
    <w:p w14:paraId="539E9C84" w14:textId="5A082C7B" w:rsidR="001A3F32" w:rsidRDefault="004B3D0E" w:rsidP="008F0F86">
      <w:pPr>
        <w:pStyle w:val="Ttulo1"/>
      </w:pPr>
      <w:r>
        <w:lastRenderedPageBreak/>
        <w:t>Project progress</w:t>
      </w:r>
      <w:bookmarkEnd w:id="970"/>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EC4E874" w:rsidR="001A3F32" w:rsidRDefault="001A3F32" w:rsidP="001A3F32">
      <w:pPr>
        <w:rPr>
          <w:ins w:id="973" w:author="Rodrigo LeaL" w:date="2020-05-01T12:02:00Z"/>
          <w:lang w:val="en-US"/>
        </w:rPr>
      </w:pPr>
      <w:r>
        <w:rPr>
          <w:lang w:val="en-US"/>
        </w:rPr>
        <w:t xml:space="preserve">On </w:t>
      </w:r>
      <w:del w:id="974" w:author="Rodrigo LeaL" w:date="2020-05-01T11:56:00Z">
        <w:r w:rsidDel="005609E9">
          <w:rPr>
            <w:lang w:val="en-US"/>
          </w:rPr>
          <w:delText xml:space="preserve">the </w:delText>
        </w:r>
      </w:del>
      <w:ins w:id="975" w:author="Rodrigo LeaL" w:date="2020-05-01T11:56:00Z">
        <w:r w:rsidR="005609E9">
          <w:rPr>
            <w:lang w:val="en-US"/>
          </w:rPr>
          <w:fldChar w:fldCharType="begin"/>
        </w:r>
        <w:r w:rsidR="005609E9">
          <w:rPr>
            <w:lang w:val="en-US"/>
          </w:rPr>
          <w:instrText xml:space="preserve"> REF _Ref39226630 \h </w:instrText>
        </w:r>
      </w:ins>
      <w:r w:rsidR="005609E9">
        <w:rPr>
          <w:lang w:val="en-US"/>
        </w:rPr>
      </w:r>
      <w:r w:rsidR="005609E9">
        <w:rPr>
          <w:lang w:val="en-US"/>
        </w:rPr>
        <w:fldChar w:fldCharType="separate"/>
      </w:r>
      <w:ins w:id="976" w:author="Rodrigo LeaL" w:date="2020-05-01T11:56:00Z">
        <w:r w:rsidR="005609E9" w:rsidRPr="001A3F32">
          <w:rPr>
            <w:lang w:val="en-US"/>
          </w:rPr>
          <w:t xml:space="preserve">Figure </w:t>
        </w:r>
        <w:r w:rsidR="005609E9">
          <w:rPr>
            <w:lang w:val="en-US"/>
          </w:rPr>
          <w:t>11</w:t>
        </w:r>
        <w:r w:rsidR="005609E9">
          <w:rPr>
            <w:lang w:val="en-US"/>
          </w:rPr>
          <w:fldChar w:fldCharType="end"/>
        </w:r>
      </w:ins>
      <w:del w:id="977" w:author="Rodrigo LeaL" w:date="2020-05-01T11:56:00Z">
        <w:r w:rsidDel="005609E9">
          <w:rPr>
            <w:lang w:val="en-US"/>
          </w:rPr>
          <w:delText>image below</w:delText>
        </w:r>
      </w:del>
      <w:r>
        <w:rPr>
          <w:lang w:val="en-US"/>
        </w:rPr>
        <w:t>, which represents the planned scheduled up to the progress report delivery, are highlighted the activities which have not been finished. Only one activity was not finished, the Node execution environment is currently being developed.</w:t>
      </w:r>
      <w:ins w:id="978" w:author="Rodrigo LeaL" w:date="2020-05-01T12:10:00Z">
        <w:r w:rsidR="00E25D3D">
          <w:rPr>
            <w:lang w:val="en-US"/>
          </w:rPr>
          <w:t xml:space="preserve"> On </w:t>
        </w:r>
        <w:r w:rsidR="00E25D3D">
          <w:rPr>
            <w:lang w:val="en-US"/>
          </w:rPr>
          <w:fldChar w:fldCharType="begin"/>
        </w:r>
        <w:r w:rsidR="00E25D3D">
          <w:rPr>
            <w:lang w:val="en-US"/>
          </w:rPr>
          <w:instrText xml:space="preserve"> REF _Ref39227464 \h </w:instrText>
        </w:r>
      </w:ins>
      <w:r w:rsidR="00E25D3D">
        <w:rPr>
          <w:lang w:val="en-US"/>
        </w:rPr>
      </w:r>
      <w:r w:rsidR="00E25D3D">
        <w:rPr>
          <w:lang w:val="en-US"/>
        </w:rPr>
        <w:fldChar w:fldCharType="separate"/>
      </w:r>
      <w:ins w:id="979" w:author="Rodrigo LeaL" w:date="2020-05-01T12:10:00Z">
        <w:r w:rsidR="00E25D3D" w:rsidRPr="00E25D3D">
          <w:rPr>
            <w:lang w:val="en-US"/>
            <w:rPrChange w:id="980" w:author="Rodrigo LeaL" w:date="2020-05-01T12:11:00Z">
              <w:rPr/>
            </w:rPrChange>
          </w:rPr>
          <w:t>Table 1</w:t>
        </w:r>
        <w:r w:rsidR="00E25D3D">
          <w:rPr>
            <w:lang w:val="en-US"/>
          </w:rPr>
          <w:fldChar w:fldCharType="end"/>
        </w:r>
        <w:r w:rsidR="00E25D3D">
          <w:rPr>
            <w:lang w:val="en-US"/>
          </w:rPr>
          <w:t xml:space="preserve"> </w:t>
        </w:r>
      </w:ins>
      <w:ins w:id="981" w:author="Rodrigo LeaL" w:date="2020-05-01T12:11:00Z">
        <w:r w:rsidR="00E25D3D">
          <w:rPr>
            <w:lang w:val="en-US"/>
          </w:rPr>
          <w:t xml:space="preserve">is the necessary information to understand the scheduled plan on </w:t>
        </w:r>
        <w:r w:rsidR="00E25D3D">
          <w:rPr>
            <w:lang w:val="en-US"/>
          </w:rPr>
          <w:fldChar w:fldCharType="begin"/>
        </w:r>
        <w:r w:rsidR="00E25D3D">
          <w:rPr>
            <w:lang w:val="en-US"/>
          </w:rPr>
          <w:instrText xml:space="preserve"> REF _Ref39226630 \h </w:instrText>
        </w:r>
      </w:ins>
      <w:r w:rsidR="00E25D3D">
        <w:rPr>
          <w:lang w:val="en-US"/>
        </w:rPr>
      </w:r>
      <w:r w:rsidR="00E25D3D">
        <w:rPr>
          <w:lang w:val="en-US"/>
        </w:rPr>
        <w:fldChar w:fldCharType="separate"/>
      </w:r>
      <w:ins w:id="982" w:author="Rodrigo LeaL" w:date="2020-05-01T12:11:00Z">
        <w:r w:rsidR="00E25D3D" w:rsidRPr="001A3F32">
          <w:rPr>
            <w:lang w:val="en-US"/>
          </w:rPr>
          <w:t xml:space="preserve">Figure </w:t>
        </w:r>
        <w:r w:rsidR="00E25D3D">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ins>
      <w:r w:rsidR="00E25D3D">
        <w:rPr>
          <w:lang w:val="en-US"/>
        </w:rPr>
      </w:r>
      <w:r w:rsidR="00E25D3D">
        <w:rPr>
          <w:lang w:val="en-US"/>
        </w:rPr>
        <w:fldChar w:fldCharType="separate"/>
      </w:r>
      <w:ins w:id="983" w:author="Rodrigo LeaL" w:date="2020-05-01T12:11:00Z">
        <w:r w:rsidR="00E25D3D" w:rsidRPr="001A3F32">
          <w:rPr>
            <w:lang w:val="en-US"/>
          </w:rPr>
          <w:t xml:space="preserve">Figure </w:t>
        </w:r>
        <w:r w:rsidR="00E25D3D">
          <w:rPr>
            <w:lang w:val="en-US"/>
          </w:rPr>
          <w:t>12</w:t>
        </w:r>
        <w:r w:rsidR="00E25D3D">
          <w:rPr>
            <w:lang w:val="en-US"/>
          </w:rPr>
          <w:fldChar w:fldCharType="end"/>
        </w:r>
        <w:r w:rsidR="00E25D3D">
          <w:rPr>
            <w:lang w:val="en-US"/>
          </w:rPr>
          <w:t>.</w:t>
        </w:r>
      </w:ins>
    </w:p>
    <w:p w14:paraId="18A69C7E" w14:textId="2979C74E" w:rsidR="00E25D3D" w:rsidRDefault="00E25D3D">
      <w:pPr>
        <w:pStyle w:val="Legenda"/>
        <w:keepNext/>
        <w:rPr>
          <w:ins w:id="984" w:author="Rodrigo LeaL" w:date="2020-05-01T12:06:00Z"/>
        </w:rPr>
        <w:pPrChange w:id="985" w:author="Rodrigo LeaL" w:date="2020-05-01T12:06:00Z">
          <w:pPr/>
        </w:pPrChange>
      </w:pPr>
      <w:bookmarkStart w:id="986" w:name="_Ref39227464"/>
      <w:bookmarkStart w:id="987" w:name="_Toc39227650"/>
      <w:ins w:id="988" w:author="Rodrigo LeaL" w:date="2020-05-01T12:06:00Z">
        <w:r>
          <w:t xml:space="preserve">Table </w:t>
        </w:r>
        <w:r>
          <w:fldChar w:fldCharType="begin"/>
        </w:r>
        <w:r>
          <w:instrText xml:space="preserve"> SEQ Table \* ARABIC </w:instrText>
        </w:r>
      </w:ins>
      <w:r>
        <w:fldChar w:fldCharType="separate"/>
      </w:r>
      <w:ins w:id="989" w:author="Rodrigo LeaL" w:date="2020-05-01T12:12:00Z">
        <w:r>
          <w:t>2</w:t>
        </w:r>
      </w:ins>
      <w:ins w:id="990" w:author="Rodrigo LeaL" w:date="2020-05-01T12:06:00Z">
        <w:r>
          <w:fldChar w:fldCharType="end"/>
        </w:r>
      </w:ins>
      <w:bookmarkEnd w:id="986"/>
      <w:ins w:id="991" w:author="Rodrigo LeaL" w:date="2020-05-01T12:07:00Z">
        <w:r>
          <w:t xml:space="preserve"> – Assignment Types</w:t>
        </w:r>
      </w:ins>
      <w:bookmarkEnd w:id="987"/>
    </w:p>
    <w:tbl>
      <w:tblPr>
        <w:tblStyle w:val="TabeladeGrelha1Clara"/>
        <w:tblW w:w="0" w:type="auto"/>
        <w:jc w:val="center"/>
        <w:tblLook w:val="04A0" w:firstRow="1" w:lastRow="0" w:firstColumn="1" w:lastColumn="0" w:noHBand="0" w:noVBand="1"/>
        <w:tblPrChange w:id="992" w:author="Rodrigo LeaL" w:date="2020-05-01T12:06:00Z">
          <w:tblPr>
            <w:tblStyle w:val="TabelacomGrelha"/>
            <w:tblW w:w="0" w:type="auto"/>
            <w:tblLook w:val="04A0" w:firstRow="1" w:lastRow="0" w:firstColumn="1" w:lastColumn="0" w:noHBand="0" w:noVBand="1"/>
          </w:tblPr>
        </w:tblPrChange>
      </w:tblPr>
      <w:tblGrid>
        <w:gridCol w:w="1777"/>
        <w:gridCol w:w="3328"/>
        <w:tblGridChange w:id="993">
          <w:tblGrid>
            <w:gridCol w:w="4322"/>
            <w:gridCol w:w="4322"/>
          </w:tblGrid>
        </w:tblGridChange>
      </w:tblGrid>
      <w:tr w:rsidR="00E25D3D" w14:paraId="2337EAB1" w14:textId="77777777" w:rsidTr="00E25D3D">
        <w:trPr>
          <w:cnfStyle w:val="100000000000" w:firstRow="1" w:lastRow="0" w:firstColumn="0" w:lastColumn="0" w:oddVBand="0" w:evenVBand="0" w:oddHBand="0" w:evenHBand="0" w:firstRowFirstColumn="0" w:firstRowLastColumn="0" w:lastRowFirstColumn="0" w:lastRowLastColumn="0"/>
          <w:jc w:val="center"/>
          <w:ins w:id="994"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995" w:author="Rodrigo LeaL" w:date="2020-05-01T12:06:00Z">
              <w:tcPr>
                <w:tcW w:w="4322" w:type="dxa"/>
              </w:tcPr>
            </w:tcPrChange>
          </w:tcPr>
          <w:p w14:paraId="44BC5BD9" w14:textId="52DF5D96" w:rsidR="00E25D3D" w:rsidRDefault="00E25D3D" w:rsidP="001A3F32">
            <w:pPr>
              <w:cnfStyle w:val="101000000000" w:firstRow="1" w:lastRow="0" w:firstColumn="1" w:lastColumn="0" w:oddVBand="0" w:evenVBand="0" w:oddHBand="0" w:evenHBand="0" w:firstRowFirstColumn="0" w:firstRowLastColumn="0" w:lastRowFirstColumn="0" w:lastRowLastColumn="0"/>
              <w:rPr>
                <w:ins w:id="996" w:author="Rodrigo LeaL" w:date="2020-05-01T12:03:00Z"/>
                <w:lang w:val="en-US"/>
              </w:rPr>
            </w:pPr>
            <w:ins w:id="997" w:author="Rodrigo LeaL" w:date="2020-05-01T12:03:00Z">
              <w:r>
                <w:rPr>
                  <w:lang w:val="en-US"/>
                </w:rPr>
                <w:t>Assignment Type</w:t>
              </w:r>
            </w:ins>
          </w:p>
        </w:tc>
        <w:tc>
          <w:tcPr>
            <w:tcW w:w="3328" w:type="dxa"/>
            <w:tcPrChange w:id="998" w:author="Rodrigo LeaL" w:date="2020-05-01T12:06:00Z">
              <w:tcPr>
                <w:tcW w:w="4322" w:type="dxa"/>
              </w:tcPr>
            </w:tcPrChange>
          </w:tcPr>
          <w:p w14:paraId="091C716C" w14:textId="2936C8C2" w:rsidR="00E25D3D" w:rsidRDefault="00E25D3D" w:rsidP="001A3F32">
            <w:pPr>
              <w:cnfStyle w:val="100000000000" w:firstRow="1" w:lastRow="0" w:firstColumn="0" w:lastColumn="0" w:oddVBand="0" w:evenVBand="0" w:oddHBand="0" w:evenHBand="0" w:firstRowFirstColumn="0" w:firstRowLastColumn="0" w:lastRowFirstColumn="0" w:lastRowLastColumn="0"/>
              <w:rPr>
                <w:ins w:id="999" w:author="Rodrigo LeaL" w:date="2020-05-01T12:03:00Z"/>
                <w:lang w:val="en-US"/>
              </w:rPr>
            </w:pPr>
            <w:ins w:id="1000" w:author="Rodrigo LeaL" w:date="2020-05-01T12:03:00Z">
              <w:r>
                <w:rPr>
                  <w:lang w:val="en-US"/>
                </w:rPr>
                <w:t>Description</w:t>
              </w:r>
            </w:ins>
          </w:p>
        </w:tc>
      </w:tr>
      <w:tr w:rsidR="00E25D3D" w:rsidRPr="00F33C57" w14:paraId="77941C91" w14:textId="77777777" w:rsidTr="00E25D3D">
        <w:trPr>
          <w:jc w:val="center"/>
          <w:ins w:id="1001"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02" w:author="Rodrigo LeaL" w:date="2020-05-01T12:06:00Z">
              <w:tcPr>
                <w:tcW w:w="4322" w:type="dxa"/>
              </w:tcPr>
            </w:tcPrChange>
          </w:tcPr>
          <w:p w14:paraId="33335374" w14:textId="6E12E041" w:rsidR="00E25D3D" w:rsidRDefault="00E25D3D" w:rsidP="001A3F32">
            <w:pPr>
              <w:rPr>
                <w:ins w:id="1003" w:author="Rodrigo LeaL" w:date="2020-05-01T12:03:00Z"/>
                <w:lang w:val="en-US"/>
              </w:rPr>
            </w:pPr>
            <w:ins w:id="1004" w:author="Rodrigo LeaL" w:date="2020-05-01T12:03:00Z">
              <w:r>
                <w:rPr>
                  <w:lang w:val="en-US"/>
                </w:rPr>
                <w:t>E(x)</w:t>
              </w:r>
            </w:ins>
          </w:p>
        </w:tc>
        <w:tc>
          <w:tcPr>
            <w:tcW w:w="3328" w:type="dxa"/>
            <w:tcPrChange w:id="1005" w:author="Rodrigo LeaL" w:date="2020-05-01T12:06:00Z">
              <w:tcPr>
                <w:tcW w:w="4322" w:type="dxa"/>
              </w:tcPr>
            </w:tcPrChange>
          </w:tcPr>
          <w:p w14:paraId="53156A19" w14:textId="3C9D957B" w:rsidR="00E25D3D" w:rsidRDefault="00E25D3D" w:rsidP="001A3F32">
            <w:pPr>
              <w:cnfStyle w:val="000000000000" w:firstRow="0" w:lastRow="0" w:firstColumn="0" w:lastColumn="0" w:oddVBand="0" w:evenVBand="0" w:oddHBand="0" w:evenHBand="0" w:firstRowFirstColumn="0" w:firstRowLastColumn="0" w:lastRowFirstColumn="0" w:lastRowLastColumn="0"/>
              <w:rPr>
                <w:ins w:id="1006" w:author="Rodrigo LeaL" w:date="2020-05-01T12:03:00Z"/>
                <w:lang w:val="en-US"/>
              </w:rPr>
            </w:pPr>
            <w:ins w:id="1007" w:author="Rodrigo LeaL" w:date="2020-05-01T12:03:00Z">
              <w:r>
                <w:rPr>
                  <w:lang w:val="en-US"/>
                </w:rPr>
                <w:t>Design</w:t>
              </w:r>
            </w:ins>
            <w:ins w:id="1008" w:author="Rodrigo LeaL" w:date="2020-05-01T12:04:00Z">
              <w:r>
                <w:rPr>
                  <w:lang w:val="en-US"/>
                </w:rPr>
                <w:t xml:space="preserve"> and</w:t>
              </w:r>
            </w:ins>
            <w:ins w:id="1009" w:author="Rodrigo LeaL" w:date="2020-05-01T12:03:00Z">
              <w:r>
                <w:rPr>
                  <w:lang w:val="en-US"/>
                </w:rPr>
                <w:t xml:space="preserve"> implem</w:t>
              </w:r>
            </w:ins>
            <w:ins w:id="1010" w:author="Rodrigo LeaL" w:date="2020-05-01T12:04:00Z">
              <w:r>
                <w:rPr>
                  <w:lang w:val="en-US"/>
                </w:rPr>
                <w:t xml:space="preserve">entation of </w:t>
              </w:r>
            </w:ins>
            <w:ins w:id="1011" w:author="Rodrigo LeaL" w:date="2020-05-01T12:05:00Z">
              <w:r>
                <w:rPr>
                  <w:lang w:val="en-US"/>
                </w:rPr>
                <w:t>execution environment for a given language</w:t>
              </w:r>
            </w:ins>
            <w:ins w:id="1012" w:author="Rodrigo LeaL" w:date="2020-05-01T12:04:00Z">
              <w:r>
                <w:rPr>
                  <w:lang w:val="en-US"/>
                </w:rPr>
                <w:t xml:space="preserve"> </w:t>
              </w:r>
            </w:ins>
          </w:p>
        </w:tc>
      </w:tr>
      <w:tr w:rsidR="00E25D3D" w14:paraId="6A2D06AB" w14:textId="77777777" w:rsidTr="00E25D3D">
        <w:trPr>
          <w:jc w:val="center"/>
          <w:ins w:id="1013"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14" w:author="Rodrigo LeaL" w:date="2020-05-01T12:06:00Z">
              <w:tcPr>
                <w:tcW w:w="4322" w:type="dxa"/>
              </w:tcPr>
            </w:tcPrChange>
          </w:tcPr>
          <w:p w14:paraId="0818DE91" w14:textId="68FE98F1" w:rsidR="00E25D3D" w:rsidRDefault="00E25D3D" w:rsidP="001A3F32">
            <w:pPr>
              <w:rPr>
                <w:ins w:id="1015" w:author="Rodrigo LeaL" w:date="2020-05-01T12:03:00Z"/>
                <w:lang w:val="en-US"/>
              </w:rPr>
            </w:pPr>
            <w:ins w:id="1016" w:author="Rodrigo LeaL" w:date="2020-05-01T12:03:00Z">
              <w:r>
                <w:rPr>
                  <w:lang w:val="en-US"/>
                </w:rPr>
                <w:t>P(x)</w:t>
              </w:r>
            </w:ins>
          </w:p>
        </w:tc>
        <w:tc>
          <w:tcPr>
            <w:tcW w:w="3328" w:type="dxa"/>
            <w:tcPrChange w:id="1017" w:author="Rodrigo LeaL" w:date="2020-05-01T12:06:00Z">
              <w:tcPr>
                <w:tcW w:w="4322" w:type="dxa"/>
              </w:tcPr>
            </w:tcPrChange>
          </w:tcPr>
          <w:p w14:paraId="3D1F05C4" w14:textId="63FD7C0F" w:rsidR="00E25D3D" w:rsidRDefault="00E25D3D" w:rsidP="001A3F32">
            <w:pPr>
              <w:cnfStyle w:val="000000000000" w:firstRow="0" w:lastRow="0" w:firstColumn="0" w:lastColumn="0" w:oddVBand="0" w:evenVBand="0" w:oddHBand="0" w:evenHBand="0" w:firstRowFirstColumn="0" w:firstRowLastColumn="0" w:lastRowFirstColumn="0" w:lastRowLastColumn="0"/>
              <w:rPr>
                <w:ins w:id="1018" w:author="Rodrigo LeaL" w:date="2020-05-01T12:03:00Z"/>
                <w:lang w:val="en-US"/>
              </w:rPr>
            </w:pPr>
            <w:ins w:id="1019" w:author="Rodrigo LeaL" w:date="2020-05-01T12:04:00Z">
              <w:r>
                <w:rPr>
                  <w:lang w:val="en-US"/>
                </w:rPr>
                <w:t>Creation of webpage</w:t>
              </w:r>
            </w:ins>
          </w:p>
        </w:tc>
      </w:tr>
      <w:tr w:rsidR="00E25D3D" w:rsidRPr="00F33C57" w14:paraId="4F8DECB1" w14:textId="77777777" w:rsidTr="00E25D3D">
        <w:trPr>
          <w:jc w:val="center"/>
          <w:ins w:id="1020"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21" w:author="Rodrigo LeaL" w:date="2020-05-01T12:06:00Z">
              <w:tcPr>
                <w:tcW w:w="4322" w:type="dxa"/>
              </w:tcPr>
            </w:tcPrChange>
          </w:tcPr>
          <w:p w14:paraId="5C65BF7C" w14:textId="5285AF77" w:rsidR="00E25D3D" w:rsidRDefault="00E25D3D" w:rsidP="001A3F32">
            <w:pPr>
              <w:rPr>
                <w:ins w:id="1022" w:author="Rodrigo LeaL" w:date="2020-05-01T12:03:00Z"/>
                <w:lang w:val="en-US"/>
              </w:rPr>
            </w:pPr>
            <w:ins w:id="1023" w:author="Rodrigo LeaL" w:date="2020-05-01T12:03:00Z">
              <w:r>
                <w:rPr>
                  <w:lang w:val="en-US"/>
                </w:rPr>
                <w:t>S(x)</w:t>
              </w:r>
            </w:ins>
          </w:p>
        </w:tc>
        <w:tc>
          <w:tcPr>
            <w:tcW w:w="3328" w:type="dxa"/>
            <w:tcPrChange w:id="1024" w:author="Rodrigo LeaL" w:date="2020-05-01T12:06:00Z">
              <w:tcPr>
                <w:tcW w:w="4322" w:type="dxa"/>
              </w:tcPr>
            </w:tcPrChange>
          </w:tcPr>
          <w:p w14:paraId="466FF16E" w14:textId="122D2D21" w:rsidR="00E25D3D" w:rsidRDefault="00E25D3D" w:rsidP="001A3F32">
            <w:pPr>
              <w:cnfStyle w:val="000000000000" w:firstRow="0" w:lastRow="0" w:firstColumn="0" w:lastColumn="0" w:oddVBand="0" w:evenVBand="0" w:oddHBand="0" w:evenHBand="0" w:firstRowFirstColumn="0" w:firstRowLastColumn="0" w:lastRowFirstColumn="0" w:lastRowLastColumn="0"/>
              <w:rPr>
                <w:ins w:id="1025" w:author="Rodrigo LeaL" w:date="2020-05-01T12:03:00Z"/>
                <w:lang w:val="en-US"/>
              </w:rPr>
            </w:pPr>
            <w:ins w:id="1026" w:author="Rodrigo LeaL" w:date="2020-05-01T12:05:00Z">
              <w:r>
                <w:rPr>
                  <w:lang w:val="en-US"/>
                </w:rPr>
                <w:t>Design and Implementation of backend service</w:t>
              </w:r>
            </w:ins>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1027" w:name="_Ref39226630"/>
      <w:bookmarkStart w:id="1028" w:name="_Toc39266871"/>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bookmarkEnd w:id="1027"/>
      <w:r w:rsidRPr="001A3F32">
        <w:rPr>
          <w:lang w:val="en-US"/>
        </w:rPr>
        <w:t xml:space="preserve"> – Planned Schedule</w:t>
      </w:r>
      <w:r>
        <w:rPr>
          <w:lang w:val="en-US"/>
        </w:rPr>
        <w:t xml:space="preserve"> before progess report delivery</w:t>
      </w:r>
      <w:bookmarkEnd w:id="1028"/>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604543A9" w:rsidR="001A3F32" w:rsidRDefault="001A3F32" w:rsidP="001A3F32">
      <w:pPr>
        <w:rPr>
          <w:lang w:val="en-US"/>
        </w:rPr>
      </w:pPr>
      <w:r>
        <w:rPr>
          <w:lang w:val="en-US"/>
        </w:rPr>
        <w:lastRenderedPageBreak/>
        <w:t xml:space="preserve">On </w:t>
      </w:r>
      <w:ins w:id="1029" w:author="Rodrigo LeaL" w:date="2020-05-01T11:57:00Z">
        <w:r w:rsidR="005609E9">
          <w:rPr>
            <w:lang w:val="en-US"/>
          </w:rPr>
          <w:fldChar w:fldCharType="begin"/>
        </w:r>
        <w:r w:rsidR="005609E9">
          <w:rPr>
            <w:lang w:val="en-US"/>
          </w:rPr>
          <w:instrText xml:space="preserve"> REF _Ref39226647 \h </w:instrText>
        </w:r>
      </w:ins>
      <w:r w:rsidR="005609E9">
        <w:rPr>
          <w:lang w:val="en-US"/>
        </w:rPr>
      </w:r>
      <w:r w:rsidR="005609E9">
        <w:rPr>
          <w:lang w:val="en-US"/>
        </w:rPr>
        <w:fldChar w:fldCharType="separate"/>
      </w:r>
      <w:ins w:id="1030" w:author="Rodrigo LeaL" w:date="2020-05-01T11:57:00Z">
        <w:r w:rsidR="005609E9" w:rsidRPr="001A3F32">
          <w:rPr>
            <w:lang w:val="en-US"/>
          </w:rPr>
          <w:t xml:space="preserve">Figure </w:t>
        </w:r>
        <w:r w:rsidR="005609E9">
          <w:rPr>
            <w:lang w:val="en-US"/>
          </w:rPr>
          <w:t>12</w:t>
        </w:r>
        <w:r w:rsidR="005609E9">
          <w:rPr>
            <w:lang w:val="en-US"/>
          </w:rPr>
          <w:fldChar w:fldCharType="end"/>
        </w:r>
        <w:r w:rsidR="005609E9">
          <w:rPr>
            <w:lang w:val="en-US"/>
          </w:rPr>
          <w:t xml:space="preserve"> </w:t>
        </w:r>
      </w:ins>
      <w:del w:id="1031" w:author="Rodrigo LeaL" w:date="2020-05-01T11:57:00Z">
        <w:r w:rsidDel="005609E9">
          <w:rPr>
            <w:lang w:val="en-US"/>
          </w:rPr>
          <w:delText xml:space="preserve">the image below </w:delText>
        </w:r>
      </w:del>
      <w:r>
        <w:rPr>
          <w:lang w:val="en-US"/>
        </w:rPr>
        <w:t>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1032" w:name="_Ref39226647"/>
      <w:bookmarkStart w:id="1033" w:name="_Toc39266872"/>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bookmarkEnd w:id="1032"/>
      <w:r w:rsidRPr="001A3F32">
        <w:rPr>
          <w:lang w:val="en-US"/>
        </w:rPr>
        <w:t xml:space="preserve"> – Planned Schedule</w:t>
      </w:r>
      <w:r>
        <w:rPr>
          <w:lang w:val="en-US"/>
        </w:rPr>
        <w:t xml:space="preserve"> after progess report delivery</w:t>
      </w:r>
      <w:bookmarkEnd w:id="1033"/>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1"/>
          <w:footerReference w:type="default" r:id="rId32"/>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79F28DE5" w14:textId="77777777" w:rsidR="002302AE" w:rsidRPr="002F31E0" w:rsidRDefault="002302AE">
      <w:pPr>
        <w:spacing w:after="200"/>
        <w:jc w:val="left"/>
        <w:rPr>
          <w:ins w:id="1034" w:author="Rodrigo LeaL" w:date="2020-05-01T23:09:00Z"/>
          <w:rFonts w:asciiTheme="majorHAnsi" w:eastAsiaTheme="majorEastAsia" w:hAnsiTheme="majorHAnsi" w:cstheme="majorBidi"/>
          <w:b/>
          <w:bCs/>
          <w:color w:val="000000" w:themeColor="text1"/>
          <w:sz w:val="32"/>
          <w:szCs w:val="32"/>
          <w:lang w:val="en-US"/>
          <w:rPrChange w:id="1035" w:author="Rodrigo LeaL" w:date="2020-05-01T23:10:00Z">
            <w:rPr>
              <w:ins w:id="1036" w:author="Rodrigo LeaL" w:date="2020-05-01T23:09:00Z"/>
              <w:rFonts w:asciiTheme="majorHAnsi" w:eastAsiaTheme="majorEastAsia" w:hAnsiTheme="majorHAnsi" w:cstheme="majorBidi"/>
              <w:b/>
              <w:bCs/>
              <w:color w:val="000000" w:themeColor="text1"/>
              <w:sz w:val="32"/>
              <w:szCs w:val="32"/>
            </w:rPr>
          </w:rPrChange>
        </w:rPr>
      </w:pPr>
      <w:bookmarkStart w:id="1037" w:name="_Toc39266857"/>
      <w:ins w:id="1038" w:author="Rodrigo LeaL" w:date="2020-05-01T23:09:00Z">
        <w:r w:rsidRPr="002F31E0">
          <w:rPr>
            <w:lang w:val="en-US"/>
            <w:rPrChange w:id="1039" w:author="Rodrigo LeaL" w:date="2020-05-01T23:10:00Z">
              <w:rPr/>
            </w:rPrChange>
          </w:rPr>
          <w:lastRenderedPageBreak/>
          <w:br w:type="page"/>
        </w:r>
      </w:ins>
    </w:p>
    <w:p w14:paraId="19360393" w14:textId="274E17C4" w:rsidR="00E51875" w:rsidRDefault="00567E9A" w:rsidP="008F0F86">
      <w:pPr>
        <w:pStyle w:val="Ttulo1"/>
      </w:pPr>
      <w:r>
        <w:lastRenderedPageBreak/>
        <w:t>Lexicon</w:t>
      </w:r>
      <w:bookmarkEnd w:id="1037"/>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bookmarkStart w:id="1040" w:name="_Toc39266858"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EndPr/>
      <w:sdtContent>
        <w:p w14:paraId="6529CCB8" w14:textId="79345254" w:rsidR="00B06583" w:rsidRDefault="00B06583">
          <w:pPr>
            <w:pStyle w:val="Ttulo1"/>
          </w:pPr>
          <w:r>
            <w:t>References</w:t>
          </w:r>
          <w:bookmarkEnd w:id="1040"/>
        </w:p>
        <w:sdt>
          <w:sdtPr>
            <w:id w:val="-573587230"/>
            <w:bibliography/>
          </w:sdtPr>
          <w:sdtEndPr/>
          <w:sdtContent>
            <w:p w14:paraId="73FFA43B" w14:textId="77777777" w:rsidR="00795FAD" w:rsidRDefault="00B06583">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795FAD" w14:paraId="0DF1E3C8" w14:textId="77777777">
                <w:trPr>
                  <w:divId w:val="2107335915"/>
                  <w:tblCellSpacing w:w="15" w:type="dxa"/>
                </w:trPr>
                <w:tc>
                  <w:tcPr>
                    <w:tcW w:w="50" w:type="pct"/>
                    <w:hideMark/>
                  </w:tcPr>
                  <w:p w14:paraId="33549B7D" w14:textId="4F8D1F89" w:rsidR="00795FAD" w:rsidRDefault="00795FAD">
                    <w:pPr>
                      <w:pStyle w:val="Bibliografia"/>
                      <w:rPr>
                        <w:lang w:val="en-US"/>
                      </w:rPr>
                    </w:pPr>
                    <w:r>
                      <w:rPr>
                        <w:lang w:val="en-US"/>
                      </w:rPr>
                      <w:t xml:space="preserve">[1] </w:t>
                    </w:r>
                  </w:p>
                </w:tc>
                <w:tc>
                  <w:tcPr>
                    <w:tcW w:w="0" w:type="auto"/>
                    <w:hideMark/>
                  </w:tcPr>
                  <w:p w14:paraId="4FDDE047" w14:textId="77777777" w:rsidR="00795FAD" w:rsidRDefault="00795FAD">
                    <w:pPr>
                      <w:pStyle w:val="Bibliografia"/>
                      <w:rPr>
                        <w:lang w:val="en-US"/>
                      </w:rPr>
                    </w:pPr>
                    <w:r>
                      <w:rPr>
                        <w:lang w:val="en-US"/>
                      </w:rPr>
                      <w:t>"Wikipedia," [Online]. Available: https://en.wikipedia.org/wiki/Algorithm_engineering. [Accessed 20 04 2020].</w:t>
                    </w:r>
                  </w:p>
                </w:tc>
              </w:tr>
              <w:tr w:rsidR="00795FAD" w14:paraId="6404D064" w14:textId="77777777">
                <w:trPr>
                  <w:divId w:val="2107335915"/>
                  <w:tblCellSpacing w:w="15" w:type="dxa"/>
                </w:trPr>
                <w:tc>
                  <w:tcPr>
                    <w:tcW w:w="50" w:type="pct"/>
                    <w:hideMark/>
                  </w:tcPr>
                  <w:p w14:paraId="13BC16EC" w14:textId="77777777" w:rsidR="00795FAD" w:rsidRDefault="00795FAD">
                    <w:pPr>
                      <w:pStyle w:val="Bibliografia"/>
                      <w:rPr>
                        <w:lang w:val="en-US"/>
                      </w:rPr>
                    </w:pPr>
                    <w:r>
                      <w:rPr>
                        <w:lang w:val="en-US"/>
                      </w:rPr>
                      <w:t xml:space="preserve">[2] </w:t>
                    </w:r>
                  </w:p>
                </w:tc>
                <w:tc>
                  <w:tcPr>
                    <w:tcW w:w="0" w:type="auto"/>
                    <w:hideMark/>
                  </w:tcPr>
                  <w:p w14:paraId="31C8161B" w14:textId="77777777" w:rsidR="00795FAD" w:rsidRDefault="00795FAD">
                    <w:pPr>
                      <w:pStyle w:val="Bibliografia"/>
                      <w:rPr>
                        <w:lang w:val="en-US"/>
                      </w:rPr>
                    </w:pPr>
                    <w:r>
                      <w:rPr>
                        <w:lang w:val="en-US"/>
                      </w:rPr>
                      <w:t>"AlgoExpert," [Online]. Available: https://www.algoexpert.io/product. [Accessed 25 04 2020].</w:t>
                    </w:r>
                  </w:p>
                </w:tc>
              </w:tr>
              <w:tr w:rsidR="00795FAD" w14:paraId="3654D9BB" w14:textId="77777777">
                <w:trPr>
                  <w:divId w:val="2107335915"/>
                  <w:tblCellSpacing w:w="15" w:type="dxa"/>
                </w:trPr>
                <w:tc>
                  <w:tcPr>
                    <w:tcW w:w="50" w:type="pct"/>
                    <w:hideMark/>
                  </w:tcPr>
                  <w:p w14:paraId="27BB6A37" w14:textId="77777777" w:rsidR="00795FAD" w:rsidRDefault="00795FAD">
                    <w:pPr>
                      <w:pStyle w:val="Bibliografia"/>
                      <w:rPr>
                        <w:lang w:val="en-US"/>
                      </w:rPr>
                    </w:pPr>
                    <w:r>
                      <w:rPr>
                        <w:lang w:val="en-US"/>
                      </w:rPr>
                      <w:t xml:space="preserve">[3] </w:t>
                    </w:r>
                  </w:p>
                </w:tc>
                <w:tc>
                  <w:tcPr>
                    <w:tcW w:w="0" w:type="auto"/>
                    <w:hideMark/>
                  </w:tcPr>
                  <w:p w14:paraId="5BE68A4F" w14:textId="77777777" w:rsidR="00795FAD" w:rsidRDefault="00795FAD">
                    <w:pPr>
                      <w:pStyle w:val="Bibliografia"/>
                      <w:rPr>
                        <w:lang w:val="en-US"/>
                      </w:rPr>
                    </w:pPr>
                    <w:r>
                      <w:rPr>
                        <w:lang w:val="en-US"/>
                      </w:rPr>
                      <w:t>"HackerRank," [Online]. Available: https://www.hackerrank.com/. [Accessed 25 04 2020].</w:t>
                    </w:r>
                  </w:p>
                </w:tc>
              </w:tr>
              <w:tr w:rsidR="00795FAD" w14:paraId="66AD3BD5" w14:textId="77777777">
                <w:trPr>
                  <w:divId w:val="2107335915"/>
                  <w:tblCellSpacing w:w="15" w:type="dxa"/>
                </w:trPr>
                <w:tc>
                  <w:tcPr>
                    <w:tcW w:w="50" w:type="pct"/>
                    <w:hideMark/>
                  </w:tcPr>
                  <w:p w14:paraId="7031BD63" w14:textId="77777777" w:rsidR="00795FAD" w:rsidRDefault="00795FAD">
                    <w:pPr>
                      <w:pStyle w:val="Bibliografia"/>
                      <w:rPr>
                        <w:lang w:val="en-US"/>
                      </w:rPr>
                    </w:pPr>
                    <w:r>
                      <w:rPr>
                        <w:lang w:val="en-US"/>
                      </w:rPr>
                      <w:t xml:space="preserve">[4] </w:t>
                    </w:r>
                  </w:p>
                </w:tc>
                <w:tc>
                  <w:tcPr>
                    <w:tcW w:w="0" w:type="auto"/>
                    <w:hideMark/>
                  </w:tcPr>
                  <w:p w14:paraId="3F3B72BB" w14:textId="77777777" w:rsidR="00795FAD" w:rsidRDefault="00795FAD">
                    <w:pPr>
                      <w:pStyle w:val="Bibliografia"/>
                      <w:rPr>
                        <w:lang w:val="en-US"/>
                      </w:rPr>
                    </w:pPr>
                    <w:r>
                      <w:rPr>
                        <w:lang w:val="en-US"/>
                      </w:rPr>
                      <w:t>"LeetCode," [Online]. Available: https://leetcode.com/. [Accessed 25 04 2020].</w:t>
                    </w:r>
                  </w:p>
                </w:tc>
              </w:tr>
              <w:tr w:rsidR="00795FAD" w14:paraId="69F216C0" w14:textId="77777777">
                <w:trPr>
                  <w:divId w:val="2107335915"/>
                  <w:tblCellSpacing w:w="15" w:type="dxa"/>
                </w:trPr>
                <w:tc>
                  <w:tcPr>
                    <w:tcW w:w="50" w:type="pct"/>
                    <w:hideMark/>
                  </w:tcPr>
                  <w:p w14:paraId="1EDD5AA9" w14:textId="77777777" w:rsidR="00795FAD" w:rsidRDefault="00795FAD">
                    <w:pPr>
                      <w:pStyle w:val="Bibliografia"/>
                      <w:rPr>
                        <w:lang w:val="en-US"/>
                      </w:rPr>
                    </w:pPr>
                    <w:r>
                      <w:rPr>
                        <w:lang w:val="en-US"/>
                      </w:rPr>
                      <w:t xml:space="preserve">[5] </w:t>
                    </w:r>
                  </w:p>
                </w:tc>
                <w:tc>
                  <w:tcPr>
                    <w:tcW w:w="0" w:type="auto"/>
                    <w:hideMark/>
                  </w:tcPr>
                  <w:p w14:paraId="2CEBB7AC" w14:textId="77777777" w:rsidR="00795FAD" w:rsidRDefault="00795FAD">
                    <w:pPr>
                      <w:pStyle w:val="Bibliografia"/>
                      <w:rPr>
                        <w:lang w:val="en-US"/>
                      </w:rPr>
                    </w:pPr>
                    <w:r>
                      <w:rPr>
                        <w:lang w:val="en-US"/>
                      </w:rPr>
                      <w:t>"CodeWars," [Online]. Available: https://www.codewars.com/. [Accessed 25 04 2020].</w:t>
                    </w:r>
                  </w:p>
                </w:tc>
              </w:tr>
              <w:tr w:rsidR="00795FAD" w14:paraId="2D7A7FDB" w14:textId="77777777">
                <w:trPr>
                  <w:divId w:val="2107335915"/>
                  <w:tblCellSpacing w:w="15" w:type="dxa"/>
                </w:trPr>
                <w:tc>
                  <w:tcPr>
                    <w:tcW w:w="50" w:type="pct"/>
                    <w:hideMark/>
                  </w:tcPr>
                  <w:p w14:paraId="075FB8B8" w14:textId="77777777" w:rsidR="00795FAD" w:rsidRDefault="00795FAD">
                    <w:pPr>
                      <w:pStyle w:val="Bibliografia"/>
                      <w:rPr>
                        <w:lang w:val="en-US"/>
                      </w:rPr>
                    </w:pPr>
                    <w:r>
                      <w:rPr>
                        <w:lang w:val="en-US"/>
                      </w:rPr>
                      <w:t xml:space="preserve">[6] </w:t>
                    </w:r>
                  </w:p>
                </w:tc>
                <w:tc>
                  <w:tcPr>
                    <w:tcW w:w="0" w:type="auto"/>
                    <w:hideMark/>
                  </w:tcPr>
                  <w:p w14:paraId="7E3E0CB5" w14:textId="77777777" w:rsidR="00795FAD" w:rsidRDefault="00795FAD">
                    <w:pPr>
                      <w:pStyle w:val="Bibliografia"/>
                      <w:rPr>
                        <w:lang w:val="en-US"/>
                      </w:rPr>
                    </w:pPr>
                    <w:r>
                      <w:rPr>
                        <w:lang w:val="en-US"/>
                      </w:rPr>
                      <w:t>"CodeChef," [Online]. Available: https://www.codechef.com/. [Accessed 25 04 2020].</w:t>
                    </w:r>
                  </w:p>
                </w:tc>
              </w:tr>
              <w:tr w:rsidR="00795FAD" w14:paraId="2B1EC3D2" w14:textId="77777777">
                <w:trPr>
                  <w:divId w:val="2107335915"/>
                  <w:tblCellSpacing w:w="15" w:type="dxa"/>
                </w:trPr>
                <w:tc>
                  <w:tcPr>
                    <w:tcW w:w="50" w:type="pct"/>
                    <w:hideMark/>
                  </w:tcPr>
                  <w:p w14:paraId="4F87B106" w14:textId="77777777" w:rsidR="00795FAD" w:rsidRDefault="00795FAD">
                    <w:pPr>
                      <w:pStyle w:val="Bibliografia"/>
                      <w:rPr>
                        <w:lang w:val="en-US"/>
                      </w:rPr>
                    </w:pPr>
                    <w:r>
                      <w:rPr>
                        <w:lang w:val="en-US"/>
                      </w:rPr>
                      <w:t xml:space="preserve">[7] </w:t>
                    </w:r>
                  </w:p>
                </w:tc>
                <w:tc>
                  <w:tcPr>
                    <w:tcW w:w="0" w:type="auto"/>
                    <w:hideMark/>
                  </w:tcPr>
                  <w:p w14:paraId="239F236D" w14:textId="77777777" w:rsidR="00795FAD" w:rsidRDefault="00795FAD">
                    <w:pPr>
                      <w:pStyle w:val="Bibliografia"/>
                      <w:rPr>
                        <w:lang w:val="en-US"/>
                      </w:rPr>
                    </w:pPr>
                    <w:r>
                      <w:rPr>
                        <w:lang w:val="en-US"/>
                      </w:rPr>
                      <w:t>"React – A JavaScript library for building user interfaces," [Online]. Available: https://reactjs.org. [Accessed 24 04 2020].</w:t>
                    </w:r>
                  </w:p>
                </w:tc>
              </w:tr>
              <w:tr w:rsidR="00795FAD" w:rsidRPr="00F33C57" w14:paraId="0C667E1D" w14:textId="77777777">
                <w:trPr>
                  <w:divId w:val="2107335915"/>
                  <w:tblCellSpacing w:w="15" w:type="dxa"/>
                </w:trPr>
                <w:tc>
                  <w:tcPr>
                    <w:tcW w:w="50" w:type="pct"/>
                    <w:hideMark/>
                  </w:tcPr>
                  <w:p w14:paraId="564B241B" w14:textId="77777777" w:rsidR="00795FAD" w:rsidRDefault="00795FAD">
                    <w:pPr>
                      <w:pStyle w:val="Bibliografia"/>
                      <w:rPr>
                        <w:lang w:val="en-US"/>
                      </w:rPr>
                    </w:pPr>
                    <w:r>
                      <w:rPr>
                        <w:lang w:val="en-US"/>
                      </w:rPr>
                      <w:t xml:space="preserve">[8] </w:t>
                    </w:r>
                  </w:p>
                </w:tc>
                <w:tc>
                  <w:tcPr>
                    <w:tcW w:w="0" w:type="auto"/>
                    <w:hideMark/>
                  </w:tcPr>
                  <w:p w14:paraId="1BB51154" w14:textId="77777777" w:rsidR="00795FAD" w:rsidRDefault="00795FAD">
                    <w:pPr>
                      <w:pStyle w:val="Bibliografia"/>
                      <w:rPr>
                        <w:lang w:val="en-US"/>
                      </w:rPr>
                    </w:pPr>
                    <w:r>
                      <w:rPr>
                        <w:lang w:val="en-US"/>
                      </w:rPr>
                      <w:t xml:space="preserve">A. Banks, Learning React: Functional Web Development with React and Redux, O'Reilly Media, 2017. </w:t>
                    </w:r>
                  </w:p>
                </w:tc>
              </w:tr>
              <w:tr w:rsidR="00795FAD" w:rsidRPr="00F33C57" w14:paraId="55CFC1D3" w14:textId="77777777">
                <w:trPr>
                  <w:divId w:val="2107335915"/>
                  <w:tblCellSpacing w:w="15" w:type="dxa"/>
                </w:trPr>
                <w:tc>
                  <w:tcPr>
                    <w:tcW w:w="50" w:type="pct"/>
                    <w:hideMark/>
                  </w:tcPr>
                  <w:p w14:paraId="5300D3A9" w14:textId="77777777" w:rsidR="00795FAD" w:rsidRDefault="00795FAD">
                    <w:pPr>
                      <w:pStyle w:val="Bibliografia"/>
                      <w:rPr>
                        <w:lang w:val="en-US"/>
                      </w:rPr>
                    </w:pPr>
                    <w:r>
                      <w:rPr>
                        <w:lang w:val="en-US"/>
                      </w:rPr>
                      <w:t xml:space="preserve">[9] </w:t>
                    </w:r>
                  </w:p>
                </w:tc>
                <w:tc>
                  <w:tcPr>
                    <w:tcW w:w="0" w:type="auto"/>
                    <w:hideMark/>
                  </w:tcPr>
                  <w:p w14:paraId="61C4CBEA" w14:textId="77777777" w:rsidR="00795FAD" w:rsidRDefault="00795FAD">
                    <w:pPr>
                      <w:pStyle w:val="Bibliografia"/>
                      <w:rPr>
                        <w:lang w:val="en-US"/>
                      </w:rPr>
                    </w:pPr>
                    <w:r>
                      <w:rPr>
                        <w:lang w:val="en-US"/>
                      </w:rPr>
                      <w:t>"Introducing JSX – React," [Online]. Available: https://reactjs.org/docs/introducing-jsx.html. [Accessed 24 04 2020].</w:t>
                    </w:r>
                  </w:p>
                </w:tc>
              </w:tr>
              <w:tr w:rsidR="00795FAD" w14:paraId="092C55BA" w14:textId="77777777">
                <w:trPr>
                  <w:divId w:val="2107335915"/>
                  <w:tblCellSpacing w:w="15" w:type="dxa"/>
                </w:trPr>
                <w:tc>
                  <w:tcPr>
                    <w:tcW w:w="50" w:type="pct"/>
                    <w:hideMark/>
                  </w:tcPr>
                  <w:p w14:paraId="1E4B921F" w14:textId="77777777" w:rsidR="00795FAD" w:rsidRDefault="00795FAD">
                    <w:pPr>
                      <w:pStyle w:val="Bibliografia"/>
                      <w:rPr>
                        <w:lang w:val="en-US"/>
                      </w:rPr>
                    </w:pPr>
                    <w:r>
                      <w:rPr>
                        <w:lang w:val="en-US"/>
                      </w:rPr>
                      <w:t xml:space="preserve">[10] </w:t>
                    </w:r>
                  </w:p>
                </w:tc>
                <w:tc>
                  <w:tcPr>
                    <w:tcW w:w="0" w:type="auto"/>
                    <w:hideMark/>
                  </w:tcPr>
                  <w:p w14:paraId="54317A44" w14:textId="77777777" w:rsidR="00795FAD" w:rsidRDefault="00795FAD">
                    <w:pPr>
                      <w:pStyle w:val="Bibliografia"/>
                      <w:rPr>
                        <w:lang w:val="en-US"/>
                      </w:rPr>
                    </w:pPr>
                    <w:r>
                      <w:rPr>
                        <w:lang w:val="en-US"/>
                      </w:rPr>
                      <w:t>"Spring Framework," [Online]. Available: https://spring.io/projects/spring-framework. [Accessed 24 04 2020].</w:t>
                    </w:r>
                  </w:p>
                </w:tc>
              </w:tr>
              <w:tr w:rsidR="00795FAD" w:rsidRPr="00F33C57" w14:paraId="4AC81FDD" w14:textId="77777777">
                <w:trPr>
                  <w:divId w:val="2107335915"/>
                  <w:tblCellSpacing w:w="15" w:type="dxa"/>
                </w:trPr>
                <w:tc>
                  <w:tcPr>
                    <w:tcW w:w="50" w:type="pct"/>
                    <w:hideMark/>
                  </w:tcPr>
                  <w:p w14:paraId="04E17DF1" w14:textId="77777777" w:rsidR="00795FAD" w:rsidRDefault="00795FAD">
                    <w:pPr>
                      <w:pStyle w:val="Bibliografia"/>
                      <w:rPr>
                        <w:lang w:val="en-US"/>
                      </w:rPr>
                    </w:pPr>
                    <w:r>
                      <w:rPr>
                        <w:lang w:val="en-US"/>
                      </w:rPr>
                      <w:t xml:space="preserve">[11] </w:t>
                    </w:r>
                  </w:p>
                </w:tc>
                <w:tc>
                  <w:tcPr>
                    <w:tcW w:w="0" w:type="auto"/>
                    <w:hideMark/>
                  </w:tcPr>
                  <w:p w14:paraId="59A930F5" w14:textId="77777777" w:rsidR="00795FAD" w:rsidRDefault="00795FAD">
                    <w:pPr>
                      <w:pStyle w:val="Bibliografia"/>
                      <w:rPr>
                        <w:lang w:val="en-US"/>
                      </w:rPr>
                    </w:pPr>
                    <w:r>
                      <w:rPr>
                        <w:lang w:val="en-US"/>
                      </w:rPr>
                      <w:t>"2. Introduction to the Spring Framework," [Online]. Available: https://docs.spring.io/spring/docs/4.3.x/spring-framework-reference/html/overview.html. [Accessed 24 04 2020].</w:t>
                    </w:r>
                  </w:p>
                </w:tc>
              </w:tr>
              <w:tr w:rsidR="00795FAD" w14:paraId="342FB3D7" w14:textId="77777777">
                <w:trPr>
                  <w:divId w:val="2107335915"/>
                  <w:tblCellSpacing w:w="15" w:type="dxa"/>
                </w:trPr>
                <w:tc>
                  <w:tcPr>
                    <w:tcW w:w="50" w:type="pct"/>
                    <w:hideMark/>
                  </w:tcPr>
                  <w:p w14:paraId="7A7B3A99" w14:textId="77777777" w:rsidR="00795FAD" w:rsidRDefault="00795FAD">
                    <w:pPr>
                      <w:pStyle w:val="Bibliografia"/>
                      <w:rPr>
                        <w:lang w:val="en-US"/>
                      </w:rPr>
                    </w:pPr>
                    <w:r>
                      <w:rPr>
                        <w:lang w:val="en-US"/>
                      </w:rPr>
                      <w:t xml:space="preserve">[12] </w:t>
                    </w:r>
                  </w:p>
                </w:tc>
                <w:tc>
                  <w:tcPr>
                    <w:tcW w:w="0" w:type="auto"/>
                    <w:hideMark/>
                  </w:tcPr>
                  <w:p w14:paraId="6483ED33" w14:textId="77777777" w:rsidR="00795FAD" w:rsidRDefault="00795FAD">
                    <w:pPr>
                      <w:pStyle w:val="Bibliografia"/>
                      <w:rPr>
                        <w:lang w:val="en-US"/>
                      </w:rPr>
                    </w:pPr>
                    <w:r>
                      <w:rPr>
                        <w:lang w:val="en-US"/>
                      </w:rPr>
                      <w:t>"Spring Boot," [Online]. Available: https://spring.io/projects/spring-boot. [Accessed 04 24 2020].</w:t>
                    </w:r>
                  </w:p>
                </w:tc>
              </w:tr>
              <w:tr w:rsidR="00795FAD" w14:paraId="191DAD7D" w14:textId="77777777">
                <w:trPr>
                  <w:divId w:val="2107335915"/>
                  <w:tblCellSpacing w:w="15" w:type="dxa"/>
                </w:trPr>
                <w:tc>
                  <w:tcPr>
                    <w:tcW w:w="50" w:type="pct"/>
                    <w:hideMark/>
                  </w:tcPr>
                  <w:p w14:paraId="251311AE" w14:textId="77777777" w:rsidR="00795FAD" w:rsidRDefault="00795FAD">
                    <w:pPr>
                      <w:pStyle w:val="Bibliografia"/>
                      <w:rPr>
                        <w:lang w:val="en-US"/>
                      </w:rPr>
                    </w:pPr>
                    <w:r>
                      <w:rPr>
                        <w:lang w:val="en-US"/>
                      </w:rPr>
                      <w:t xml:space="preserve">[13] </w:t>
                    </w:r>
                  </w:p>
                </w:tc>
                <w:tc>
                  <w:tcPr>
                    <w:tcW w:w="0" w:type="auto"/>
                    <w:hideMark/>
                  </w:tcPr>
                  <w:p w14:paraId="6799FA21" w14:textId="77777777" w:rsidR="00795FAD" w:rsidRDefault="00795FAD">
                    <w:pPr>
                      <w:pStyle w:val="Bibliografia"/>
                      <w:rPr>
                        <w:lang w:val="en-US"/>
                      </w:rPr>
                    </w:pPr>
                    <w:r>
                      <w:rPr>
                        <w:lang w:val="en-US"/>
                      </w:rPr>
                      <w:t>"Spring Security," [Online]. Available: https://spring.io/projects/spring-security. [Accessed 24 04 2020].</w:t>
                    </w:r>
                  </w:p>
                </w:tc>
              </w:tr>
              <w:tr w:rsidR="00795FAD" w14:paraId="2E186B1F" w14:textId="77777777">
                <w:trPr>
                  <w:divId w:val="2107335915"/>
                  <w:tblCellSpacing w:w="15" w:type="dxa"/>
                </w:trPr>
                <w:tc>
                  <w:tcPr>
                    <w:tcW w:w="50" w:type="pct"/>
                    <w:hideMark/>
                  </w:tcPr>
                  <w:p w14:paraId="229564A9" w14:textId="77777777" w:rsidR="00795FAD" w:rsidRDefault="00795FAD">
                    <w:pPr>
                      <w:pStyle w:val="Bibliografia"/>
                      <w:rPr>
                        <w:lang w:val="en-US"/>
                      </w:rPr>
                    </w:pPr>
                    <w:r>
                      <w:rPr>
                        <w:lang w:val="en-US"/>
                      </w:rPr>
                      <w:t xml:space="preserve">[14] </w:t>
                    </w:r>
                  </w:p>
                </w:tc>
                <w:tc>
                  <w:tcPr>
                    <w:tcW w:w="0" w:type="auto"/>
                    <w:hideMark/>
                  </w:tcPr>
                  <w:p w14:paraId="58436F79" w14:textId="77777777" w:rsidR="00795FAD" w:rsidRDefault="00795FAD">
                    <w:pPr>
                      <w:pStyle w:val="Bibliografia"/>
                      <w:rPr>
                        <w:lang w:val="en-US"/>
                      </w:rPr>
                    </w:pPr>
                    <w:r>
                      <w:rPr>
                        <w:lang w:val="en-US"/>
                      </w:rPr>
                      <w:t>"API Documentation &amp; Design Tools for Teams | Swagger | Swagger," [Online]. Available: https://swagger.io/. [Accessed 24 04 2020].</w:t>
                    </w:r>
                  </w:p>
                </w:tc>
              </w:tr>
              <w:tr w:rsidR="00795FAD" w14:paraId="1B08924F" w14:textId="77777777">
                <w:trPr>
                  <w:divId w:val="2107335915"/>
                  <w:tblCellSpacing w:w="15" w:type="dxa"/>
                </w:trPr>
                <w:tc>
                  <w:tcPr>
                    <w:tcW w:w="50" w:type="pct"/>
                    <w:hideMark/>
                  </w:tcPr>
                  <w:p w14:paraId="79D248E5" w14:textId="77777777" w:rsidR="00795FAD" w:rsidRDefault="00795FAD">
                    <w:pPr>
                      <w:pStyle w:val="Bibliografia"/>
                      <w:rPr>
                        <w:lang w:val="en-US"/>
                      </w:rPr>
                    </w:pPr>
                    <w:r>
                      <w:rPr>
                        <w:lang w:val="en-US"/>
                      </w:rPr>
                      <w:t xml:space="preserve">[15] </w:t>
                    </w:r>
                  </w:p>
                </w:tc>
                <w:tc>
                  <w:tcPr>
                    <w:tcW w:w="0" w:type="auto"/>
                    <w:hideMark/>
                  </w:tcPr>
                  <w:p w14:paraId="134361B8" w14:textId="77777777" w:rsidR="00795FAD" w:rsidRDefault="00795FAD">
                    <w:pPr>
                      <w:pStyle w:val="Bibliografia"/>
                      <w:rPr>
                        <w:lang w:val="en-US"/>
                      </w:rPr>
                    </w:pPr>
                    <w:r>
                      <w:rPr>
                        <w:lang w:val="en-US"/>
                      </w:rPr>
                      <w:t>"Empowering App Development for Developers | Docker," [Online]. Available: https://www.docker.com/. [Accessed 17 04 2020].</w:t>
                    </w:r>
                  </w:p>
                </w:tc>
              </w:tr>
              <w:tr w:rsidR="00795FAD" w14:paraId="2C2484C2" w14:textId="77777777">
                <w:trPr>
                  <w:divId w:val="2107335915"/>
                  <w:tblCellSpacing w:w="15" w:type="dxa"/>
                </w:trPr>
                <w:tc>
                  <w:tcPr>
                    <w:tcW w:w="50" w:type="pct"/>
                    <w:hideMark/>
                  </w:tcPr>
                  <w:p w14:paraId="32E19899" w14:textId="77777777" w:rsidR="00795FAD" w:rsidRDefault="00795FAD">
                    <w:pPr>
                      <w:pStyle w:val="Bibliografia"/>
                      <w:rPr>
                        <w:lang w:val="en-US"/>
                      </w:rPr>
                    </w:pPr>
                    <w:r>
                      <w:rPr>
                        <w:lang w:val="en-US"/>
                      </w:rPr>
                      <w:t xml:space="preserve">[16] </w:t>
                    </w:r>
                  </w:p>
                </w:tc>
                <w:tc>
                  <w:tcPr>
                    <w:tcW w:w="0" w:type="auto"/>
                    <w:hideMark/>
                  </w:tcPr>
                  <w:p w14:paraId="13A7EC64" w14:textId="77777777" w:rsidR="00795FAD" w:rsidRDefault="00795FAD">
                    <w:pPr>
                      <w:pStyle w:val="Bibliografia"/>
                      <w:rPr>
                        <w:lang w:val="en-US"/>
                      </w:rPr>
                    </w:pPr>
                    <w:r>
                      <w:rPr>
                        <w:lang w:val="en-US"/>
                      </w:rPr>
                      <w:t>"Docker Documentation | Docker Documentation," [Online]. Available: https://docs.docker.com/. [Accessed 17 04 2020].</w:t>
                    </w:r>
                  </w:p>
                </w:tc>
              </w:tr>
              <w:tr w:rsidR="00795FAD" w14:paraId="742A9A24" w14:textId="77777777">
                <w:trPr>
                  <w:divId w:val="2107335915"/>
                  <w:tblCellSpacing w:w="15" w:type="dxa"/>
                </w:trPr>
                <w:tc>
                  <w:tcPr>
                    <w:tcW w:w="50" w:type="pct"/>
                    <w:hideMark/>
                  </w:tcPr>
                  <w:p w14:paraId="1005C472" w14:textId="77777777" w:rsidR="00795FAD" w:rsidRDefault="00795FAD">
                    <w:pPr>
                      <w:pStyle w:val="Bibliografia"/>
                      <w:rPr>
                        <w:lang w:val="en-US"/>
                      </w:rPr>
                    </w:pPr>
                    <w:r>
                      <w:rPr>
                        <w:lang w:val="en-US"/>
                      </w:rPr>
                      <w:lastRenderedPageBreak/>
                      <w:t xml:space="preserve">[17] </w:t>
                    </w:r>
                  </w:p>
                </w:tc>
                <w:tc>
                  <w:tcPr>
                    <w:tcW w:w="0" w:type="auto"/>
                    <w:hideMark/>
                  </w:tcPr>
                  <w:p w14:paraId="484E0535" w14:textId="77777777" w:rsidR="00795FAD" w:rsidRDefault="00795FAD">
                    <w:pPr>
                      <w:pStyle w:val="Bibliografia"/>
                      <w:rPr>
                        <w:lang w:val="en-US"/>
                      </w:rPr>
                    </w:pPr>
                    <w:r>
                      <w:rPr>
                        <w:lang w:val="en-US"/>
                      </w:rPr>
                      <w:t>"Docker Hub," [Online]. Available: https://hub.docker.com/. [Accessed 17 04 2020].</w:t>
                    </w:r>
                  </w:p>
                </w:tc>
              </w:tr>
              <w:tr w:rsidR="00795FAD" w:rsidRPr="00F33C57" w14:paraId="56FCE2CC" w14:textId="77777777">
                <w:trPr>
                  <w:divId w:val="2107335915"/>
                  <w:tblCellSpacing w:w="15" w:type="dxa"/>
                </w:trPr>
                <w:tc>
                  <w:tcPr>
                    <w:tcW w:w="50" w:type="pct"/>
                    <w:hideMark/>
                  </w:tcPr>
                  <w:p w14:paraId="216859C1" w14:textId="77777777" w:rsidR="00795FAD" w:rsidRDefault="00795FAD">
                    <w:pPr>
                      <w:pStyle w:val="Bibliografia"/>
                      <w:rPr>
                        <w:lang w:val="en-US"/>
                      </w:rPr>
                    </w:pPr>
                    <w:r>
                      <w:rPr>
                        <w:lang w:val="en-US"/>
                      </w:rPr>
                      <w:t xml:space="preserve">[18] </w:t>
                    </w:r>
                  </w:p>
                </w:tc>
                <w:tc>
                  <w:tcPr>
                    <w:tcW w:w="0" w:type="auto"/>
                    <w:hideMark/>
                  </w:tcPr>
                  <w:p w14:paraId="3B481290" w14:textId="77777777" w:rsidR="00795FAD" w:rsidRDefault="00795FAD">
                    <w:pPr>
                      <w:pStyle w:val="Bibliografia"/>
                      <w:rPr>
                        <w:lang w:val="en-US"/>
                      </w:rPr>
                    </w:pPr>
                    <w:r>
                      <w:rPr>
                        <w:lang w:val="en-US"/>
                      </w:rPr>
                      <w:t>"What is REST – Learn to create timeless REST APIs," [Online]. Available: https://restfulapi.net/. [Accessed 01 05 2020].</w:t>
                    </w:r>
                  </w:p>
                </w:tc>
              </w:tr>
              <w:tr w:rsidR="00795FAD" w:rsidRPr="00F33C57" w14:paraId="5B2C4292" w14:textId="77777777">
                <w:trPr>
                  <w:divId w:val="2107335915"/>
                  <w:tblCellSpacing w:w="15" w:type="dxa"/>
                </w:trPr>
                <w:tc>
                  <w:tcPr>
                    <w:tcW w:w="50" w:type="pct"/>
                    <w:hideMark/>
                  </w:tcPr>
                  <w:p w14:paraId="3E9586B3" w14:textId="77777777" w:rsidR="00795FAD" w:rsidRDefault="00795FAD">
                    <w:pPr>
                      <w:pStyle w:val="Bibliografia"/>
                      <w:rPr>
                        <w:lang w:val="en-US"/>
                      </w:rPr>
                    </w:pPr>
                    <w:r>
                      <w:rPr>
                        <w:lang w:val="en-US"/>
                      </w:rPr>
                      <w:t xml:space="preserve">[19] </w:t>
                    </w:r>
                  </w:p>
                </w:tc>
                <w:tc>
                  <w:tcPr>
                    <w:tcW w:w="0" w:type="auto"/>
                    <w:hideMark/>
                  </w:tcPr>
                  <w:p w14:paraId="095D4BA9" w14:textId="77777777" w:rsidR="00795FAD" w:rsidRDefault="00795FAD">
                    <w:pPr>
                      <w:pStyle w:val="Bibliografia"/>
                      <w:rPr>
                        <w:lang w:val="en-US"/>
                      </w:rPr>
                    </w:pPr>
                    <w:r>
                      <w:rPr>
                        <w:lang w:val="en-US"/>
                      </w:rPr>
                      <w:t>"OpenAPI-Specification/3.0.2.md at master · OAI/OpenAPI-Specification," [Online]. Available: https://github.com/OAI/OpenAPI-Specification/blob/master/versions/3.0.2.md. [Accessed 27 04 2020].</w:t>
                    </w:r>
                  </w:p>
                </w:tc>
              </w:tr>
              <w:tr w:rsidR="00795FAD" w14:paraId="2E500809" w14:textId="77777777">
                <w:trPr>
                  <w:divId w:val="2107335915"/>
                  <w:tblCellSpacing w:w="15" w:type="dxa"/>
                </w:trPr>
                <w:tc>
                  <w:tcPr>
                    <w:tcW w:w="50" w:type="pct"/>
                    <w:hideMark/>
                  </w:tcPr>
                  <w:p w14:paraId="4C02D360" w14:textId="77777777" w:rsidR="00795FAD" w:rsidRDefault="00795FAD">
                    <w:pPr>
                      <w:pStyle w:val="Bibliografia"/>
                      <w:rPr>
                        <w:lang w:val="en-US"/>
                      </w:rPr>
                    </w:pPr>
                    <w:r>
                      <w:rPr>
                        <w:lang w:val="en-US"/>
                      </w:rPr>
                      <w:t xml:space="preserve">[20] </w:t>
                    </w:r>
                  </w:p>
                </w:tc>
                <w:tc>
                  <w:tcPr>
                    <w:tcW w:w="0" w:type="auto"/>
                    <w:hideMark/>
                  </w:tcPr>
                  <w:p w14:paraId="2373D8C7" w14:textId="77777777" w:rsidR="00795FAD" w:rsidRDefault="00795FAD">
                    <w:pPr>
                      <w:pStyle w:val="Bibliografia"/>
                      <w:rPr>
                        <w:lang w:val="en-US"/>
                      </w:rPr>
                    </w:pPr>
                    <w:r>
                      <w:rPr>
                        <w:lang w:val="en-US"/>
                      </w:rPr>
                      <w:t>"IS E-Learning Swagger UI," [Online]. Available: https://joaoesantos.github.io/ise_learning/apiDocumentation. [Accessed 27 04 2020].</w:t>
                    </w:r>
                  </w:p>
                </w:tc>
              </w:tr>
              <w:tr w:rsidR="00795FAD" w:rsidRPr="00F33C57" w14:paraId="6535043A" w14:textId="77777777">
                <w:trPr>
                  <w:divId w:val="2107335915"/>
                  <w:tblCellSpacing w:w="15" w:type="dxa"/>
                </w:trPr>
                <w:tc>
                  <w:tcPr>
                    <w:tcW w:w="50" w:type="pct"/>
                    <w:hideMark/>
                  </w:tcPr>
                  <w:p w14:paraId="4F510E85" w14:textId="77777777" w:rsidR="00795FAD" w:rsidRDefault="00795FAD">
                    <w:pPr>
                      <w:pStyle w:val="Bibliografia"/>
                      <w:rPr>
                        <w:lang w:val="en-US"/>
                      </w:rPr>
                    </w:pPr>
                    <w:r>
                      <w:rPr>
                        <w:lang w:val="en-US"/>
                      </w:rPr>
                      <w:t xml:space="preserve">[21] </w:t>
                    </w:r>
                  </w:p>
                </w:tc>
                <w:tc>
                  <w:tcPr>
                    <w:tcW w:w="0" w:type="auto"/>
                    <w:hideMark/>
                  </w:tcPr>
                  <w:p w14:paraId="73A6E891" w14:textId="77777777" w:rsidR="00795FAD" w:rsidRDefault="00795FAD">
                    <w:pPr>
                      <w:pStyle w:val="Bibliografia"/>
                      <w:rPr>
                        <w:lang w:val="en-US"/>
                      </w:rPr>
                    </w:pPr>
                    <w:r>
                      <w:rPr>
                        <w:lang w:val="en-US"/>
                      </w:rPr>
                      <w:t>"Database - Third Normal Form (3NF) - Tutorialspoint," [Online]. Available: https://www.tutorialspoint.com/sql/third-normal-form.htm. [Accessed 27 04 2020].</w:t>
                    </w:r>
                  </w:p>
                </w:tc>
              </w:tr>
            </w:tbl>
            <w:p w14:paraId="3DF00128" w14:textId="77777777" w:rsidR="00795FAD" w:rsidRPr="00795FAD" w:rsidRDefault="00795FAD">
              <w:pPr>
                <w:divId w:val="2107335915"/>
                <w:rPr>
                  <w:rFonts w:eastAsia="Times New Roman"/>
                  <w:lang w:val="en-US"/>
                  <w:rPrChange w:id="1041" w:author="André Oliveira" w:date="2020-05-01T17:23:00Z">
                    <w:rPr>
                      <w:rFonts w:eastAsia="Times New Roman"/>
                    </w:rPr>
                  </w:rPrChange>
                </w:rPr>
              </w:pPr>
            </w:p>
            <w:p w14:paraId="0F9FA7C8" w14:textId="4B449836" w:rsidR="00B06583" w:rsidDel="00795FAD" w:rsidRDefault="00B06583">
              <w:pPr>
                <w:rPr>
                  <w:del w:id="1042" w:author="André Oliveira" w:date="2020-05-01T17:22:00Z"/>
                </w:rPr>
              </w:pPr>
              <w:r>
                <w:rPr>
                  <w:b/>
                  <w:bCs/>
                </w:rPr>
                <w:fldChar w:fldCharType="end"/>
              </w:r>
            </w:p>
          </w:sdtContent>
        </w:sdt>
      </w:sdtContent>
    </w:sdt>
    <w:p w14:paraId="2C2441C3" w14:textId="77777777" w:rsidR="00B06583" w:rsidDel="00795FAD" w:rsidRDefault="00B06583">
      <w:pPr>
        <w:rPr>
          <w:del w:id="1043" w:author="André Oliveira" w:date="2020-05-01T17:22:00Z"/>
          <w:rFonts w:ascii="CMR12" w:hAnsi="CMR12" w:cs="CMR12"/>
          <w:color w:val="000000"/>
        </w:rPr>
        <w:pPrChange w:id="1044" w:author="André Oliveira" w:date="2020-05-01T17:22:00Z">
          <w:pPr>
            <w:autoSpaceDE w:val="0"/>
            <w:autoSpaceDN w:val="0"/>
            <w:adjustRightInd w:val="0"/>
            <w:spacing w:after="0" w:line="240" w:lineRule="auto"/>
          </w:pPr>
        </w:pPrChange>
      </w:pPr>
    </w:p>
    <w:p w14:paraId="1FE0A24E" w14:textId="77777777" w:rsidR="00B06583" w:rsidDel="00795FAD" w:rsidRDefault="00B06583" w:rsidP="00936E89">
      <w:pPr>
        <w:autoSpaceDE w:val="0"/>
        <w:autoSpaceDN w:val="0"/>
        <w:adjustRightInd w:val="0"/>
        <w:spacing w:after="0" w:line="240" w:lineRule="auto"/>
        <w:rPr>
          <w:del w:id="1045" w:author="André Oliveira" w:date="2020-05-01T17:22:00Z"/>
          <w:rFonts w:ascii="CMR12" w:hAnsi="CMR12" w:cs="CMR12"/>
          <w:color w:val="000000"/>
        </w:rPr>
      </w:pPr>
    </w:p>
    <w:p w14:paraId="4FFAD77E" w14:textId="77777777" w:rsidR="00B06583" w:rsidDel="00795FAD" w:rsidRDefault="00B06583" w:rsidP="00936E89">
      <w:pPr>
        <w:autoSpaceDE w:val="0"/>
        <w:autoSpaceDN w:val="0"/>
        <w:adjustRightInd w:val="0"/>
        <w:spacing w:after="0" w:line="240" w:lineRule="auto"/>
        <w:rPr>
          <w:del w:id="1046" w:author="André Oliveira" w:date="2020-05-01T17:22:00Z"/>
          <w:rFonts w:ascii="CMR12" w:hAnsi="CMR12" w:cs="CMR12"/>
          <w:color w:val="000000"/>
        </w:rPr>
      </w:pPr>
    </w:p>
    <w:p w14:paraId="3E1B4436" w14:textId="1E1C7333" w:rsidR="00936E89" w:rsidDel="00795FAD" w:rsidRDefault="00936E89" w:rsidP="00936E89">
      <w:pPr>
        <w:autoSpaceDE w:val="0"/>
        <w:autoSpaceDN w:val="0"/>
        <w:adjustRightInd w:val="0"/>
        <w:spacing w:after="0" w:line="240" w:lineRule="auto"/>
        <w:rPr>
          <w:del w:id="1047" w:author="André Oliveira" w:date="2020-05-01T17:22:00Z"/>
          <w:rFonts w:ascii="CMR12" w:hAnsi="CMR12" w:cs="CMR12"/>
          <w:color w:val="000000"/>
          <w:lang w:val="en-US"/>
        </w:rPr>
      </w:pPr>
      <w:del w:id="1048" w:author="André Oliveira" w:date="2020-05-01T17:22:00Z">
        <w:r w:rsidDel="00795FAD">
          <w:rPr>
            <w:rFonts w:ascii="CMR12" w:hAnsi="CMR12" w:cs="CMR12"/>
            <w:color w:val="000000"/>
          </w:rPr>
          <w:delText xml:space="preserve">AlgoExpert. </w:delText>
        </w:r>
        <w:r w:rsidR="001824D5" w:rsidDel="00795FAD">
          <w:fldChar w:fldCharType="begin"/>
        </w:r>
        <w:r w:rsidR="001824D5" w:rsidDel="00795FAD">
          <w:delInstrText xml:space="preserve"> HYPERLINK "https://www.algoexpert.io/product" </w:delInstrText>
        </w:r>
        <w:r w:rsidR="001824D5" w:rsidDel="00795FAD">
          <w:fldChar w:fldCharType="separate"/>
        </w:r>
        <w:r w:rsidDel="00795FAD">
          <w:rPr>
            <w:rStyle w:val="Hiperligao"/>
          </w:rPr>
          <w:delText>https://www.algoexpert.io/product</w:delText>
        </w:r>
        <w:r w:rsidR="001824D5" w:rsidDel="00795FAD">
          <w:rPr>
            <w:rStyle w:val="Hiperligao"/>
          </w:rPr>
          <w:fldChar w:fldCharType="end"/>
        </w:r>
        <w:r w:rsidRPr="00812C43" w:rsidDel="00795FAD">
          <w:rPr>
            <w:rFonts w:ascii="CMR12" w:hAnsi="CMR12" w:cs="CMR12"/>
            <w:color w:val="000000"/>
          </w:rPr>
          <w:delText xml:space="preserve">, 2020. </w:delText>
        </w:r>
        <w:r w:rsidRPr="00812C43" w:rsidDel="00795FAD">
          <w:rPr>
            <w:rFonts w:ascii="CMR12" w:hAnsi="CMR12" w:cs="CMR12"/>
            <w:color w:val="000000"/>
            <w:lang w:val="en-US"/>
          </w:rPr>
          <w:delText>[Online, accessed 2020/04/25].</w:delText>
        </w:r>
      </w:del>
    </w:p>
    <w:p w14:paraId="3714993E" w14:textId="60895BF8" w:rsidR="00936E89" w:rsidDel="00795FAD" w:rsidRDefault="00936E89" w:rsidP="00936E89">
      <w:pPr>
        <w:autoSpaceDE w:val="0"/>
        <w:autoSpaceDN w:val="0"/>
        <w:adjustRightInd w:val="0"/>
        <w:spacing w:after="0" w:line="240" w:lineRule="auto"/>
        <w:rPr>
          <w:del w:id="1049" w:author="André Oliveira" w:date="2020-05-01T17:22:00Z"/>
          <w:rFonts w:ascii="CMR12" w:hAnsi="CMR12" w:cs="CMR12"/>
          <w:color w:val="000000"/>
          <w:lang w:val="en-US"/>
        </w:rPr>
      </w:pPr>
      <w:del w:id="1050" w:author="André Oliveira" w:date="2020-05-01T17:22:00Z">
        <w:r w:rsidRPr="00936E89" w:rsidDel="00795FAD">
          <w:rPr>
            <w:rFonts w:ascii="CMR12" w:hAnsi="CMR12" w:cs="CMR12"/>
            <w:color w:val="000000"/>
            <w:lang w:val="en-US"/>
          </w:rPr>
          <w:delText>Hackerrank.</w:delText>
        </w:r>
        <w:r w:rsidRPr="00936E89" w:rsidDel="00795FAD">
          <w:rPr>
            <w:lang w:val="en-US"/>
          </w:rPr>
          <w:delText xml:space="preserve"> </w:delText>
        </w:r>
        <w:r w:rsidR="001466BB" w:rsidDel="00795FAD">
          <w:fldChar w:fldCharType="begin"/>
        </w:r>
        <w:r w:rsidR="001466BB" w:rsidRPr="00B06583" w:rsidDel="00795FAD">
          <w:rPr>
            <w:lang w:val="en-US"/>
            <w:rPrChange w:id="1051" w:author="Rodrigo LeaL" w:date="2020-05-01T10:31:00Z">
              <w:rPr/>
            </w:rPrChange>
          </w:rPr>
          <w:delInstrText xml:space="preserve"> HYPERLINK "https://www.hackerrank.com/" </w:delInstrText>
        </w:r>
        <w:r w:rsidR="001466BB" w:rsidDel="00795FAD">
          <w:fldChar w:fldCharType="separate"/>
        </w:r>
        <w:r w:rsidRPr="00936E89" w:rsidDel="00795FAD">
          <w:rPr>
            <w:rStyle w:val="Hiperligao"/>
            <w:lang w:val="en-US"/>
          </w:rPr>
          <w:delText>https://www.hackerrank.com/</w:delText>
        </w:r>
        <w:r w:rsidR="001466BB" w:rsidDel="00795FAD">
          <w:rPr>
            <w:rStyle w:val="Hiperligao"/>
            <w:lang w:val="en-US"/>
          </w:rPr>
          <w:fldChar w:fldCharType="end"/>
        </w:r>
        <w:r w:rsidRPr="00936E89" w:rsidDel="00795FAD">
          <w:rPr>
            <w:rFonts w:ascii="CMR12" w:hAnsi="CMR12" w:cs="CMR12"/>
            <w:color w:val="000000"/>
            <w:lang w:val="en-US"/>
          </w:rPr>
          <w:delText xml:space="preserve">, 2020. </w:delText>
        </w:r>
        <w:r w:rsidRPr="00812C43" w:rsidDel="00795FAD">
          <w:rPr>
            <w:rFonts w:ascii="CMR12" w:hAnsi="CMR12" w:cs="CMR12"/>
            <w:color w:val="000000"/>
            <w:lang w:val="en-US"/>
          </w:rPr>
          <w:delText>[Online, accessed 2020/04/25].</w:delText>
        </w:r>
      </w:del>
    </w:p>
    <w:p w14:paraId="2C47C042" w14:textId="32CC48C4" w:rsidR="00936E89" w:rsidRPr="00062DA3" w:rsidDel="00795FAD" w:rsidRDefault="00936E89" w:rsidP="00795FAD">
      <w:pPr>
        <w:autoSpaceDE w:val="0"/>
        <w:autoSpaceDN w:val="0"/>
        <w:adjustRightInd w:val="0"/>
        <w:spacing w:after="0" w:line="240" w:lineRule="auto"/>
        <w:rPr>
          <w:del w:id="1052" w:author="André Oliveira" w:date="2020-05-01T17:22:00Z"/>
          <w:rFonts w:cstheme="minorHAnsi"/>
          <w:lang w:val="en-US"/>
        </w:rPr>
      </w:pPr>
      <w:del w:id="1053" w:author="André Oliveira" w:date="2020-05-01T17:22:00Z">
        <w:r w:rsidDel="00795FAD">
          <w:rPr>
            <w:rFonts w:ascii="CMR12" w:hAnsi="CMR12" w:cs="CMR12"/>
            <w:color w:val="000000"/>
            <w:lang w:val="en-US"/>
          </w:rPr>
          <w:delText>LeetCode.</w:delText>
        </w:r>
        <w:r w:rsidRPr="00812C43" w:rsidDel="00795FAD">
          <w:rPr>
            <w:lang w:val="en-US"/>
          </w:rPr>
          <w:delText xml:space="preserve"> </w:delText>
        </w:r>
        <w:r w:rsidR="001466BB" w:rsidDel="00795FAD">
          <w:fldChar w:fldCharType="begin"/>
        </w:r>
        <w:r w:rsidR="001466BB" w:rsidRPr="00B06583" w:rsidDel="00795FAD">
          <w:rPr>
            <w:lang w:val="en-US"/>
            <w:rPrChange w:id="1054" w:author="Rodrigo LeaL" w:date="2020-05-01T10:31:00Z">
              <w:rPr/>
            </w:rPrChange>
          </w:rPr>
          <w:delInstrText xml:space="preserve"> HYPERLINK "https://leetcode.com/" </w:delInstrText>
        </w:r>
        <w:r w:rsidR="001466BB" w:rsidDel="00795FAD">
          <w:fldChar w:fldCharType="separate"/>
        </w:r>
        <w:r w:rsidRPr="00812C43" w:rsidDel="00795FAD">
          <w:rPr>
            <w:rStyle w:val="Hiperligao"/>
            <w:lang w:val="en-US"/>
          </w:rPr>
          <w:delText>https://leetcode.com/</w:delText>
        </w:r>
        <w:r w:rsidR="001466BB" w:rsidDel="00795FAD">
          <w:rPr>
            <w:rStyle w:val="Hiperligao"/>
            <w:lang w:val="en-US"/>
          </w:rPr>
          <w:fldChar w:fldCharType="end"/>
        </w:r>
        <w:r w:rsidRPr="00812C43" w:rsidDel="00795FAD">
          <w:rPr>
            <w:lang w:val="en-US"/>
          </w:rPr>
          <w:delText>,</w:delText>
        </w:r>
        <w:r w:rsidRPr="00812C43" w:rsidDel="00795FAD">
          <w:rPr>
            <w:rFonts w:ascii="CMR12" w:hAnsi="CMR12" w:cs="CMR12"/>
            <w:color w:val="000000"/>
            <w:lang w:val="en-US"/>
          </w:rPr>
          <w:delText>2020. [Online, accessed 2020/04/25].</w:delText>
        </w:r>
      </w:del>
    </w:p>
    <w:p w14:paraId="57A76A8F" w14:textId="0D79A2C9" w:rsidR="00936E89" w:rsidDel="00795FAD" w:rsidRDefault="00936E89" w:rsidP="00795FAD">
      <w:pPr>
        <w:autoSpaceDE w:val="0"/>
        <w:autoSpaceDN w:val="0"/>
        <w:adjustRightInd w:val="0"/>
        <w:spacing w:after="0" w:line="240" w:lineRule="auto"/>
        <w:rPr>
          <w:del w:id="1055" w:author="André Oliveira" w:date="2020-05-01T17:22:00Z"/>
          <w:rFonts w:ascii="CMR12" w:hAnsi="CMR12" w:cs="CMR12"/>
          <w:color w:val="000000"/>
          <w:lang w:val="en-US"/>
        </w:rPr>
      </w:pPr>
      <w:del w:id="1056" w:author="André Oliveira" w:date="2020-05-01T17:22:00Z">
        <w:r w:rsidDel="00795FAD">
          <w:rPr>
            <w:lang w:val="en-US"/>
          </w:rPr>
          <w:delText>C</w:delText>
        </w:r>
        <w:r w:rsidRPr="00812C43" w:rsidDel="00795FAD">
          <w:rPr>
            <w:lang w:val="en-US"/>
          </w:rPr>
          <w:delText xml:space="preserve">odewars. </w:delText>
        </w:r>
        <w:r w:rsidR="001466BB" w:rsidDel="00795FAD">
          <w:fldChar w:fldCharType="begin"/>
        </w:r>
        <w:r w:rsidR="001466BB" w:rsidRPr="00B06583" w:rsidDel="00795FAD">
          <w:rPr>
            <w:lang w:val="en-US"/>
            <w:rPrChange w:id="1057" w:author="Rodrigo LeaL" w:date="2020-05-01T10:31:00Z">
              <w:rPr/>
            </w:rPrChange>
          </w:rPr>
          <w:delInstrText xml:space="preserve"> HYPERLINK "https://www.codewars.com/" </w:delInstrText>
        </w:r>
        <w:r w:rsidR="001466BB" w:rsidDel="00795FAD">
          <w:fldChar w:fldCharType="separate"/>
        </w:r>
        <w:r w:rsidRPr="003C5B09" w:rsidDel="00795FAD">
          <w:rPr>
            <w:rStyle w:val="Hiperligao"/>
            <w:lang w:val="en-US"/>
          </w:rPr>
          <w:delText>https://www.codewars.com/</w:delText>
        </w:r>
        <w:r w:rsidR="001466BB" w:rsidDel="00795FAD">
          <w:rPr>
            <w:rStyle w:val="Hiperligao"/>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4CAFCDD5" w14:textId="62106191" w:rsidR="00936E89" w:rsidRPr="00062DA3" w:rsidDel="00795FAD" w:rsidRDefault="00936E89">
      <w:pPr>
        <w:autoSpaceDE w:val="0"/>
        <w:autoSpaceDN w:val="0"/>
        <w:adjustRightInd w:val="0"/>
        <w:spacing w:after="0" w:line="240" w:lineRule="auto"/>
        <w:rPr>
          <w:del w:id="1058" w:author="André Oliveira" w:date="2020-05-01T17:22:00Z"/>
          <w:rFonts w:cstheme="minorHAnsi"/>
          <w:lang w:val="en-US"/>
        </w:rPr>
      </w:pPr>
      <w:del w:id="1059" w:author="André Oliveira" w:date="2020-05-01T17:22:00Z">
        <w:r w:rsidDel="00795FAD">
          <w:rPr>
            <w:lang w:val="en-US"/>
          </w:rPr>
          <w:delText>C</w:delText>
        </w:r>
        <w:r w:rsidRPr="00812C43" w:rsidDel="00795FAD">
          <w:rPr>
            <w:lang w:val="en-US"/>
          </w:rPr>
          <w:delText>ode</w:delText>
        </w:r>
        <w:r w:rsidDel="00795FAD">
          <w:rPr>
            <w:lang w:val="en-US"/>
          </w:rPr>
          <w:delText>Chef</w:delText>
        </w:r>
        <w:r w:rsidRPr="00812C43" w:rsidDel="00795FAD">
          <w:rPr>
            <w:lang w:val="en-US"/>
          </w:rPr>
          <w:delText xml:space="preserve">. </w:delText>
        </w:r>
        <w:r w:rsidR="001824D5" w:rsidDel="00795FAD">
          <w:fldChar w:fldCharType="begin"/>
        </w:r>
        <w:r w:rsidR="001824D5" w:rsidDel="00795FAD">
          <w:delInstrText xml:space="preserve"> HYPERLINK "https://www.codechef.com/" </w:delInstrText>
        </w:r>
        <w:r w:rsidR="001824D5" w:rsidDel="00795FAD">
          <w:fldChar w:fldCharType="separate"/>
        </w:r>
        <w:r w:rsidRPr="0026229E" w:rsidDel="00795FAD">
          <w:rPr>
            <w:rStyle w:val="Hiperligao"/>
            <w:lang w:val="en-US"/>
          </w:rPr>
          <w:delText>https://www.codechef.com/</w:delText>
        </w:r>
        <w:r w:rsidR="001824D5" w:rsidDel="00795FAD">
          <w:rPr>
            <w:rStyle w:val="Hiperligao"/>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bookmarkStart w:id="1060" w:name="_Toc39266859"/>
      <w:r>
        <w:lastRenderedPageBreak/>
        <w:t>Annex</w:t>
      </w:r>
      <w:bookmarkEnd w:id="1060"/>
    </w:p>
    <w:p w14:paraId="2E64B1D1" w14:textId="48A71C49" w:rsidR="00A95392" w:rsidRPr="00E66F6D" w:rsidRDefault="00E66F6D" w:rsidP="00E66F6D">
      <w:pPr>
        <w:pStyle w:val="Ttulo2"/>
        <w:rPr>
          <w:color w:val="auto"/>
          <w:sz w:val="28"/>
          <w:szCs w:val="28"/>
        </w:rPr>
      </w:pPr>
      <w:bookmarkStart w:id="1061" w:name="_Toc39266860"/>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1061"/>
    </w:p>
    <w:tbl>
      <w:tblPr>
        <w:tblStyle w:val="TabeladeGrelha1Clara"/>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Pr>
                <w:rFonts w:ascii="Calibri" w:eastAsia="Times New Roman" w:hAnsi="Calibri" w:cs="Calibri"/>
                <w:noProof w:val="0"/>
                <w:color w:val="000000"/>
                <w:lang w:eastAsia="pt-PT"/>
              </w:rPr>
              <w:t xml:space="preserve">Supported </w:t>
            </w:r>
            <w:r w:rsidR="00E66F6D" w:rsidRPr="00E66F6D">
              <w:rPr>
                <w:rFonts w:ascii="Calibri" w:eastAsia="Times New Roman" w:hAnsi="Calibri" w:cs="Calibri"/>
                <w:noProof w:val="0"/>
                <w:color w:val="000000"/>
                <w:lang w:eastAsia="pt-PT"/>
              </w:rPr>
              <w:t>Version</w:t>
            </w:r>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2" w:author="André Oliveira" w:date="2020-04-28T15:30:00Z" w:initials="AO">
    <w:p w14:paraId="2F0AD47E" w14:textId="7C7AB424" w:rsidR="001824D5" w:rsidRDefault="001824D5">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313" w:author="joao eduardo santos" w:date="2020-04-29T11:44:00Z" w:initials="jes">
    <w:p w14:paraId="1FDED44D" w14:textId="249DA6E3" w:rsidR="001824D5" w:rsidRDefault="001824D5">
      <w:pPr>
        <w:pStyle w:val="Textodecomentrio"/>
      </w:pPr>
      <w:r>
        <w:rPr>
          <w:rStyle w:val="Refdecomentrio"/>
        </w:rPr>
        <w:annotationRef/>
      </w:r>
      <w:r>
        <w:t>Não percebi o que escreveste</w:t>
      </w:r>
    </w:p>
  </w:comment>
  <w:comment w:id="314" w:author="Rodrigo LeaL" w:date="2020-04-29T19:23:00Z" w:initials="RL">
    <w:p w14:paraId="186BB3EE" w14:textId="55ADACA4" w:rsidR="001824D5" w:rsidRDefault="001824D5">
      <w:pPr>
        <w:pStyle w:val="Textodecomentrio"/>
      </w:pPr>
      <w:r>
        <w:rPr>
          <w:rStyle w:val="Refdecomentrio"/>
        </w:rPr>
        <w:annotationRef/>
      </w:r>
      <w:r>
        <w:t>Tradução: deviamos detalhar melhor os requisitos dos questionnaire answers, ou num bullet a parte “Questionnaire answers” ou no mesmo bullet do “Questionnaire”</w:t>
      </w:r>
    </w:p>
  </w:comment>
  <w:comment w:id="872" w:author="André Oliveira" w:date="2020-05-02T09:42:00Z" w:initials="AO">
    <w:p w14:paraId="7A9EEBF7" w14:textId="5CC1A7C2" w:rsidR="00F33C57" w:rsidRDefault="00F33C57">
      <w:pPr>
        <w:pStyle w:val="Textodecomentrio"/>
      </w:pPr>
      <w:r>
        <w:rPr>
          <w:rStyle w:val="Refdecomentrio"/>
        </w:rPr>
        <w:annotationRef/>
      </w:r>
      <w:r>
        <w:t>Passar para os anexos em modo landscape</w:t>
      </w:r>
    </w:p>
  </w:comment>
  <w:comment w:id="924" w:author="André Oliveira" w:date="2020-05-02T09:41:00Z" w:initials="AO">
    <w:p w14:paraId="44629A43" w14:textId="56E06C13" w:rsidR="00F33C57" w:rsidRDefault="00F33C57">
      <w:pPr>
        <w:pStyle w:val="Textodecomentrio"/>
      </w:pPr>
      <w:r>
        <w:rPr>
          <w:rStyle w:val="Refdecomentrio"/>
        </w:rPr>
        <w:annotationRef/>
      </w:r>
      <w:r>
        <w:t>falso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Ex w15:paraId="7A9EEBF7" w15:done="0"/>
  <w15:commentEx w15:paraId="44629A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Id w16cid:paraId="7A9EEBF7" w16cid:durableId="2257BF1F"/>
  <w16cid:commentId w16cid:paraId="44629A43" w16cid:durableId="2257BE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5AD81" w14:textId="77777777" w:rsidR="00872360" w:rsidRDefault="00872360" w:rsidP="00DE7218">
      <w:pPr>
        <w:spacing w:after="0" w:line="240" w:lineRule="auto"/>
      </w:pPr>
      <w:r>
        <w:separator/>
      </w:r>
    </w:p>
  </w:endnote>
  <w:endnote w:type="continuationSeparator" w:id="0">
    <w:p w14:paraId="4141EC5D" w14:textId="77777777" w:rsidR="00872360" w:rsidRDefault="00872360"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1824D5" w:rsidRDefault="001824D5"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1824D5" w:rsidRDefault="001824D5"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EndPr/>
    <w:sdtContent>
      <w:p w14:paraId="40252A66" w14:textId="172B7F3E" w:rsidR="001824D5" w:rsidRDefault="001824D5"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EndPr/>
    <w:sdtContent>
      <w:p w14:paraId="6C07DC54" w14:textId="77777777" w:rsidR="001824D5" w:rsidRPr="00B2443B" w:rsidRDefault="001824D5">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1824D5" w:rsidRDefault="001824D5"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1824D5" w:rsidRDefault="001824D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1824D5" w:rsidRPr="00513BF3" w:rsidRDefault="001824D5"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1824D5" w:rsidRPr="00513BF3" w:rsidRDefault="001824D5"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002A8" w14:textId="77777777" w:rsidR="00872360" w:rsidRDefault="00872360" w:rsidP="00DE7218">
      <w:pPr>
        <w:spacing w:after="0" w:line="240" w:lineRule="auto"/>
      </w:pPr>
      <w:r>
        <w:separator/>
      </w:r>
    </w:p>
  </w:footnote>
  <w:footnote w:type="continuationSeparator" w:id="0">
    <w:p w14:paraId="12A7F054" w14:textId="77777777" w:rsidR="00872360" w:rsidRDefault="00872360"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1824D5" w:rsidRDefault="001824D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1824D5" w:rsidRPr="005B6B81" w14:paraId="6F471FB2" w14:textId="77777777" w:rsidTr="0076634F">
      <w:tc>
        <w:tcPr>
          <w:tcW w:w="895" w:type="pct"/>
        </w:tcPr>
        <w:p w14:paraId="19C17F0E" w14:textId="77777777" w:rsidR="001824D5" w:rsidRPr="005B6B81" w:rsidRDefault="001824D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5pt">
                <v:imagedata r:id="rId1" o:title=""/>
              </v:shape>
              <o:OLEObject Type="Embed" ProgID="Visio.Drawing.11" ShapeID="_x0000_i1025" DrawAspect="Content" ObjectID="_1649917776" r:id="rId2"/>
            </w:object>
          </w:r>
        </w:p>
      </w:tc>
      <w:tc>
        <w:tcPr>
          <w:tcW w:w="4105" w:type="pct"/>
        </w:tcPr>
        <w:p w14:paraId="2F33F1E3" w14:textId="38689ABA" w:rsidR="001824D5" w:rsidRPr="005B6B81" w:rsidRDefault="001824D5" w:rsidP="005B6B81">
          <w:pPr>
            <w:spacing w:line="220" w:lineRule="exact"/>
            <w:jc w:val="right"/>
          </w:pPr>
          <w:r w:rsidRPr="005B6B81">
            <w:t>2019/20</w:t>
          </w:r>
          <w:r w:rsidRPr="005B6B81">
            <w:rPr>
              <w:b/>
            </w:rPr>
            <w:br/>
          </w:r>
          <w:r>
            <w:t>Summer</w:t>
          </w:r>
        </w:p>
        <w:p w14:paraId="588C74AC" w14:textId="77777777" w:rsidR="001824D5" w:rsidRDefault="001824D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1824D5" w:rsidRPr="005B6B81" w:rsidRDefault="001824D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1824D5" w:rsidRDefault="001824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rson w15:author="André Oliveira">
    <w15:presenceInfo w15:providerId="Windows Live" w15:userId="e322069285e78dc2"/>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6496"/>
    <w:rsid w:val="005A1816"/>
    <w:rsid w:val="005A6ADB"/>
    <w:rsid w:val="005B6B81"/>
    <w:rsid w:val="005C59A2"/>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C7AC9"/>
    <w:rsid w:val="006D2427"/>
    <w:rsid w:val="006F4DEE"/>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0A09"/>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13F8"/>
    <w:rsid w:val="00FD4C64"/>
    <w:rsid w:val="00FD54FF"/>
    <w:rsid w:val="00FD6291"/>
    <w:rsid w:val="00FE0DE3"/>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oter" Target="footer5.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11</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2</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17</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3</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8</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18</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10</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12</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7</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19</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20</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9</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4</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5</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6</b:RefOrder>
  </b:Source>
</b:Sources>
</file>

<file path=customXml/itemProps1.xml><?xml version="1.0" encoding="utf-8"?>
<ds:datastoreItem xmlns:ds="http://schemas.openxmlformats.org/officeDocument/2006/customXml" ds:itemID="{D1363817-EE7C-43EB-9110-D4291DF61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4750</TotalTime>
  <Pages>53</Pages>
  <Words>7580</Words>
  <Characters>40934</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48</cp:revision>
  <cp:lastPrinted>2018-10-17T18:27:00Z</cp:lastPrinted>
  <dcterms:created xsi:type="dcterms:W3CDTF">2018-10-17T10:07:00Z</dcterms:created>
  <dcterms:modified xsi:type="dcterms:W3CDTF">2020-05-02T08:43:00Z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