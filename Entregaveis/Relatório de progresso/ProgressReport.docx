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12B27" w14:textId="77777777" w:rsidR="00C733BE" w:rsidRPr="001727C3" w:rsidRDefault="0006099D" w:rsidP="00184925">
      <w:pPr>
        <w:pStyle w:val="Title"/>
        <w:jc w:val="both"/>
        <w:rPr>
          <w:noProof w:val="0"/>
          <w:sz w:val="48"/>
          <w:lang w:val="pt-PT"/>
        </w:rPr>
      </w:pPr>
      <w:r>
        <w:rPr>
          <w:lang w:val="pt-PT"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1727C3" w:rsidRDefault="00C733BE" w:rsidP="00184925">
      <w:pPr>
        <w:rPr>
          <w:noProof w:val="0"/>
        </w:rPr>
      </w:pPr>
    </w:p>
    <w:p w14:paraId="7E6CC88D" w14:textId="5BF8234F" w:rsidR="00C733BE" w:rsidRPr="001727C3" w:rsidRDefault="000D35BB" w:rsidP="00184925">
      <w:pPr>
        <w:spacing w:after="480"/>
        <w:jc w:val="center"/>
        <w:rPr>
          <w:rFonts w:asciiTheme="majorHAnsi" w:hAnsiTheme="majorHAnsi"/>
          <w:b/>
          <w:noProof w:val="0"/>
          <w:sz w:val="32"/>
          <w:szCs w:val="32"/>
        </w:rPr>
      </w:pPr>
      <w:r>
        <w:rPr>
          <w:rFonts w:asciiTheme="majorHAnsi" w:hAnsiTheme="majorHAnsi"/>
          <w:b/>
          <w:noProof w:val="0"/>
          <w:sz w:val="32"/>
          <w:szCs w:val="32"/>
        </w:rPr>
        <w:t xml:space="preserve">Área Departamental de Engenharia de </w:t>
      </w:r>
      <w:r w:rsidR="0056587D">
        <w:rPr>
          <w:rFonts w:asciiTheme="majorHAnsi" w:hAnsiTheme="majorHAnsi"/>
          <w:b/>
          <w:noProof w:val="0"/>
          <w:sz w:val="32"/>
          <w:szCs w:val="32"/>
        </w:rPr>
        <w:t>Eletrónica</w:t>
      </w:r>
      <w:r>
        <w:rPr>
          <w:rFonts w:asciiTheme="majorHAnsi" w:hAnsiTheme="majorHAnsi"/>
          <w:b/>
          <w:noProof w:val="0"/>
          <w:sz w:val="32"/>
          <w:szCs w:val="32"/>
        </w:rPr>
        <w:t xml:space="preserve"> e Telecomunicações</w:t>
      </w:r>
      <w:r w:rsidR="00FE0DE3">
        <w:rPr>
          <w:rFonts w:asciiTheme="majorHAnsi" w:hAnsiTheme="majorHAnsi"/>
          <w:b/>
          <w:noProof w:val="0"/>
          <w:sz w:val="32"/>
          <w:szCs w:val="32"/>
        </w:rPr>
        <w:t xml:space="preserve"> </w:t>
      </w:r>
      <w:r>
        <w:rPr>
          <w:rFonts w:asciiTheme="majorHAnsi" w:hAnsiTheme="majorHAnsi"/>
          <w:b/>
          <w:noProof w:val="0"/>
          <w:sz w:val="32"/>
          <w:szCs w:val="32"/>
        </w:rPr>
        <w:t>e de Computadores</w:t>
      </w:r>
    </w:p>
    <w:p w14:paraId="2E56BB0A" w14:textId="24F2019D" w:rsidR="00C733BE" w:rsidRPr="001727C3" w:rsidRDefault="00384807" w:rsidP="00184925">
      <w:pPr>
        <w:spacing w:before="240" w:after="840"/>
        <w:jc w:val="center"/>
        <w:rPr>
          <w:rFonts w:asciiTheme="majorHAnsi" w:hAnsiTheme="majorHAnsi"/>
          <w:b/>
          <w:noProof w:val="0"/>
          <w:sz w:val="36"/>
          <w:szCs w:val="36"/>
        </w:rPr>
      </w:pPr>
      <w:proofErr w:type="spellStart"/>
      <w:r>
        <w:rPr>
          <w:rFonts w:asciiTheme="majorHAnsi" w:hAnsiTheme="majorHAnsi"/>
          <w:b/>
          <w:noProof w:val="0"/>
          <w:sz w:val="36"/>
          <w:szCs w:val="36"/>
        </w:rPr>
        <w:t>Progress</w:t>
      </w:r>
      <w:proofErr w:type="spellEnd"/>
      <w:r>
        <w:rPr>
          <w:rFonts w:asciiTheme="majorHAnsi" w:hAnsiTheme="majorHAnsi"/>
          <w:b/>
          <w:noProof w:val="0"/>
          <w:sz w:val="36"/>
          <w:szCs w:val="36"/>
        </w:rPr>
        <w:t xml:space="preserve"> </w:t>
      </w:r>
      <w:proofErr w:type="spellStart"/>
      <w:r>
        <w:rPr>
          <w:rFonts w:asciiTheme="majorHAnsi" w:hAnsiTheme="majorHAnsi"/>
          <w:b/>
          <w:noProof w:val="0"/>
          <w:sz w:val="36"/>
          <w:szCs w:val="36"/>
        </w:rPr>
        <w:t>Report</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1727C3" w14:paraId="0704651F" w14:textId="77777777" w:rsidTr="00184925">
        <w:trPr>
          <w:jc w:val="center"/>
        </w:trPr>
        <w:tc>
          <w:tcPr>
            <w:tcW w:w="1380" w:type="dxa"/>
          </w:tcPr>
          <w:p w14:paraId="5052452D" w14:textId="567CC0C3" w:rsidR="00B3536A" w:rsidRPr="001727C3" w:rsidRDefault="00384807" w:rsidP="00184925">
            <w:pPr>
              <w:ind w:right="-341"/>
              <w:rPr>
                <w:rFonts w:asciiTheme="majorHAnsi" w:hAnsiTheme="majorHAnsi"/>
                <w:noProof w:val="0"/>
                <w:sz w:val="30"/>
                <w:szCs w:val="30"/>
              </w:rPr>
            </w:pPr>
            <w:proofErr w:type="spellStart"/>
            <w:r>
              <w:rPr>
                <w:rFonts w:asciiTheme="majorHAnsi" w:hAnsiTheme="majorHAnsi"/>
                <w:noProof w:val="0"/>
                <w:sz w:val="30"/>
                <w:szCs w:val="30"/>
              </w:rPr>
              <w:t>Authors</w:t>
            </w:r>
            <w:proofErr w:type="spellEnd"/>
            <w:r w:rsidR="000D35BB">
              <w:rPr>
                <w:rFonts w:asciiTheme="majorHAnsi" w:hAnsiTheme="majorHAnsi"/>
                <w:noProof w:val="0"/>
                <w:sz w:val="30"/>
                <w:szCs w:val="30"/>
              </w:rPr>
              <w:t>:</w:t>
            </w:r>
          </w:p>
        </w:tc>
        <w:tc>
          <w:tcPr>
            <w:tcW w:w="1880" w:type="dxa"/>
          </w:tcPr>
          <w:p w14:paraId="7F34A15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44598</w:t>
            </w:r>
          </w:p>
        </w:tc>
        <w:tc>
          <w:tcPr>
            <w:tcW w:w="3934" w:type="dxa"/>
          </w:tcPr>
          <w:p w14:paraId="211D95B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André L. A. Q. de Oliveira</w:t>
            </w:r>
          </w:p>
        </w:tc>
      </w:tr>
      <w:tr w:rsidR="00B3536A" w:rsidRPr="001727C3" w14:paraId="7B942AFE" w14:textId="77777777" w:rsidTr="00184925">
        <w:trPr>
          <w:jc w:val="center"/>
        </w:trPr>
        <w:tc>
          <w:tcPr>
            <w:tcW w:w="1380" w:type="dxa"/>
          </w:tcPr>
          <w:p w14:paraId="4EA8041E" w14:textId="77777777" w:rsidR="00B3536A" w:rsidRPr="001727C3" w:rsidRDefault="00B3536A" w:rsidP="00184925">
            <w:pPr>
              <w:rPr>
                <w:rFonts w:asciiTheme="majorHAnsi" w:hAnsiTheme="majorHAnsi"/>
                <w:noProof w:val="0"/>
                <w:sz w:val="30"/>
                <w:szCs w:val="30"/>
              </w:rPr>
            </w:pPr>
          </w:p>
        </w:tc>
        <w:tc>
          <w:tcPr>
            <w:tcW w:w="1880" w:type="dxa"/>
          </w:tcPr>
          <w:p w14:paraId="4F72662D" w14:textId="77777777" w:rsidR="005B6B81" w:rsidRDefault="005B6B81" w:rsidP="005B6B81">
            <w:pPr>
              <w:rPr>
                <w:rFonts w:asciiTheme="majorHAnsi" w:hAnsiTheme="majorHAnsi"/>
                <w:sz w:val="30"/>
                <w:szCs w:val="30"/>
              </w:rPr>
            </w:pPr>
            <w:r w:rsidRPr="00411936">
              <w:rPr>
                <w:rFonts w:asciiTheme="majorHAnsi" w:hAnsiTheme="majorHAnsi"/>
                <w:sz w:val="30"/>
                <w:szCs w:val="30"/>
              </w:rPr>
              <w:t>44847</w:t>
            </w:r>
          </w:p>
          <w:p w14:paraId="4D56B578" w14:textId="2A75F845" w:rsidR="00285CED" w:rsidRPr="00066C59" w:rsidRDefault="005B6B81" w:rsidP="00465CA6">
            <w:pPr>
              <w:rPr>
                <w:rFonts w:asciiTheme="majorHAnsi" w:hAnsiTheme="majorHAnsi"/>
                <w:noProof w:val="0"/>
                <w:sz w:val="30"/>
                <w:szCs w:val="30"/>
                <w:highlight w:val="yellow"/>
              </w:rPr>
            </w:pPr>
            <w:r w:rsidRPr="00411936">
              <w:rPr>
                <w:rFonts w:asciiTheme="majorHAnsi" w:hAnsiTheme="majorHAnsi"/>
                <w:sz w:val="30"/>
                <w:szCs w:val="30"/>
              </w:rPr>
              <w:t>44823</w:t>
            </w:r>
          </w:p>
        </w:tc>
        <w:tc>
          <w:tcPr>
            <w:tcW w:w="3934" w:type="dxa"/>
          </w:tcPr>
          <w:p w14:paraId="791CD458" w14:textId="77777777" w:rsidR="005B6B81" w:rsidRDefault="005B6B81" w:rsidP="005B6B81">
            <w:pPr>
              <w:rPr>
                <w:rFonts w:asciiTheme="majorHAnsi" w:hAnsiTheme="majorHAnsi"/>
                <w:sz w:val="30"/>
                <w:szCs w:val="30"/>
              </w:rPr>
            </w:pPr>
            <w:r w:rsidRPr="00411936">
              <w:rPr>
                <w:rFonts w:asciiTheme="majorHAnsi" w:hAnsiTheme="majorHAnsi"/>
                <w:sz w:val="30"/>
                <w:szCs w:val="30"/>
              </w:rPr>
              <w:t>João Eduardo Santos</w:t>
            </w:r>
          </w:p>
          <w:p w14:paraId="50703453" w14:textId="5B91F6DC" w:rsidR="00285CED" w:rsidRPr="00066C59" w:rsidRDefault="005B6B81" w:rsidP="00184925">
            <w:pPr>
              <w:rPr>
                <w:rFonts w:asciiTheme="majorHAnsi" w:hAnsiTheme="majorHAnsi"/>
                <w:noProof w:val="0"/>
                <w:sz w:val="30"/>
                <w:szCs w:val="30"/>
                <w:highlight w:val="yellow"/>
              </w:rPr>
            </w:pPr>
            <w:r w:rsidRPr="00411936">
              <w:rPr>
                <w:rFonts w:asciiTheme="majorHAnsi" w:hAnsiTheme="majorHAnsi"/>
                <w:sz w:val="30"/>
                <w:szCs w:val="30"/>
              </w:rPr>
              <w:t>Rodrigo Mogár</w:t>
            </w:r>
            <w:r>
              <w:rPr>
                <w:rFonts w:asciiTheme="majorHAnsi" w:hAnsiTheme="majorHAnsi"/>
                <w:sz w:val="30"/>
                <w:szCs w:val="30"/>
              </w:rPr>
              <w:t>r</w:t>
            </w:r>
            <w:r w:rsidRPr="00411936">
              <w:rPr>
                <w:rFonts w:asciiTheme="majorHAnsi" w:hAnsiTheme="majorHAnsi"/>
                <w:sz w:val="30"/>
                <w:szCs w:val="30"/>
              </w:rPr>
              <w:t>io F. Leal</w:t>
            </w:r>
          </w:p>
        </w:tc>
      </w:tr>
      <w:tr w:rsidR="00B3536A" w:rsidRPr="001727C3" w14:paraId="04FD19F6" w14:textId="77777777" w:rsidTr="00184925">
        <w:trPr>
          <w:jc w:val="center"/>
        </w:trPr>
        <w:tc>
          <w:tcPr>
            <w:tcW w:w="1380" w:type="dxa"/>
          </w:tcPr>
          <w:p w14:paraId="7E42401D" w14:textId="77777777" w:rsidR="00B3536A" w:rsidRPr="001727C3" w:rsidRDefault="00B3536A" w:rsidP="00184925">
            <w:pPr>
              <w:rPr>
                <w:rFonts w:asciiTheme="majorHAnsi" w:hAnsiTheme="majorHAnsi"/>
                <w:noProof w:val="0"/>
                <w:sz w:val="30"/>
                <w:szCs w:val="30"/>
              </w:rPr>
            </w:pPr>
          </w:p>
        </w:tc>
        <w:tc>
          <w:tcPr>
            <w:tcW w:w="1880" w:type="dxa"/>
          </w:tcPr>
          <w:p w14:paraId="4EA2A3D4" w14:textId="77777777" w:rsidR="00B3536A" w:rsidRPr="001727C3" w:rsidRDefault="00B3536A" w:rsidP="00184925">
            <w:pPr>
              <w:rPr>
                <w:rFonts w:asciiTheme="majorHAnsi" w:hAnsiTheme="majorHAnsi"/>
                <w:noProof w:val="0"/>
                <w:sz w:val="30"/>
                <w:szCs w:val="30"/>
              </w:rPr>
            </w:pPr>
          </w:p>
        </w:tc>
        <w:tc>
          <w:tcPr>
            <w:tcW w:w="3934" w:type="dxa"/>
          </w:tcPr>
          <w:p w14:paraId="5073C944" w14:textId="77777777" w:rsidR="00B3536A" w:rsidRPr="001727C3" w:rsidRDefault="00B3536A" w:rsidP="00184925">
            <w:pPr>
              <w:rPr>
                <w:rFonts w:asciiTheme="majorHAnsi" w:hAnsiTheme="majorHAnsi"/>
                <w:noProof w:val="0"/>
                <w:sz w:val="30"/>
                <w:szCs w:val="30"/>
              </w:rPr>
            </w:pPr>
          </w:p>
        </w:tc>
      </w:tr>
    </w:tbl>
    <w:p w14:paraId="7CD9A730" w14:textId="77777777" w:rsidR="007A68EA" w:rsidRPr="001727C3" w:rsidRDefault="007A68EA" w:rsidP="00184925">
      <w:pPr>
        <w:rPr>
          <w:rFonts w:asciiTheme="majorHAnsi" w:hAnsiTheme="majorHAnsi"/>
          <w:b/>
          <w:noProof w:val="0"/>
          <w:sz w:val="30"/>
          <w:szCs w:val="30"/>
        </w:rPr>
      </w:pPr>
    </w:p>
    <w:p w14:paraId="44EFDED0" w14:textId="77777777" w:rsidR="00B3536A" w:rsidRPr="001727C3" w:rsidRDefault="00B3536A" w:rsidP="00184925">
      <w:pPr>
        <w:rPr>
          <w:rFonts w:asciiTheme="majorHAnsi" w:hAnsiTheme="majorHAnsi"/>
          <w:noProof w:val="0"/>
          <w:sz w:val="30"/>
          <w:szCs w:val="30"/>
        </w:rPr>
      </w:pPr>
    </w:p>
    <w:p w14:paraId="70A5D249" w14:textId="5173B492" w:rsidR="00B3536A" w:rsidRPr="001727C3" w:rsidRDefault="00050398" w:rsidP="00050398">
      <w:pPr>
        <w:jc w:val="center"/>
        <w:rPr>
          <w:rFonts w:asciiTheme="majorHAnsi" w:hAnsiTheme="majorHAnsi"/>
          <w:noProof w:val="0"/>
          <w:sz w:val="30"/>
          <w:szCs w:val="30"/>
        </w:rPr>
      </w:pPr>
      <w:proofErr w:type="spellStart"/>
      <w:r>
        <w:rPr>
          <w:rFonts w:asciiTheme="majorHAnsi" w:hAnsiTheme="majorHAnsi"/>
          <w:noProof w:val="0"/>
          <w:sz w:val="30"/>
          <w:szCs w:val="30"/>
        </w:rPr>
        <w:t>Progress</w:t>
      </w:r>
      <w:proofErr w:type="spellEnd"/>
      <w:r>
        <w:rPr>
          <w:rFonts w:asciiTheme="majorHAnsi" w:hAnsiTheme="majorHAnsi"/>
          <w:noProof w:val="0"/>
          <w:sz w:val="30"/>
          <w:szCs w:val="30"/>
        </w:rPr>
        <w:t xml:space="preserve"> </w:t>
      </w:r>
      <w:proofErr w:type="spellStart"/>
      <w:r>
        <w:rPr>
          <w:rFonts w:asciiTheme="majorHAnsi" w:hAnsiTheme="majorHAnsi"/>
          <w:noProof w:val="0"/>
          <w:sz w:val="30"/>
          <w:szCs w:val="30"/>
        </w:rPr>
        <w:t>report</w:t>
      </w:r>
      <w:proofErr w:type="spellEnd"/>
      <w:r>
        <w:rPr>
          <w:rFonts w:asciiTheme="majorHAnsi" w:hAnsiTheme="majorHAnsi"/>
          <w:noProof w:val="0"/>
          <w:sz w:val="30"/>
          <w:szCs w:val="30"/>
        </w:rPr>
        <w:t xml:space="preserve"> for</w:t>
      </w:r>
      <w:r w:rsidR="000D35BB">
        <w:rPr>
          <w:rFonts w:asciiTheme="majorHAnsi" w:hAnsiTheme="majorHAnsi"/>
          <w:noProof w:val="0"/>
          <w:sz w:val="30"/>
          <w:szCs w:val="30"/>
        </w:rPr>
        <w:t xml:space="preserve"> Unidade Curricular de </w:t>
      </w:r>
      <w:proofErr w:type="spellStart"/>
      <w:r w:rsidR="00A054C7">
        <w:rPr>
          <w:rFonts w:asciiTheme="majorHAnsi" w:hAnsiTheme="majorHAnsi"/>
          <w:noProof w:val="0"/>
          <w:sz w:val="30"/>
          <w:szCs w:val="30"/>
        </w:rPr>
        <w:t>Projecto</w:t>
      </w:r>
      <w:proofErr w:type="spellEnd"/>
      <w:r w:rsidR="00A054C7">
        <w:rPr>
          <w:rFonts w:asciiTheme="majorHAnsi" w:hAnsiTheme="majorHAnsi"/>
          <w:noProof w:val="0"/>
          <w:sz w:val="30"/>
          <w:szCs w:val="30"/>
        </w:rPr>
        <w:t xml:space="preserve"> e Seminário</w:t>
      </w:r>
      <w:r w:rsidR="000D35BB">
        <w:rPr>
          <w:rFonts w:asciiTheme="majorHAnsi" w:hAnsiTheme="majorHAnsi"/>
          <w:noProof w:val="0"/>
          <w:sz w:val="30"/>
          <w:szCs w:val="30"/>
        </w:rPr>
        <w:t xml:space="preserve"> Licenciatura em Engenharia Informática e de Computadores</w:t>
      </w:r>
    </w:p>
    <w:p w14:paraId="24813D1F" w14:textId="77777777" w:rsidR="00B3536A" w:rsidRPr="001727C3" w:rsidRDefault="00B3536A" w:rsidP="00184925">
      <w:pPr>
        <w:rPr>
          <w:rFonts w:asciiTheme="majorHAnsi" w:hAnsiTheme="majorHAnsi"/>
          <w:noProof w:val="0"/>
          <w:sz w:val="30"/>
          <w:szCs w:val="30"/>
        </w:rPr>
      </w:pPr>
    </w:p>
    <w:p w14:paraId="0D1298D2" w14:textId="0851C9C4" w:rsidR="00B3536A" w:rsidRDefault="00B3536A" w:rsidP="00184925">
      <w:pPr>
        <w:rPr>
          <w:rFonts w:asciiTheme="majorHAnsi" w:hAnsiTheme="majorHAnsi"/>
          <w:noProof w:val="0"/>
          <w:sz w:val="30"/>
          <w:szCs w:val="30"/>
        </w:rPr>
      </w:pPr>
    </w:p>
    <w:p w14:paraId="44B62637" w14:textId="77777777" w:rsidR="00050398" w:rsidRPr="001727C3" w:rsidRDefault="00050398" w:rsidP="00184925">
      <w:pPr>
        <w:rPr>
          <w:rFonts w:asciiTheme="majorHAnsi" w:hAnsiTheme="majorHAnsi"/>
          <w:noProof w:val="0"/>
          <w:sz w:val="30"/>
          <w:szCs w:val="30"/>
        </w:rPr>
      </w:pPr>
    </w:p>
    <w:p w14:paraId="1D7D5981" w14:textId="3A272DA3" w:rsidR="00C733BE" w:rsidRPr="00A311AD" w:rsidRDefault="00384807" w:rsidP="00184925">
      <w:pPr>
        <w:jc w:val="center"/>
        <w:rPr>
          <w:rFonts w:asciiTheme="majorHAnsi" w:hAnsiTheme="majorHAnsi"/>
          <w:noProof w:val="0"/>
          <w:sz w:val="30"/>
          <w:szCs w:val="30"/>
          <w:lang w:val="en-GB"/>
        </w:rPr>
      </w:pPr>
      <w:r w:rsidRPr="00A311AD">
        <w:rPr>
          <w:rFonts w:asciiTheme="majorHAnsi" w:hAnsiTheme="majorHAnsi"/>
          <w:noProof w:val="0"/>
          <w:sz w:val="30"/>
          <w:szCs w:val="30"/>
          <w:lang w:val="en-GB"/>
        </w:rPr>
        <w:t>Advisors</w:t>
      </w:r>
      <w:r w:rsidR="000D35BB" w:rsidRPr="00A311AD">
        <w:rPr>
          <w:rFonts w:asciiTheme="majorHAnsi" w:hAnsiTheme="majorHAnsi"/>
          <w:noProof w:val="0"/>
          <w:sz w:val="30"/>
          <w:szCs w:val="30"/>
          <w:lang w:val="en-GB"/>
        </w:rPr>
        <w:t xml:space="preserve">: </w:t>
      </w:r>
      <w:proofErr w:type="spellStart"/>
      <w:r w:rsidRPr="00A311AD">
        <w:rPr>
          <w:rFonts w:asciiTheme="majorHAnsi" w:hAnsiTheme="majorHAnsi"/>
          <w:noProof w:val="0"/>
          <w:sz w:val="30"/>
          <w:szCs w:val="30"/>
          <w:lang w:val="en-GB"/>
        </w:rPr>
        <w:t>Cátia</w:t>
      </w:r>
      <w:proofErr w:type="spellEnd"/>
      <w:r w:rsidRPr="00A311AD">
        <w:rPr>
          <w:rFonts w:asciiTheme="majorHAnsi" w:hAnsiTheme="majorHAnsi"/>
          <w:noProof w:val="0"/>
          <w:sz w:val="30"/>
          <w:szCs w:val="30"/>
          <w:lang w:val="en-GB"/>
        </w:rPr>
        <w:t xml:space="preserve"> </w:t>
      </w:r>
      <w:proofErr w:type="spellStart"/>
      <w:r w:rsidRPr="00A311AD">
        <w:rPr>
          <w:rFonts w:asciiTheme="majorHAnsi" w:hAnsiTheme="majorHAnsi"/>
          <w:noProof w:val="0"/>
          <w:sz w:val="30"/>
          <w:szCs w:val="30"/>
          <w:lang w:val="en-GB"/>
        </w:rPr>
        <w:t>Vaz</w:t>
      </w:r>
      <w:proofErr w:type="spellEnd"/>
      <w:r w:rsidRPr="00A311AD">
        <w:rPr>
          <w:rFonts w:asciiTheme="majorHAnsi" w:hAnsiTheme="majorHAnsi"/>
          <w:noProof w:val="0"/>
          <w:sz w:val="30"/>
          <w:szCs w:val="30"/>
          <w:lang w:val="en-GB"/>
        </w:rPr>
        <w:t xml:space="preserve">, José </w:t>
      </w:r>
      <w:proofErr w:type="spellStart"/>
      <w:r w:rsidRPr="00A311AD">
        <w:rPr>
          <w:rFonts w:asciiTheme="majorHAnsi" w:hAnsiTheme="majorHAnsi"/>
          <w:noProof w:val="0"/>
          <w:sz w:val="30"/>
          <w:szCs w:val="30"/>
          <w:lang w:val="en-GB"/>
        </w:rPr>
        <w:t>Simão</w:t>
      </w:r>
      <w:proofErr w:type="spellEnd"/>
    </w:p>
    <w:p w14:paraId="6CDF5997" w14:textId="77777777" w:rsidR="0007098F" w:rsidRPr="00A311AD" w:rsidRDefault="0007098F" w:rsidP="00184925">
      <w:pPr>
        <w:spacing w:after="0" w:line="240" w:lineRule="auto"/>
        <w:rPr>
          <w:rFonts w:asciiTheme="majorHAnsi" w:hAnsiTheme="majorHAnsi" w:cs="Times New Roman"/>
          <w:noProof w:val="0"/>
          <w:sz w:val="52"/>
          <w:szCs w:val="52"/>
          <w:lang w:val="en-GB"/>
        </w:rPr>
      </w:pPr>
    </w:p>
    <w:p w14:paraId="4F7CEABE" w14:textId="78608853" w:rsidR="00184925" w:rsidRPr="00A311AD" w:rsidRDefault="00384807" w:rsidP="00DC3F91">
      <w:pPr>
        <w:spacing w:after="0" w:line="240" w:lineRule="auto"/>
        <w:jc w:val="center"/>
        <w:rPr>
          <w:rFonts w:asciiTheme="majorHAnsi" w:hAnsiTheme="majorHAnsi" w:cs="Times New Roman"/>
          <w:noProof w:val="0"/>
          <w:sz w:val="30"/>
          <w:szCs w:val="30"/>
          <w:lang w:val="en-GB"/>
        </w:rPr>
        <w:sectPr w:rsidR="00184925" w:rsidRPr="00A311AD"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sidRPr="00A311AD">
        <w:rPr>
          <w:rFonts w:asciiTheme="majorHAnsi" w:hAnsiTheme="majorHAnsi" w:cs="Times New Roman"/>
          <w:noProof w:val="0"/>
          <w:sz w:val="30"/>
          <w:szCs w:val="30"/>
          <w:lang w:val="en-GB"/>
        </w:rPr>
        <w:t>0</w:t>
      </w:r>
      <w:r w:rsidR="008F0F86" w:rsidRPr="00A311AD">
        <w:rPr>
          <w:rFonts w:asciiTheme="majorHAnsi" w:hAnsiTheme="majorHAnsi" w:cs="Times New Roman"/>
          <w:noProof w:val="0"/>
          <w:sz w:val="30"/>
          <w:szCs w:val="30"/>
          <w:lang w:val="en-GB"/>
        </w:rPr>
        <w:t>5</w:t>
      </w:r>
      <w:r w:rsidR="000D35BB" w:rsidRPr="00A311AD">
        <w:rPr>
          <w:rFonts w:asciiTheme="majorHAnsi" w:hAnsiTheme="majorHAnsi" w:cs="Times New Roman"/>
          <w:noProof w:val="0"/>
          <w:sz w:val="30"/>
          <w:szCs w:val="30"/>
          <w:lang w:val="en-GB"/>
        </w:rPr>
        <w:t xml:space="preserve"> – </w:t>
      </w:r>
      <w:r w:rsidRPr="00A311AD">
        <w:rPr>
          <w:rFonts w:asciiTheme="majorHAnsi" w:hAnsiTheme="majorHAnsi" w:cs="Times New Roman"/>
          <w:noProof w:val="0"/>
          <w:sz w:val="30"/>
          <w:szCs w:val="30"/>
          <w:lang w:val="en-GB"/>
        </w:rPr>
        <w:t>May</w:t>
      </w:r>
      <w:r w:rsidR="000D35BB" w:rsidRPr="00A311AD">
        <w:rPr>
          <w:rFonts w:asciiTheme="majorHAnsi" w:hAnsiTheme="majorHAnsi" w:cs="Times New Roman"/>
          <w:noProof w:val="0"/>
          <w:sz w:val="30"/>
          <w:szCs w:val="30"/>
          <w:lang w:val="en-GB"/>
        </w:rPr>
        <w:t xml:space="preserve"> – 201</w:t>
      </w:r>
      <w:r w:rsidR="00032E6B" w:rsidRPr="00A311AD">
        <w:rPr>
          <w:rFonts w:asciiTheme="majorHAnsi" w:hAnsiTheme="majorHAnsi" w:cs="Times New Roman"/>
          <w:noProof w:val="0"/>
          <w:sz w:val="30"/>
          <w:szCs w:val="30"/>
          <w:lang w:val="en-GB"/>
        </w:rPr>
        <w:t>9</w:t>
      </w:r>
    </w:p>
    <w:p w14:paraId="1DEB0F5D" w14:textId="42A31FA1" w:rsidR="004B3D0E" w:rsidRPr="00A311AD" w:rsidRDefault="004B3D0E">
      <w:pPr>
        <w:spacing w:after="200"/>
        <w:jc w:val="left"/>
        <w:rPr>
          <w:rFonts w:asciiTheme="majorHAnsi" w:hAnsiTheme="majorHAnsi"/>
          <w:b/>
          <w:bCs/>
          <w:noProof w:val="0"/>
          <w:sz w:val="32"/>
          <w:szCs w:val="32"/>
          <w:lang w:val="en-GB"/>
        </w:rPr>
      </w:pPr>
      <w:r w:rsidRPr="00A311AD">
        <w:rPr>
          <w:noProof w:val="0"/>
          <w:lang w:val="en-GB"/>
        </w:rPr>
        <w:lastRenderedPageBreak/>
        <w:br w:type="page"/>
      </w:r>
    </w:p>
    <w:p w14:paraId="064662A7" w14:textId="0F8D4194" w:rsidR="00DC3F91" w:rsidRPr="001727C3" w:rsidRDefault="004A2391" w:rsidP="00DC3F91">
      <w:pPr>
        <w:pStyle w:val="Ttulondice"/>
        <w:rPr>
          <w:noProof w:val="0"/>
        </w:rPr>
      </w:pPr>
      <w:r>
        <w:rPr>
          <w:noProof w:val="0"/>
        </w:rPr>
        <w:lastRenderedPageBreak/>
        <w:t>Index</w:t>
      </w:r>
    </w:p>
    <w:p w14:paraId="55956487" w14:textId="185DEC60" w:rsidR="00E24372" w:rsidRDefault="00F55374">
      <w:pPr>
        <w:pStyle w:val="TOC1"/>
        <w:tabs>
          <w:tab w:val="left" w:pos="480"/>
          <w:tab w:val="right" w:leader="dot" w:pos="8494"/>
        </w:tabs>
        <w:rPr>
          <w:ins w:id="0" w:author="Rodrigo LeaL" w:date="2020-05-01T12:13:00Z"/>
          <w:sz w:val="22"/>
          <w:szCs w:val="22"/>
          <w:lang w:eastAsia="pt-PT"/>
        </w:rPr>
      </w:pPr>
      <w:r w:rsidRPr="000D35BB">
        <w:rPr>
          <w:noProof w:val="0"/>
        </w:rPr>
        <w:fldChar w:fldCharType="begin"/>
      </w:r>
      <w:r w:rsidR="000D35BB">
        <w:rPr>
          <w:noProof w:val="0"/>
        </w:rPr>
        <w:instrText xml:space="preserve"> TOC \o "1-3" \h \z \u </w:instrText>
      </w:r>
      <w:r w:rsidRPr="000D35BB">
        <w:rPr>
          <w:noProof w:val="0"/>
        </w:rPr>
        <w:fldChar w:fldCharType="separate"/>
      </w:r>
      <w:ins w:id="1" w:author="Rodrigo LeaL" w:date="2020-05-01T12:13:00Z">
        <w:r w:rsidR="00E24372" w:rsidRPr="00710160">
          <w:rPr>
            <w:rStyle w:val="Hyperlink"/>
          </w:rPr>
          <w:fldChar w:fldCharType="begin"/>
        </w:r>
        <w:r w:rsidR="00E24372" w:rsidRPr="00710160">
          <w:rPr>
            <w:rStyle w:val="Hyperlink"/>
          </w:rPr>
          <w:instrText xml:space="preserve"> </w:instrText>
        </w:r>
        <w:r w:rsidR="00E24372">
          <w:instrText>HYPERLINK \l "_Toc39227602"</w:instrText>
        </w:r>
        <w:r w:rsidR="00E24372" w:rsidRPr="00710160">
          <w:rPr>
            <w:rStyle w:val="Hyperlink"/>
          </w:rPr>
          <w:instrText xml:space="preserve"> </w:instrText>
        </w:r>
        <w:r w:rsidR="00E24372" w:rsidRPr="00710160">
          <w:rPr>
            <w:rStyle w:val="Hyperlink"/>
          </w:rPr>
        </w:r>
        <w:r w:rsidR="00E24372" w:rsidRPr="00710160">
          <w:rPr>
            <w:rStyle w:val="Hyperlink"/>
          </w:rPr>
          <w:fldChar w:fldCharType="separate"/>
        </w:r>
        <w:r w:rsidR="00E24372" w:rsidRPr="00710160">
          <w:rPr>
            <w:rStyle w:val="Hyperlink"/>
          </w:rPr>
          <w:t>1.</w:t>
        </w:r>
        <w:r w:rsidR="00E24372">
          <w:rPr>
            <w:sz w:val="22"/>
            <w:szCs w:val="22"/>
            <w:lang w:eastAsia="pt-PT"/>
          </w:rPr>
          <w:tab/>
        </w:r>
        <w:r w:rsidR="00E24372" w:rsidRPr="00710160">
          <w:rPr>
            <w:rStyle w:val="Hyperlink"/>
          </w:rPr>
          <w:t>Introduction</w:t>
        </w:r>
        <w:r w:rsidR="00E24372">
          <w:rPr>
            <w:webHidden/>
          </w:rPr>
          <w:tab/>
        </w:r>
        <w:r w:rsidR="00E24372">
          <w:rPr>
            <w:webHidden/>
          </w:rPr>
          <w:fldChar w:fldCharType="begin"/>
        </w:r>
        <w:r w:rsidR="00E24372">
          <w:rPr>
            <w:webHidden/>
          </w:rPr>
          <w:instrText xml:space="preserve"> PAGEREF _Toc39227602 \h </w:instrText>
        </w:r>
        <w:r w:rsidR="00E24372">
          <w:rPr>
            <w:webHidden/>
          </w:rPr>
        </w:r>
      </w:ins>
      <w:r w:rsidR="00E24372">
        <w:rPr>
          <w:webHidden/>
        </w:rPr>
        <w:fldChar w:fldCharType="separate"/>
      </w:r>
      <w:ins w:id="2" w:author="Rodrigo LeaL" w:date="2020-05-01T12:13:00Z">
        <w:r w:rsidR="00E24372">
          <w:rPr>
            <w:webHidden/>
          </w:rPr>
          <w:t>8</w:t>
        </w:r>
        <w:r w:rsidR="00E24372">
          <w:rPr>
            <w:webHidden/>
          </w:rPr>
          <w:fldChar w:fldCharType="end"/>
        </w:r>
        <w:r w:rsidR="00E24372" w:rsidRPr="00710160">
          <w:rPr>
            <w:rStyle w:val="Hyperlink"/>
          </w:rPr>
          <w:fldChar w:fldCharType="end"/>
        </w:r>
      </w:ins>
    </w:p>
    <w:p w14:paraId="5F3E7864" w14:textId="125A82CB" w:rsidR="00E24372" w:rsidRDefault="00E24372">
      <w:pPr>
        <w:pStyle w:val="TOC2"/>
        <w:tabs>
          <w:tab w:val="right" w:leader="dot" w:pos="8494"/>
        </w:tabs>
        <w:rPr>
          <w:ins w:id="3" w:author="Rodrigo LeaL" w:date="2020-05-01T12:13:00Z"/>
          <w:sz w:val="22"/>
          <w:szCs w:val="22"/>
          <w:lang w:eastAsia="pt-PT"/>
        </w:rPr>
      </w:pPr>
      <w:ins w:id="4" w:author="Rodrigo LeaL" w:date="2020-05-01T12:13:00Z">
        <w:r w:rsidRPr="00710160">
          <w:rPr>
            <w:rStyle w:val="Hyperlink"/>
          </w:rPr>
          <w:fldChar w:fldCharType="begin"/>
        </w:r>
        <w:r w:rsidRPr="00710160">
          <w:rPr>
            <w:rStyle w:val="Hyperlink"/>
          </w:rPr>
          <w:instrText xml:space="preserve"> </w:instrText>
        </w:r>
        <w:r>
          <w:instrText>HYPERLINK \l "_Toc39227603"</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US"/>
          </w:rPr>
          <w:t>1.1. Outline</w:t>
        </w:r>
        <w:r>
          <w:rPr>
            <w:webHidden/>
          </w:rPr>
          <w:tab/>
        </w:r>
        <w:r>
          <w:rPr>
            <w:webHidden/>
          </w:rPr>
          <w:fldChar w:fldCharType="begin"/>
        </w:r>
        <w:r>
          <w:rPr>
            <w:webHidden/>
          </w:rPr>
          <w:instrText xml:space="preserve"> PAGEREF _Toc39227603 \h </w:instrText>
        </w:r>
        <w:r>
          <w:rPr>
            <w:webHidden/>
          </w:rPr>
        </w:r>
      </w:ins>
      <w:r>
        <w:rPr>
          <w:webHidden/>
        </w:rPr>
        <w:fldChar w:fldCharType="separate"/>
      </w:r>
      <w:ins w:id="5" w:author="Rodrigo LeaL" w:date="2020-05-01T12:13:00Z">
        <w:r>
          <w:rPr>
            <w:webHidden/>
          </w:rPr>
          <w:t>9</w:t>
        </w:r>
        <w:r>
          <w:rPr>
            <w:webHidden/>
          </w:rPr>
          <w:fldChar w:fldCharType="end"/>
        </w:r>
        <w:r w:rsidRPr="00710160">
          <w:rPr>
            <w:rStyle w:val="Hyperlink"/>
          </w:rPr>
          <w:fldChar w:fldCharType="end"/>
        </w:r>
      </w:ins>
    </w:p>
    <w:p w14:paraId="7A9D7D00" w14:textId="4DE97276" w:rsidR="00E24372" w:rsidRDefault="00E24372">
      <w:pPr>
        <w:pStyle w:val="TOC1"/>
        <w:tabs>
          <w:tab w:val="left" w:pos="480"/>
          <w:tab w:val="right" w:leader="dot" w:pos="8494"/>
        </w:tabs>
        <w:rPr>
          <w:ins w:id="6" w:author="Rodrigo LeaL" w:date="2020-05-01T12:13:00Z"/>
          <w:sz w:val="22"/>
          <w:szCs w:val="22"/>
          <w:lang w:eastAsia="pt-PT"/>
        </w:rPr>
      </w:pPr>
      <w:ins w:id="7" w:author="Rodrigo LeaL" w:date="2020-05-01T12:13:00Z">
        <w:r w:rsidRPr="00710160">
          <w:rPr>
            <w:rStyle w:val="Hyperlink"/>
          </w:rPr>
          <w:fldChar w:fldCharType="begin"/>
        </w:r>
        <w:r w:rsidRPr="00710160">
          <w:rPr>
            <w:rStyle w:val="Hyperlink"/>
          </w:rPr>
          <w:instrText xml:space="preserve"> </w:instrText>
        </w:r>
        <w:r>
          <w:instrText>HYPERLINK \l "_Toc39227604"</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rPr>
          <w:t>2.</w:t>
        </w:r>
        <w:r>
          <w:rPr>
            <w:sz w:val="22"/>
            <w:szCs w:val="22"/>
            <w:lang w:eastAsia="pt-PT"/>
          </w:rPr>
          <w:tab/>
        </w:r>
        <w:r w:rsidRPr="00710160">
          <w:rPr>
            <w:rStyle w:val="Hyperlink"/>
          </w:rPr>
          <w:t>Requirements</w:t>
        </w:r>
        <w:r>
          <w:rPr>
            <w:webHidden/>
          </w:rPr>
          <w:tab/>
        </w:r>
        <w:r>
          <w:rPr>
            <w:webHidden/>
          </w:rPr>
          <w:fldChar w:fldCharType="begin"/>
        </w:r>
        <w:r>
          <w:rPr>
            <w:webHidden/>
          </w:rPr>
          <w:instrText xml:space="preserve"> PAGEREF _Toc39227604 \h </w:instrText>
        </w:r>
        <w:r>
          <w:rPr>
            <w:webHidden/>
          </w:rPr>
        </w:r>
      </w:ins>
      <w:r>
        <w:rPr>
          <w:webHidden/>
        </w:rPr>
        <w:fldChar w:fldCharType="separate"/>
      </w:r>
      <w:ins w:id="8" w:author="Rodrigo LeaL" w:date="2020-05-01T12:13:00Z">
        <w:r>
          <w:rPr>
            <w:webHidden/>
          </w:rPr>
          <w:t>12</w:t>
        </w:r>
        <w:r>
          <w:rPr>
            <w:webHidden/>
          </w:rPr>
          <w:fldChar w:fldCharType="end"/>
        </w:r>
        <w:r w:rsidRPr="00710160">
          <w:rPr>
            <w:rStyle w:val="Hyperlink"/>
          </w:rPr>
          <w:fldChar w:fldCharType="end"/>
        </w:r>
      </w:ins>
    </w:p>
    <w:p w14:paraId="06D15FB1" w14:textId="5CC69D75" w:rsidR="00E24372" w:rsidRDefault="00E24372">
      <w:pPr>
        <w:pStyle w:val="TOC2"/>
        <w:tabs>
          <w:tab w:val="right" w:leader="dot" w:pos="8494"/>
        </w:tabs>
        <w:rPr>
          <w:ins w:id="9" w:author="Rodrigo LeaL" w:date="2020-05-01T12:13:00Z"/>
          <w:sz w:val="22"/>
          <w:szCs w:val="22"/>
          <w:lang w:eastAsia="pt-PT"/>
        </w:rPr>
      </w:pPr>
      <w:ins w:id="10" w:author="Rodrigo LeaL" w:date="2020-05-01T12:13:00Z">
        <w:r w:rsidRPr="00710160">
          <w:rPr>
            <w:rStyle w:val="Hyperlink"/>
          </w:rPr>
          <w:fldChar w:fldCharType="begin"/>
        </w:r>
        <w:r w:rsidRPr="00710160">
          <w:rPr>
            <w:rStyle w:val="Hyperlink"/>
          </w:rPr>
          <w:instrText xml:space="preserve"> </w:instrText>
        </w:r>
        <w:r>
          <w:instrText>HYPERLINK \l "_Toc39227605"</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rFonts w:asciiTheme="majorHAnsi" w:eastAsiaTheme="majorEastAsia" w:hAnsiTheme="majorHAnsi" w:cstheme="majorBidi"/>
            <w:lang w:val="en-US"/>
          </w:rPr>
          <w:t>2.1. Functional Requirements</w:t>
        </w:r>
        <w:r>
          <w:rPr>
            <w:webHidden/>
          </w:rPr>
          <w:tab/>
        </w:r>
        <w:r>
          <w:rPr>
            <w:webHidden/>
          </w:rPr>
          <w:fldChar w:fldCharType="begin"/>
        </w:r>
        <w:r>
          <w:rPr>
            <w:webHidden/>
          </w:rPr>
          <w:instrText xml:space="preserve"> PAGEREF _Toc39227605 \h </w:instrText>
        </w:r>
        <w:r>
          <w:rPr>
            <w:webHidden/>
          </w:rPr>
        </w:r>
      </w:ins>
      <w:r>
        <w:rPr>
          <w:webHidden/>
        </w:rPr>
        <w:fldChar w:fldCharType="separate"/>
      </w:r>
      <w:ins w:id="11" w:author="Rodrigo LeaL" w:date="2020-05-01T12:13:00Z">
        <w:r>
          <w:rPr>
            <w:webHidden/>
          </w:rPr>
          <w:t>12</w:t>
        </w:r>
        <w:r>
          <w:rPr>
            <w:webHidden/>
          </w:rPr>
          <w:fldChar w:fldCharType="end"/>
        </w:r>
        <w:r w:rsidRPr="00710160">
          <w:rPr>
            <w:rStyle w:val="Hyperlink"/>
          </w:rPr>
          <w:fldChar w:fldCharType="end"/>
        </w:r>
      </w:ins>
    </w:p>
    <w:p w14:paraId="2950B1FD" w14:textId="05ED7EED" w:rsidR="00E24372" w:rsidRDefault="00E24372">
      <w:pPr>
        <w:pStyle w:val="TOC2"/>
        <w:tabs>
          <w:tab w:val="right" w:leader="dot" w:pos="8494"/>
        </w:tabs>
        <w:rPr>
          <w:ins w:id="12" w:author="Rodrigo LeaL" w:date="2020-05-01T12:13:00Z"/>
          <w:sz w:val="22"/>
          <w:szCs w:val="22"/>
          <w:lang w:eastAsia="pt-PT"/>
        </w:rPr>
      </w:pPr>
      <w:ins w:id="13" w:author="Rodrigo LeaL" w:date="2020-05-01T12:13:00Z">
        <w:r w:rsidRPr="00710160">
          <w:rPr>
            <w:rStyle w:val="Hyperlink"/>
          </w:rPr>
          <w:fldChar w:fldCharType="begin"/>
        </w:r>
        <w:r w:rsidRPr="00710160">
          <w:rPr>
            <w:rStyle w:val="Hyperlink"/>
          </w:rPr>
          <w:instrText xml:space="preserve"> </w:instrText>
        </w:r>
        <w:r>
          <w:instrText>HYPERLINK \l "_Toc39227606"</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rFonts w:asciiTheme="majorHAnsi" w:eastAsiaTheme="majorEastAsia" w:hAnsiTheme="majorHAnsi" w:cstheme="majorBidi"/>
            <w:lang w:val="en-US"/>
          </w:rPr>
          <w:t>2.3. User Journeys</w:t>
        </w:r>
        <w:r>
          <w:rPr>
            <w:webHidden/>
          </w:rPr>
          <w:tab/>
        </w:r>
        <w:r>
          <w:rPr>
            <w:webHidden/>
          </w:rPr>
          <w:fldChar w:fldCharType="begin"/>
        </w:r>
        <w:r>
          <w:rPr>
            <w:webHidden/>
          </w:rPr>
          <w:instrText xml:space="preserve"> PAGEREF _Toc39227606 \h </w:instrText>
        </w:r>
        <w:r>
          <w:rPr>
            <w:webHidden/>
          </w:rPr>
        </w:r>
      </w:ins>
      <w:r>
        <w:rPr>
          <w:webHidden/>
        </w:rPr>
        <w:fldChar w:fldCharType="separate"/>
      </w:r>
      <w:ins w:id="14" w:author="Rodrigo LeaL" w:date="2020-05-01T12:13:00Z">
        <w:r>
          <w:rPr>
            <w:webHidden/>
          </w:rPr>
          <w:t>13</w:t>
        </w:r>
        <w:r>
          <w:rPr>
            <w:webHidden/>
          </w:rPr>
          <w:fldChar w:fldCharType="end"/>
        </w:r>
        <w:r w:rsidRPr="00710160">
          <w:rPr>
            <w:rStyle w:val="Hyperlink"/>
          </w:rPr>
          <w:fldChar w:fldCharType="end"/>
        </w:r>
      </w:ins>
    </w:p>
    <w:p w14:paraId="17C90297" w14:textId="58CACD6D" w:rsidR="00E24372" w:rsidRDefault="00E24372">
      <w:pPr>
        <w:pStyle w:val="TOC3"/>
        <w:tabs>
          <w:tab w:val="right" w:leader="dot" w:pos="8494"/>
        </w:tabs>
        <w:rPr>
          <w:ins w:id="15" w:author="Rodrigo LeaL" w:date="2020-05-01T12:13:00Z"/>
          <w:sz w:val="22"/>
          <w:szCs w:val="22"/>
          <w:lang w:eastAsia="pt-PT"/>
        </w:rPr>
      </w:pPr>
      <w:ins w:id="16" w:author="Rodrigo LeaL" w:date="2020-05-01T12:13:00Z">
        <w:r w:rsidRPr="00710160">
          <w:rPr>
            <w:rStyle w:val="Hyperlink"/>
          </w:rPr>
          <w:fldChar w:fldCharType="begin"/>
        </w:r>
        <w:r w:rsidRPr="00710160">
          <w:rPr>
            <w:rStyle w:val="Hyperlink"/>
          </w:rPr>
          <w:instrText xml:space="preserve"> </w:instrText>
        </w:r>
        <w:r>
          <w:instrText>HYPERLINK \l "_Toc39227607"</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GB"/>
          </w:rPr>
          <w:t>2.3.1. Registration</w:t>
        </w:r>
        <w:r>
          <w:rPr>
            <w:webHidden/>
          </w:rPr>
          <w:tab/>
        </w:r>
        <w:r>
          <w:rPr>
            <w:webHidden/>
          </w:rPr>
          <w:fldChar w:fldCharType="begin"/>
        </w:r>
        <w:r>
          <w:rPr>
            <w:webHidden/>
          </w:rPr>
          <w:instrText xml:space="preserve"> PAGEREF _Toc39227607 \h </w:instrText>
        </w:r>
        <w:r>
          <w:rPr>
            <w:webHidden/>
          </w:rPr>
        </w:r>
      </w:ins>
      <w:r>
        <w:rPr>
          <w:webHidden/>
        </w:rPr>
        <w:fldChar w:fldCharType="separate"/>
      </w:r>
      <w:ins w:id="17" w:author="Rodrigo LeaL" w:date="2020-05-01T12:13:00Z">
        <w:r>
          <w:rPr>
            <w:webHidden/>
          </w:rPr>
          <w:t>14</w:t>
        </w:r>
        <w:r>
          <w:rPr>
            <w:webHidden/>
          </w:rPr>
          <w:fldChar w:fldCharType="end"/>
        </w:r>
        <w:r w:rsidRPr="00710160">
          <w:rPr>
            <w:rStyle w:val="Hyperlink"/>
          </w:rPr>
          <w:fldChar w:fldCharType="end"/>
        </w:r>
      </w:ins>
    </w:p>
    <w:p w14:paraId="15751FDE" w14:textId="26B470EB" w:rsidR="00E24372" w:rsidRDefault="00E24372">
      <w:pPr>
        <w:pStyle w:val="TOC3"/>
        <w:tabs>
          <w:tab w:val="right" w:leader="dot" w:pos="8494"/>
        </w:tabs>
        <w:rPr>
          <w:ins w:id="18" w:author="Rodrigo LeaL" w:date="2020-05-01T12:13:00Z"/>
          <w:sz w:val="22"/>
          <w:szCs w:val="22"/>
          <w:lang w:eastAsia="pt-PT"/>
        </w:rPr>
      </w:pPr>
      <w:ins w:id="19" w:author="Rodrigo LeaL" w:date="2020-05-01T12:13:00Z">
        <w:r w:rsidRPr="00710160">
          <w:rPr>
            <w:rStyle w:val="Hyperlink"/>
          </w:rPr>
          <w:fldChar w:fldCharType="begin"/>
        </w:r>
        <w:r w:rsidRPr="00710160">
          <w:rPr>
            <w:rStyle w:val="Hyperlink"/>
          </w:rPr>
          <w:instrText xml:space="preserve"> </w:instrText>
        </w:r>
        <w:r>
          <w:instrText>HYPERLINK \l "_Toc39227608"</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GB"/>
          </w:rPr>
          <w:t>2.3.2. Solving a Challenge</w:t>
        </w:r>
        <w:r>
          <w:rPr>
            <w:webHidden/>
          </w:rPr>
          <w:tab/>
        </w:r>
        <w:r>
          <w:rPr>
            <w:webHidden/>
          </w:rPr>
          <w:fldChar w:fldCharType="begin"/>
        </w:r>
        <w:r>
          <w:rPr>
            <w:webHidden/>
          </w:rPr>
          <w:instrText xml:space="preserve"> PAGEREF _Toc39227608 \h </w:instrText>
        </w:r>
        <w:r>
          <w:rPr>
            <w:webHidden/>
          </w:rPr>
        </w:r>
      </w:ins>
      <w:r>
        <w:rPr>
          <w:webHidden/>
        </w:rPr>
        <w:fldChar w:fldCharType="separate"/>
      </w:r>
      <w:ins w:id="20" w:author="Rodrigo LeaL" w:date="2020-05-01T12:13:00Z">
        <w:r>
          <w:rPr>
            <w:webHidden/>
          </w:rPr>
          <w:t>15</w:t>
        </w:r>
        <w:r>
          <w:rPr>
            <w:webHidden/>
          </w:rPr>
          <w:fldChar w:fldCharType="end"/>
        </w:r>
        <w:r w:rsidRPr="00710160">
          <w:rPr>
            <w:rStyle w:val="Hyperlink"/>
          </w:rPr>
          <w:fldChar w:fldCharType="end"/>
        </w:r>
      </w:ins>
    </w:p>
    <w:p w14:paraId="4954464A" w14:textId="02FFDCD7" w:rsidR="00E24372" w:rsidRDefault="00E24372">
      <w:pPr>
        <w:pStyle w:val="TOC3"/>
        <w:tabs>
          <w:tab w:val="right" w:leader="dot" w:pos="8494"/>
        </w:tabs>
        <w:rPr>
          <w:ins w:id="21" w:author="Rodrigo LeaL" w:date="2020-05-01T12:13:00Z"/>
          <w:sz w:val="22"/>
          <w:szCs w:val="22"/>
          <w:lang w:eastAsia="pt-PT"/>
        </w:rPr>
      </w:pPr>
      <w:ins w:id="22" w:author="Rodrigo LeaL" w:date="2020-05-01T12:13:00Z">
        <w:r w:rsidRPr="00710160">
          <w:rPr>
            <w:rStyle w:val="Hyperlink"/>
          </w:rPr>
          <w:fldChar w:fldCharType="begin"/>
        </w:r>
        <w:r w:rsidRPr="00710160">
          <w:rPr>
            <w:rStyle w:val="Hyperlink"/>
          </w:rPr>
          <w:instrText xml:space="preserve"> </w:instrText>
        </w:r>
        <w:r>
          <w:instrText>HYPERLINK \l "_Toc39227609"</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GB"/>
          </w:rPr>
          <w:t>2.3.3. Create a Challenge</w:t>
        </w:r>
        <w:r>
          <w:rPr>
            <w:webHidden/>
          </w:rPr>
          <w:tab/>
        </w:r>
        <w:r>
          <w:rPr>
            <w:webHidden/>
          </w:rPr>
          <w:fldChar w:fldCharType="begin"/>
        </w:r>
        <w:r>
          <w:rPr>
            <w:webHidden/>
          </w:rPr>
          <w:instrText xml:space="preserve"> PAGEREF _Toc39227609 \h </w:instrText>
        </w:r>
        <w:r>
          <w:rPr>
            <w:webHidden/>
          </w:rPr>
        </w:r>
      </w:ins>
      <w:r>
        <w:rPr>
          <w:webHidden/>
        </w:rPr>
        <w:fldChar w:fldCharType="separate"/>
      </w:r>
      <w:ins w:id="23" w:author="Rodrigo LeaL" w:date="2020-05-01T12:13:00Z">
        <w:r>
          <w:rPr>
            <w:webHidden/>
          </w:rPr>
          <w:t>16</w:t>
        </w:r>
        <w:r>
          <w:rPr>
            <w:webHidden/>
          </w:rPr>
          <w:fldChar w:fldCharType="end"/>
        </w:r>
        <w:r w:rsidRPr="00710160">
          <w:rPr>
            <w:rStyle w:val="Hyperlink"/>
          </w:rPr>
          <w:fldChar w:fldCharType="end"/>
        </w:r>
      </w:ins>
    </w:p>
    <w:p w14:paraId="41195907" w14:textId="6D544681" w:rsidR="00E24372" w:rsidRDefault="00E24372">
      <w:pPr>
        <w:pStyle w:val="TOC3"/>
        <w:tabs>
          <w:tab w:val="right" w:leader="dot" w:pos="8494"/>
        </w:tabs>
        <w:rPr>
          <w:ins w:id="24" w:author="Rodrigo LeaL" w:date="2020-05-01T12:13:00Z"/>
          <w:sz w:val="22"/>
          <w:szCs w:val="22"/>
          <w:lang w:eastAsia="pt-PT"/>
        </w:rPr>
      </w:pPr>
      <w:ins w:id="25" w:author="Rodrigo LeaL" w:date="2020-05-01T12:13:00Z">
        <w:r w:rsidRPr="00710160">
          <w:rPr>
            <w:rStyle w:val="Hyperlink"/>
          </w:rPr>
          <w:fldChar w:fldCharType="begin"/>
        </w:r>
        <w:r w:rsidRPr="00710160">
          <w:rPr>
            <w:rStyle w:val="Hyperlink"/>
          </w:rPr>
          <w:instrText xml:space="preserve"> </w:instrText>
        </w:r>
        <w:r>
          <w:instrText>HYPERLINK \l "_Toc39227610"</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GB"/>
          </w:rPr>
          <w:t>2.3.4. Create a Questionnaire</w:t>
        </w:r>
        <w:r>
          <w:rPr>
            <w:webHidden/>
          </w:rPr>
          <w:tab/>
        </w:r>
        <w:r>
          <w:rPr>
            <w:webHidden/>
          </w:rPr>
          <w:fldChar w:fldCharType="begin"/>
        </w:r>
        <w:r>
          <w:rPr>
            <w:webHidden/>
          </w:rPr>
          <w:instrText xml:space="preserve"> PAGEREF _Toc39227610 \h </w:instrText>
        </w:r>
        <w:r>
          <w:rPr>
            <w:webHidden/>
          </w:rPr>
        </w:r>
      </w:ins>
      <w:r>
        <w:rPr>
          <w:webHidden/>
        </w:rPr>
        <w:fldChar w:fldCharType="separate"/>
      </w:r>
      <w:ins w:id="26" w:author="Rodrigo LeaL" w:date="2020-05-01T12:13:00Z">
        <w:r>
          <w:rPr>
            <w:webHidden/>
          </w:rPr>
          <w:t>17</w:t>
        </w:r>
        <w:r>
          <w:rPr>
            <w:webHidden/>
          </w:rPr>
          <w:fldChar w:fldCharType="end"/>
        </w:r>
        <w:r w:rsidRPr="00710160">
          <w:rPr>
            <w:rStyle w:val="Hyperlink"/>
          </w:rPr>
          <w:fldChar w:fldCharType="end"/>
        </w:r>
      </w:ins>
    </w:p>
    <w:p w14:paraId="04793AB6" w14:textId="31EEC3CF" w:rsidR="00E24372" w:rsidRDefault="00E24372">
      <w:pPr>
        <w:pStyle w:val="TOC3"/>
        <w:tabs>
          <w:tab w:val="right" w:leader="dot" w:pos="8494"/>
        </w:tabs>
        <w:rPr>
          <w:ins w:id="27" w:author="Rodrigo LeaL" w:date="2020-05-01T12:13:00Z"/>
          <w:sz w:val="22"/>
          <w:szCs w:val="22"/>
          <w:lang w:eastAsia="pt-PT"/>
        </w:rPr>
      </w:pPr>
      <w:ins w:id="28" w:author="Rodrigo LeaL" w:date="2020-05-01T12:13:00Z">
        <w:r w:rsidRPr="00710160">
          <w:rPr>
            <w:rStyle w:val="Hyperlink"/>
          </w:rPr>
          <w:fldChar w:fldCharType="begin"/>
        </w:r>
        <w:r w:rsidRPr="00710160">
          <w:rPr>
            <w:rStyle w:val="Hyperlink"/>
          </w:rPr>
          <w:instrText xml:space="preserve"> </w:instrText>
        </w:r>
        <w:r>
          <w:instrText>HYPERLINK \l "_Toc39227611"</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GB"/>
          </w:rPr>
          <w:t>2.3.5. Run code</w:t>
        </w:r>
        <w:r>
          <w:rPr>
            <w:webHidden/>
          </w:rPr>
          <w:tab/>
        </w:r>
        <w:r>
          <w:rPr>
            <w:webHidden/>
          </w:rPr>
          <w:fldChar w:fldCharType="begin"/>
        </w:r>
        <w:r>
          <w:rPr>
            <w:webHidden/>
          </w:rPr>
          <w:instrText xml:space="preserve"> PAGEREF _Toc39227611 \h </w:instrText>
        </w:r>
        <w:r>
          <w:rPr>
            <w:webHidden/>
          </w:rPr>
        </w:r>
      </w:ins>
      <w:r>
        <w:rPr>
          <w:webHidden/>
        </w:rPr>
        <w:fldChar w:fldCharType="separate"/>
      </w:r>
      <w:ins w:id="29" w:author="Rodrigo LeaL" w:date="2020-05-01T12:13:00Z">
        <w:r>
          <w:rPr>
            <w:webHidden/>
          </w:rPr>
          <w:t>18</w:t>
        </w:r>
        <w:r>
          <w:rPr>
            <w:webHidden/>
          </w:rPr>
          <w:fldChar w:fldCharType="end"/>
        </w:r>
        <w:r w:rsidRPr="00710160">
          <w:rPr>
            <w:rStyle w:val="Hyperlink"/>
          </w:rPr>
          <w:fldChar w:fldCharType="end"/>
        </w:r>
      </w:ins>
    </w:p>
    <w:p w14:paraId="39CE1170" w14:textId="7F426BCB" w:rsidR="00E24372" w:rsidRDefault="00E24372">
      <w:pPr>
        <w:pStyle w:val="TOC3"/>
        <w:tabs>
          <w:tab w:val="right" w:leader="dot" w:pos="8494"/>
        </w:tabs>
        <w:rPr>
          <w:ins w:id="30" w:author="Rodrigo LeaL" w:date="2020-05-01T12:13:00Z"/>
          <w:sz w:val="22"/>
          <w:szCs w:val="22"/>
          <w:lang w:eastAsia="pt-PT"/>
        </w:rPr>
      </w:pPr>
      <w:ins w:id="31" w:author="Rodrigo LeaL" w:date="2020-05-01T12:13:00Z">
        <w:r w:rsidRPr="00710160">
          <w:rPr>
            <w:rStyle w:val="Hyperlink"/>
          </w:rPr>
          <w:fldChar w:fldCharType="begin"/>
        </w:r>
        <w:r w:rsidRPr="00710160">
          <w:rPr>
            <w:rStyle w:val="Hyperlink"/>
          </w:rPr>
          <w:instrText xml:space="preserve"> </w:instrText>
        </w:r>
        <w:r>
          <w:instrText>HYPERLINK \l "_Toc39227612"</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GB"/>
          </w:rPr>
          <w:t>2.3.6. Answer a Questionnaire</w:t>
        </w:r>
        <w:r>
          <w:rPr>
            <w:webHidden/>
          </w:rPr>
          <w:tab/>
        </w:r>
        <w:r>
          <w:rPr>
            <w:webHidden/>
          </w:rPr>
          <w:fldChar w:fldCharType="begin"/>
        </w:r>
        <w:r>
          <w:rPr>
            <w:webHidden/>
          </w:rPr>
          <w:instrText xml:space="preserve"> PAGEREF _Toc39227612 \h </w:instrText>
        </w:r>
        <w:r>
          <w:rPr>
            <w:webHidden/>
          </w:rPr>
        </w:r>
      </w:ins>
      <w:r>
        <w:rPr>
          <w:webHidden/>
        </w:rPr>
        <w:fldChar w:fldCharType="separate"/>
      </w:r>
      <w:ins w:id="32" w:author="Rodrigo LeaL" w:date="2020-05-01T12:13:00Z">
        <w:r>
          <w:rPr>
            <w:webHidden/>
          </w:rPr>
          <w:t>19</w:t>
        </w:r>
        <w:r>
          <w:rPr>
            <w:webHidden/>
          </w:rPr>
          <w:fldChar w:fldCharType="end"/>
        </w:r>
        <w:r w:rsidRPr="00710160">
          <w:rPr>
            <w:rStyle w:val="Hyperlink"/>
          </w:rPr>
          <w:fldChar w:fldCharType="end"/>
        </w:r>
      </w:ins>
    </w:p>
    <w:p w14:paraId="317FCDCE" w14:textId="4AF37460" w:rsidR="00E24372" w:rsidRDefault="00E24372">
      <w:pPr>
        <w:pStyle w:val="TOC1"/>
        <w:tabs>
          <w:tab w:val="left" w:pos="480"/>
          <w:tab w:val="right" w:leader="dot" w:pos="8494"/>
        </w:tabs>
        <w:rPr>
          <w:ins w:id="33" w:author="Rodrigo LeaL" w:date="2020-05-01T12:13:00Z"/>
          <w:sz w:val="22"/>
          <w:szCs w:val="22"/>
          <w:lang w:eastAsia="pt-PT"/>
        </w:rPr>
      </w:pPr>
      <w:ins w:id="34" w:author="Rodrigo LeaL" w:date="2020-05-01T12:13:00Z">
        <w:r w:rsidRPr="00710160">
          <w:rPr>
            <w:rStyle w:val="Hyperlink"/>
          </w:rPr>
          <w:fldChar w:fldCharType="begin"/>
        </w:r>
        <w:r w:rsidRPr="00710160">
          <w:rPr>
            <w:rStyle w:val="Hyperlink"/>
          </w:rPr>
          <w:instrText xml:space="preserve"> </w:instrText>
        </w:r>
        <w:r>
          <w:instrText>HYPERLINK \l "_Toc39227613"</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rPr>
          <w:t>3.</w:t>
        </w:r>
        <w:r>
          <w:rPr>
            <w:sz w:val="22"/>
            <w:szCs w:val="22"/>
            <w:lang w:eastAsia="pt-PT"/>
          </w:rPr>
          <w:tab/>
        </w:r>
        <w:r w:rsidRPr="00710160">
          <w:rPr>
            <w:rStyle w:val="Hyperlink"/>
          </w:rPr>
          <w:t>Related work</w:t>
        </w:r>
        <w:r>
          <w:rPr>
            <w:webHidden/>
          </w:rPr>
          <w:tab/>
        </w:r>
        <w:r>
          <w:rPr>
            <w:webHidden/>
          </w:rPr>
          <w:fldChar w:fldCharType="begin"/>
        </w:r>
        <w:r>
          <w:rPr>
            <w:webHidden/>
          </w:rPr>
          <w:instrText xml:space="preserve"> PAGEREF _Toc39227613 \h </w:instrText>
        </w:r>
        <w:r>
          <w:rPr>
            <w:webHidden/>
          </w:rPr>
        </w:r>
      </w:ins>
      <w:r>
        <w:rPr>
          <w:webHidden/>
        </w:rPr>
        <w:fldChar w:fldCharType="separate"/>
      </w:r>
      <w:ins w:id="35" w:author="Rodrigo LeaL" w:date="2020-05-01T12:13:00Z">
        <w:r>
          <w:rPr>
            <w:webHidden/>
          </w:rPr>
          <w:t>20</w:t>
        </w:r>
        <w:r>
          <w:rPr>
            <w:webHidden/>
          </w:rPr>
          <w:fldChar w:fldCharType="end"/>
        </w:r>
        <w:r w:rsidRPr="00710160">
          <w:rPr>
            <w:rStyle w:val="Hyperlink"/>
          </w:rPr>
          <w:fldChar w:fldCharType="end"/>
        </w:r>
      </w:ins>
    </w:p>
    <w:p w14:paraId="0F0722B1" w14:textId="7455572B" w:rsidR="00E24372" w:rsidRDefault="00E24372">
      <w:pPr>
        <w:pStyle w:val="TOC2"/>
        <w:tabs>
          <w:tab w:val="left" w:pos="880"/>
          <w:tab w:val="right" w:leader="dot" w:pos="8494"/>
        </w:tabs>
        <w:rPr>
          <w:ins w:id="36" w:author="Rodrigo LeaL" w:date="2020-05-01T12:13:00Z"/>
          <w:sz w:val="22"/>
          <w:szCs w:val="22"/>
          <w:lang w:eastAsia="pt-PT"/>
        </w:rPr>
      </w:pPr>
      <w:ins w:id="37" w:author="Rodrigo LeaL" w:date="2020-05-01T12:13:00Z">
        <w:r w:rsidRPr="00710160">
          <w:rPr>
            <w:rStyle w:val="Hyperlink"/>
          </w:rPr>
          <w:fldChar w:fldCharType="begin"/>
        </w:r>
        <w:r w:rsidRPr="00710160">
          <w:rPr>
            <w:rStyle w:val="Hyperlink"/>
          </w:rPr>
          <w:instrText xml:space="preserve"> </w:instrText>
        </w:r>
        <w:r>
          <w:instrText>HYPERLINK \l "_Toc39227614"</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US"/>
          </w:rPr>
          <w:t>3.1.</w:t>
        </w:r>
        <w:r>
          <w:rPr>
            <w:sz w:val="22"/>
            <w:szCs w:val="22"/>
            <w:lang w:eastAsia="pt-PT"/>
          </w:rPr>
          <w:tab/>
        </w:r>
        <w:r w:rsidRPr="00710160">
          <w:rPr>
            <w:rStyle w:val="Hyperlink"/>
            <w:lang w:val="en-US"/>
          </w:rPr>
          <w:t>AlgoExpert</w:t>
        </w:r>
        <w:r>
          <w:rPr>
            <w:webHidden/>
          </w:rPr>
          <w:tab/>
        </w:r>
        <w:r>
          <w:rPr>
            <w:webHidden/>
          </w:rPr>
          <w:fldChar w:fldCharType="begin"/>
        </w:r>
        <w:r>
          <w:rPr>
            <w:webHidden/>
          </w:rPr>
          <w:instrText xml:space="preserve"> PAGEREF _Toc39227614 \h </w:instrText>
        </w:r>
        <w:r>
          <w:rPr>
            <w:webHidden/>
          </w:rPr>
        </w:r>
      </w:ins>
      <w:r>
        <w:rPr>
          <w:webHidden/>
        </w:rPr>
        <w:fldChar w:fldCharType="separate"/>
      </w:r>
      <w:ins w:id="38" w:author="Rodrigo LeaL" w:date="2020-05-01T12:13:00Z">
        <w:r>
          <w:rPr>
            <w:webHidden/>
          </w:rPr>
          <w:t>20</w:t>
        </w:r>
        <w:r>
          <w:rPr>
            <w:webHidden/>
          </w:rPr>
          <w:fldChar w:fldCharType="end"/>
        </w:r>
        <w:r w:rsidRPr="00710160">
          <w:rPr>
            <w:rStyle w:val="Hyperlink"/>
          </w:rPr>
          <w:fldChar w:fldCharType="end"/>
        </w:r>
      </w:ins>
    </w:p>
    <w:p w14:paraId="1FCAA563" w14:textId="0C743910" w:rsidR="00E24372" w:rsidRDefault="00E24372">
      <w:pPr>
        <w:pStyle w:val="TOC2"/>
        <w:tabs>
          <w:tab w:val="left" w:pos="880"/>
          <w:tab w:val="right" w:leader="dot" w:pos="8494"/>
        </w:tabs>
        <w:rPr>
          <w:ins w:id="39" w:author="Rodrigo LeaL" w:date="2020-05-01T12:13:00Z"/>
          <w:sz w:val="22"/>
          <w:szCs w:val="22"/>
          <w:lang w:eastAsia="pt-PT"/>
        </w:rPr>
      </w:pPr>
      <w:ins w:id="40" w:author="Rodrigo LeaL" w:date="2020-05-01T12:13:00Z">
        <w:r w:rsidRPr="00710160">
          <w:rPr>
            <w:rStyle w:val="Hyperlink"/>
          </w:rPr>
          <w:fldChar w:fldCharType="begin"/>
        </w:r>
        <w:r w:rsidRPr="00710160">
          <w:rPr>
            <w:rStyle w:val="Hyperlink"/>
          </w:rPr>
          <w:instrText xml:space="preserve"> </w:instrText>
        </w:r>
        <w:r>
          <w:instrText>HYPERLINK \l "_Toc39227615"</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US"/>
          </w:rPr>
          <w:t>3.2.</w:t>
        </w:r>
        <w:r>
          <w:rPr>
            <w:sz w:val="22"/>
            <w:szCs w:val="22"/>
            <w:lang w:eastAsia="pt-PT"/>
          </w:rPr>
          <w:tab/>
        </w:r>
        <w:r w:rsidRPr="00710160">
          <w:rPr>
            <w:rStyle w:val="Hyperlink"/>
            <w:lang w:val="en-US"/>
          </w:rPr>
          <w:t>HackerRank</w:t>
        </w:r>
        <w:r>
          <w:rPr>
            <w:webHidden/>
          </w:rPr>
          <w:tab/>
        </w:r>
        <w:r>
          <w:rPr>
            <w:webHidden/>
          </w:rPr>
          <w:fldChar w:fldCharType="begin"/>
        </w:r>
        <w:r>
          <w:rPr>
            <w:webHidden/>
          </w:rPr>
          <w:instrText xml:space="preserve"> PAGEREF _Toc39227615 \h </w:instrText>
        </w:r>
        <w:r>
          <w:rPr>
            <w:webHidden/>
          </w:rPr>
        </w:r>
      </w:ins>
      <w:r>
        <w:rPr>
          <w:webHidden/>
        </w:rPr>
        <w:fldChar w:fldCharType="separate"/>
      </w:r>
      <w:ins w:id="41" w:author="Rodrigo LeaL" w:date="2020-05-01T12:13:00Z">
        <w:r>
          <w:rPr>
            <w:webHidden/>
          </w:rPr>
          <w:t>20</w:t>
        </w:r>
        <w:r>
          <w:rPr>
            <w:webHidden/>
          </w:rPr>
          <w:fldChar w:fldCharType="end"/>
        </w:r>
        <w:r w:rsidRPr="00710160">
          <w:rPr>
            <w:rStyle w:val="Hyperlink"/>
          </w:rPr>
          <w:fldChar w:fldCharType="end"/>
        </w:r>
      </w:ins>
    </w:p>
    <w:p w14:paraId="3C378C93" w14:textId="5CAEA342" w:rsidR="00E24372" w:rsidRDefault="00E24372">
      <w:pPr>
        <w:pStyle w:val="TOC2"/>
        <w:tabs>
          <w:tab w:val="left" w:pos="880"/>
          <w:tab w:val="right" w:leader="dot" w:pos="8494"/>
        </w:tabs>
        <w:rPr>
          <w:ins w:id="42" w:author="Rodrigo LeaL" w:date="2020-05-01T12:13:00Z"/>
          <w:sz w:val="22"/>
          <w:szCs w:val="22"/>
          <w:lang w:eastAsia="pt-PT"/>
        </w:rPr>
      </w:pPr>
      <w:ins w:id="43" w:author="Rodrigo LeaL" w:date="2020-05-01T12:13:00Z">
        <w:r w:rsidRPr="00710160">
          <w:rPr>
            <w:rStyle w:val="Hyperlink"/>
          </w:rPr>
          <w:fldChar w:fldCharType="begin"/>
        </w:r>
        <w:r w:rsidRPr="00710160">
          <w:rPr>
            <w:rStyle w:val="Hyperlink"/>
          </w:rPr>
          <w:instrText xml:space="preserve"> </w:instrText>
        </w:r>
        <w:r>
          <w:instrText>HYPERLINK \l "_Toc39227616"</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US"/>
          </w:rPr>
          <w:t>3.3.</w:t>
        </w:r>
        <w:r>
          <w:rPr>
            <w:sz w:val="22"/>
            <w:szCs w:val="22"/>
            <w:lang w:eastAsia="pt-PT"/>
          </w:rPr>
          <w:tab/>
        </w:r>
        <w:r w:rsidRPr="00710160">
          <w:rPr>
            <w:rStyle w:val="Hyperlink"/>
            <w:lang w:val="en-US"/>
          </w:rPr>
          <w:t>LeetCode</w:t>
        </w:r>
        <w:r>
          <w:rPr>
            <w:webHidden/>
          </w:rPr>
          <w:tab/>
        </w:r>
        <w:r>
          <w:rPr>
            <w:webHidden/>
          </w:rPr>
          <w:fldChar w:fldCharType="begin"/>
        </w:r>
        <w:r>
          <w:rPr>
            <w:webHidden/>
          </w:rPr>
          <w:instrText xml:space="preserve"> PAGEREF _Toc39227616 \h </w:instrText>
        </w:r>
        <w:r>
          <w:rPr>
            <w:webHidden/>
          </w:rPr>
        </w:r>
      </w:ins>
      <w:r>
        <w:rPr>
          <w:webHidden/>
        </w:rPr>
        <w:fldChar w:fldCharType="separate"/>
      </w:r>
      <w:ins w:id="44" w:author="Rodrigo LeaL" w:date="2020-05-01T12:13:00Z">
        <w:r>
          <w:rPr>
            <w:webHidden/>
          </w:rPr>
          <w:t>21</w:t>
        </w:r>
        <w:r>
          <w:rPr>
            <w:webHidden/>
          </w:rPr>
          <w:fldChar w:fldCharType="end"/>
        </w:r>
        <w:r w:rsidRPr="00710160">
          <w:rPr>
            <w:rStyle w:val="Hyperlink"/>
          </w:rPr>
          <w:fldChar w:fldCharType="end"/>
        </w:r>
      </w:ins>
    </w:p>
    <w:p w14:paraId="3A18B36D" w14:textId="083BBB78" w:rsidR="00E24372" w:rsidRDefault="00E24372">
      <w:pPr>
        <w:pStyle w:val="TOC2"/>
        <w:tabs>
          <w:tab w:val="left" w:pos="880"/>
          <w:tab w:val="right" w:leader="dot" w:pos="8494"/>
        </w:tabs>
        <w:rPr>
          <w:ins w:id="45" w:author="Rodrigo LeaL" w:date="2020-05-01T12:13:00Z"/>
          <w:sz w:val="22"/>
          <w:szCs w:val="22"/>
          <w:lang w:eastAsia="pt-PT"/>
        </w:rPr>
      </w:pPr>
      <w:ins w:id="46" w:author="Rodrigo LeaL" w:date="2020-05-01T12:13:00Z">
        <w:r w:rsidRPr="00710160">
          <w:rPr>
            <w:rStyle w:val="Hyperlink"/>
          </w:rPr>
          <w:fldChar w:fldCharType="begin"/>
        </w:r>
        <w:r w:rsidRPr="00710160">
          <w:rPr>
            <w:rStyle w:val="Hyperlink"/>
          </w:rPr>
          <w:instrText xml:space="preserve"> </w:instrText>
        </w:r>
        <w:r>
          <w:instrText>HYPERLINK \l "_Toc39227617"</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US"/>
          </w:rPr>
          <w:t>3.4.</w:t>
        </w:r>
        <w:r>
          <w:rPr>
            <w:sz w:val="22"/>
            <w:szCs w:val="22"/>
            <w:lang w:eastAsia="pt-PT"/>
          </w:rPr>
          <w:tab/>
        </w:r>
        <w:r w:rsidRPr="00710160">
          <w:rPr>
            <w:rStyle w:val="Hyperlink"/>
            <w:lang w:val="en-US"/>
          </w:rPr>
          <w:t>Codewars</w:t>
        </w:r>
        <w:r>
          <w:rPr>
            <w:webHidden/>
          </w:rPr>
          <w:tab/>
        </w:r>
        <w:r>
          <w:rPr>
            <w:webHidden/>
          </w:rPr>
          <w:fldChar w:fldCharType="begin"/>
        </w:r>
        <w:r>
          <w:rPr>
            <w:webHidden/>
          </w:rPr>
          <w:instrText xml:space="preserve"> PAGEREF _Toc39227617 \h </w:instrText>
        </w:r>
        <w:r>
          <w:rPr>
            <w:webHidden/>
          </w:rPr>
        </w:r>
      </w:ins>
      <w:r>
        <w:rPr>
          <w:webHidden/>
        </w:rPr>
        <w:fldChar w:fldCharType="separate"/>
      </w:r>
      <w:ins w:id="47" w:author="Rodrigo LeaL" w:date="2020-05-01T12:13:00Z">
        <w:r>
          <w:rPr>
            <w:webHidden/>
          </w:rPr>
          <w:t>21</w:t>
        </w:r>
        <w:r>
          <w:rPr>
            <w:webHidden/>
          </w:rPr>
          <w:fldChar w:fldCharType="end"/>
        </w:r>
        <w:r w:rsidRPr="00710160">
          <w:rPr>
            <w:rStyle w:val="Hyperlink"/>
          </w:rPr>
          <w:fldChar w:fldCharType="end"/>
        </w:r>
      </w:ins>
    </w:p>
    <w:p w14:paraId="60A83623" w14:textId="4E01DA9B" w:rsidR="00E24372" w:rsidRDefault="00E24372">
      <w:pPr>
        <w:pStyle w:val="TOC2"/>
        <w:tabs>
          <w:tab w:val="left" w:pos="880"/>
          <w:tab w:val="right" w:leader="dot" w:pos="8494"/>
        </w:tabs>
        <w:rPr>
          <w:ins w:id="48" w:author="Rodrigo LeaL" w:date="2020-05-01T12:13:00Z"/>
          <w:sz w:val="22"/>
          <w:szCs w:val="22"/>
          <w:lang w:eastAsia="pt-PT"/>
        </w:rPr>
      </w:pPr>
      <w:ins w:id="49" w:author="Rodrigo LeaL" w:date="2020-05-01T12:13:00Z">
        <w:r w:rsidRPr="00710160">
          <w:rPr>
            <w:rStyle w:val="Hyperlink"/>
          </w:rPr>
          <w:fldChar w:fldCharType="begin"/>
        </w:r>
        <w:r w:rsidRPr="00710160">
          <w:rPr>
            <w:rStyle w:val="Hyperlink"/>
          </w:rPr>
          <w:instrText xml:space="preserve"> </w:instrText>
        </w:r>
        <w:r>
          <w:instrText>HYPERLINK \l "_Toc39227618"</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US"/>
          </w:rPr>
          <w:t>3.5.</w:t>
        </w:r>
        <w:r>
          <w:rPr>
            <w:sz w:val="22"/>
            <w:szCs w:val="22"/>
            <w:lang w:eastAsia="pt-PT"/>
          </w:rPr>
          <w:tab/>
        </w:r>
        <w:r w:rsidRPr="00710160">
          <w:rPr>
            <w:rStyle w:val="Hyperlink"/>
            <w:lang w:val="en-US"/>
          </w:rPr>
          <w:t>CodeChef</w:t>
        </w:r>
        <w:r>
          <w:rPr>
            <w:webHidden/>
          </w:rPr>
          <w:tab/>
        </w:r>
        <w:r>
          <w:rPr>
            <w:webHidden/>
          </w:rPr>
          <w:fldChar w:fldCharType="begin"/>
        </w:r>
        <w:r>
          <w:rPr>
            <w:webHidden/>
          </w:rPr>
          <w:instrText xml:space="preserve"> PAGEREF _Toc39227618 \h </w:instrText>
        </w:r>
        <w:r>
          <w:rPr>
            <w:webHidden/>
          </w:rPr>
        </w:r>
      </w:ins>
      <w:r>
        <w:rPr>
          <w:webHidden/>
        </w:rPr>
        <w:fldChar w:fldCharType="separate"/>
      </w:r>
      <w:ins w:id="50" w:author="Rodrigo LeaL" w:date="2020-05-01T12:13:00Z">
        <w:r>
          <w:rPr>
            <w:webHidden/>
          </w:rPr>
          <w:t>21</w:t>
        </w:r>
        <w:r>
          <w:rPr>
            <w:webHidden/>
          </w:rPr>
          <w:fldChar w:fldCharType="end"/>
        </w:r>
        <w:r w:rsidRPr="00710160">
          <w:rPr>
            <w:rStyle w:val="Hyperlink"/>
          </w:rPr>
          <w:fldChar w:fldCharType="end"/>
        </w:r>
      </w:ins>
    </w:p>
    <w:p w14:paraId="3031B8E1" w14:textId="14A10B16" w:rsidR="00E24372" w:rsidRDefault="00E24372">
      <w:pPr>
        <w:pStyle w:val="TOC1"/>
        <w:tabs>
          <w:tab w:val="left" w:pos="480"/>
          <w:tab w:val="right" w:leader="dot" w:pos="8494"/>
        </w:tabs>
        <w:rPr>
          <w:ins w:id="51" w:author="Rodrigo LeaL" w:date="2020-05-01T12:13:00Z"/>
          <w:sz w:val="22"/>
          <w:szCs w:val="22"/>
          <w:lang w:eastAsia="pt-PT"/>
        </w:rPr>
      </w:pPr>
      <w:ins w:id="52" w:author="Rodrigo LeaL" w:date="2020-05-01T12:13:00Z">
        <w:r w:rsidRPr="00710160">
          <w:rPr>
            <w:rStyle w:val="Hyperlink"/>
          </w:rPr>
          <w:fldChar w:fldCharType="begin"/>
        </w:r>
        <w:r w:rsidRPr="00710160">
          <w:rPr>
            <w:rStyle w:val="Hyperlink"/>
          </w:rPr>
          <w:instrText xml:space="preserve"> </w:instrText>
        </w:r>
        <w:r>
          <w:instrText>HYPERLINK \l "_Toc39227619"</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rPr>
          <w:t>4.</w:t>
        </w:r>
        <w:r>
          <w:rPr>
            <w:sz w:val="22"/>
            <w:szCs w:val="22"/>
            <w:lang w:eastAsia="pt-PT"/>
          </w:rPr>
          <w:tab/>
        </w:r>
        <w:r w:rsidRPr="00710160">
          <w:rPr>
            <w:rStyle w:val="Hyperlink"/>
          </w:rPr>
          <w:t>Related Technologies</w:t>
        </w:r>
        <w:r>
          <w:rPr>
            <w:webHidden/>
          </w:rPr>
          <w:tab/>
        </w:r>
        <w:r>
          <w:rPr>
            <w:webHidden/>
          </w:rPr>
          <w:fldChar w:fldCharType="begin"/>
        </w:r>
        <w:r>
          <w:rPr>
            <w:webHidden/>
          </w:rPr>
          <w:instrText xml:space="preserve"> PAGEREF _Toc39227619 \h </w:instrText>
        </w:r>
        <w:r>
          <w:rPr>
            <w:webHidden/>
          </w:rPr>
        </w:r>
      </w:ins>
      <w:r>
        <w:rPr>
          <w:webHidden/>
        </w:rPr>
        <w:fldChar w:fldCharType="separate"/>
      </w:r>
      <w:ins w:id="53" w:author="Rodrigo LeaL" w:date="2020-05-01T12:13:00Z">
        <w:r>
          <w:rPr>
            <w:webHidden/>
          </w:rPr>
          <w:t>24</w:t>
        </w:r>
        <w:r>
          <w:rPr>
            <w:webHidden/>
          </w:rPr>
          <w:fldChar w:fldCharType="end"/>
        </w:r>
        <w:r w:rsidRPr="00710160">
          <w:rPr>
            <w:rStyle w:val="Hyperlink"/>
          </w:rPr>
          <w:fldChar w:fldCharType="end"/>
        </w:r>
      </w:ins>
    </w:p>
    <w:p w14:paraId="7E8E533F" w14:textId="1F791538" w:rsidR="00E24372" w:rsidRDefault="00E24372">
      <w:pPr>
        <w:pStyle w:val="TOC2"/>
        <w:tabs>
          <w:tab w:val="right" w:leader="dot" w:pos="8494"/>
        </w:tabs>
        <w:rPr>
          <w:ins w:id="54" w:author="Rodrigo LeaL" w:date="2020-05-01T12:13:00Z"/>
          <w:sz w:val="22"/>
          <w:szCs w:val="22"/>
          <w:lang w:eastAsia="pt-PT"/>
        </w:rPr>
      </w:pPr>
      <w:ins w:id="55" w:author="Rodrigo LeaL" w:date="2020-05-01T12:13:00Z">
        <w:r w:rsidRPr="00710160">
          <w:rPr>
            <w:rStyle w:val="Hyperlink"/>
          </w:rPr>
          <w:fldChar w:fldCharType="begin"/>
        </w:r>
        <w:r w:rsidRPr="00710160">
          <w:rPr>
            <w:rStyle w:val="Hyperlink"/>
          </w:rPr>
          <w:instrText xml:space="preserve"> </w:instrText>
        </w:r>
        <w:r>
          <w:instrText>HYPERLINK \l "_Toc39227620"</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US"/>
          </w:rPr>
          <w:t>4.1. React</w:t>
        </w:r>
        <w:r>
          <w:rPr>
            <w:webHidden/>
          </w:rPr>
          <w:tab/>
        </w:r>
        <w:r>
          <w:rPr>
            <w:webHidden/>
          </w:rPr>
          <w:fldChar w:fldCharType="begin"/>
        </w:r>
        <w:r>
          <w:rPr>
            <w:webHidden/>
          </w:rPr>
          <w:instrText xml:space="preserve"> PAGEREF _Toc39227620 \h </w:instrText>
        </w:r>
        <w:r>
          <w:rPr>
            <w:webHidden/>
          </w:rPr>
        </w:r>
      </w:ins>
      <w:r>
        <w:rPr>
          <w:webHidden/>
        </w:rPr>
        <w:fldChar w:fldCharType="separate"/>
      </w:r>
      <w:ins w:id="56" w:author="Rodrigo LeaL" w:date="2020-05-01T12:13:00Z">
        <w:r>
          <w:rPr>
            <w:webHidden/>
          </w:rPr>
          <w:t>24</w:t>
        </w:r>
        <w:r>
          <w:rPr>
            <w:webHidden/>
          </w:rPr>
          <w:fldChar w:fldCharType="end"/>
        </w:r>
        <w:r w:rsidRPr="00710160">
          <w:rPr>
            <w:rStyle w:val="Hyperlink"/>
          </w:rPr>
          <w:fldChar w:fldCharType="end"/>
        </w:r>
      </w:ins>
    </w:p>
    <w:p w14:paraId="351C8AFA" w14:textId="68D58B23" w:rsidR="00E24372" w:rsidRDefault="00E24372">
      <w:pPr>
        <w:pStyle w:val="TOC2"/>
        <w:tabs>
          <w:tab w:val="right" w:leader="dot" w:pos="8494"/>
        </w:tabs>
        <w:rPr>
          <w:ins w:id="57" w:author="Rodrigo LeaL" w:date="2020-05-01T12:13:00Z"/>
          <w:sz w:val="22"/>
          <w:szCs w:val="22"/>
          <w:lang w:eastAsia="pt-PT"/>
        </w:rPr>
      </w:pPr>
      <w:ins w:id="58" w:author="Rodrigo LeaL" w:date="2020-05-01T12:13:00Z">
        <w:r w:rsidRPr="00710160">
          <w:rPr>
            <w:rStyle w:val="Hyperlink"/>
          </w:rPr>
          <w:fldChar w:fldCharType="begin"/>
        </w:r>
        <w:r w:rsidRPr="00710160">
          <w:rPr>
            <w:rStyle w:val="Hyperlink"/>
          </w:rPr>
          <w:instrText xml:space="preserve"> </w:instrText>
        </w:r>
        <w:r>
          <w:instrText>HYPERLINK \l "_Toc39227621"</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US"/>
          </w:rPr>
          <w:t>4.2. Spring</w:t>
        </w:r>
        <w:r>
          <w:rPr>
            <w:webHidden/>
          </w:rPr>
          <w:tab/>
        </w:r>
        <w:r>
          <w:rPr>
            <w:webHidden/>
          </w:rPr>
          <w:fldChar w:fldCharType="begin"/>
        </w:r>
        <w:r>
          <w:rPr>
            <w:webHidden/>
          </w:rPr>
          <w:instrText xml:space="preserve"> PAGEREF _Toc39227621 \h </w:instrText>
        </w:r>
        <w:r>
          <w:rPr>
            <w:webHidden/>
          </w:rPr>
        </w:r>
      </w:ins>
      <w:r>
        <w:rPr>
          <w:webHidden/>
        </w:rPr>
        <w:fldChar w:fldCharType="separate"/>
      </w:r>
      <w:ins w:id="59" w:author="Rodrigo LeaL" w:date="2020-05-01T12:13:00Z">
        <w:r>
          <w:rPr>
            <w:webHidden/>
          </w:rPr>
          <w:t>24</w:t>
        </w:r>
        <w:r>
          <w:rPr>
            <w:webHidden/>
          </w:rPr>
          <w:fldChar w:fldCharType="end"/>
        </w:r>
        <w:r w:rsidRPr="00710160">
          <w:rPr>
            <w:rStyle w:val="Hyperlink"/>
          </w:rPr>
          <w:fldChar w:fldCharType="end"/>
        </w:r>
      </w:ins>
    </w:p>
    <w:p w14:paraId="230C72A9" w14:textId="02245143" w:rsidR="00E24372" w:rsidRDefault="00E24372">
      <w:pPr>
        <w:pStyle w:val="TOC3"/>
        <w:tabs>
          <w:tab w:val="right" w:leader="dot" w:pos="8494"/>
        </w:tabs>
        <w:rPr>
          <w:ins w:id="60" w:author="Rodrigo LeaL" w:date="2020-05-01T12:13:00Z"/>
          <w:sz w:val="22"/>
          <w:szCs w:val="22"/>
          <w:lang w:eastAsia="pt-PT"/>
        </w:rPr>
      </w:pPr>
      <w:ins w:id="61" w:author="Rodrigo LeaL" w:date="2020-05-01T12:13:00Z">
        <w:r w:rsidRPr="00710160">
          <w:rPr>
            <w:rStyle w:val="Hyperlink"/>
          </w:rPr>
          <w:fldChar w:fldCharType="begin"/>
        </w:r>
        <w:r w:rsidRPr="00710160">
          <w:rPr>
            <w:rStyle w:val="Hyperlink"/>
          </w:rPr>
          <w:instrText xml:space="preserve"> </w:instrText>
        </w:r>
        <w:r>
          <w:instrText>HYPERLINK \l "_Toc39227622"</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GB"/>
          </w:rPr>
          <w:t>4.2.1. Spring Boot</w:t>
        </w:r>
        <w:r>
          <w:rPr>
            <w:webHidden/>
          </w:rPr>
          <w:tab/>
        </w:r>
        <w:r>
          <w:rPr>
            <w:webHidden/>
          </w:rPr>
          <w:fldChar w:fldCharType="begin"/>
        </w:r>
        <w:r>
          <w:rPr>
            <w:webHidden/>
          </w:rPr>
          <w:instrText xml:space="preserve"> PAGEREF _Toc39227622 \h </w:instrText>
        </w:r>
        <w:r>
          <w:rPr>
            <w:webHidden/>
          </w:rPr>
        </w:r>
      </w:ins>
      <w:r>
        <w:rPr>
          <w:webHidden/>
        </w:rPr>
        <w:fldChar w:fldCharType="separate"/>
      </w:r>
      <w:ins w:id="62" w:author="Rodrigo LeaL" w:date="2020-05-01T12:13:00Z">
        <w:r>
          <w:rPr>
            <w:webHidden/>
          </w:rPr>
          <w:t>25</w:t>
        </w:r>
        <w:r>
          <w:rPr>
            <w:webHidden/>
          </w:rPr>
          <w:fldChar w:fldCharType="end"/>
        </w:r>
        <w:r w:rsidRPr="00710160">
          <w:rPr>
            <w:rStyle w:val="Hyperlink"/>
          </w:rPr>
          <w:fldChar w:fldCharType="end"/>
        </w:r>
      </w:ins>
    </w:p>
    <w:p w14:paraId="2F978F11" w14:textId="05EC49CF" w:rsidR="00E24372" w:rsidRDefault="00E24372">
      <w:pPr>
        <w:pStyle w:val="TOC3"/>
        <w:tabs>
          <w:tab w:val="right" w:leader="dot" w:pos="8494"/>
        </w:tabs>
        <w:rPr>
          <w:ins w:id="63" w:author="Rodrigo LeaL" w:date="2020-05-01T12:13:00Z"/>
          <w:sz w:val="22"/>
          <w:szCs w:val="22"/>
          <w:lang w:eastAsia="pt-PT"/>
        </w:rPr>
      </w:pPr>
      <w:ins w:id="64" w:author="Rodrigo LeaL" w:date="2020-05-01T12:13:00Z">
        <w:r w:rsidRPr="00710160">
          <w:rPr>
            <w:rStyle w:val="Hyperlink"/>
          </w:rPr>
          <w:fldChar w:fldCharType="begin"/>
        </w:r>
        <w:r w:rsidRPr="00710160">
          <w:rPr>
            <w:rStyle w:val="Hyperlink"/>
          </w:rPr>
          <w:instrText xml:space="preserve"> </w:instrText>
        </w:r>
        <w:r>
          <w:instrText>HYPERLINK \l "_Toc39227623"</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GB"/>
          </w:rPr>
          <w:t>4.2.2. Spring Security</w:t>
        </w:r>
        <w:r>
          <w:rPr>
            <w:webHidden/>
          </w:rPr>
          <w:tab/>
        </w:r>
        <w:r>
          <w:rPr>
            <w:webHidden/>
          </w:rPr>
          <w:fldChar w:fldCharType="begin"/>
        </w:r>
        <w:r>
          <w:rPr>
            <w:webHidden/>
          </w:rPr>
          <w:instrText xml:space="preserve"> PAGEREF _Toc39227623 \h </w:instrText>
        </w:r>
        <w:r>
          <w:rPr>
            <w:webHidden/>
          </w:rPr>
        </w:r>
      </w:ins>
      <w:r>
        <w:rPr>
          <w:webHidden/>
        </w:rPr>
        <w:fldChar w:fldCharType="separate"/>
      </w:r>
      <w:ins w:id="65" w:author="Rodrigo LeaL" w:date="2020-05-01T12:13:00Z">
        <w:r>
          <w:rPr>
            <w:webHidden/>
          </w:rPr>
          <w:t>25</w:t>
        </w:r>
        <w:r>
          <w:rPr>
            <w:webHidden/>
          </w:rPr>
          <w:fldChar w:fldCharType="end"/>
        </w:r>
        <w:r w:rsidRPr="00710160">
          <w:rPr>
            <w:rStyle w:val="Hyperlink"/>
          </w:rPr>
          <w:fldChar w:fldCharType="end"/>
        </w:r>
      </w:ins>
    </w:p>
    <w:p w14:paraId="64585890" w14:textId="1BCFF36B" w:rsidR="00E24372" w:rsidRDefault="00E24372">
      <w:pPr>
        <w:pStyle w:val="TOC2"/>
        <w:tabs>
          <w:tab w:val="right" w:leader="dot" w:pos="8494"/>
        </w:tabs>
        <w:rPr>
          <w:ins w:id="66" w:author="Rodrigo LeaL" w:date="2020-05-01T12:13:00Z"/>
          <w:sz w:val="22"/>
          <w:szCs w:val="22"/>
          <w:lang w:eastAsia="pt-PT"/>
        </w:rPr>
      </w:pPr>
      <w:ins w:id="67" w:author="Rodrigo LeaL" w:date="2020-05-01T12:13:00Z">
        <w:r w:rsidRPr="00710160">
          <w:rPr>
            <w:rStyle w:val="Hyperlink"/>
          </w:rPr>
          <w:fldChar w:fldCharType="begin"/>
        </w:r>
        <w:r w:rsidRPr="00710160">
          <w:rPr>
            <w:rStyle w:val="Hyperlink"/>
          </w:rPr>
          <w:instrText xml:space="preserve"> </w:instrText>
        </w:r>
        <w:r>
          <w:instrText>HYPERLINK \l "_Toc39227624"</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US"/>
          </w:rPr>
          <w:t>4.3. Swagger</w:t>
        </w:r>
        <w:r>
          <w:rPr>
            <w:webHidden/>
          </w:rPr>
          <w:tab/>
        </w:r>
        <w:r>
          <w:rPr>
            <w:webHidden/>
          </w:rPr>
          <w:fldChar w:fldCharType="begin"/>
        </w:r>
        <w:r>
          <w:rPr>
            <w:webHidden/>
          </w:rPr>
          <w:instrText xml:space="preserve"> PAGEREF _Toc39227624 \h </w:instrText>
        </w:r>
        <w:r>
          <w:rPr>
            <w:webHidden/>
          </w:rPr>
        </w:r>
      </w:ins>
      <w:r>
        <w:rPr>
          <w:webHidden/>
        </w:rPr>
        <w:fldChar w:fldCharType="separate"/>
      </w:r>
      <w:ins w:id="68" w:author="Rodrigo LeaL" w:date="2020-05-01T12:13:00Z">
        <w:r>
          <w:rPr>
            <w:webHidden/>
          </w:rPr>
          <w:t>25</w:t>
        </w:r>
        <w:r>
          <w:rPr>
            <w:webHidden/>
          </w:rPr>
          <w:fldChar w:fldCharType="end"/>
        </w:r>
        <w:r w:rsidRPr="00710160">
          <w:rPr>
            <w:rStyle w:val="Hyperlink"/>
          </w:rPr>
          <w:fldChar w:fldCharType="end"/>
        </w:r>
      </w:ins>
    </w:p>
    <w:p w14:paraId="2C4A80E7" w14:textId="2E7FB8F4" w:rsidR="00E24372" w:rsidRDefault="00E24372">
      <w:pPr>
        <w:pStyle w:val="TOC2"/>
        <w:tabs>
          <w:tab w:val="right" w:leader="dot" w:pos="8494"/>
        </w:tabs>
        <w:rPr>
          <w:ins w:id="69" w:author="Rodrigo LeaL" w:date="2020-05-01T12:13:00Z"/>
          <w:sz w:val="22"/>
          <w:szCs w:val="22"/>
          <w:lang w:eastAsia="pt-PT"/>
        </w:rPr>
      </w:pPr>
      <w:ins w:id="70" w:author="Rodrigo LeaL" w:date="2020-05-01T12:13:00Z">
        <w:r w:rsidRPr="00710160">
          <w:rPr>
            <w:rStyle w:val="Hyperlink"/>
          </w:rPr>
          <w:fldChar w:fldCharType="begin"/>
        </w:r>
        <w:r w:rsidRPr="00710160">
          <w:rPr>
            <w:rStyle w:val="Hyperlink"/>
          </w:rPr>
          <w:instrText xml:space="preserve"> </w:instrText>
        </w:r>
        <w:r>
          <w:instrText>HYPERLINK \l "_Toc39227625"</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US"/>
          </w:rPr>
          <w:t>4.4. Docker</w:t>
        </w:r>
        <w:r>
          <w:rPr>
            <w:webHidden/>
          </w:rPr>
          <w:tab/>
        </w:r>
        <w:r>
          <w:rPr>
            <w:webHidden/>
          </w:rPr>
          <w:fldChar w:fldCharType="begin"/>
        </w:r>
        <w:r>
          <w:rPr>
            <w:webHidden/>
          </w:rPr>
          <w:instrText xml:space="preserve"> PAGEREF _Toc39227625 \h </w:instrText>
        </w:r>
        <w:r>
          <w:rPr>
            <w:webHidden/>
          </w:rPr>
        </w:r>
      </w:ins>
      <w:r>
        <w:rPr>
          <w:webHidden/>
        </w:rPr>
        <w:fldChar w:fldCharType="separate"/>
      </w:r>
      <w:ins w:id="71" w:author="Rodrigo LeaL" w:date="2020-05-01T12:13:00Z">
        <w:r>
          <w:rPr>
            <w:webHidden/>
          </w:rPr>
          <w:t>25</w:t>
        </w:r>
        <w:r>
          <w:rPr>
            <w:webHidden/>
          </w:rPr>
          <w:fldChar w:fldCharType="end"/>
        </w:r>
        <w:r w:rsidRPr="00710160">
          <w:rPr>
            <w:rStyle w:val="Hyperlink"/>
          </w:rPr>
          <w:fldChar w:fldCharType="end"/>
        </w:r>
      </w:ins>
    </w:p>
    <w:p w14:paraId="413FE9AC" w14:textId="4D1AFD89" w:rsidR="00E24372" w:rsidRDefault="00E24372">
      <w:pPr>
        <w:pStyle w:val="TOC1"/>
        <w:tabs>
          <w:tab w:val="left" w:pos="480"/>
          <w:tab w:val="right" w:leader="dot" w:pos="8494"/>
        </w:tabs>
        <w:rPr>
          <w:ins w:id="72" w:author="Rodrigo LeaL" w:date="2020-05-01T12:13:00Z"/>
          <w:sz w:val="22"/>
          <w:szCs w:val="22"/>
          <w:lang w:eastAsia="pt-PT"/>
        </w:rPr>
      </w:pPr>
      <w:ins w:id="73" w:author="Rodrigo LeaL" w:date="2020-05-01T12:13:00Z">
        <w:r w:rsidRPr="00710160">
          <w:rPr>
            <w:rStyle w:val="Hyperlink"/>
          </w:rPr>
          <w:fldChar w:fldCharType="begin"/>
        </w:r>
        <w:r w:rsidRPr="00710160">
          <w:rPr>
            <w:rStyle w:val="Hyperlink"/>
          </w:rPr>
          <w:instrText xml:space="preserve"> </w:instrText>
        </w:r>
        <w:r>
          <w:instrText>HYPERLINK \l "_Toc39227626"</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rPr>
          <w:t>5.</w:t>
        </w:r>
        <w:r>
          <w:rPr>
            <w:sz w:val="22"/>
            <w:szCs w:val="22"/>
            <w:lang w:eastAsia="pt-PT"/>
          </w:rPr>
          <w:tab/>
        </w:r>
        <w:r w:rsidRPr="00710160">
          <w:rPr>
            <w:rStyle w:val="Hyperlink"/>
          </w:rPr>
          <w:t>Arquitecture</w:t>
        </w:r>
        <w:r>
          <w:rPr>
            <w:webHidden/>
          </w:rPr>
          <w:tab/>
        </w:r>
        <w:r>
          <w:rPr>
            <w:webHidden/>
          </w:rPr>
          <w:fldChar w:fldCharType="begin"/>
        </w:r>
        <w:r>
          <w:rPr>
            <w:webHidden/>
          </w:rPr>
          <w:instrText xml:space="preserve"> PAGEREF _Toc39227626 \h </w:instrText>
        </w:r>
        <w:r>
          <w:rPr>
            <w:webHidden/>
          </w:rPr>
        </w:r>
      </w:ins>
      <w:r>
        <w:rPr>
          <w:webHidden/>
        </w:rPr>
        <w:fldChar w:fldCharType="separate"/>
      </w:r>
      <w:ins w:id="74" w:author="Rodrigo LeaL" w:date="2020-05-01T12:13:00Z">
        <w:r>
          <w:rPr>
            <w:webHidden/>
          </w:rPr>
          <w:t>28</w:t>
        </w:r>
        <w:r>
          <w:rPr>
            <w:webHidden/>
          </w:rPr>
          <w:fldChar w:fldCharType="end"/>
        </w:r>
        <w:r w:rsidRPr="00710160">
          <w:rPr>
            <w:rStyle w:val="Hyperlink"/>
          </w:rPr>
          <w:fldChar w:fldCharType="end"/>
        </w:r>
      </w:ins>
    </w:p>
    <w:p w14:paraId="4BF43776" w14:textId="2485A214" w:rsidR="00E24372" w:rsidRDefault="00E24372">
      <w:pPr>
        <w:pStyle w:val="TOC2"/>
        <w:tabs>
          <w:tab w:val="right" w:leader="dot" w:pos="8494"/>
        </w:tabs>
        <w:rPr>
          <w:ins w:id="75" w:author="Rodrigo LeaL" w:date="2020-05-01T12:13:00Z"/>
          <w:sz w:val="22"/>
          <w:szCs w:val="22"/>
          <w:lang w:eastAsia="pt-PT"/>
        </w:rPr>
      </w:pPr>
      <w:ins w:id="76" w:author="Rodrigo LeaL" w:date="2020-05-01T12:13:00Z">
        <w:r w:rsidRPr="00710160">
          <w:rPr>
            <w:rStyle w:val="Hyperlink"/>
          </w:rPr>
          <w:fldChar w:fldCharType="begin"/>
        </w:r>
        <w:r w:rsidRPr="00710160">
          <w:rPr>
            <w:rStyle w:val="Hyperlink"/>
          </w:rPr>
          <w:instrText xml:space="preserve"> </w:instrText>
        </w:r>
        <w:r>
          <w:instrText>HYPERLINK \l "_Toc39227627"</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US"/>
          </w:rPr>
          <w:t>5.1. Front end</w:t>
        </w:r>
        <w:r>
          <w:rPr>
            <w:webHidden/>
          </w:rPr>
          <w:tab/>
        </w:r>
        <w:r>
          <w:rPr>
            <w:webHidden/>
          </w:rPr>
          <w:fldChar w:fldCharType="begin"/>
        </w:r>
        <w:r>
          <w:rPr>
            <w:webHidden/>
          </w:rPr>
          <w:instrText xml:space="preserve"> PAGEREF _Toc39227627 \h </w:instrText>
        </w:r>
        <w:r>
          <w:rPr>
            <w:webHidden/>
          </w:rPr>
        </w:r>
      </w:ins>
      <w:r>
        <w:rPr>
          <w:webHidden/>
        </w:rPr>
        <w:fldChar w:fldCharType="separate"/>
      </w:r>
      <w:ins w:id="77" w:author="Rodrigo LeaL" w:date="2020-05-01T12:13:00Z">
        <w:r>
          <w:rPr>
            <w:webHidden/>
          </w:rPr>
          <w:t>28</w:t>
        </w:r>
        <w:r>
          <w:rPr>
            <w:webHidden/>
          </w:rPr>
          <w:fldChar w:fldCharType="end"/>
        </w:r>
        <w:r w:rsidRPr="00710160">
          <w:rPr>
            <w:rStyle w:val="Hyperlink"/>
          </w:rPr>
          <w:fldChar w:fldCharType="end"/>
        </w:r>
      </w:ins>
    </w:p>
    <w:p w14:paraId="73008ABF" w14:textId="79613FE1" w:rsidR="00E24372" w:rsidRDefault="00E24372">
      <w:pPr>
        <w:pStyle w:val="TOC2"/>
        <w:tabs>
          <w:tab w:val="right" w:leader="dot" w:pos="8494"/>
        </w:tabs>
        <w:rPr>
          <w:ins w:id="78" w:author="Rodrigo LeaL" w:date="2020-05-01T12:13:00Z"/>
          <w:sz w:val="22"/>
          <w:szCs w:val="22"/>
          <w:lang w:eastAsia="pt-PT"/>
        </w:rPr>
      </w:pPr>
      <w:ins w:id="79" w:author="Rodrigo LeaL" w:date="2020-05-01T12:13:00Z">
        <w:r w:rsidRPr="00710160">
          <w:rPr>
            <w:rStyle w:val="Hyperlink"/>
          </w:rPr>
          <w:fldChar w:fldCharType="begin"/>
        </w:r>
        <w:r w:rsidRPr="00710160">
          <w:rPr>
            <w:rStyle w:val="Hyperlink"/>
          </w:rPr>
          <w:instrText xml:space="preserve"> </w:instrText>
        </w:r>
        <w:r>
          <w:instrText>HYPERLINK \l "_Toc39227628"</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US"/>
          </w:rPr>
          <w:t>5.2. Services</w:t>
        </w:r>
        <w:r>
          <w:rPr>
            <w:webHidden/>
          </w:rPr>
          <w:tab/>
        </w:r>
        <w:r>
          <w:rPr>
            <w:webHidden/>
          </w:rPr>
          <w:fldChar w:fldCharType="begin"/>
        </w:r>
        <w:r>
          <w:rPr>
            <w:webHidden/>
          </w:rPr>
          <w:instrText xml:space="preserve"> PAGEREF _Toc39227628 \h </w:instrText>
        </w:r>
        <w:r>
          <w:rPr>
            <w:webHidden/>
          </w:rPr>
        </w:r>
      </w:ins>
      <w:r>
        <w:rPr>
          <w:webHidden/>
        </w:rPr>
        <w:fldChar w:fldCharType="separate"/>
      </w:r>
      <w:ins w:id="80" w:author="Rodrigo LeaL" w:date="2020-05-01T12:13:00Z">
        <w:r>
          <w:rPr>
            <w:webHidden/>
          </w:rPr>
          <w:t>29</w:t>
        </w:r>
        <w:r>
          <w:rPr>
            <w:webHidden/>
          </w:rPr>
          <w:fldChar w:fldCharType="end"/>
        </w:r>
        <w:r w:rsidRPr="00710160">
          <w:rPr>
            <w:rStyle w:val="Hyperlink"/>
          </w:rPr>
          <w:fldChar w:fldCharType="end"/>
        </w:r>
      </w:ins>
    </w:p>
    <w:p w14:paraId="76D7BC44" w14:textId="2B2D2F67" w:rsidR="00E24372" w:rsidRDefault="00E24372">
      <w:pPr>
        <w:pStyle w:val="TOC3"/>
        <w:tabs>
          <w:tab w:val="right" w:leader="dot" w:pos="8494"/>
        </w:tabs>
        <w:rPr>
          <w:ins w:id="81" w:author="Rodrigo LeaL" w:date="2020-05-01T12:13:00Z"/>
          <w:sz w:val="22"/>
          <w:szCs w:val="22"/>
          <w:lang w:eastAsia="pt-PT"/>
        </w:rPr>
      </w:pPr>
      <w:ins w:id="82" w:author="Rodrigo LeaL" w:date="2020-05-01T12:13:00Z">
        <w:r w:rsidRPr="00710160">
          <w:rPr>
            <w:rStyle w:val="Hyperlink"/>
          </w:rPr>
          <w:fldChar w:fldCharType="begin"/>
        </w:r>
        <w:r w:rsidRPr="00710160">
          <w:rPr>
            <w:rStyle w:val="Hyperlink"/>
          </w:rPr>
          <w:instrText xml:space="preserve"> </w:instrText>
        </w:r>
        <w:r>
          <w:instrText>HYPERLINK \l "_Toc39227629"</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US"/>
          </w:rPr>
          <w:t>5.2.1 Data Model</w:t>
        </w:r>
        <w:r>
          <w:rPr>
            <w:webHidden/>
          </w:rPr>
          <w:tab/>
        </w:r>
        <w:r>
          <w:rPr>
            <w:webHidden/>
          </w:rPr>
          <w:fldChar w:fldCharType="begin"/>
        </w:r>
        <w:r>
          <w:rPr>
            <w:webHidden/>
          </w:rPr>
          <w:instrText xml:space="preserve"> PAGEREF _Toc39227629 \h </w:instrText>
        </w:r>
        <w:r>
          <w:rPr>
            <w:webHidden/>
          </w:rPr>
        </w:r>
      </w:ins>
      <w:r>
        <w:rPr>
          <w:webHidden/>
        </w:rPr>
        <w:fldChar w:fldCharType="separate"/>
      </w:r>
      <w:ins w:id="83" w:author="Rodrigo LeaL" w:date="2020-05-01T12:13:00Z">
        <w:r>
          <w:rPr>
            <w:webHidden/>
          </w:rPr>
          <w:t>30</w:t>
        </w:r>
        <w:r>
          <w:rPr>
            <w:webHidden/>
          </w:rPr>
          <w:fldChar w:fldCharType="end"/>
        </w:r>
        <w:r w:rsidRPr="00710160">
          <w:rPr>
            <w:rStyle w:val="Hyperlink"/>
          </w:rPr>
          <w:fldChar w:fldCharType="end"/>
        </w:r>
      </w:ins>
    </w:p>
    <w:p w14:paraId="4D5E78B5" w14:textId="12D10135" w:rsidR="00E24372" w:rsidRDefault="00E24372">
      <w:pPr>
        <w:pStyle w:val="TOC2"/>
        <w:tabs>
          <w:tab w:val="right" w:leader="dot" w:pos="8494"/>
        </w:tabs>
        <w:rPr>
          <w:ins w:id="84" w:author="Rodrigo LeaL" w:date="2020-05-01T12:13:00Z"/>
          <w:sz w:val="22"/>
          <w:szCs w:val="22"/>
          <w:lang w:eastAsia="pt-PT"/>
        </w:rPr>
      </w:pPr>
      <w:ins w:id="85" w:author="Rodrigo LeaL" w:date="2020-05-01T12:13:00Z">
        <w:r w:rsidRPr="00710160">
          <w:rPr>
            <w:rStyle w:val="Hyperlink"/>
          </w:rPr>
          <w:fldChar w:fldCharType="begin"/>
        </w:r>
        <w:r w:rsidRPr="00710160">
          <w:rPr>
            <w:rStyle w:val="Hyperlink"/>
          </w:rPr>
          <w:instrText xml:space="preserve"> </w:instrText>
        </w:r>
        <w:r>
          <w:instrText>HYPERLINK \l "_Toc39227630"</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US"/>
          </w:rPr>
          <w:t>5.3. Execution Environments</w:t>
        </w:r>
        <w:r>
          <w:rPr>
            <w:webHidden/>
          </w:rPr>
          <w:tab/>
        </w:r>
        <w:r>
          <w:rPr>
            <w:webHidden/>
          </w:rPr>
          <w:fldChar w:fldCharType="begin"/>
        </w:r>
        <w:r>
          <w:rPr>
            <w:webHidden/>
          </w:rPr>
          <w:instrText xml:space="preserve"> PAGEREF _Toc39227630 \h </w:instrText>
        </w:r>
        <w:r>
          <w:rPr>
            <w:webHidden/>
          </w:rPr>
        </w:r>
      </w:ins>
      <w:r>
        <w:rPr>
          <w:webHidden/>
        </w:rPr>
        <w:fldChar w:fldCharType="separate"/>
      </w:r>
      <w:ins w:id="86" w:author="Rodrigo LeaL" w:date="2020-05-01T12:13:00Z">
        <w:r>
          <w:rPr>
            <w:webHidden/>
          </w:rPr>
          <w:t>31</w:t>
        </w:r>
        <w:r>
          <w:rPr>
            <w:webHidden/>
          </w:rPr>
          <w:fldChar w:fldCharType="end"/>
        </w:r>
        <w:r w:rsidRPr="00710160">
          <w:rPr>
            <w:rStyle w:val="Hyperlink"/>
          </w:rPr>
          <w:fldChar w:fldCharType="end"/>
        </w:r>
      </w:ins>
    </w:p>
    <w:p w14:paraId="3C49A945" w14:textId="53AA1F23" w:rsidR="00E24372" w:rsidRDefault="00E24372">
      <w:pPr>
        <w:pStyle w:val="TOC3"/>
        <w:tabs>
          <w:tab w:val="right" w:leader="dot" w:pos="8494"/>
        </w:tabs>
        <w:rPr>
          <w:ins w:id="87" w:author="Rodrigo LeaL" w:date="2020-05-01T12:13:00Z"/>
          <w:sz w:val="22"/>
          <w:szCs w:val="22"/>
          <w:lang w:eastAsia="pt-PT"/>
        </w:rPr>
      </w:pPr>
      <w:ins w:id="88" w:author="Rodrigo LeaL" w:date="2020-05-01T12:13:00Z">
        <w:r w:rsidRPr="00710160">
          <w:rPr>
            <w:rStyle w:val="Hyperlink"/>
          </w:rPr>
          <w:fldChar w:fldCharType="begin"/>
        </w:r>
        <w:r w:rsidRPr="00710160">
          <w:rPr>
            <w:rStyle w:val="Hyperlink"/>
          </w:rPr>
          <w:instrText xml:space="preserve"> </w:instrText>
        </w:r>
        <w:r>
          <w:instrText>HYPERLINK \l "_Toc39227631"</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lang w:val="en-GB"/>
          </w:rPr>
          <w:t>5.3.1. Java &amp; Kotlin</w:t>
        </w:r>
        <w:r>
          <w:rPr>
            <w:webHidden/>
          </w:rPr>
          <w:tab/>
        </w:r>
        <w:r>
          <w:rPr>
            <w:webHidden/>
          </w:rPr>
          <w:fldChar w:fldCharType="begin"/>
        </w:r>
        <w:r>
          <w:rPr>
            <w:webHidden/>
          </w:rPr>
          <w:instrText xml:space="preserve"> PAGEREF _Toc39227631 \h </w:instrText>
        </w:r>
        <w:r>
          <w:rPr>
            <w:webHidden/>
          </w:rPr>
        </w:r>
      </w:ins>
      <w:r>
        <w:rPr>
          <w:webHidden/>
        </w:rPr>
        <w:fldChar w:fldCharType="separate"/>
      </w:r>
      <w:ins w:id="89" w:author="Rodrigo LeaL" w:date="2020-05-01T12:13:00Z">
        <w:r>
          <w:rPr>
            <w:webHidden/>
          </w:rPr>
          <w:t>32</w:t>
        </w:r>
        <w:r>
          <w:rPr>
            <w:webHidden/>
          </w:rPr>
          <w:fldChar w:fldCharType="end"/>
        </w:r>
        <w:r w:rsidRPr="00710160">
          <w:rPr>
            <w:rStyle w:val="Hyperlink"/>
          </w:rPr>
          <w:fldChar w:fldCharType="end"/>
        </w:r>
      </w:ins>
    </w:p>
    <w:p w14:paraId="70EF9D05" w14:textId="3E54BEB3" w:rsidR="00E24372" w:rsidRDefault="00E24372">
      <w:pPr>
        <w:pStyle w:val="TOC1"/>
        <w:tabs>
          <w:tab w:val="left" w:pos="480"/>
          <w:tab w:val="right" w:leader="dot" w:pos="8494"/>
        </w:tabs>
        <w:rPr>
          <w:ins w:id="90" w:author="Rodrigo LeaL" w:date="2020-05-01T12:13:00Z"/>
          <w:sz w:val="22"/>
          <w:szCs w:val="22"/>
          <w:lang w:eastAsia="pt-PT"/>
        </w:rPr>
      </w:pPr>
      <w:ins w:id="91" w:author="Rodrigo LeaL" w:date="2020-05-01T12:13:00Z">
        <w:r w:rsidRPr="00710160">
          <w:rPr>
            <w:rStyle w:val="Hyperlink"/>
          </w:rPr>
          <w:lastRenderedPageBreak/>
          <w:fldChar w:fldCharType="begin"/>
        </w:r>
        <w:r w:rsidRPr="00710160">
          <w:rPr>
            <w:rStyle w:val="Hyperlink"/>
          </w:rPr>
          <w:instrText xml:space="preserve"> </w:instrText>
        </w:r>
        <w:r>
          <w:instrText>HYPERLINK \l "_Toc39227632"</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rPr>
          <w:t>6.</w:t>
        </w:r>
        <w:r>
          <w:rPr>
            <w:sz w:val="22"/>
            <w:szCs w:val="22"/>
            <w:lang w:eastAsia="pt-PT"/>
          </w:rPr>
          <w:tab/>
        </w:r>
        <w:r w:rsidRPr="00710160">
          <w:rPr>
            <w:rStyle w:val="Hyperlink"/>
          </w:rPr>
          <w:t>Project progress</w:t>
        </w:r>
        <w:r>
          <w:rPr>
            <w:webHidden/>
          </w:rPr>
          <w:tab/>
        </w:r>
        <w:r>
          <w:rPr>
            <w:webHidden/>
          </w:rPr>
          <w:fldChar w:fldCharType="begin"/>
        </w:r>
        <w:r>
          <w:rPr>
            <w:webHidden/>
          </w:rPr>
          <w:instrText xml:space="preserve"> PAGEREF _Toc39227632 \h </w:instrText>
        </w:r>
        <w:r>
          <w:rPr>
            <w:webHidden/>
          </w:rPr>
        </w:r>
      </w:ins>
      <w:r>
        <w:rPr>
          <w:webHidden/>
        </w:rPr>
        <w:fldChar w:fldCharType="separate"/>
      </w:r>
      <w:ins w:id="92" w:author="Rodrigo LeaL" w:date="2020-05-01T12:13:00Z">
        <w:r>
          <w:rPr>
            <w:webHidden/>
          </w:rPr>
          <w:t>34</w:t>
        </w:r>
        <w:r>
          <w:rPr>
            <w:webHidden/>
          </w:rPr>
          <w:fldChar w:fldCharType="end"/>
        </w:r>
        <w:r w:rsidRPr="00710160">
          <w:rPr>
            <w:rStyle w:val="Hyperlink"/>
          </w:rPr>
          <w:fldChar w:fldCharType="end"/>
        </w:r>
      </w:ins>
    </w:p>
    <w:p w14:paraId="3367CAAB" w14:textId="54A6AC2D" w:rsidR="00E24372" w:rsidRDefault="00E24372">
      <w:pPr>
        <w:pStyle w:val="TOC1"/>
        <w:tabs>
          <w:tab w:val="left" w:pos="480"/>
          <w:tab w:val="right" w:leader="dot" w:pos="8494"/>
        </w:tabs>
        <w:rPr>
          <w:ins w:id="93" w:author="Rodrigo LeaL" w:date="2020-05-01T12:13:00Z"/>
          <w:sz w:val="22"/>
          <w:szCs w:val="22"/>
          <w:lang w:eastAsia="pt-PT"/>
        </w:rPr>
      </w:pPr>
      <w:ins w:id="94" w:author="Rodrigo LeaL" w:date="2020-05-01T12:13:00Z">
        <w:r w:rsidRPr="00710160">
          <w:rPr>
            <w:rStyle w:val="Hyperlink"/>
          </w:rPr>
          <w:fldChar w:fldCharType="begin"/>
        </w:r>
        <w:r w:rsidRPr="00710160">
          <w:rPr>
            <w:rStyle w:val="Hyperlink"/>
          </w:rPr>
          <w:instrText xml:space="preserve"> </w:instrText>
        </w:r>
        <w:r>
          <w:instrText>HYPERLINK \l "_Toc39227633"</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rPr>
          <w:t>7.</w:t>
        </w:r>
        <w:r>
          <w:rPr>
            <w:sz w:val="22"/>
            <w:szCs w:val="22"/>
            <w:lang w:eastAsia="pt-PT"/>
          </w:rPr>
          <w:tab/>
        </w:r>
        <w:r w:rsidRPr="00710160">
          <w:rPr>
            <w:rStyle w:val="Hyperlink"/>
          </w:rPr>
          <w:t>Lexicon</w:t>
        </w:r>
        <w:r>
          <w:rPr>
            <w:webHidden/>
          </w:rPr>
          <w:tab/>
        </w:r>
        <w:r>
          <w:rPr>
            <w:webHidden/>
          </w:rPr>
          <w:fldChar w:fldCharType="begin"/>
        </w:r>
        <w:r>
          <w:rPr>
            <w:webHidden/>
          </w:rPr>
          <w:instrText xml:space="preserve"> PAGEREF _Toc39227633 \h </w:instrText>
        </w:r>
        <w:r>
          <w:rPr>
            <w:webHidden/>
          </w:rPr>
        </w:r>
      </w:ins>
      <w:r>
        <w:rPr>
          <w:webHidden/>
        </w:rPr>
        <w:fldChar w:fldCharType="separate"/>
      </w:r>
      <w:ins w:id="95" w:author="Rodrigo LeaL" w:date="2020-05-01T12:13:00Z">
        <w:r>
          <w:rPr>
            <w:webHidden/>
          </w:rPr>
          <w:t>36</w:t>
        </w:r>
        <w:r>
          <w:rPr>
            <w:webHidden/>
          </w:rPr>
          <w:fldChar w:fldCharType="end"/>
        </w:r>
        <w:r w:rsidRPr="00710160">
          <w:rPr>
            <w:rStyle w:val="Hyperlink"/>
          </w:rPr>
          <w:fldChar w:fldCharType="end"/>
        </w:r>
      </w:ins>
    </w:p>
    <w:p w14:paraId="2FD6D3B8" w14:textId="7C0EA010" w:rsidR="00E24372" w:rsidRDefault="00E24372">
      <w:pPr>
        <w:pStyle w:val="TOC1"/>
        <w:tabs>
          <w:tab w:val="left" w:pos="480"/>
          <w:tab w:val="right" w:leader="dot" w:pos="8494"/>
        </w:tabs>
        <w:rPr>
          <w:ins w:id="96" w:author="Rodrigo LeaL" w:date="2020-05-01T12:13:00Z"/>
          <w:sz w:val="22"/>
          <w:szCs w:val="22"/>
          <w:lang w:eastAsia="pt-PT"/>
        </w:rPr>
      </w:pPr>
      <w:ins w:id="97" w:author="Rodrigo LeaL" w:date="2020-05-01T12:13:00Z">
        <w:r w:rsidRPr="00710160">
          <w:rPr>
            <w:rStyle w:val="Hyperlink"/>
          </w:rPr>
          <w:fldChar w:fldCharType="begin"/>
        </w:r>
        <w:r w:rsidRPr="00710160">
          <w:rPr>
            <w:rStyle w:val="Hyperlink"/>
          </w:rPr>
          <w:instrText xml:space="preserve"> </w:instrText>
        </w:r>
        <w:r>
          <w:instrText>HYPERLINK \l "_Toc39227634"</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rPr>
          <w:t>8.</w:t>
        </w:r>
        <w:r>
          <w:rPr>
            <w:sz w:val="22"/>
            <w:szCs w:val="22"/>
            <w:lang w:eastAsia="pt-PT"/>
          </w:rPr>
          <w:tab/>
        </w:r>
        <w:r w:rsidRPr="00710160">
          <w:rPr>
            <w:rStyle w:val="Hyperlink"/>
          </w:rPr>
          <w:t>References</w:t>
        </w:r>
        <w:r>
          <w:rPr>
            <w:webHidden/>
          </w:rPr>
          <w:tab/>
        </w:r>
        <w:r>
          <w:rPr>
            <w:webHidden/>
          </w:rPr>
          <w:fldChar w:fldCharType="begin"/>
        </w:r>
        <w:r>
          <w:rPr>
            <w:webHidden/>
          </w:rPr>
          <w:instrText xml:space="preserve"> PAGEREF _Toc39227634 \h </w:instrText>
        </w:r>
        <w:r>
          <w:rPr>
            <w:webHidden/>
          </w:rPr>
        </w:r>
      </w:ins>
      <w:r>
        <w:rPr>
          <w:webHidden/>
        </w:rPr>
        <w:fldChar w:fldCharType="separate"/>
      </w:r>
      <w:ins w:id="98" w:author="Rodrigo LeaL" w:date="2020-05-01T12:13:00Z">
        <w:r>
          <w:rPr>
            <w:webHidden/>
          </w:rPr>
          <w:t>38</w:t>
        </w:r>
        <w:r>
          <w:rPr>
            <w:webHidden/>
          </w:rPr>
          <w:fldChar w:fldCharType="end"/>
        </w:r>
        <w:r w:rsidRPr="00710160">
          <w:rPr>
            <w:rStyle w:val="Hyperlink"/>
          </w:rPr>
          <w:fldChar w:fldCharType="end"/>
        </w:r>
      </w:ins>
    </w:p>
    <w:p w14:paraId="5F850C43" w14:textId="2F4EF8EE" w:rsidR="00E24372" w:rsidRDefault="00E24372">
      <w:pPr>
        <w:pStyle w:val="TOC1"/>
        <w:tabs>
          <w:tab w:val="left" w:pos="480"/>
          <w:tab w:val="right" w:leader="dot" w:pos="8494"/>
        </w:tabs>
        <w:rPr>
          <w:ins w:id="99" w:author="Rodrigo LeaL" w:date="2020-05-01T12:13:00Z"/>
          <w:sz w:val="22"/>
          <w:szCs w:val="22"/>
          <w:lang w:eastAsia="pt-PT"/>
        </w:rPr>
      </w:pPr>
      <w:ins w:id="100" w:author="Rodrigo LeaL" w:date="2020-05-01T12:13:00Z">
        <w:r w:rsidRPr="00710160">
          <w:rPr>
            <w:rStyle w:val="Hyperlink"/>
          </w:rPr>
          <w:fldChar w:fldCharType="begin"/>
        </w:r>
        <w:r w:rsidRPr="00710160">
          <w:rPr>
            <w:rStyle w:val="Hyperlink"/>
          </w:rPr>
          <w:instrText xml:space="preserve"> </w:instrText>
        </w:r>
        <w:r>
          <w:instrText>HYPERLINK \l "_Toc39227635"</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rPr>
          <w:t>9.</w:t>
        </w:r>
        <w:r>
          <w:rPr>
            <w:sz w:val="22"/>
            <w:szCs w:val="22"/>
            <w:lang w:eastAsia="pt-PT"/>
          </w:rPr>
          <w:tab/>
        </w:r>
        <w:r w:rsidRPr="00710160">
          <w:rPr>
            <w:rStyle w:val="Hyperlink"/>
          </w:rPr>
          <w:t>Annex</w:t>
        </w:r>
        <w:r>
          <w:rPr>
            <w:webHidden/>
          </w:rPr>
          <w:tab/>
        </w:r>
        <w:r>
          <w:rPr>
            <w:webHidden/>
          </w:rPr>
          <w:fldChar w:fldCharType="begin"/>
        </w:r>
        <w:r>
          <w:rPr>
            <w:webHidden/>
          </w:rPr>
          <w:instrText xml:space="preserve"> PAGEREF _Toc39227635 \h </w:instrText>
        </w:r>
        <w:r>
          <w:rPr>
            <w:webHidden/>
          </w:rPr>
        </w:r>
      </w:ins>
      <w:r>
        <w:rPr>
          <w:webHidden/>
        </w:rPr>
        <w:fldChar w:fldCharType="separate"/>
      </w:r>
      <w:ins w:id="101" w:author="Rodrigo LeaL" w:date="2020-05-01T12:13:00Z">
        <w:r>
          <w:rPr>
            <w:webHidden/>
          </w:rPr>
          <w:t>41</w:t>
        </w:r>
        <w:r>
          <w:rPr>
            <w:webHidden/>
          </w:rPr>
          <w:fldChar w:fldCharType="end"/>
        </w:r>
        <w:r w:rsidRPr="00710160">
          <w:rPr>
            <w:rStyle w:val="Hyperlink"/>
          </w:rPr>
          <w:fldChar w:fldCharType="end"/>
        </w:r>
      </w:ins>
    </w:p>
    <w:p w14:paraId="0E345F0D" w14:textId="0C3FAA01" w:rsidR="00E24372" w:rsidRDefault="00E24372">
      <w:pPr>
        <w:pStyle w:val="TOC2"/>
        <w:tabs>
          <w:tab w:val="right" w:leader="dot" w:pos="8494"/>
        </w:tabs>
        <w:rPr>
          <w:ins w:id="102" w:author="Rodrigo LeaL" w:date="2020-05-01T12:13:00Z"/>
          <w:sz w:val="22"/>
          <w:szCs w:val="22"/>
          <w:lang w:eastAsia="pt-PT"/>
        </w:rPr>
      </w:pPr>
      <w:ins w:id="103" w:author="Rodrigo LeaL" w:date="2020-05-01T12:13:00Z">
        <w:r w:rsidRPr="00710160">
          <w:rPr>
            <w:rStyle w:val="Hyperlink"/>
          </w:rPr>
          <w:fldChar w:fldCharType="begin"/>
        </w:r>
        <w:r w:rsidRPr="00710160">
          <w:rPr>
            <w:rStyle w:val="Hyperlink"/>
          </w:rPr>
          <w:instrText xml:space="preserve"> </w:instrText>
        </w:r>
        <w:r>
          <w:instrText>HYPERLINK \l "_Toc39227636"</w:instrText>
        </w:r>
        <w:r w:rsidRPr="00710160">
          <w:rPr>
            <w:rStyle w:val="Hyperlink"/>
          </w:rPr>
          <w:instrText xml:space="preserve"> </w:instrText>
        </w:r>
        <w:r w:rsidRPr="00710160">
          <w:rPr>
            <w:rStyle w:val="Hyperlink"/>
          </w:rPr>
        </w:r>
        <w:r w:rsidRPr="00710160">
          <w:rPr>
            <w:rStyle w:val="Hyperlink"/>
          </w:rPr>
          <w:fldChar w:fldCharType="separate"/>
        </w:r>
        <w:r w:rsidRPr="00710160">
          <w:rPr>
            <w:rStyle w:val="Hyperlink"/>
          </w:rPr>
          <w:t>9.1. Supported versions of container dependencies</w:t>
        </w:r>
        <w:r>
          <w:rPr>
            <w:webHidden/>
          </w:rPr>
          <w:tab/>
        </w:r>
        <w:r>
          <w:rPr>
            <w:webHidden/>
          </w:rPr>
          <w:fldChar w:fldCharType="begin"/>
        </w:r>
        <w:r>
          <w:rPr>
            <w:webHidden/>
          </w:rPr>
          <w:instrText xml:space="preserve"> PAGEREF _Toc39227636 \h </w:instrText>
        </w:r>
        <w:r>
          <w:rPr>
            <w:webHidden/>
          </w:rPr>
        </w:r>
      </w:ins>
      <w:r>
        <w:rPr>
          <w:webHidden/>
        </w:rPr>
        <w:fldChar w:fldCharType="separate"/>
      </w:r>
      <w:ins w:id="104" w:author="Rodrigo LeaL" w:date="2020-05-01T12:13:00Z">
        <w:r>
          <w:rPr>
            <w:webHidden/>
          </w:rPr>
          <w:t>41</w:t>
        </w:r>
        <w:r>
          <w:rPr>
            <w:webHidden/>
          </w:rPr>
          <w:fldChar w:fldCharType="end"/>
        </w:r>
        <w:r w:rsidRPr="00710160">
          <w:rPr>
            <w:rStyle w:val="Hyperlink"/>
          </w:rPr>
          <w:fldChar w:fldCharType="end"/>
        </w:r>
      </w:ins>
    </w:p>
    <w:p w14:paraId="7E8B3311" w14:textId="0A2F411B" w:rsidR="00D16F98" w:rsidDel="00E24372" w:rsidRDefault="00D16F98">
      <w:pPr>
        <w:pStyle w:val="TOC1"/>
        <w:tabs>
          <w:tab w:val="left" w:pos="480"/>
          <w:tab w:val="right" w:leader="dot" w:pos="8494"/>
        </w:tabs>
        <w:rPr>
          <w:del w:id="105" w:author="Rodrigo LeaL" w:date="2020-05-01T12:13:00Z"/>
          <w:sz w:val="22"/>
          <w:szCs w:val="22"/>
          <w:lang w:eastAsia="pt-PT"/>
        </w:rPr>
      </w:pPr>
      <w:del w:id="106" w:author="Rodrigo LeaL" w:date="2020-05-01T12:13:00Z">
        <w:r w:rsidRPr="00E24372" w:rsidDel="00E24372">
          <w:rPr>
            <w:rPrChange w:id="107" w:author="Rodrigo LeaL" w:date="2020-05-01T12:13:00Z">
              <w:rPr>
                <w:rStyle w:val="Hyperlink"/>
              </w:rPr>
            </w:rPrChange>
          </w:rPr>
          <w:delText>1.</w:delText>
        </w:r>
        <w:r w:rsidDel="00E24372">
          <w:rPr>
            <w:sz w:val="22"/>
            <w:szCs w:val="22"/>
            <w:lang w:eastAsia="pt-PT"/>
          </w:rPr>
          <w:tab/>
        </w:r>
        <w:r w:rsidRPr="00E24372" w:rsidDel="00E24372">
          <w:rPr>
            <w:rPrChange w:id="108" w:author="Rodrigo LeaL" w:date="2020-05-01T12:13:00Z">
              <w:rPr>
                <w:rStyle w:val="Hyperlink"/>
              </w:rPr>
            </w:rPrChange>
          </w:rPr>
          <w:delText>Introduction</w:delText>
        </w:r>
        <w:r w:rsidDel="00E24372">
          <w:rPr>
            <w:webHidden/>
          </w:rPr>
          <w:tab/>
          <w:delText>8</w:delText>
        </w:r>
      </w:del>
    </w:p>
    <w:p w14:paraId="3D33061E" w14:textId="5FDB8590" w:rsidR="00D16F98" w:rsidDel="00E24372" w:rsidRDefault="00D16F98">
      <w:pPr>
        <w:pStyle w:val="TOC2"/>
        <w:tabs>
          <w:tab w:val="right" w:leader="dot" w:pos="8494"/>
        </w:tabs>
        <w:rPr>
          <w:del w:id="109" w:author="Rodrigo LeaL" w:date="2020-05-01T12:13:00Z"/>
          <w:sz w:val="22"/>
          <w:szCs w:val="22"/>
          <w:lang w:eastAsia="pt-PT"/>
        </w:rPr>
      </w:pPr>
      <w:del w:id="110" w:author="Rodrigo LeaL" w:date="2020-05-01T12:13:00Z">
        <w:r w:rsidRPr="00E24372" w:rsidDel="00E24372">
          <w:rPr>
            <w:lang w:val="en-US"/>
            <w:rPrChange w:id="111" w:author="Rodrigo LeaL" w:date="2020-05-01T12:13:00Z">
              <w:rPr>
                <w:rStyle w:val="Hyperlink"/>
                <w:lang w:val="en-US"/>
              </w:rPr>
            </w:rPrChange>
          </w:rPr>
          <w:delText>1.1. Outline</w:delText>
        </w:r>
        <w:r w:rsidDel="00E24372">
          <w:rPr>
            <w:webHidden/>
          </w:rPr>
          <w:tab/>
          <w:delText>10</w:delText>
        </w:r>
      </w:del>
    </w:p>
    <w:p w14:paraId="697E8456" w14:textId="37063376" w:rsidR="00D16F98" w:rsidDel="00E24372" w:rsidRDefault="00D16F98">
      <w:pPr>
        <w:pStyle w:val="TOC1"/>
        <w:tabs>
          <w:tab w:val="left" w:pos="480"/>
          <w:tab w:val="right" w:leader="dot" w:pos="8494"/>
        </w:tabs>
        <w:rPr>
          <w:del w:id="112" w:author="Rodrigo LeaL" w:date="2020-05-01T12:13:00Z"/>
          <w:sz w:val="22"/>
          <w:szCs w:val="22"/>
          <w:lang w:eastAsia="pt-PT"/>
        </w:rPr>
      </w:pPr>
      <w:del w:id="113" w:author="Rodrigo LeaL" w:date="2020-05-01T12:13:00Z">
        <w:r w:rsidRPr="00E24372" w:rsidDel="00E24372">
          <w:rPr>
            <w:rPrChange w:id="114" w:author="Rodrigo LeaL" w:date="2020-05-01T12:13:00Z">
              <w:rPr>
                <w:rStyle w:val="Hyperlink"/>
              </w:rPr>
            </w:rPrChange>
          </w:rPr>
          <w:delText>2.</w:delText>
        </w:r>
        <w:r w:rsidDel="00E24372">
          <w:rPr>
            <w:sz w:val="22"/>
            <w:szCs w:val="22"/>
            <w:lang w:eastAsia="pt-PT"/>
          </w:rPr>
          <w:tab/>
        </w:r>
        <w:r w:rsidRPr="00E24372" w:rsidDel="00E24372">
          <w:rPr>
            <w:rPrChange w:id="115" w:author="Rodrigo LeaL" w:date="2020-05-01T12:13:00Z">
              <w:rPr>
                <w:rStyle w:val="Hyperlink"/>
              </w:rPr>
            </w:rPrChange>
          </w:rPr>
          <w:delText>Requirements</w:delText>
        </w:r>
        <w:r w:rsidDel="00E24372">
          <w:rPr>
            <w:webHidden/>
          </w:rPr>
          <w:tab/>
          <w:delText>12</w:delText>
        </w:r>
      </w:del>
    </w:p>
    <w:p w14:paraId="35A7D679" w14:textId="3475C854" w:rsidR="00D16F98" w:rsidDel="00E24372" w:rsidRDefault="00D16F98">
      <w:pPr>
        <w:pStyle w:val="TOC2"/>
        <w:tabs>
          <w:tab w:val="right" w:leader="dot" w:pos="8494"/>
        </w:tabs>
        <w:rPr>
          <w:del w:id="116" w:author="Rodrigo LeaL" w:date="2020-05-01T12:13:00Z"/>
          <w:sz w:val="22"/>
          <w:szCs w:val="22"/>
          <w:lang w:eastAsia="pt-PT"/>
        </w:rPr>
      </w:pPr>
      <w:del w:id="117" w:author="Rodrigo LeaL" w:date="2020-05-01T12:13:00Z">
        <w:r w:rsidRPr="00E24372" w:rsidDel="00E24372">
          <w:rPr>
            <w:rFonts w:eastAsia="Times New Roman"/>
            <w:lang w:val="en-GB" w:eastAsia="en-GB"/>
            <w:rPrChange w:id="118" w:author="Rodrigo LeaL" w:date="2020-05-01T12:13:00Z">
              <w:rPr>
                <w:rStyle w:val="Hyperlink"/>
                <w:rFonts w:eastAsia="Times New Roman"/>
                <w:lang w:val="en-GB" w:eastAsia="en-GB"/>
              </w:rPr>
            </w:rPrChange>
          </w:rPr>
          <w:delText>User Journeys</w:delText>
        </w:r>
        <w:r w:rsidDel="00E24372">
          <w:rPr>
            <w:webHidden/>
          </w:rPr>
          <w:tab/>
          <w:delText>13</w:delText>
        </w:r>
      </w:del>
    </w:p>
    <w:p w14:paraId="02DBA3C5" w14:textId="35457ADE" w:rsidR="00D16F98" w:rsidDel="00E24372" w:rsidRDefault="00D16F98">
      <w:pPr>
        <w:pStyle w:val="TOC3"/>
        <w:tabs>
          <w:tab w:val="right" w:leader="dot" w:pos="8494"/>
        </w:tabs>
        <w:rPr>
          <w:del w:id="119" w:author="Rodrigo LeaL" w:date="2020-05-01T12:13:00Z"/>
          <w:sz w:val="22"/>
          <w:szCs w:val="22"/>
          <w:lang w:eastAsia="pt-PT"/>
        </w:rPr>
      </w:pPr>
      <w:del w:id="120" w:author="Rodrigo LeaL" w:date="2020-05-01T12:13:00Z">
        <w:r w:rsidRPr="00E24372" w:rsidDel="00E24372">
          <w:rPr>
            <w:rFonts w:eastAsia="Times New Roman"/>
            <w:lang w:eastAsia="en-GB"/>
            <w:rPrChange w:id="121" w:author="Rodrigo LeaL" w:date="2020-05-01T12:13:00Z">
              <w:rPr>
                <w:rStyle w:val="Hyperlink"/>
                <w:rFonts w:eastAsia="Times New Roman"/>
                <w:lang w:eastAsia="en-GB"/>
              </w:rPr>
            </w:rPrChange>
          </w:rPr>
          <w:delText>Registration</w:delText>
        </w:r>
        <w:r w:rsidDel="00E24372">
          <w:rPr>
            <w:webHidden/>
          </w:rPr>
          <w:tab/>
          <w:delText>14</w:delText>
        </w:r>
      </w:del>
    </w:p>
    <w:p w14:paraId="3F267ECE" w14:textId="175F5149" w:rsidR="00D16F98" w:rsidDel="00E24372" w:rsidRDefault="00D16F98">
      <w:pPr>
        <w:pStyle w:val="TOC3"/>
        <w:tabs>
          <w:tab w:val="right" w:leader="dot" w:pos="8494"/>
        </w:tabs>
        <w:rPr>
          <w:del w:id="122" w:author="Rodrigo LeaL" w:date="2020-05-01T12:13:00Z"/>
          <w:sz w:val="22"/>
          <w:szCs w:val="22"/>
          <w:lang w:eastAsia="pt-PT"/>
        </w:rPr>
      </w:pPr>
      <w:del w:id="123" w:author="Rodrigo LeaL" w:date="2020-05-01T12:13:00Z">
        <w:r w:rsidRPr="00E24372" w:rsidDel="00E24372">
          <w:rPr>
            <w:rFonts w:eastAsia="Times New Roman"/>
            <w:lang w:eastAsia="en-GB"/>
            <w:rPrChange w:id="124" w:author="Rodrigo LeaL" w:date="2020-05-01T12:13:00Z">
              <w:rPr>
                <w:rStyle w:val="Hyperlink"/>
                <w:rFonts w:eastAsia="Times New Roman"/>
                <w:lang w:eastAsia="en-GB"/>
              </w:rPr>
            </w:rPrChange>
          </w:rPr>
          <w:delText>Solving a Challenge</w:delText>
        </w:r>
        <w:r w:rsidDel="00E24372">
          <w:rPr>
            <w:webHidden/>
          </w:rPr>
          <w:tab/>
          <w:delText>15</w:delText>
        </w:r>
      </w:del>
    </w:p>
    <w:p w14:paraId="42DB6E31" w14:textId="6706F1AE" w:rsidR="00D16F98" w:rsidDel="00E24372" w:rsidRDefault="00D16F98">
      <w:pPr>
        <w:pStyle w:val="TOC3"/>
        <w:tabs>
          <w:tab w:val="right" w:leader="dot" w:pos="8494"/>
        </w:tabs>
        <w:rPr>
          <w:del w:id="125" w:author="Rodrigo LeaL" w:date="2020-05-01T12:13:00Z"/>
          <w:sz w:val="22"/>
          <w:szCs w:val="22"/>
          <w:lang w:eastAsia="pt-PT"/>
        </w:rPr>
      </w:pPr>
      <w:del w:id="126" w:author="Rodrigo LeaL" w:date="2020-05-01T12:13:00Z">
        <w:r w:rsidRPr="00E24372" w:rsidDel="00E24372">
          <w:rPr>
            <w:rFonts w:eastAsia="Times New Roman"/>
            <w:lang w:eastAsia="en-GB"/>
            <w:rPrChange w:id="127" w:author="Rodrigo LeaL" w:date="2020-05-01T12:13:00Z">
              <w:rPr>
                <w:rStyle w:val="Hyperlink"/>
                <w:rFonts w:eastAsia="Times New Roman"/>
                <w:lang w:eastAsia="en-GB"/>
              </w:rPr>
            </w:rPrChange>
          </w:rPr>
          <w:delText>Create a Challenge</w:delText>
        </w:r>
        <w:r w:rsidDel="00E24372">
          <w:rPr>
            <w:webHidden/>
          </w:rPr>
          <w:tab/>
          <w:delText>16</w:delText>
        </w:r>
      </w:del>
    </w:p>
    <w:p w14:paraId="771F37F9" w14:textId="054DB8E0" w:rsidR="00D16F98" w:rsidDel="00E24372" w:rsidRDefault="00D16F98">
      <w:pPr>
        <w:pStyle w:val="TOC3"/>
        <w:tabs>
          <w:tab w:val="right" w:leader="dot" w:pos="8494"/>
        </w:tabs>
        <w:rPr>
          <w:del w:id="128" w:author="Rodrigo LeaL" w:date="2020-05-01T12:13:00Z"/>
          <w:sz w:val="22"/>
          <w:szCs w:val="22"/>
          <w:lang w:eastAsia="pt-PT"/>
        </w:rPr>
      </w:pPr>
      <w:del w:id="129" w:author="Rodrigo LeaL" w:date="2020-05-01T12:13:00Z">
        <w:r w:rsidRPr="00E24372" w:rsidDel="00E24372">
          <w:rPr>
            <w:rFonts w:eastAsia="Times New Roman"/>
            <w:lang w:eastAsia="en-GB"/>
            <w:rPrChange w:id="130" w:author="Rodrigo LeaL" w:date="2020-05-01T12:13:00Z">
              <w:rPr>
                <w:rStyle w:val="Hyperlink"/>
                <w:rFonts w:eastAsia="Times New Roman"/>
                <w:lang w:eastAsia="en-GB"/>
              </w:rPr>
            </w:rPrChange>
          </w:rPr>
          <w:delText>Create a Questionnaire</w:delText>
        </w:r>
        <w:r w:rsidDel="00E24372">
          <w:rPr>
            <w:webHidden/>
          </w:rPr>
          <w:tab/>
          <w:delText>17</w:delText>
        </w:r>
      </w:del>
    </w:p>
    <w:p w14:paraId="03B33410" w14:textId="694D9846" w:rsidR="00D16F98" w:rsidDel="00E24372" w:rsidRDefault="00D16F98">
      <w:pPr>
        <w:pStyle w:val="TOC3"/>
        <w:tabs>
          <w:tab w:val="right" w:leader="dot" w:pos="8494"/>
        </w:tabs>
        <w:rPr>
          <w:del w:id="131" w:author="Rodrigo LeaL" w:date="2020-05-01T12:13:00Z"/>
          <w:sz w:val="22"/>
          <w:szCs w:val="22"/>
          <w:lang w:eastAsia="pt-PT"/>
        </w:rPr>
      </w:pPr>
      <w:del w:id="132" w:author="Rodrigo LeaL" w:date="2020-05-01T12:13:00Z">
        <w:r w:rsidRPr="00E24372" w:rsidDel="00E24372">
          <w:rPr>
            <w:rFonts w:eastAsia="Times New Roman"/>
            <w:lang w:eastAsia="en-GB"/>
            <w:rPrChange w:id="133" w:author="Rodrigo LeaL" w:date="2020-05-01T12:13:00Z">
              <w:rPr>
                <w:rStyle w:val="Hyperlink"/>
                <w:rFonts w:eastAsia="Times New Roman"/>
                <w:lang w:eastAsia="en-GB"/>
              </w:rPr>
            </w:rPrChange>
          </w:rPr>
          <w:delText>Run code</w:delText>
        </w:r>
        <w:r w:rsidDel="00E24372">
          <w:rPr>
            <w:webHidden/>
          </w:rPr>
          <w:tab/>
          <w:delText>18</w:delText>
        </w:r>
      </w:del>
    </w:p>
    <w:p w14:paraId="0CE0ECCF" w14:textId="56AB93F3" w:rsidR="00D16F98" w:rsidDel="00E24372" w:rsidRDefault="00D16F98">
      <w:pPr>
        <w:pStyle w:val="TOC3"/>
        <w:tabs>
          <w:tab w:val="right" w:leader="dot" w:pos="8494"/>
        </w:tabs>
        <w:rPr>
          <w:del w:id="134" w:author="Rodrigo LeaL" w:date="2020-05-01T12:13:00Z"/>
          <w:sz w:val="22"/>
          <w:szCs w:val="22"/>
          <w:lang w:eastAsia="pt-PT"/>
        </w:rPr>
      </w:pPr>
      <w:del w:id="135" w:author="Rodrigo LeaL" w:date="2020-05-01T12:13:00Z">
        <w:r w:rsidRPr="00E24372" w:rsidDel="00E24372">
          <w:rPr>
            <w:rFonts w:eastAsia="Times New Roman"/>
            <w:lang w:eastAsia="en-GB"/>
            <w:rPrChange w:id="136" w:author="Rodrigo LeaL" w:date="2020-05-01T12:13:00Z">
              <w:rPr>
                <w:rStyle w:val="Hyperlink"/>
                <w:rFonts w:eastAsia="Times New Roman"/>
                <w:lang w:eastAsia="en-GB"/>
              </w:rPr>
            </w:rPrChange>
          </w:rPr>
          <w:delText>Answer a Questionnaire</w:delText>
        </w:r>
        <w:r w:rsidDel="00E24372">
          <w:rPr>
            <w:webHidden/>
          </w:rPr>
          <w:tab/>
          <w:delText>18</w:delText>
        </w:r>
      </w:del>
    </w:p>
    <w:p w14:paraId="2BE96E02" w14:textId="106FE095" w:rsidR="00D16F98" w:rsidDel="00E24372" w:rsidRDefault="00D16F98">
      <w:pPr>
        <w:pStyle w:val="TOC1"/>
        <w:tabs>
          <w:tab w:val="left" w:pos="480"/>
          <w:tab w:val="right" w:leader="dot" w:pos="8494"/>
        </w:tabs>
        <w:rPr>
          <w:del w:id="137" w:author="Rodrigo LeaL" w:date="2020-05-01T12:13:00Z"/>
          <w:sz w:val="22"/>
          <w:szCs w:val="22"/>
          <w:lang w:eastAsia="pt-PT"/>
        </w:rPr>
      </w:pPr>
      <w:del w:id="138" w:author="Rodrigo LeaL" w:date="2020-05-01T12:13:00Z">
        <w:r w:rsidRPr="00E24372" w:rsidDel="00E24372">
          <w:rPr>
            <w:rPrChange w:id="139" w:author="Rodrigo LeaL" w:date="2020-05-01T12:13:00Z">
              <w:rPr>
                <w:rStyle w:val="Hyperlink"/>
              </w:rPr>
            </w:rPrChange>
          </w:rPr>
          <w:delText>3.</w:delText>
        </w:r>
        <w:r w:rsidDel="00E24372">
          <w:rPr>
            <w:sz w:val="22"/>
            <w:szCs w:val="22"/>
            <w:lang w:eastAsia="pt-PT"/>
          </w:rPr>
          <w:tab/>
        </w:r>
        <w:r w:rsidRPr="00E24372" w:rsidDel="00E24372">
          <w:rPr>
            <w:rPrChange w:id="140" w:author="Rodrigo LeaL" w:date="2020-05-01T12:13:00Z">
              <w:rPr>
                <w:rStyle w:val="Hyperlink"/>
              </w:rPr>
            </w:rPrChange>
          </w:rPr>
          <w:delText>Related work</w:delText>
        </w:r>
        <w:r w:rsidDel="00E24372">
          <w:rPr>
            <w:webHidden/>
          </w:rPr>
          <w:tab/>
          <w:delText>20</w:delText>
        </w:r>
      </w:del>
    </w:p>
    <w:p w14:paraId="352E0E08" w14:textId="377E1400" w:rsidR="00D16F98" w:rsidDel="00E24372" w:rsidRDefault="00D16F98">
      <w:pPr>
        <w:pStyle w:val="TOC2"/>
        <w:tabs>
          <w:tab w:val="left" w:pos="880"/>
          <w:tab w:val="right" w:leader="dot" w:pos="8494"/>
        </w:tabs>
        <w:rPr>
          <w:del w:id="141" w:author="Rodrigo LeaL" w:date="2020-05-01T12:13:00Z"/>
          <w:sz w:val="22"/>
          <w:szCs w:val="22"/>
          <w:lang w:eastAsia="pt-PT"/>
        </w:rPr>
      </w:pPr>
      <w:del w:id="142" w:author="Rodrigo LeaL" w:date="2020-05-01T12:13:00Z">
        <w:r w:rsidRPr="00E24372" w:rsidDel="00E24372">
          <w:rPr>
            <w:lang w:val="en-US"/>
            <w:rPrChange w:id="143" w:author="Rodrigo LeaL" w:date="2020-05-01T12:13:00Z">
              <w:rPr>
                <w:rStyle w:val="Hyperlink"/>
                <w:lang w:val="en-US"/>
              </w:rPr>
            </w:rPrChange>
          </w:rPr>
          <w:delText>3.1.</w:delText>
        </w:r>
        <w:r w:rsidDel="00E24372">
          <w:rPr>
            <w:sz w:val="22"/>
            <w:szCs w:val="22"/>
            <w:lang w:eastAsia="pt-PT"/>
          </w:rPr>
          <w:tab/>
        </w:r>
        <w:r w:rsidRPr="00E24372" w:rsidDel="00E24372">
          <w:rPr>
            <w:lang w:val="en-US"/>
            <w:rPrChange w:id="144" w:author="Rodrigo LeaL" w:date="2020-05-01T12:13:00Z">
              <w:rPr>
                <w:rStyle w:val="Hyperlink"/>
                <w:lang w:val="en-US"/>
              </w:rPr>
            </w:rPrChange>
          </w:rPr>
          <w:delText>AlgoExpert</w:delText>
        </w:r>
        <w:r w:rsidDel="00E24372">
          <w:rPr>
            <w:webHidden/>
          </w:rPr>
          <w:tab/>
          <w:delText>20</w:delText>
        </w:r>
      </w:del>
    </w:p>
    <w:p w14:paraId="42DD1170" w14:textId="33C49443" w:rsidR="00D16F98" w:rsidDel="00E24372" w:rsidRDefault="00D16F98">
      <w:pPr>
        <w:pStyle w:val="TOC2"/>
        <w:tabs>
          <w:tab w:val="left" w:pos="880"/>
          <w:tab w:val="right" w:leader="dot" w:pos="8494"/>
        </w:tabs>
        <w:rPr>
          <w:del w:id="145" w:author="Rodrigo LeaL" w:date="2020-05-01T12:13:00Z"/>
          <w:sz w:val="22"/>
          <w:szCs w:val="22"/>
          <w:lang w:eastAsia="pt-PT"/>
        </w:rPr>
      </w:pPr>
      <w:del w:id="146" w:author="Rodrigo LeaL" w:date="2020-05-01T12:13:00Z">
        <w:r w:rsidRPr="00E24372" w:rsidDel="00E24372">
          <w:rPr>
            <w:lang w:val="en-US"/>
            <w:rPrChange w:id="147" w:author="Rodrigo LeaL" w:date="2020-05-01T12:13:00Z">
              <w:rPr>
                <w:rStyle w:val="Hyperlink"/>
                <w:lang w:val="en-US"/>
              </w:rPr>
            </w:rPrChange>
          </w:rPr>
          <w:delText>3.2.</w:delText>
        </w:r>
        <w:r w:rsidDel="00E24372">
          <w:rPr>
            <w:sz w:val="22"/>
            <w:szCs w:val="22"/>
            <w:lang w:eastAsia="pt-PT"/>
          </w:rPr>
          <w:tab/>
        </w:r>
        <w:r w:rsidRPr="00E24372" w:rsidDel="00E24372">
          <w:rPr>
            <w:lang w:val="en-US"/>
            <w:rPrChange w:id="148" w:author="Rodrigo LeaL" w:date="2020-05-01T12:13:00Z">
              <w:rPr>
                <w:rStyle w:val="Hyperlink"/>
                <w:lang w:val="en-US"/>
              </w:rPr>
            </w:rPrChange>
          </w:rPr>
          <w:delText>HackerRank</w:delText>
        </w:r>
        <w:r w:rsidDel="00E24372">
          <w:rPr>
            <w:webHidden/>
          </w:rPr>
          <w:tab/>
          <w:delText>20</w:delText>
        </w:r>
      </w:del>
    </w:p>
    <w:p w14:paraId="35F2C8EF" w14:textId="44C480F2" w:rsidR="00D16F98" w:rsidDel="00E24372" w:rsidRDefault="00D16F98">
      <w:pPr>
        <w:pStyle w:val="TOC2"/>
        <w:tabs>
          <w:tab w:val="left" w:pos="880"/>
          <w:tab w:val="right" w:leader="dot" w:pos="8494"/>
        </w:tabs>
        <w:rPr>
          <w:del w:id="149" w:author="Rodrigo LeaL" w:date="2020-05-01T12:13:00Z"/>
          <w:sz w:val="22"/>
          <w:szCs w:val="22"/>
          <w:lang w:eastAsia="pt-PT"/>
        </w:rPr>
      </w:pPr>
      <w:del w:id="150" w:author="Rodrigo LeaL" w:date="2020-05-01T12:13:00Z">
        <w:r w:rsidRPr="00E24372" w:rsidDel="00E24372">
          <w:rPr>
            <w:lang w:val="en-US"/>
            <w:rPrChange w:id="151" w:author="Rodrigo LeaL" w:date="2020-05-01T12:13:00Z">
              <w:rPr>
                <w:rStyle w:val="Hyperlink"/>
                <w:lang w:val="en-US"/>
              </w:rPr>
            </w:rPrChange>
          </w:rPr>
          <w:delText>3.3.</w:delText>
        </w:r>
        <w:r w:rsidDel="00E24372">
          <w:rPr>
            <w:sz w:val="22"/>
            <w:szCs w:val="22"/>
            <w:lang w:eastAsia="pt-PT"/>
          </w:rPr>
          <w:tab/>
        </w:r>
        <w:r w:rsidRPr="00E24372" w:rsidDel="00E24372">
          <w:rPr>
            <w:lang w:val="en-US"/>
            <w:rPrChange w:id="152" w:author="Rodrigo LeaL" w:date="2020-05-01T12:13:00Z">
              <w:rPr>
                <w:rStyle w:val="Hyperlink"/>
                <w:lang w:val="en-US"/>
              </w:rPr>
            </w:rPrChange>
          </w:rPr>
          <w:delText>LeetCode</w:delText>
        </w:r>
        <w:r w:rsidDel="00E24372">
          <w:rPr>
            <w:webHidden/>
          </w:rPr>
          <w:tab/>
          <w:delText>21</w:delText>
        </w:r>
      </w:del>
    </w:p>
    <w:p w14:paraId="3E134B19" w14:textId="004DFCF8" w:rsidR="00D16F98" w:rsidDel="00E24372" w:rsidRDefault="00D16F98">
      <w:pPr>
        <w:pStyle w:val="TOC2"/>
        <w:tabs>
          <w:tab w:val="left" w:pos="880"/>
          <w:tab w:val="right" w:leader="dot" w:pos="8494"/>
        </w:tabs>
        <w:rPr>
          <w:del w:id="153" w:author="Rodrigo LeaL" w:date="2020-05-01T12:13:00Z"/>
          <w:sz w:val="22"/>
          <w:szCs w:val="22"/>
          <w:lang w:eastAsia="pt-PT"/>
        </w:rPr>
      </w:pPr>
      <w:del w:id="154" w:author="Rodrigo LeaL" w:date="2020-05-01T12:13:00Z">
        <w:r w:rsidRPr="00E24372" w:rsidDel="00E24372">
          <w:rPr>
            <w:lang w:val="en-US"/>
            <w:rPrChange w:id="155" w:author="Rodrigo LeaL" w:date="2020-05-01T12:13:00Z">
              <w:rPr>
                <w:rStyle w:val="Hyperlink"/>
                <w:lang w:val="en-US"/>
              </w:rPr>
            </w:rPrChange>
          </w:rPr>
          <w:delText>3.4.</w:delText>
        </w:r>
        <w:r w:rsidDel="00E24372">
          <w:rPr>
            <w:sz w:val="22"/>
            <w:szCs w:val="22"/>
            <w:lang w:eastAsia="pt-PT"/>
          </w:rPr>
          <w:tab/>
        </w:r>
        <w:r w:rsidRPr="00E24372" w:rsidDel="00E24372">
          <w:rPr>
            <w:lang w:val="en-US"/>
            <w:rPrChange w:id="156" w:author="Rodrigo LeaL" w:date="2020-05-01T12:13:00Z">
              <w:rPr>
                <w:rStyle w:val="Hyperlink"/>
                <w:lang w:val="en-US"/>
              </w:rPr>
            </w:rPrChange>
          </w:rPr>
          <w:delText>Codewars</w:delText>
        </w:r>
        <w:r w:rsidDel="00E24372">
          <w:rPr>
            <w:webHidden/>
          </w:rPr>
          <w:tab/>
          <w:delText>21</w:delText>
        </w:r>
      </w:del>
    </w:p>
    <w:p w14:paraId="0534C27F" w14:textId="7D6B57DC" w:rsidR="00D16F98" w:rsidDel="00E24372" w:rsidRDefault="00D16F98">
      <w:pPr>
        <w:pStyle w:val="TOC2"/>
        <w:tabs>
          <w:tab w:val="left" w:pos="880"/>
          <w:tab w:val="right" w:leader="dot" w:pos="8494"/>
        </w:tabs>
        <w:rPr>
          <w:del w:id="157" w:author="Rodrigo LeaL" w:date="2020-05-01T12:13:00Z"/>
          <w:sz w:val="22"/>
          <w:szCs w:val="22"/>
          <w:lang w:eastAsia="pt-PT"/>
        </w:rPr>
      </w:pPr>
      <w:del w:id="158" w:author="Rodrigo LeaL" w:date="2020-05-01T12:13:00Z">
        <w:r w:rsidRPr="00E24372" w:rsidDel="00E24372">
          <w:rPr>
            <w:lang w:val="en-US"/>
            <w:rPrChange w:id="159" w:author="Rodrigo LeaL" w:date="2020-05-01T12:13:00Z">
              <w:rPr>
                <w:rStyle w:val="Hyperlink"/>
                <w:lang w:val="en-US"/>
              </w:rPr>
            </w:rPrChange>
          </w:rPr>
          <w:delText>3.5.</w:delText>
        </w:r>
        <w:r w:rsidDel="00E24372">
          <w:rPr>
            <w:sz w:val="22"/>
            <w:szCs w:val="22"/>
            <w:lang w:eastAsia="pt-PT"/>
          </w:rPr>
          <w:tab/>
        </w:r>
        <w:r w:rsidRPr="00E24372" w:rsidDel="00E24372">
          <w:rPr>
            <w:lang w:val="en-US"/>
            <w:rPrChange w:id="160" w:author="Rodrigo LeaL" w:date="2020-05-01T12:13:00Z">
              <w:rPr>
                <w:rStyle w:val="Hyperlink"/>
                <w:lang w:val="en-US"/>
              </w:rPr>
            </w:rPrChange>
          </w:rPr>
          <w:delText>CodeChef</w:delText>
        </w:r>
        <w:r w:rsidDel="00E24372">
          <w:rPr>
            <w:webHidden/>
          </w:rPr>
          <w:tab/>
          <w:delText>21</w:delText>
        </w:r>
      </w:del>
    </w:p>
    <w:p w14:paraId="54162F64" w14:textId="744B40C0" w:rsidR="00D16F98" w:rsidDel="00E24372" w:rsidRDefault="00D16F98">
      <w:pPr>
        <w:pStyle w:val="TOC1"/>
        <w:tabs>
          <w:tab w:val="left" w:pos="480"/>
          <w:tab w:val="right" w:leader="dot" w:pos="8494"/>
        </w:tabs>
        <w:rPr>
          <w:del w:id="161" w:author="Rodrigo LeaL" w:date="2020-05-01T12:13:00Z"/>
          <w:sz w:val="22"/>
          <w:szCs w:val="22"/>
          <w:lang w:eastAsia="pt-PT"/>
        </w:rPr>
      </w:pPr>
      <w:del w:id="162" w:author="Rodrigo LeaL" w:date="2020-05-01T12:13:00Z">
        <w:r w:rsidRPr="00E24372" w:rsidDel="00E24372">
          <w:rPr>
            <w:rPrChange w:id="163" w:author="Rodrigo LeaL" w:date="2020-05-01T12:13:00Z">
              <w:rPr>
                <w:rStyle w:val="Hyperlink"/>
              </w:rPr>
            </w:rPrChange>
          </w:rPr>
          <w:delText>4.</w:delText>
        </w:r>
        <w:r w:rsidDel="00E24372">
          <w:rPr>
            <w:sz w:val="22"/>
            <w:szCs w:val="22"/>
            <w:lang w:eastAsia="pt-PT"/>
          </w:rPr>
          <w:tab/>
        </w:r>
        <w:r w:rsidRPr="00E24372" w:rsidDel="00E24372">
          <w:rPr>
            <w:rPrChange w:id="164" w:author="Rodrigo LeaL" w:date="2020-05-01T12:13:00Z">
              <w:rPr>
                <w:rStyle w:val="Hyperlink"/>
              </w:rPr>
            </w:rPrChange>
          </w:rPr>
          <w:delText>Related Techn</w:delText>
        </w:r>
        <w:r w:rsidRPr="00E24372" w:rsidDel="00E24372">
          <w:rPr>
            <w:rPrChange w:id="165" w:author="Rodrigo LeaL" w:date="2020-05-01T12:13:00Z">
              <w:rPr>
                <w:rStyle w:val="Hyperlink"/>
              </w:rPr>
            </w:rPrChange>
          </w:rPr>
          <w:delText>o</w:delText>
        </w:r>
        <w:r w:rsidRPr="00E24372" w:rsidDel="00E24372">
          <w:rPr>
            <w:rPrChange w:id="166" w:author="Rodrigo LeaL" w:date="2020-05-01T12:13:00Z">
              <w:rPr>
                <w:rStyle w:val="Hyperlink"/>
              </w:rPr>
            </w:rPrChange>
          </w:rPr>
          <w:delText>lo</w:delText>
        </w:r>
        <w:r w:rsidRPr="00E24372" w:rsidDel="00E24372">
          <w:rPr>
            <w:rPrChange w:id="167" w:author="Rodrigo LeaL" w:date="2020-05-01T12:13:00Z">
              <w:rPr>
                <w:rStyle w:val="Hyperlink"/>
              </w:rPr>
            </w:rPrChange>
          </w:rPr>
          <w:delText>g</w:delText>
        </w:r>
        <w:r w:rsidRPr="00E24372" w:rsidDel="00E24372">
          <w:rPr>
            <w:rPrChange w:id="168" w:author="Rodrigo LeaL" w:date="2020-05-01T12:13:00Z">
              <w:rPr>
                <w:rStyle w:val="Hyperlink"/>
              </w:rPr>
            </w:rPrChange>
          </w:rPr>
          <w:delText>ies</w:delText>
        </w:r>
        <w:r w:rsidDel="00E24372">
          <w:rPr>
            <w:webHidden/>
          </w:rPr>
          <w:tab/>
          <w:delText>24</w:delText>
        </w:r>
      </w:del>
    </w:p>
    <w:p w14:paraId="72250470" w14:textId="4E761294" w:rsidR="00D16F98" w:rsidDel="00E24372" w:rsidRDefault="00D16F98">
      <w:pPr>
        <w:pStyle w:val="TOC2"/>
        <w:tabs>
          <w:tab w:val="right" w:leader="dot" w:pos="8494"/>
        </w:tabs>
        <w:rPr>
          <w:del w:id="169" w:author="Rodrigo LeaL" w:date="2020-05-01T12:13:00Z"/>
          <w:sz w:val="22"/>
          <w:szCs w:val="22"/>
          <w:lang w:eastAsia="pt-PT"/>
        </w:rPr>
      </w:pPr>
      <w:del w:id="170" w:author="Rodrigo LeaL" w:date="2020-05-01T12:13:00Z">
        <w:r w:rsidRPr="00E24372" w:rsidDel="00E24372">
          <w:rPr>
            <w:lang w:val="en-US"/>
            <w:rPrChange w:id="171" w:author="Rodrigo LeaL" w:date="2020-05-01T12:13:00Z">
              <w:rPr>
                <w:rStyle w:val="Hyperlink"/>
                <w:lang w:val="en-US"/>
              </w:rPr>
            </w:rPrChange>
          </w:rPr>
          <w:delText>4.1. React</w:delText>
        </w:r>
        <w:r w:rsidDel="00E24372">
          <w:rPr>
            <w:webHidden/>
          </w:rPr>
          <w:tab/>
          <w:delText>24</w:delText>
        </w:r>
      </w:del>
    </w:p>
    <w:p w14:paraId="11283939" w14:textId="24761474" w:rsidR="00D16F98" w:rsidDel="00E24372" w:rsidRDefault="00D16F98">
      <w:pPr>
        <w:pStyle w:val="TOC2"/>
        <w:tabs>
          <w:tab w:val="right" w:leader="dot" w:pos="8494"/>
        </w:tabs>
        <w:rPr>
          <w:del w:id="172" w:author="Rodrigo LeaL" w:date="2020-05-01T12:13:00Z"/>
          <w:sz w:val="22"/>
          <w:szCs w:val="22"/>
          <w:lang w:eastAsia="pt-PT"/>
        </w:rPr>
      </w:pPr>
      <w:del w:id="173" w:author="Rodrigo LeaL" w:date="2020-05-01T12:13:00Z">
        <w:r w:rsidRPr="00E24372" w:rsidDel="00E24372">
          <w:rPr>
            <w:lang w:val="en-US"/>
            <w:rPrChange w:id="174" w:author="Rodrigo LeaL" w:date="2020-05-01T12:13:00Z">
              <w:rPr>
                <w:rStyle w:val="Hyperlink"/>
                <w:lang w:val="en-US"/>
              </w:rPr>
            </w:rPrChange>
          </w:rPr>
          <w:delText>4.2. Spring</w:delText>
        </w:r>
        <w:r w:rsidDel="00E24372">
          <w:rPr>
            <w:webHidden/>
          </w:rPr>
          <w:tab/>
          <w:delText>24</w:delText>
        </w:r>
      </w:del>
    </w:p>
    <w:p w14:paraId="4F27EEFC" w14:textId="5D3784FA" w:rsidR="00D16F98" w:rsidDel="00E24372" w:rsidRDefault="00D16F98">
      <w:pPr>
        <w:pStyle w:val="TOC3"/>
        <w:tabs>
          <w:tab w:val="right" w:leader="dot" w:pos="8494"/>
        </w:tabs>
        <w:rPr>
          <w:del w:id="175" w:author="Rodrigo LeaL" w:date="2020-05-01T12:13:00Z"/>
          <w:sz w:val="22"/>
          <w:szCs w:val="22"/>
          <w:lang w:eastAsia="pt-PT"/>
        </w:rPr>
      </w:pPr>
      <w:del w:id="176" w:author="Rodrigo LeaL" w:date="2020-05-01T12:13:00Z">
        <w:r w:rsidRPr="00E24372" w:rsidDel="00E24372">
          <w:rPr>
            <w:lang w:val="en-GB"/>
            <w:rPrChange w:id="177" w:author="Rodrigo LeaL" w:date="2020-05-01T12:13:00Z">
              <w:rPr>
                <w:rStyle w:val="Hyperlink"/>
                <w:lang w:val="en-GB"/>
              </w:rPr>
            </w:rPrChange>
          </w:rPr>
          <w:delText>4.2.1. Spring Boot</w:delText>
        </w:r>
        <w:r w:rsidDel="00E24372">
          <w:rPr>
            <w:webHidden/>
          </w:rPr>
          <w:tab/>
          <w:delText>25</w:delText>
        </w:r>
      </w:del>
    </w:p>
    <w:p w14:paraId="4A082AFD" w14:textId="2D38D0F2" w:rsidR="00D16F98" w:rsidDel="00E24372" w:rsidRDefault="00D16F98">
      <w:pPr>
        <w:pStyle w:val="TOC3"/>
        <w:tabs>
          <w:tab w:val="right" w:leader="dot" w:pos="8494"/>
        </w:tabs>
        <w:rPr>
          <w:del w:id="178" w:author="Rodrigo LeaL" w:date="2020-05-01T12:13:00Z"/>
          <w:sz w:val="22"/>
          <w:szCs w:val="22"/>
          <w:lang w:eastAsia="pt-PT"/>
        </w:rPr>
      </w:pPr>
      <w:del w:id="179" w:author="Rodrigo LeaL" w:date="2020-05-01T12:13:00Z">
        <w:r w:rsidRPr="00E24372" w:rsidDel="00E24372">
          <w:rPr>
            <w:lang w:val="en-GB"/>
            <w:rPrChange w:id="180" w:author="Rodrigo LeaL" w:date="2020-05-01T12:13:00Z">
              <w:rPr>
                <w:rStyle w:val="Hyperlink"/>
                <w:lang w:val="en-GB"/>
              </w:rPr>
            </w:rPrChange>
          </w:rPr>
          <w:delText>4.2.2. Spring Security</w:delText>
        </w:r>
        <w:r w:rsidDel="00E24372">
          <w:rPr>
            <w:webHidden/>
          </w:rPr>
          <w:tab/>
          <w:delText>25</w:delText>
        </w:r>
      </w:del>
    </w:p>
    <w:p w14:paraId="366605E6" w14:textId="2FDD7255" w:rsidR="00D16F98" w:rsidDel="00E24372" w:rsidRDefault="00D16F98">
      <w:pPr>
        <w:pStyle w:val="TOC2"/>
        <w:tabs>
          <w:tab w:val="right" w:leader="dot" w:pos="8494"/>
        </w:tabs>
        <w:rPr>
          <w:del w:id="181" w:author="Rodrigo LeaL" w:date="2020-05-01T12:13:00Z"/>
          <w:sz w:val="22"/>
          <w:szCs w:val="22"/>
          <w:lang w:eastAsia="pt-PT"/>
        </w:rPr>
      </w:pPr>
      <w:del w:id="182" w:author="Rodrigo LeaL" w:date="2020-05-01T12:13:00Z">
        <w:r w:rsidRPr="00E24372" w:rsidDel="00E24372">
          <w:rPr>
            <w:lang w:val="en-US"/>
            <w:rPrChange w:id="183" w:author="Rodrigo LeaL" w:date="2020-05-01T12:13:00Z">
              <w:rPr>
                <w:rStyle w:val="Hyperlink"/>
                <w:lang w:val="en-US"/>
              </w:rPr>
            </w:rPrChange>
          </w:rPr>
          <w:delText>4.3. Docker</w:delText>
        </w:r>
        <w:r w:rsidDel="00E24372">
          <w:rPr>
            <w:webHidden/>
          </w:rPr>
          <w:tab/>
          <w:delText>25</w:delText>
        </w:r>
      </w:del>
    </w:p>
    <w:p w14:paraId="02FD282B" w14:textId="352E49A9" w:rsidR="00D16F98" w:rsidDel="00E24372" w:rsidRDefault="00D16F98">
      <w:pPr>
        <w:pStyle w:val="TOC2"/>
        <w:tabs>
          <w:tab w:val="right" w:leader="dot" w:pos="8494"/>
        </w:tabs>
        <w:rPr>
          <w:del w:id="184" w:author="Rodrigo LeaL" w:date="2020-05-01T12:13:00Z"/>
          <w:sz w:val="22"/>
          <w:szCs w:val="22"/>
          <w:lang w:eastAsia="pt-PT"/>
        </w:rPr>
      </w:pPr>
      <w:del w:id="185" w:author="Rodrigo LeaL" w:date="2020-05-01T12:13:00Z">
        <w:r w:rsidRPr="00E24372" w:rsidDel="00E24372">
          <w:rPr>
            <w:lang w:val="en-US"/>
            <w:rPrChange w:id="186" w:author="Rodrigo LeaL" w:date="2020-05-01T12:13:00Z">
              <w:rPr>
                <w:rStyle w:val="Hyperlink"/>
                <w:lang w:val="en-US"/>
              </w:rPr>
            </w:rPrChange>
          </w:rPr>
          <w:delText>4.4. Swagger</w:delText>
        </w:r>
        <w:r w:rsidDel="00E24372">
          <w:rPr>
            <w:webHidden/>
          </w:rPr>
          <w:tab/>
          <w:delText>26</w:delText>
        </w:r>
      </w:del>
    </w:p>
    <w:p w14:paraId="44FAA468" w14:textId="6E7D7075" w:rsidR="00D16F98" w:rsidDel="00E24372" w:rsidRDefault="00D16F98">
      <w:pPr>
        <w:pStyle w:val="TOC1"/>
        <w:tabs>
          <w:tab w:val="left" w:pos="480"/>
          <w:tab w:val="right" w:leader="dot" w:pos="8494"/>
        </w:tabs>
        <w:rPr>
          <w:del w:id="187" w:author="Rodrigo LeaL" w:date="2020-05-01T12:13:00Z"/>
          <w:sz w:val="22"/>
          <w:szCs w:val="22"/>
          <w:lang w:eastAsia="pt-PT"/>
        </w:rPr>
      </w:pPr>
      <w:del w:id="188" w:author="Rodrigo LeaL" w:date="2020-05-01T12:13:00Z">
        <w:r w:rsidRPr="00E24372" w:rsidDel="00E24372">
          <w:rPr>
            <w:rPrChange w:id="189" w:author="Rodrigo LeaL" w:date="2020-05-01T12:13:00Z">
              <w:rPr>
                <w:rStyle w:val="Hyperlink"/>
              </w:rPr>
            </w:rPrChange>
          </w:rPr>
          <w:delText>5.</w:delText>
        </w:r>
        <w:r w:rsidDel="00E24372">
          <w:rPr>
            <w:sz w:val="22"/>
            <w:szCs w:val="22"/>
            <w:lang w:eastAsia="pt-PT"/>
          </w:rPr>
          <w:tab/>
        </w:r>
        <w:r w:rsidRPr="00E24372" w:rsidDel="00E24372">
          <w:rPr>
            <w:rPrChange w:id="190" w:author="Rodrigo LeaL" w:date="2020-05-01T12:13:00Z">
              <w:rPr>
                <w:rStyle w:val="Hyperlink"/>
              </w:rPr>
            </w:rPrChange>
          </w:rPr>
          <w:delText>Arquitecture</w:delText>
        </w:r>
        <w:r w:rsidDel="00E24372">
          <w:rPr>
            <w:webHidden/>
          </w:rPr>
          <w:tab/>
          <w:delText>28</w:delText>
        </w:r>
      </w:del>
    </w:p>
    <w:p w14:paraId="5E81F8C2" w14:textId="19272F62" w:rsidR="00D16F98" w:rsidDel="00E24372" w:rsidRDefault="00D16F98">
      <w:pPr>
        <w:pStyle w:val="TOC2"/>
        <w:tabs>
          <w:tab w:val="right" w:leader="dot" w:pos="8494"/>
        </w:tabs>
        <w:rPr>
          <w:del w:id="191" w:author="Rodrigo LeaL" w:date="2020-05-01T12:13:00Z"/>
          <w:sz w:val="22"/>
          <w:szCs w:val="22"/>
          <w:lang w:eastAsia="pt-PT"/>
        </w:rPr>
      </w:pPr>
      <w:del w:id="192" w:author="Rodrigo LeaL" w:date="2020-05-01T12:13:00Z">
        <w:r w:rsidRPr="00E24372" w:rsidDel="00E24372">
          <w:rPr>
            <w:lang w:val="en-US"/>
            <w:rPrChange w:id="193" w:author="Rodrigo LeaL" w:date="2020-05-01T12:13:00Z">
              <w:rPr>
                <w:rStyle w:val="Hyperlink"/>
                <w:lang w:val="en-US"/>
              </w:rPr>
            </w:rPrChange>
          </w:rPr>
          <w:delText>5.1. Front end</w:delText>
        </w:r>
        <w:r w:rsidDel="00E24372">
          <w:rPr>
            <w:webHidden/>
          </w:rPr>
          <w:tab/>
          <w:delText>28</w:delText>
        </w:r>
      </w:del>
    </w:p>
    <w:p w14:paraId="3B310630" w14:textId="28D5D34E" w:rsidR="00D16F98" w:rsidDel="00E24372" w:rsidRDefault="00D16F98">
      <w:pPr>
        <w:pStyle w:val="TOC2"/>
        <w:tabs>
          <w:tab w:val="right" w:leader="dot" w:pos="8494"/>
        </w:tabs>
        <w:rPr>
          <w:del w:id="194" w:author="Rodrigo LeaL" w:date="2020-05-01T12:13:00Z"/>
          <w:sz w:val="22"/>
          <w:szCs w:val="22"/>
          <w:lang w:eastAsia="pt-PT"/>
        </w:rPr>
      </w:pPr>
      <w:del w:id="195" w:author="Rodrigo LeaL" w:date="2020-05-01T12:13:00Z">
        <w:r w:rsidRPr="00E24372" w:rsidDel="00E24372">
          <w:rPr>
            <w:lang w:val="en-US"/>
            <w:rPrChange w:id="196" w:author="Rodrigo LeaL" w:date="2020-05-01T12:13:00Z">
              <w:rPr>
                <w:rStyle w:val="Hyperlink"/>
                <w:lang w:val="en-US"/>
              </w:rPr>
            </w:rPrChange>
          </w:rPr>
          <w:delText>5.2. Services</w:delText>
        </w:r>
        <w:r w:rsidDel="00E24372">
          <w:rPr>
            <w:webHidden/>
          </w:rPr>
          <w:tab/>
          <w:delText>29</w:delText>
        </w:r>
      </w:del>
    </w:p>
    <w:p w14:paraId="62C745DD" w14:textId="0504C686" w:rsidR="00D16F98" w:rsidDel="00E24372" w:rsidRDefault="00D16F98">
      <w:pPr>
        <w:pStyle w:val="TOC3"/>
        <w:tabs>
          <w:tab w:val="right" w:leader="dot" w:pos="8494"/>
        </w:tabs>
        <w:rPr>
          <w:del w:id="197" w:author="Rodrigo LeaL" w:date="2020-05-01T12:13:00Z"/>
          <w:sz w:val="22"/>
          <w:szCs w:val="22"/>
          <w:lang w:eastAsia="pt-PT"/>
        </w:rPr>
      </w:pPr>
      <w:del w:id="198" w:author="Rodrigo LeaL" w:date="2020-05-01T12:13:00Z">
        <w:r w:rsidRPr="00E24372" w:rsidDel="00E24372">
          <w:rPr>
            <w:lang w:val="en-US"/>
            <w:rPrChange w:id="199" w:author="Rodrigo LeaL" w:date="2020-05-01T12:13:00Z">
              <w:rPr>
                <w:rStyle w:val="Hyperlink"/>
                <w:lang w:val="en-US"/>
              </w:rPr>
            </w:rPrChange>
          </w:rPr>
          <w:delText>5.2.1 Data Model</w:delText>
        </w:r>
        <w:r w:rsidDel="00E24372">
          <w:rPr>
            <w:webHidden/>
          </w:rPr>
          <w:tab/>
          <w:delText>30</w:delText>
        </w:r>
      </w:del>
    </w:p>
    <w:p w14:paraId="11D014BE" w14:textId="641A5D02" w:rsidR="00D16F98" w:rsidDel="00E24372" w:rsidRDefault="00D16F98">
      <w:pPr>
        <w:pStyle w:val="TOC2"/>
        <w:tabs>
          <w:tab w:val="right" w:leader="dot" w:pos="8494"/>
        </w:tabs>
        <w:rPr>
          <w:del w:id="200" w:author="Rodrigo LeaL" w:date="2020-05-01T12:13:00Z"/>
          <w:sz w:val="22"/>
          <w:szCs w:val="22"/>
          <w:lang w:eastAsia="pt-PT"/>
        </w:rPr>
      </w:pPr>
      <w:del w:id="201" w:author="Rodrigo LeaL" w:date="2020-05-01T12:13:00Z">
        <w:r w:rsidRPr="00E24372" w:rsidDel="00E24372">
          <w:rPr>
            <w:lang w:val="en-US"/>
            <w:rPrChange w:id="202" w:author="Rodrigo LeaL" w:date="2020-05-01T12:13:00Z">
              <w:rPr>
                <w:rStyle w:val="Hyperlink"/>
                <w:lang w:val="en-US"/>
              </w:rPr>
            </w:rPrChange>
          </w:rPr>
          <w:delText>5.3. Execution Environments</w:delText>
        </w:r>
        <w:r w:rsidDel="00E24372">
          <w:rPr>
            <w:webHidden/>
          </w:rPr>
          <w:tab/>
          <w:delText>31</w:delText>
        </w:r>
      </w:del>
    </w:p>
    <w:p w14:paraId="76B86E40" w14:textId="1A6F1B74" w:rsidR="00D16F98" w:rsidDel="00E24372" w:rsidRDefault="00D16F98">
      <w:pPr>
        <w:pStyle w:val="TOC3"/>
        <w:tabs>
          <w:tab w:val="right" w:leader="dot" w:pos="8494"/>
        </w:tabs>
        <w:rPr>
          <w:del w:id="203" w:author="Rodrigo LeaL" w:date="2020-05-01T12:13:00Z"/>
          <w:sz w:val="22"/>
          <w:szCs w:val="22"/>
          <w:lang w:eastAsia="pt-PT"/>
        </w:rPr>
      </w:pPr>
      <w:del w:id="204" w:author="Rodrigo LeaL" w:date="2020-05-01T12:13:00Z">
        <w:r w:rsidRPr="00E24372" w:rsidDel="00E24372">
          <w:rPr>
            <w:lang w:val="en-GB"/>
            <w:rPrChange w:id="205" w:author="Rodrigo LeaL" w:date="2020-05-01T12:13:00Z">
              <w:rPr>
                <w:rStyle w:val="Hyperlink"/>
                <w:lang w:val="en-GB"/>
              </w:rPr>
            </w:rPrChange>
          </w:rPr>
          <w:delText>5.3.1. Java &amp; Kotlin</w:delText>
        </w:r>
        <w:r w:rsidDel="00E24372">
          <w:rPr>
            <w:webHidden/>
          </w:rPr>
          <w:tab/>
          <w:delText>32</w:delText>
        </w:r>
      </w:del>
    </w:p>
    <w:p w14:paraId="1C6A740E" w14:textId="0AF97526" w:rsidR="00D16F98" w:rsidDel="00E24372" w:rsidRDefault="00D16F98">
      <w:pPr>
        <w:pStyle w:val="TOC1"/>
        <w:tabs>
          <w:tab w:val="left" w:pos="480"/>
          <w:tab w:val="right" w:leader="dot" w:pos="8494"/>
        </w:tabs>
        <w:rPr>
          <w:del w:id="206" w:author="Rodrigo LeaL" w:date="2020-05-01T12:13:00Z"/>
          <w:sz w:val="22"/>
          <w:szCs w:val="22"/>
          <w:lang w:eastAsia="pt-PT"/>
        </w:rPr>
      </w:pPr>
      <w:del w:id="207" w:author="Rodrigo LeaL" w:date="2020-05-01T12:13:00Z">
        <w:r w:rsidRPr="00E24372" w:rsidDel="00E24372">
          <w:rPr>
            <w:rPrChange w:id="208" w:author="Rodrigo LeaL" w:date="2020-05-01T12:13:00Z">
              <w:rPr>
                <w:rStyle w:val="Hyperlink"/>
              </w:rPr>
            </w:rPrChange>
          </w:rPr>
          <w:delText>6.</w:delText>
        </w:r>
        <w:r w:rsidDel="00E24372">
          <w:rPr>
            <w:sz w:val="22"/>
            <w:szCs w:val="22"/>
            <w:lang w:eastAsia="pt-PT"/>
          </w:rPr>
          <w:tab/>
        </w:r>
        <w:r w:rsidRPr="00E24372" w:rsidDel="00E24372">
          <w:rPr>
            <w:rPrChange w:id="209" w:author="Rodrigo LeaL" w:date="2020-05-01T12:13:00Z">
              <w:rPr>
                <w:rStyle w:val="Hyperlink"/>
              </w:rPr>
            </w:rPrChange>
          </w:rPr>
          <w:delText>Project progress</w:delText>
        </w:r>
        <w:r w:rsidDel="00E24372">
          <w:rPr>
            <w:webHidden/>
          </w:rPr>
          <w:tab/>
          <w:delText>34</w:delText>
        </w:r>
      </w:del>
    </w:p>
    <w:p w14:paraId="3AF2F8A8" w14:textId="494B2A07" w:rsidR="00D16F98" w:rsidDel="00E24372" w:rsidRDefault="00D16F98">
      <w:pPr>
        <w:pStyle w:val="TOC1"/>
        <w:tabs>
          <w:tab w:val="left" w:pos="480"/>
          <w:tab w:val="right" w:leader="dot" w:pos="8494"/>
        </w:tabs>
        <w:rPr>
          <w:del w:id="210" w:author="Rodrigo LeaL" w:date="2020-05-01T12:13:00Z"/>
          <w:sz w:val="22"/>
          <w:szCs w:val="22"/>
          <w:lang w:eastAsia="pt-PT"/>
        </w:rPr>
      </w:pPr>
      <w:del w:id="211" w:author="Rodrigo LeaL" w:date="2020-05-01T12:13:00Z">
        <w:r w:rsidRPr="00E24372" w:rsidDel="00E24372">
          <w:rPr>
            <w:rPrChange w:id="212" w:author="Rodrigo LeaL" w:date="2020-05-01T12:13:00Z">
              <w:rPr>
                <w:rStyle w:val="Hyperlink"/>
              </w:rPr>
            </w:rPrChange>
          </w:rPr>
          <w:delText>7.</w:delText>
        </w:r>
        <w:r w:rsidDel="00E24372">
          <w:rPr>
            <w:sz w:val="22"/>
            <w:szCs w:val="22"/>
            <w:lang w:eastAsia="pt-PT"/>
          </w:rPr>
          <w:tab/>
        </w:r>
        <w:r w:rsidRPr="00E24372" w:rsidDel="00E24372">
          <w:rPr>
            <w:rPrChange w:id="213" w:author="Rodrigo LeaL" w:date="2020-05-01T12:13:00Z">
              <w:rPr>
                <w:rStyle w:val="Hyperlink"/>
              </w:rPr>
            </w:rPrChange>
          </w:rPr>
          <w:delText>Lexicon</w:delText>
        </w:r>
        <w:r w:rsidDel="00E24372">
          <w:rPr>
            <w:webHidden/>
          </w:rPr>
          <w:tab/>
          <w:delText>37</w:delText>
        </w:r>
      </w:del>
    </w:p>
    <w:p w14:paraId="163A0805" w14:textId="5FCE44A7" w:rsidR="00D16F98" w:rsidDel="00E24372" w:rsidRDefault="00D16F98">
      <w:pPr>
        <w:pStyle w:val="TOC1"/>
        <w:tabs>
          <w:tab w:val="left" w:pos="480"/>
          <w:tab w:val="right" w:leader="dot" w:pos="8494"/>
        </w:tabs>
        <w:rPr>
          <w:del w:id="214" w:author="Rodrigo LeaL" w:date="2020-05-01T12:13:00Z"/>
          <w:sz w:val="22"/>
          <w:szCs w:val="22"/>
          <w:lang w:eastAsia="pt-PT"/>
        </w:rPr>
      </w:pPr>
      <w:del w:id="215" w:author="Rodrigo LeaL" w:date="2020-05-01T12:13:00Z">
        <w:r w:rsidRPr="00E24372" w:rsidDel="00E24372">
          <w:rPr>
            <w:rPrChange w:id="216" w:author="Rodrigo LeaL" w:date="2020-05-01T12:13:00Z">
              <w:rPr>
                <w:rStyle w:val="Hyperlink"/>
              </w:rPr>
            </w:rPrChange>
          </w:rPr>
          <w:delText>8.</w:delText>
        </w:r>
        <w:r w:rsidDel="00E24372">
          <w:rPr>
            <w:sz w:val="22"/>
            <w:szCs w:val="22"/>
            <w:lang w:eastAsia="pt-PT"/>
          </w:rPr>
          <w:tab/>
        </w:r>
        <w:r w:rsidRPr="00E24372" w:rsidDel="00E24372">
          <w:rPr>
            <w:rPrChange w:id="217" w:author="Rodrigo LeaL" w:date="2020-05-01T12:13:00Z">
              <w:rPr>
                <w:rStyle w:val="Hyperlink"/>
              </w:rPr>
            </w:rPrChange>
          </w:rPr>
          <w:delText>References</w:delText>
        </w:r>
        <w:r w:rsidDel="00E24372">
          <w:rPr>
            <w:webHidden/>
          </w:rPr>
          <w:tab/>
          <w:delText>39</w:delText>
        </w:r>
      </w:del>
    </w:p>
    <w:p w14:paraId="18D8F943" w14:textId="4B526A21" w:rsidR="00FB4304" w:rsidRPr="001727C3" w:rsidRDefault="00F55374" w:rsidP="00184925">
      <w:pPr>
        <w:rPr>
          <w:noProof w:val="0"/>
        </w:rPr>
      </w:pPr>
      <w:r w:rsidRPr="000D35BB">
        <w:rPr>
          <w:noProof w:val="0"/>
        </w:rPr>
        <w:fldChar w:fldCharType="end"/>
      </w:r>
    </w:p>
    <w:p w14:paraId="56DF476B" w14:textId="77777777" w:rsidR="00FB4304" w:rsidRPr="001727C3" w:rsidRDefault="000D35BB">
      <w:pPr>
        <w:rPr>
          <w:noProof w:val="0"/>
        </w:rPr>
      </w:pPr>
      <w:r w:rsidRPr="000D35BB">
        <w:rPr>
          <w:noProof w:val="0"/>
        </w:rPr>
        <w:br w:type="page"/>
      </w:r>
    </w:p>
    <w:p w14:paraId="4EC3CA08" w14:textId="40486793" w:rsidR="00DE7218" w:rsidRPr="001727C3" w:rsidRDefault="004A2391" w:rsidP="0019106B">
      <w:pPr>
        <w:pStyle w:val="Ttulondice"/>
        <w:rPr>
          <w:noProof w:val="0"/>
        </w:rPr>
      </w:pPr>
      <w:bookmarkStart w:id="218" w:name="_Hlk527280685"/>
      <w:proofErr w:type="spellStart"/>
      <w:r>
        <w:rPr>
          <w:noProof w:val="0"/>
        </w:rPr>
        <w:lastRenderedPageBreak/>
        <w:t>List</w:t>
      </w:r>
      <w:proofErr w:type="spellEnd"/>
      <w:r>
        <w:rPr>
          <w:noProof w:val="0"/>
        </w:rPr>
        <w:t xml:space="preserve"> </w:t>
      </w:r>
      <w:proofErr w:type="spellStart"/>
      <w:proofErr w:type="gramStart"/>
      <w:r>
        <w:rPr>
          <w:noProof w:val="0"/>
        </w:rPr>
        <w:t>of</w:t>
      </w:r>
      <w:proofErr w:type="spellEnd"/>
      <w:r>
        <w:rPr>
          <w:noProof w:val="0"/>
        </w:rPr>
        <w:t xml:space="preserve"> Figures</w:t>
      </w:r>
      <w:proofErr w:type="gramEnd"/>
    </w:p>
    <w:bookmarkEnd w:id="218"/>
    <w:p w14:paraId="56344303" w14:textId="30044D90" w:rsidR="00E24372" w:rsidRDefault="001A3F32">
      <w:pPr>
        <w:pStyle w:val="TableofFigures"/>
        <w:tabs>
          <w:tab w:val="right" w:leader="dot" w:pos="8494"/>
        </w:tabs>
        <w:rPr>
          <w:ins w:id="219" w:author="Rodrigo LeaL" w:date="2020-05-01T12:13:00Z"/>
          <w:sz w:val="22"/>
          <w:szCs w:val="22"/>
          <w:lang w:eastAsia="pt-PT"/>
        </w:rPr>
      </w:pPr>
      <w:r>
        <w:rPr>
          <w:noProof w:val="0"/>
        </w:rPr>
        <w:fldChar w:fldCharType="begin"/>
      </w:r>
      <w:r>
        <w:rPr>
          <w:noProof w:val="0"/>
        </w:rPr>
        <w:instrText xml:space="preserve"> TOC \h \z \c "Figure" </w:instrText>
      </w:r>
      <w:r>
        <w:rPr>
          <w:noProof w:val="0"/>
        </w:rPr>
        <w:fldChar w:fldCharType="separate"/>
      </w:r>
      <w:ins w:id="220" w:author="Rodrigo LeaL" w:date="2020-05-01T12:13:00Z">
        <w:r w:rsidR="00E24372" w:rsidRPr="00024ACF">
          <w:rPr>
            <w:rStyle w:val="Hyperlink"/>
          </w:rPr>
          <w:fldChar w:fldCharType="begin"/>
        </w:r>
        <w:r w:rsidR="00E24372" w:rsidRPr="00024ACF">
          <w:rPr>
            <w:rStyle w:val="Hyperlink"/>
          </w:rPr>
          <w:instrText xml:space="preserve"> </w:instrText>
        </w:r>
        <w:r w:rsidR="00E24372">
          <w:instrText>HYPERLINK \l "_Toc39227637"</w:instrText>
        </w:r>
        <w:r w:rsidR="00E24372" w:rsidRPr="00024ACF">
          <w:rPr>
            <w:rStyle w:val="Hyperlink"/>
          </w:rPr>
          <w:instrText xml:space="preserve"> </w:instrText>
        </w:r>
        <w:r w:rsidR="00E24372" w:rsidRPr="00024ACF">
          <w:rPr>
            <w:rStyle w:val="Hyperlink"/>
          </w:rPr>
        </w:r>
        <w:r w:rsidR="00E24372" w:rsidRPr="00024ACF">
          <w:rPr>
            <w:rStyle w:val="Hyperlink"/>
          </w:rPr>
          <w:fldChar w:fldCharType="separate"/>
        </w:r>
        <w:r w:rsidR="00E24372" w:rsidRPr="00024ACF">
          <w:rPr>
            <w:rStyle w:val="Hyperlink"/>
            <w:lang w:val="en-GB"/>
          </w:rPr>
          <w:t>Figure 1 - User Journey for user's registration</w:t>
        </w:r>
        <w:r w:rsidR="00E24372">
          <w:rPr>
            <w:webHidden/>
          </w:rPr>
          <w:tab/>
        </w:r>
        <w:r w:rsidR="00E24372">
          <w:rPr>
            <w:webHidden/>
          </w:rPr>
          <w:fldChar w:fldCharType="begin"/>
        </w:r>
        <w:r w:rsidR="00E24372">
          <w:rPr>
            <w:webHidden/>
          </w:rPr>
          <w:instrText xml:space="preserve"> PAGEREF _Toc39227637 \h </w:instrText>
        </w:r>
        <w:r w:rsidR="00E24372">
          <w:rPr>
            <w:webHidden/>
          </w:rPr>
        </w:r>
      </w:ins>
      <w:r w:rsidR="00E24372">
        <w:rPr>
          <w:webHidden/>
        </w:rPr>
        <w:fldChar w:fldCharType="separate"/>
      </w:r>
      <w:ins w:id="221" w:author="Rodrigo LeaL" w:date="2020-05-01T12:13:00Z">
        <w:r w:rsidR="00E24372">
          <w:rPr>
            <w:webHidden/>
          </w:rPr>
          <w:t>14</w:t>
        </w:r>
        <w:r w:rsidR="00E24372">
          <w:rPr>
            <w:webHidden/>
          </w:rPr>
          <w:fldChar w:fldCharType="end"/>
        </w:r>
        <w:r w:rsidR="00E24372" w:rsidRPr="00024ACF">
          <w:rPr>
            <w:rStyle w:val="Hyperlink"/>
          </w:rPr>
          <w:fldChar w:fldCharType="end"/>
        </w:r>
      </w:ins>
    </w:p>
    <w:p w14:paraId="2DFBB7C9" w14:textId="3FF98A4F" w:rsidR="00E24372" w:rsidRDefault="00E24372">
      <w:pPr>
        <w:pStyle w:val="TableofFigures"/>
        <w:tabs>
          <w:tab w:val="right" w:leader="dot" w:pos="8494"/>
        </w:tabs>
        <w:rPr>
          <w:ins w:id="222" w:author="Rodrigo LeaL" w:date="2020-05-01T12:13:00Z"/>
          <w:sz w:val="22"/>
          <w:szCs w:val="22"/>
          <w:lang w:eastAsia="pt-PT"/>
        </w:rPr>
      </w:pPr>
      <w:ins w:id="223" w:author="Rodrigo LeaL" w:date="2020-05-01T12:13:00Z">
        <w:r w:rsidRPr="00024ACF">
          <w:rPr>
            <w:rStyle w:val="Hyperlink"/>
          </w:rPr>
          <w:fldChar w:fldCharType="begin"/>
        </w:r>
        <w:r w:rsidRPr="00024ACF">
          <w:rPr>
            <w:rStyle w:val="Hyperlink"/>
          </w:rPr>
          <w:instrText xml:space="preserve"> </w:instrText>
        </w:r>
        <w:r>
          <w:instrText>HYPERLINK \l "_Toc39227638"</w:instrText>
        </w:r>
        <w:r w:rsidRPr="00024ACF">
          <w:rPr>
            <w:rStyle w:val="Hyperlink"/>
          </w:rPr>
          <w:instrText xml:space="preserve"> </w:instrText>
        </w:r>
        <w:r w:rsidRPr="00024ACF">
          <w:rPr>
            <w:rStyle w:val="Hyperlink"/>
          </w:rPr>
        </w:r>
        <w:r w:rsidRPr="00024ACF">
          <w:rPr>
            <w:rStyle w:val="Hyperlink"/>
          </w:rPr>
          <w:fldChar w:fldCharType="separate"/>
        </w:r>
        <w:r w:rsidRPr="00024ACF">
          <w:rPr>
            <w:rStyle w:val="Hyperlink"/>
            <w:lang w:val="en-GB"/>
          </w:rPr>
          <w:t>Figure 2 - User Journey for solving a Challenge</w:t>
        </w:r>
        <w:r>
          <w:rPr>
            <w:webHidden/>
          </w:rPr>
          <w:tab/>
        </w:r>
        <w:r>
          <w:rPr>
            <w:webHidden/>
          </w:rPr>
          <w:fldChar w:fldCharType="begin"/>
        </w:r>
        <w:r>
          <w:rPr>
            <w:webHidden/>
          </w:rPr>
          <w:instrText xml:space="preserve"> PAGEREF _Toc39227638 \h </w:instrText>
        </w:r>
        <w:r>
          <w:rPr>
            <w:webHidden/>
          </w:rPr>
        </w:r>
      </w:ins>
      <w:r>
        <w:rPr>
          <w:webHidden/>
        </w:rPr>
        <w:fldChar w:fldCharType="separate"/>
      </w:r>
      <w:ins w:id="224" w:author="Rodrigo LeaL" w:date="2020-05-01T12:13:00Z">
        <w:r>
          <w:rPr>
            <w:webHidden/>
          </w:rPr>
          <w:t>15</w:t>
        </w:r>
        <w:r>
          <w:rPr>
            <w:webHidden/>
          </w:rPr>
          <w:fldChar w:fldCharType="end"/>
        </w:r>
        <w:r w:rsidRPr="00024ACF">
          <w:rPr>
            <w:rStyle w:val="Hyperlink"/>
          </w:rPr>
          <w:fldChar w:fldCharType="end"/>
        </w:r>
      </w:ins>
    </w:p>
    <w:p w14:paraId="2CC670DD" w14:textId="02892909" w:rsidR="00E24372" w:rsidRDefault="00E24372">
      <w:pPr>
        <w:pStyle w:val="TableofFigures"/>
        <w:tabs>
          <w:tab w:val="right" w:leader="dot" w:pos="8494"/>
        </w:tabs>
        <w:rPr>
          <w:ins w:id="225" w:author="Rodrigo LeaL" w:date="2020-05-01T12:13:00Z"/>
          <w:sz w:val="22"/>
          <w:szCs w:val="22"/>
          <w:lang w:eastAsia="pt-PT"/>
        </w:rPr>
      </w:pPr>
      <w:ins w:id="226" w:author="Rodrigo LeaL" w:date="2020-05-01T12:13:00Z">
        <w:r w:rsidRPr="00024ACF">
          <w:rPr>
            <w:rStyle w:val="Hyperlink"/>
          </w:rPr>
          <w:fldChar w:fldCharType="begin"/>
        </w:r>
        <w:r w:rsidRPr="00024ACF">
          <w:rPr>
            <w:rStyle w:val="Hyperlink"/>
          </w:rPr>
          <w:instrText xml:space="preserve"> </w:instrText>
        </w:r>
        <w:r>
          <w:instrText>HYPERLINK \l "_Toc39227639"</w:instrText>
        </w:r>
        <w:r w:rsidRPr="00024ACF">
          <w:rPr>
            <w:rStyle w:val="Hyperlink"/>
          </w:rPr>
          <w:instrText xml:space="preserve"> </w:instrText>
        </w:r>
        <w:r w:rsidRPr="00024ACF">
          <w:rPr>
            <w:rStyle w:val="Hyperlink"/>
          </w:rPr>
        </w:r>
        <w:r w:rsidRPr="00024ACF">
          <w:rPr>
            <w:rStyle w:val="Hyperlink"/>
          </w:rPr>
          <w:fldChar w:fldCharType="separate"/>
        </w:r>
        <w:r w:rsidRPr="00024ACF">
          <w:rPr>
            <w:rStyle w:val="Hyperlink"/>
            <w:lang w:val="en-GB"/>
          </w:rPr>
          <w:t>Figure 3 - User Journey for creating a Challenge</w:t>
        </w:r>
        <w:r>
          <w:rPr>
            <w:webHidden/>
          </w:rPr>
          <w:tab/>
        </w:r>
        <w:r>
          <w:rPr>
            <w:webHidden/>
          </w:rPr>
          <w:fldChar w:fldCharType="begin"/>
        </w:r>
        <w:r>
          <w:rPr>
            <w:webHidden/>
          </w:rPr>
          <w:instrText xml:space="preserve"> PAGEREF _Toc39227639 \h </w:instrText>
        </w:r>
        <w:r>
          <w:rPr>
            <w:webHidden/>
          </w:rPr>
        </w:r>
      </w:ins>
      <w:r>
        <w:rPr>
          <w:webHidden/>
        </w:rPr>
        <w:fldChar w:fldCharType="separate"/>
      </w:r>
      <w:ins w:id="227" w:author="Rodrigo LeaL" w:date="2020-05-01T12:13:00Z">
        <w:r>
          <w:rPr>
            <w:webHidden/>
          </w:rPr>
          <w:t>16</w:t>
        </w:r>
        <w:r>
          <w:rPr>
            <w:webHidden/>
          </w:rPr>
          <w:fldChar w:fldCharType="end"/>
        </w:r>
        <w:r w:rsidRPr="00024ACF">
          <w:rPr>
            <w:rStyle w:val="Hyperlink"/>
          </w:rPr>
          <w:fldChar w:fldCharType="end"/>
        </w:r>
      </w:ins>
    </w:p>
    <w:p w14:paraId="53E495C4" w14:textId="272AB12F" w:rsidR="00E24372" w:rsidRDefault="00E24372">
      <w:pPr>
        <w:pStyle w:val="TableofFigures"/>
        <w:tabs>
          <w:tab w:val="right" w:leader="dot" w:pos="8494"/>
        </w:tabs>
        <w:rPr>
          <w:ins w:id="228" w:author="Rodrigo LeaL" w:date="2020-05-01T12:13:00Z"/>
          <w:sz w:val="22"/>
          <w:szCs w:val="22"/>
          <w:lang w:eastAsia="pt-PT"/>
        </w:rPr>
      </w:pPr>
      <w:ins w:id="229" w:author="Rodrigo LeaL" w:date="2020-05-01T12:13:00Z">
        <w:r w:rsidRPr="00024ACF">
          <w:rPr>
            <w:rStyle w:val="Hyperlink"/>
          </w:rPr>
          <w:fldChar w:fldCharType="begin"/>
        </w:r>
        <w:r w:rsidRPr="00024ACF">
          <w:rPr>
            <w:rStyle w:val="Hyperlink"/>
          </w:rPr>
          <w:instrText xml:space="preserve"> </w:instrText>
        </w:r>
        <w:r>
          <w:instrText>HYPERLINK \l "_Toc39227640"</w:instrText>
        </w:r>
        <w:r w:rsidRPr="00024ACF">
          <w:rPr>
            <w:rStyle w:val="Hyperlink"/>
          </w:rPr>
          <w:instrText xml:space="preserve"> </w:instrText>
        </w:r>
        <w:r w:rsidRPr="00024ACF">
          <w:rPr>
            <w:rStyle w:val="Hyperlink"/>
          </w:rPr>
        </w:r>
        <w:r w:rsidRPr="00024ACF">
          <w:rPr>
            <w:rStyle w:val="Hyperlink"/>
          </w:rPr>
          <w:fldChar w:fldCharType="separate"/>
        </w:r>
        <w:r w:rsidRPr="00024ACF">
          <w:rPr>
            <w:rStyle w:val="Hyperlink"/>
            <w:lang w:val="en-GB"/>
          </w:rPr>
          <w:t>Figure 4 - User Journey for creating a Questionnaire</w:t>
        </w:r>
        <w:r>
          <w:rPr>
            <w:webHidden/>
          </w:rPr>
          <w:tab/>
        </w:r>
        <w:r>
          <w:rPr>
            <w:webHidden/>
          </w:rPr>
          <w:fldChar w:fldCharType="begin"/>
        </w:r>
        <w:r>
          <w:rPr>
            <w:webHidden/>
          </w:rPr>
          <w:instrText xml:space="preserve"> PAGEREF _Toc39227640 \h </w:instrText>
        </w:r>
        <w:r>
          <w:rPr>
            <w:webHidden/>
          </w:rPr>
        </w:r>
      </w:ins>
      <w:r>
        <w:rPr>
          <w:webHidden/>
        </w:rPr>
        <w:fldChar w:fldCharType="separate"/>
      </w:r>
      <w:ins w:id="230" w:author="Rodrigo LeaL" w:date="2020-05-01T12:13:00Z">
        <w:r>
          <w:rPr>
            <w:webHidden/>
          </w:rPr>
          <w:t>17</w:t>
        </w:r>
        <w:r>
          <w:rPr>
            <w:webHidden/>
          </w:rPr>
          <w:fldChar w:fldCharType="end"/>
        </w:r>
        <w:r w:rsidRPr="00024ACF">
          <w:rPr>
            <w:rStyle w:val="Hyperlink"/>
          </w:rPr>
          <w:fldChar w:fldCharType="end"/>
        </w:r>
      </w:ins>
    </w:p>
    <w:p w14:paraId="035264FC" w14:textId="594F5BE3" w:rsidR="00E24372" w:rsidRDefault="00E24372">
      <w:pPr>
        <w:pStyle w:val="TableofFigures"/>
        <w:tabs>
          <w:tab w:val="right" w:leader="dot" w:pos="8494"/>
        </w:tabs>
        <w:rPr>
          <w:ins w:id="231" w:author="Rodrigo LeaL" w:date="2020-05-01T12:13:00Z"/>
          <w:sz w:val="22"/>
          <w:szCs w:val="22"/>
          <w:lang w:eastAsia="pt-PT"/>
        </w:rPr>
      </w:pPr>
      <w:ins w:id="232" w:author="Rodrigo LeaL" w:date="2020-05-01T12:13:00Z">
        <w:r w:rsidRPr="00024ACF">
          <w:rPr>
            <w:rStyle w:val="Hyperlink"/>
          </w:rPr>
          <w:fldChar w:fldCharType="begin"/>
        </w:r>
        <w:r w:rsidRPr="00024ACF">
          <w:rPr>
            <w:rStyle w:val="Hyperlink"/>
          </w:rPr>
          <w:instrText xml:space="preserve"> </w:instrText>
        </w:r>
        <w:r>
          <w:instrText>HYPERLINK \l "_Toc39227641"</w:instrText>
        </w:r>
        <w:r w:rsidRPr="00024ACF">
          <w:rPr>
            <w:rStyle w:val="Hyperlink"/>
          </w:rPr>
          <w:instrText xml:space="preserve"> </w:instrText>
        </w:r>
        <w:r w:rsidRPr="00024ACF">
          <w:rPr>
            <w:rStyle w:val="Hyperlink"/>
          </w:rPr>
        </w:r>
        <w:r w:rsidRPr="00024ACF">
          <w:rPr>
            <w:rStyle w:val="Hyperlink"/>
          </w:rPr>
          <w:fldChar w:fldCharType="separate"/>
        </w:r>
        <w:r w:rsidRPr="00024ACF">
          <w:rPr>
            <w:rStyle w:val="Hyperlink"/>
            <w:lang w:val="en-GB"/>
          </w:rPr>
          <w:t>Figure 5 - User Journey for runnin a piece of code</w:t>
        </w:r>
        <w:r>
          <w:rPr>
            <w:webHidden/>
          </w:rPr>
          <w:tab/>
        </w:r>
        <w:r>
          <w:rPr>
            <w:webHidden/>
          </w:rPr>
          <w:fldChar w:fldCharType="begin"/>
        </w:r>
        <w:r>
          <w:rPr>
            <w:webHidden/>
          </w:rPr>
          <w:instrText xml:space="preserve"> PAGEREF _Toc39227641 \h </w:instrText>
        </w:r>
        <w:r>
          <w:rPr>
            <w:webHidden/>
          </w:rPr>
        </w:r>
      </w:ins>
      <w:r>
        <w:rPr>
          <w:webHidden/>
        </w:rPr>
        <w:fldChar w:fldCharType="separate"/>
      </w:r>
      <w:ins w:id="233" w:author="Rodrigo LeaL" w:date="2020-05-01T12:13:00Z">
        <w:r>
          <w:rPr>
            <w:webHidden/>
          </w:rPr>
          <w:t>18</w:t>
        </w:r>
        <w:r>
          <w:rPr>
            <w:webHidden/>
          </w:rPr>
          <w:fldChar w:fldCharType="end"/>
        </w:r>
        <w:r w:rsidRPr="00024ACF">
          <w:rPr>
            <w:rStyle w:val="Hyperlink"/>
          </w:rPr>
          <w:fldChar w:fldCharType="end"/>
        </w:r>
      </w:ins>
    </w:p>
    <w:p w14:paraId="0AF8D6CA" w14:textId="6E6BEBC0" w:rsidR="00E24372" w:rsidRDefault="00E24372">
      <w:pPr>
        <w:pStyle w:val="TableofFigures"/>
        <w:tabs>
          <w:tab w:val="right" w:leader="dot" w:pos="8494"/>
        </w:tabs>
        <w:rPr>
          <w:ins w:id="234" w:author="Rodrigo LeaL" w:date="2020-05-01T12:13:00Z"/>
          <w:sz w:val="22"/>
          <w:szCs w:val="22"/>
          <w:lang w:eastAsia="pt-PT"/>
        </w:rPr>
      </w:pPr>
      <w:ins w:id="235" w:author="Rodrigo LeaL" w:date="2020-05-01T12:13:00Z">
        <w:r w:rsidRPr="00024ACF">
          <w:rPr>
            <w:rStyle w:val="Hyperlink"/>
          </w:rPr>
          <w:fldChar w:fldCharType="begin"/>
        </w:r>
        <w:r w:rsidRPr="00024ACF">
          <w:rPr>
            <w:rStyle w:val="Hyperlink"/>
          </w:rPr>
          <w:instrText xml:space="preserve"> </w:instrText>
        </w:r>
        <w:r>
          <w:instrText>HYPERLINK \l "_Toc39227642"</w:instrText>
        </w:r>
        <w:r w:rsidRPr="00024ACF">
          <w:rPr>
            <w:rStyle w:val="Hyperlink"/>
          </w:rPr>
          <w:instrText xml:space="preserve"> </w:instrText>
        </w:r>
        <w:r w:rsidRPr="00024ACF">
          <w:rPr>
            <w:rStyle w:val="Hyperlink"/>
          </w:rPr>
        </w:r>
        <w:r w:rsidRPr="00024ACF">
          <w:rPr>
            <w:rStyle w:val="Hyperlink"/>
          </w:rPr>
          <w:fldChar w:fldCharType="separate"/>
        </w:r>
        <w:r w:rsidRPr="00024ACF">
          <w:rPr>
            <w:rStyle w:val="Hyperlink"/>
            <w:lang w:val="en-GB"/>
          </w:rPr>
          <w:t>Figure 6 - User Journey for answering a Questionnaire</w:t>
        </w:r>
        <w:r>
          <w:rPr>
            <w:webHidden/>
          </w:rPr>
          <w:tab/>
        </w:r>
        <w:r>
          <w:rPr>
            <w:webHidden/>
          </w:rPr>
          <w:fldChar w:fldCharType="begin"/>
        </w:r>
        <w:r>
          <w:rPr>
            <w:webHidden/>
          </w:rPr>
          <w:instrText xml:space="preserve"> PAGEREF _Toc39227642 \h </w:instrText>
        </w:r>
        <w:r>
          <w:rPr>
            <w:webHidden/>
          </w:rPr>
        </w:r>
      </w:ins>
      <w:r>
        <w:rPr>
          <w:webHidden/>
        </w:rPr>
        <w:fldChar w:fldCharType="separate"/>
      </w:r>
      <w:ins w:id="236" w:author="Rodrigo LeaL" w:date="2020-05-01T12:13:00Z">
        <w:r>
          <w:rPr>
            <w:webHidden/>
          </w:rPr>
          <w:t>19</w:t>
        </w:r>
        <w:r>
          <w:rPr>
            <w:webHidden/>
          </w:rPr>
          <w:fldChar w:fldCharType="end"/>
        </w:r>
        <w:r w:rsidRPr="00024ACF">
          <w:rPr>
            <w:rStyle w:val="Hyperlink"/>
          </w:rPr>
          <w:fldChar w:fldCharType="end"/>
        </w:r>
      </w:ins>
    </w:p>
    <w:p w14:paraId="0754C28E" w14:textId="05FEBCC8" w:rsidR="00E24372" w:rsidRDefault="00E24372">
      <w:pPr>
        <w:pStyle w:val="TableofFigures"/>
        <w:tabs>
          <w:tab w:val="right" w:leader="dot" w:pos="8494"/>
        </w:tabs>
        <w:rPr>
          <w:ins w:id="237" w:author="Rodrigo LeaL" w:date="2020-05-01T12:13:00Z"/>
          <w:sz w:val="22"/>
          <w:szCs w:val="22"/>
          <w:lang w:eastAsia="pt-PT"/>
        </w:rPr>
      </w:pPr>
      <w:ins w:id="238" w:author="Rodrigo LeaL" w:date="2020-05-01T12:13:00Z">
        <w:r w:rsidRPr="00024ACF">
          <w:rPr>
            <w:rStyle w:val="Hyperlink"/>
          </w:rPr>
          <w:fldChar w:fldCharType="begin"/>
        </w:r>
        <w:r w:rsidRPr="00024ACF">
          <w:rPr>
            <w:rStyle w:val="Hyperlink"/>
          </w:rPr>
          <w:instrText xml:space="preserve"> </w:instrText>
        </w:r>
        <w:r>
          <w:instrText>HYPERLINK \l "_Toc39227643"</w:instrText>
        </w:r>
        <w:r w:rsidRPr="00024ACF">
          <w:rPr>
            <w:rStyle w:val="Hyperlink"/>
          </w:rPr>
          <w:instrText xml:space="preserve"> </w:instrText>
        </w:r>
        <w:r w:rsidRPr="00024ACF">
          <w:rPr>
            <w:rStyle w:val="Hyperlink"/>
          </w:rPr>
        </w:r>
        <w:r w:rsidRPr="00024ACF">
          <w:rPr>
            <w:rStyle w:val="Hyperlink"/>
          </w:rPr>
          <w:fldChar w:fldCharType="separate"/>
        </w:r>
        <w:r w:rsidRPr="00024ACF">
          <w:rPr>
            <w:rStyle w:val="Hyperlink"/>
            <w:lang w:val="en-US"/>
          </w:rPr>
          <w:t>Figure 7 – Architectural Layered Module view, with inter module interactions</w:t>
        </w:r>
        <w:r>
          <w:rPr>
            <w:webHidden/>
          </w:rPr>
          <w:tab/>
        </w:r>
        <w:r>
          <w:rPr>
            <w:webHidden/>
          </w:rPr>
          <w:fldChar w:fldCharType="begin"/>
        </w:r>
        <w:r>
          <w:rPr>
            <w:webHidden/>
          </w:rPr>
          <w:instrText xml:space="preserve"> PAGEREF _Toc39227643 \h </w:instrText>
        </w:r>
        <w:r>
          <w:rPr>
            <w:webHidden/>
          </w:rPr>
        </w:r>
      </w:ins>
      <w:r>
        <w:rPr>
          <w:webHidden/>
        </w:rPr>
        <w:fldChar w:fldCharType="separate"/>
      </w:r>
      <w:ins w:id="239" w:author="Rodrigo LeaL" w:date="2020-05-01T12:13:00Z">
        <w:r>
          <w:rPr>
            <w:webHidden/>
          </w:rPr>
          <w:t>28</w:t>
        </w:r>
        <w:r>
          <w:rPr>
            <w:webHidden/>
          </w:rPr>
          <w:fldChar w:fldCharType="end"/>
        </w:r>
        <w:r w:rsidRPr="00024ACF">
          <w:rPr>
            <w:rStyle w:val="Hyperlink"/>
          </w:rPr>
          <w:fldChar w:fldCharType="end"/>
        </w:r>
      </w:ins>
    </w:p>
    <w:p w14:paraId="59B86A69" w14:textId="3610B05F" w:rsidR="00E24372" w:rsidRDefault="00E24372">
      <w:pPr>
        <w:pStyle w:val="TableofFigures"/>
        <w:tabs>
          <w:tab w:val="right" w:leader="dot" w:pos="8494"/>
        </w:tabs>
        <w:rPr>
          <w:ins w:id="240" w:author="Rodrigo LeaL" w:date="2020-05-01T12:13:00Z"/>
          <w:sz w:val="22"/>
          <w:szCs w:val="22"/>
          <w:lang w:eastAsia="pt-PT"/>
        </w:rPr>
      </w:pPr>
      <w:ins w:id="241" w:author="Rodrigo LeaL" w:date="2020-05-01T12:13:00Z">
        <w:r w:rsidRPr="00024ACF">
          <w:rPr>
            <w:rStyle w:val="Hyperlink"/>
          </w:rPr>
          <w:fldChar w:fldCharType="begin"/>
        </w:r>
        <w:r w:rsidRPr="00024ACF">
          <w:rPr>
            <w:rStyle w:val="Hyperlink"/>
          </w:rPr>
          <w:instrText xml:space="preserve"> </w:instrText>
        </w:r>
        <w:r>
          <w:instrText>HYPERLINK \l "_Toc39227644"</w:instrText>
        </w:r>
        <w:r w:rsidRPr="00024ACF">
          <w:rPr>
            <w:rStyle w:val="Hyperlink"/>
          </w:rPr>
          <w:instrText xml:space="preserve"> </w:instrText>
        </w:r>
        <w:r w:rsidRPr="00024ACF">
          <w:rPr>
            <w:rStyle w:val="Hyperlink"/>
          </w:rPr>
        </w:r>
        <w:r w:rsidRPr="00024ACF">
          <w:rPr>
            <w:rStyle w:val="Hyperlink"/>
          </w:rPr>
          <w:fldChar w:fldCharType="separate"/>
        </w:r>
        <w:r w:rsidRPr="00024ACF">
          <w:rPr>
            <w:rStyle w:val="Hyperlink"/>
            <w:lang w:val="en-US"/>
          </w:rPr>
          <w:t>Figure 8 – Detailed view of Services Module including DB</w:t>
        </w:r>
        <w:r>
          <w:rPr>
            <w:webHidden/>
          </w:rPr>
          <w:tab/>
        </w:r>
        <w:r>
          <w:rPr>
            <w:webHidden/>
          </w:rPr>
          <w:fldChar w:fldCharType="begin"/>
        </w:r>
        <w:r>
          <w:rPr>
            <w:webHidden/>
          </w:rPr>
          <w:instrText xml:space="preserve"> PAGEREF _Toc39227644 \h </w:instrText>
        </w:r>
        <w:r>
          <w:rPr>
            <w:webHidden/>
          </w:rPr>
        </w:r>
      </w:ins>
      <w:r>
        <w:rPr>
          <w:webHidden/>
        </w:rPr>
        <w:fldChar w:fldCharType="separate"/>
      </w:r>
      <w:ins w:id="242" w:author="Rodrigo LeaL" w:date="2020-05-01T12:13:00Z">
        <w:r>
          <w:rPr>
            <w:webHidden/>
          </w:rPr>
          <w:t>29</w:t>
        </w:r>
        <w:r>
          <w:rPr>
            <w:webHidden/>
          </w:rPr>
          <w:fldChar w:fldCharType="end"/>
        </w:r>
        <w:r w:rsidRPr="00024ACF">
          <w:rPr>
            <w:rStyle w:val="Hyperlink"/>
          </w:rPr>
          <w:fldChar w:fldCharType="end"/>
        </w:r>
      </w:ins>
    </w:p>
    <w:p w14:paraId="12D72EDE" w14:textId="708C4503" w:rsidR="00E24372" w:rsidRDefault="00E24372">
      <w:pPr>
        <w:pStyle w:val="TableofFigures"/>
        <w:tabs>
          <w:tab w:val="right" w:leader="dot" w:pos="8494"/>
        </w:tabs>
        <w:rPr>
          <w:ins w:id="243" w:author="Rodrigo LeaL" w:date="2020-05-01T12:13:00Z"/>
          <w:sz w:val="22"/>
          <w:szCs w:val="22"/>
          <w:lang w:eastAsia="pt-PT"/>
        </w:rPr>
      </w:pPr>
      <w:ins w:id="244" w:author="Rodrigo LeaL" w:date="2020-05-01T12:13:00Z">
        <w:r w:rsidRPr="00024ACF">
          <w:rPr>
            <w:rStyle w:val="Hyperlink"/>
          </w:rPr>
          <w:fldChar w:fldCharType="begin"/>
        </w:r>
        <w:r w:rsidRPr="00024ACF">
          <w:rPr>
            <w:rStyle w:val="Hyperlink"/>
          </w:rPr>
          <w:instrText xml:space="preserve"> </w:instrText>
        </w:r>
        <w:r>
          <w:instrText>HYPERLINK \l "_Toc39227645"</w:instrText>
        </w:r>
        <w:r w:rsidRPr="00024ACF">
          <w:rPr>
            <w:rStyle w:val="Hyperlink"/>
          </w:rPr>
          <w:instrText xml:space="preserve"> </w:instrText>
        </w:r>
        <w:r w:rsidRPr="00024ACF">
          <w:rPr>
            <w:rStyle w:val="Hyperlink"/>
          </w:rPr>
        </w:r>
        <w:r w:rsidRPr="00024ACF">
          <w:rPr>
            <w:rStyle w:val="Hyperlink"/>
          </w:rPr>
          <w:fldChar w:fldCharType="separate"/>
        </w:r>
        <w:r w:rsidRPr="00024ACF">
          <w:rPr>
            <w:rStyle w:val="Hyperlink"/>
            <w:lang w:val="en-US"/>
          </w:rPr>
          <w:t>Figure 9 – Data Model</w:t>
        </w:r>
        <w:r>
          <w:rPr>
            <w:webHidden/>
          </w:rPr>
          <w:tab/>
        </w:r>
        <w:r>
          <w:rPr>
            <w:webHidden/>
          </w:rPr>
          <w:fldChar w:fldCharType="begin"/>
        </w:r>
        <w:r>
          <w:rPr>
            <w:webHidden/>
          </w:rPr>
          <w:instrText xml:space="preserve"> PAGEREF _Toc39227645 \h </w:instrText>
        </w:r>
        <w:r>
          <w:rPr>
            <w:webHidden/>
          </w:rPr>
        </w:r>
      </w:ins>
      <w:r>
        <w:rPr>
          <w:webHidden/>
        </w:rPr>
        <w:fldChar w:fldCharType="separate"/>
      </w:r>
      <w:ins w:id="245" w:author="Rodrigo LeaL" w:date="2020-05-01T12:13:00Z">
        <w:r>
          <w:rPr>
            <w:webHidden/>
          </w:rPr>
          <w:t>30</w:t>
        </w:r>
        <w:r>
          <w:rPr>
            <w:webHidden/>
          </w:rPr>
          <w:fldChar w:fldCharType="end"/>
        </w:r>
        <w:r w:rsidRPr="00024ACF">
          <w:rPr>
            <w:rStyle w:val="Hyperlink"/>
          </w:rPr>
          <w:fldChar w:fldCharType="end"/>
        </w:r>
      </w:ins>
    </w:p>
    <w:p w14:paraId="642DBCBC" w14:textId="1A5E7366" w:rsidR="00E24372" w:rsidRDefault="00E24372">
      <w:pPr>
        <w:pStyle w:val="TableofFigures"/>
        <w:tabs>
          <w:tab w:val="right" w:leader="dot" w:pos="8494"/>
        </w:tabs>
        <w:rPr>
          <w:ins w:id="246" w:author="Rodrigo LeaL" w:date="2020-05-01T12:13:00Z"/>
          <w:sz w:val="22"/>
          <w:szCs w:val="22"/>
          <w:lang w:eastAsia="pt-PT"/>
        </w:rPr>
      </w:pPr>
      <w:ins w:id="247" w:author="Rodrigo LeaL" w:date="2020-05-01T12:13:00Z">
        <w:r w:rsidRPr="00024ACF">
          <w:rPr>
            <w:rStyle w:val="Hyperlink"/>
          </w:rPr>
          <w:fldChar w:fldCharType="begin"/>
        </w:r>
        <w:r w:rsidRPr="00024ACF">
          <w:rPr>
            <w:rStyle w:val="Hyperlink"/>
          </w:rPr>
          <w:instrText xml:space="preserve"> </w:instrText>
        </w:r>
        <w:r>
          <w:instrText>HYPERLINK \l "_Toc39227646"</w:instrText>
        </w:r>
        <w:r w:rsidRPr="00024ACF">
          <w:rPr>
            <w:rStyle w:val="Hyperlink"/>
          </w:rPr>
          <w:instrText xml:space="preserve"> </w:instrText>
        </w:r>
        <w:r w:rsidRPr="00024ACF">
          <w:rPr>
            <w:rStyle w:val="Hyperlink"/>
          </w:rPr>
        </w:r>
        <w:r w:rsidRPr="00024ACF">
          <w:rPr>
            <w:rStyle w:val="Hyperlink"/>
          </w:rPr>
          <w:fldChar w:fldCharType="separate"/>
        </w:r>
        <w:r w:rsidRPr="00024ACF">
          <w:rPr>
            <w:rStyle w:val="Hyperlink"/>
            <w:lang w:val="en-US"/>
          </w:rPr>
          <w:t>Figure 10 – Detailed view of ExecutionEnvironments Module</w:t>
        </w:r>
        <w:r>
          <w:rPr>
            <w:webHidden/>
          </w:rPr>
          <w:tab/>
        </w:r>
        <w:r>
          <w:rPr>
            <w:webHidden/>
          </w:rPr>
          <w:fldChar w:fldCharType="begin"/>
        </w:r>
        <w:r>
          <w:rPr>
            <w:webHidden/>
          </w:rPr>
          <w:instrText xml:space="preserve"> PAGEREF _Toc39227646 \h </w:instrText>
        </w:r>
        <w:r>
          <w:rPr>
            <w:webHidden/>
          </w:rPr>
        </w:r>
      </w:ins>
      <w:r>
        <w:rPr>
          <w:webHidden/>
        </w:rPr>
        <w:fldChar w:fldCharType="separate"/>
      </w:r>
      <w:ins w:id="248" w:author="Rodrigo LeaL" w:date="2020-05-01T12:13:00Z">
        <w:r>
          <w:rPr>
            <w:webHidden/>
          </w:rPr>
          <w:t>31</w:t>
        </w:r>
        <w:r>
          <w:rPr>
            <w:webHidden/>
          </w:rPr>
          <w:fldChar w:fldCharType="end"/>
        </w:r>
        <w:r w:rsidRPr="00024ACF">
          <w:rPr>
            <w:rStyle w:val="Hyperlink"/>
          </w:rPr>
          <w:fldChar w:fldCharType="end"/>
        </w:r>
      </w:ins>
    </w:p>
    <w:p w14:paraId="49AE5A14" w14:textId="532AAA35" w:rsidR="00E24372" w:rsidRDefault="00E24372">
      <w:pPr>
        <w:pStyle w:val="TableofFigures"/>
        <w:tabs>
          <w:tab w:val="right" w:leader="dot" w:pos="8494"/>
        </w:tabs>
        <w:rPr>
          <w:ins w:id="249" w:author="Rodrigo LeaL" w:date="2020-05-01T12:13:00Z"/>
          <w:sz w:val="22"/>
          <w:szCs w:val="22"/>
          <w:lang w:eastAsia="pt-PT"/>
        </w:rPr>
      </w:pPr>
      <w:ins w:id="250" w:author="Rodrigo LeaL" w:date="2020-05-01T12:13:00Z">
        <w:r w:rsidRPr="00024ACF">
          <w:rPr>
            <w:rStyle w:val="Hyperlink"/>
          </w:rPr>
          <w:fldChar w:fldCharType="begin"/>
        </w:r>
        <w:r w:rsidRPr="00024ACF">
          <w:rPr>
            <w:rStyle w:val="Hyperlink"/>
          </w:rPr>
          <w:instrText xml:space="preserve"> </w:instrText>
        </w:r>
        <w:r>
          <w:instrText>HYPERLINK \l "_Toc39227647"</w:instrText>
        </w:r>
        <w:r w:rsidRPr="00024ACF">
          <w:rPr>
            <w:rStyle w:val="Hyperlink"/>
          </w:rPr>
          <w:instrText xml:space="preserve"> </w:instrText>
        </w:r>
        <w:r w:rsidRPr="00024ACF">
          <w:rPr>
            <w:rStyle w:val="Hyperlink"/>
          </w:rPr>
        </w:r>
        <w:r w:rsidRPr="00024ACF">
          <w:rPr>
            <w:rStyle w:val="Hyperlink"/>
          </w:rPr>
          <w:fldChar w:fldCharType="separate"/>
        </w:r>
        <w:r w:rsidRPr="00024ACF">
          <w:rPr>
            <w:rStyle w:val="Hyperlink"/>
            <w:lang w:val="en-US"/>
          </w:rPr>
          <w:t>Figure 11 – Planned Schedule before progess report delivery</w:t>
        </w:r>
        <w:r>
          <w:rPr>
            <w:webHidden/>
          </w:rPr>
          <w:tab/>
        </w:r>
        <w:r>
          <w:rPr>
            <w:webHidden/>
          </w:rPr>
          <w:fldChar w:fldCharType="begin"/>
        </w:r>
        <w:r>
          <w:rPr>
            <w:webHidden/>
          </w:rPr>
          <w:instrText xml:space="preserve"> PAGEREF _Toc39227647 \h </w:instrText>
        </w:r>
        <w:r>
          <w:rPr>
            <w:webHidden/>
          </w:rPr>
        </w:r>
      </w:ins>
      <w:r>
        <w:rPr>
          <w:webHidden/>
        </w:rPr>
        <w:fldChar w:fldCharType="separate"/>
      </w:r>
      <w:ins w:id="251" w:author="Rodrigo LeaL" w:date="2020-05-01T12:13:00Z">
        <w:r>
          <w:rPr>
            <w:webHidden/>
          </w:rPr>
          <w:t>34</w:t>
        </w:r>
        <w:r>
          <w:rPr>
            <w:webHidden/>
          </w:rPr>
          <w:fldChar w:fldCharType="end"/>
        </w:r>
        <w:r w:rsidRPr="00024ACF">
          <w:rPr>
            <w:rStyle w:val="Hyperlink"/>
          </w:rPr>
          <w:fldChar w:fldCharType="end"/>
        </w:r>
      </w:ins>
    </w:p>
    <w:p w14:paraId="40C28CAE" w14:textId="430379CA" w:rsidR="00E24372" w:rsidRDefault="00E24372">
      <w:pPr>
        <w:pStyle w:val="TableofFigures"/>
        <w:tabs>
          <w:tab w:val="right" w:leader="dot" w:pos="8494"/>
        </w:tabs>
        <w:rPr>
          <w:ins w:id="252" w:author="Rodrigo LeaL" w:date="2020-05-01T12:13:00Z"/>
          <w:sz w:val="22"/>
          <w:szCs w:val="22"/>
          <w:lang w:eastAsia="pt-PT"/>
        </w:rPr>
      </w:pPr>
      <w:ins w:id="253" w:author="Rodrigo LeaL" w:date="2020-05-01T12:13:00Z">
        <w:r w:rsidRPr="00024ACF">
          <w:rPr>
            <w:rStyle w:val="Hyperlink"/>
          </w:rPr>
          <w:fldChar w:fldCharType="begin"/>
        </w:r>
        <w:r w:rsidRPr="00024ACF">
          <w:rPr>
            <w:rStyle w:val="Hyperlink"/>
          </w:rPr>
          <w:instrText xml:space="preserve"> </w:instrText>
        </w:r>
        <w:r>
          <w:instrText>HYPERLINK \l "_Toc39227648"</w:instrText>
        </w:r>
        <w:r w:rsidRPr="00024ACF">
          <w:rPr>
            <w:rStyle w:val="Hyperlink"/>
          </w:rPr>
          <w:instrText xml:space="preserve"> </w:instrText>
        </w:r>
        <w:r w:rsidRPr="00024ACF">
          <w:rPr>
            <w:rStyle w:val="Hyperlink"/>
          </w:rPr>
        </w:r>
        <w:r w:rsidRPr="00024ACF">
          <w:rPr>
            <w:rStyle w:val="Hyperlink"/>
          </w:rPr>
          <w:fldChar w:fldCharType="separate"/>
        </w:r>
        <w:r w:rsidRPr="00024ACF">
          <w:rPr>
            <w:rStyle w:val="Hyperlink"/>
            <w:lang w:val="en-US"/>
          </w:rPr>
          <w:t>Figure 12 – Planned Schedule after progess report delivery</w:t>
        </w:r>
        <w:r>
          <w:rPr>
            <w:webHidden/>
          </w:rPr>
          <w:tab/>
        </w:r>
        <w:r>
          <w:rPr>
            <w:webHidden/>
          </w:rPr>
          <w:fldChar w:fldCharType="begin"/>
        </w:r>
        <w:r>
          <w:rPr>
            <w:webHidden/>
          </w:rPr>
          <w:instrText xml:space="preserve"> PAGEREF _Toc39227648 \h </w:instrText>
        </w:r>
        <w:r>
          <w:rPr>
            <w:webHidden/>
          </w:rPr>
        </w:r>
      </w:ins>
      <w:r>
        <w:rPr>
          <w:webHidden/>
        </w:rPr>
        <w:fldChar w:fldCharType="separate"/>
      </w:r>
      <w:ins w:id="254" w:author="Rodrigo LeaL" w:date="2020-05-01T12:13:00Z">
        <w:r>
          <w:rPr>
            <w:webHidden/>
          </w:rPr>
          <w:t>35</w:t>
        </w:r>
        <w:r>
          <w:rPr>
            <w:webHidden/>
          </w:rPr>
          <w:fldChar w:fldCharType="end"/>
        </w:r>
        <w:r w:rsidRPr="00024ACF">
          <w:rPr>
            <w:rStyle w:val="Hyperlink"/>
          </w:rPr>
          <w:fldChar w:fldCharType="end"/>
        </w:r>
      </w:ins>
    </w:p>
    <w:p w14:paraId="7484367F" w14:textId="029BB9C5" w:rsidR="00A054C7" w:rsidDel="00E24372" w:rsidRDefault="00A054C7">
      <w:pPr>
        <w:pStyle w:val="TableofFigures"/>
        <w:tabs>
          <w:tab w:val="right" w:leader="dot" w:pos="8494"/>
        </w:tabs>
        <w:rPr>
          <w:del w:id="255" w:author="Rodrigo LeaL" w:date="2020-05-01T12:13:00Z"/>
          <w:sz w:val="22"/>
          <w:szCs w:val="22"/>
          <w:lang w:eastAsia="pt-PT"/>
        </w:rPr>
      </w:pPr>
      <w:del w:id="256" w:author="Rodrigo LeaL" w:date="2020-05-01T12:13:00Z">
        <w:r w:rsidRPr="00E24372" w:rsidDel="00E24372">
          <w:rPr>
            <w:lang w:val="en-GB"/>
            <w:rPrChange w:id="257" w:author="Rodrigo LeaL" w:date="2020-05-01T12:13:00Z">
              <w:rPr>
                <w:rStyle w:val="Hyperlink"/>
                <w:lang w:val="en-GB"/>
              </w:rPr>
            </w:rPrChange>
          </w:rPr>
          <w:delText>Figure 1 - User Journey for user's registration</w:delText>
        </w:r>
        <w:r w:rsidDel="00E24372">
          <w:rPr>
            <w:webHidden/>
          </w:rPr>
          <w:tab/>
          <w:delText>13</w:delText>
        </w:r>
      </w:del>
    </w:p>
    <w:p w14:paraId="0F2B96E8" w14:textId="0C722B97" w:rsidR="00A054C7" w:rsidDel="00E24372" w:rsidRDefault="00A054C7">
      <w:pPr>
        <w:pStyle w:val="TableofFigures"/>
        <w:tabs>
          <w:tab w:val="right" w:leader="dot" w:pos="8494"/>
        </w:tabs>
        <w:rPr>
          <w:del w:id="258" w:author="Rodrigo LeaL" w:date="2020-05-01T12:13:00Z"/>
          <w:sz w:val="22"/>
          <w:szCs w:val="22"/>
          <w:lang w:eastAsia="pt-PT"/>
        </w:rPr>
      </w:pPr>
      <w:del w:id="259" w:author="Rodrigo LeaL" w:date="2020-05-01T12:13:00Z">
        <w:r w:rsidRPr="00E24372" w:rsidDel="00E24372">
          <w:rPr>
            <w:lang w:val="en-GB"/>
            <w:rPrChange w:id="260" w:author="Rodrigo LeaL" w:date="2020-05-01T12:13:00Z">
              <w:rPr>
                <w:rStyle w:val="Hyperlink"/>
                <w:lang w:val="en-GB"/>
              </w:rPr>
            </w:rPrChange>
          </w:rPr>
          <w:delText>Figure 2 - User Journey for solving a Challenge</w:delText>
        </w:r>
        <w:r w:rsidDel="00E24372">
          <w:rPr>
            <w:webHidden/>
          </w:rPr>
          <w:tab/>
          <w:delText>14</w:delText>
        </w:r>
      </w:del>
    </w:p>
    <w:p w14:paraId="164903FF" w14:textId="0467B22C" w:rsidR="00A054C7" w:rsidDel="00E24372" w:rsidRDefault="00A054C7">
      <w:pPr>
        <w:pStyle w:val="TableofFigures"/>
        <w:tabs>
          <w:tab w:val="right" w:leader="dot" w:pos="8494"/>
        </w:tabs>
        <w:rPr>
          <w:del w:id="261" w:author="Rodrigo LeaL" w:date="2020-05-01T12:13:00Z"/>
          <w:sz w:val="22"/>
          <w:szCs w:val="22"/>
          <w:lang w:eastAsia="pt-PT"/>
        </w:rPr>
      </w:pPr>
      <w:del w:id="262" w:author="Rodrigo LeaL" w:date="2020-05-01T12:13:00Z">
        <w:r w:rsidRPr="00E24372" w:rsidDel="00E24372">
          <w:rPr>
            <w:lang w:val="en-GB"/>
            <w:rPrChange w:id="263" w:author="Rodrigo LeaL" w:date="2020-05-01T12:13:00Z">
              <w:rPr>
                <w:rStyle w:val="Hyperlink"/>
                <w:lang w:val="en-GB"/>
              </w:rPr>
            </w:rPrChange>
          </w:rPr>
          <w:delText>Figure 3 - User Journey for creating a Challenge</w:delText>
        </w:r>
        <w:r w:rsidDel="00E24372">
          <w:rPr>
            <w:webHidden/>
          </w:rPr>
          <w:tab/>
          <w:delText>15</w:delText>
        </w:r>
      </w:del>
    </w:p>
    <w:p w14:paraId="0A2B0C95" w14:textId="10A85DFC" w:rsidR="00A054C7" w:rsidDel="00E24372" w:rsidRDefault="00A054C7">
      <w:pPr>
        <w:pStyle w:val="TableofFigures"/>
        <w:tabs>
          <w:tab w:val="right" w:leader="dot" w:pos="8494"/>
        </w:tabs>
        <w:rPr>
          <w:del w:id="264" w:author="Rodrigo LeaL" w:date="2020-05-01T12:13:00Z"/>
          <w:sz w:val="22"/>
          <w:szCs w:val="22"/>
          <w:lang w:eastAsia="pt-PT"/>
        </w:rPr>
      </w:pPr>
      <w:del w:id="265" w:author="Rodrigo LeaL" w:date="2020-05-01T12:13:00Z">
        <w:r w:rsidRPr="00E24372" w:rsidDel="00E24372">
          <w:rPr>
            <w:lang w:val="en-GB"/>
            <w:rPrChange w:id="266" w:author="Rodrigo LeaL" w:date="2020-05-01T12:13:00Z">
              <w:rPr>
                <w:rStyle w:val="Hyperlink"/>
                <w:lang w:val="en-GB"/>
              </w:rPr>
            </w:rPrChange>
          </w:rPr>
          <w:delText>Figure 4 - User Journey for creating a Questionnaire</w:delText>
        </w:r>
        <w:r w:rsidDel="00E24372">
          <w:rPr>
            <w:webHidden/>
          </w:rPr>
          <w:tab/>
          <w:delText>16</w:delText>
        </w:r>
      </w:del>
    </w:p>
    <w:p w14:paraId="308E536C" w14:textId="5F9B7BB6" w:rsidR="00A054C7" w:rsidDel="00E24372" w:rsidRDefault="00A054C7">
      <w:pPr>
        <w:pStyle w:val="TableofFigures"/>
        <w:tabs>
          <w:tab w:val="right" w:leader="dot" w:pos="8494"/>
        </w:tabs>
        <w:rPr>
          <w:del w:id="267" w:author="Rodrigo LeaL" w:date="2020-05-01T12:13:00Z"/>
          <w:sz w:val="22"/>
          <w:szCs w:val="22"/>
          <w:lang w:eastAsia="pt-PT"/>
        </w:rPr>
      </w:pPr>
      <w:del w:id="268" w:author="Rodrigo LeaL" w:date="2020-05-01T12:13:00Z">
        <w:r w:rsidRPr="00E24372" w:rsidDel="00E24372">
          <w:rPr>
            <w:lang w:val="en-GB"/>
            <w:rPrChange w:id="269" w:author="Rodrigo LeaL" w:date="2020-05-01T12:13:00Z">
              <w:rPr>
                <w:rStyle w:val="Hyperlink"/>
                <w:lang w:val="en-GB"/>
              </w:rPr>
            </w:rPrChange>
          </w:rPr>
          <w:delText>Figure 5 - User Journey for runnin a piece of code</w:delText>
        </w:r>
        <w:r w:rsidDel="00E24372">
          <w:rPr>
            <w:webHidden/>
          </w:rPr>
          <w:tab/>
          <w:delText>17</w:delText>
        </w:r>
      </w:del>
    </w:p>
    <w:p w14:paraId="5F231EEA" w14:textId="1B3BCAD6" w:rsidR="00A054C7" w:rsidDel="00E24372" w:rsidRDefault="00A054C7">
      <w:pPr>
        <w:pStyle w:val="TableofFigures"/>
        <w:tabs>
          <w:tab w:val="right" w:leader="dot" w:pos="8494"/>
        </w:tabs>
        <w:rPr>
          <w:del w:id="270" w:author="Rodrigo LeaL" w:date="2020-05-01T12:13:00Z"/>
          <w:sz w:val="22"/>
          <w:szCs w:val="22"/>
          <w:lang w:eastAsia="pt-PT"/>
        </w:rPr>
      </w:pPr>
      <w:del w:id="271" w:author="Rodrigo LeaL" w:date="2020-05-01T12:13:00Z">
        <w:r w:rsidRPr="00E24372" w:rsidDel="00E24372">
          <w:rPr>
            <w:lang w:val="en-GB"/>
            <w:rPrChange w:id="272" w:author="Rodrigo LeaL" w:date="2020-05-01T12:13:00Z">
              <w:rPr>
                <w:rStyle w:val="Hyperlink"/>
                <w:lang w:val="en-GB"/>
              </w:rPr>
            </w:rPrChange>
          </w:rPr>
          <w:delText>Figure 6 - User Journey for answering a Questionnaire</w:delText>
        </w:r>
        <w:r w:rsidDel="00E24372">
          <w:rPr>
            <w:webHidden/>
          </w:rPr>
          <w:tab/>
          <w:delText>17</w:delText>
        </w:r>
      </w:del>
    </w:p>
    <w:p w14:paraId="6165D830" w14:textId="386F2249" w:rsidR="00A054C7" w:rsidDel="00E24372" w:rsidRDefault="00A054C7">
      <w:pPr>
        <w:pStyle w:val="TableofFigures"/>
        <w:tabs>
          <w:tab w:val="right" w:leader="dot" w:pos="8494"/>
        </w:tabs>
        <w:rPr>
          <w:del w:id="273" w:author="Rodrigo LeaL" w:date="2020-05-01T12:13:00Z"/>
          <w:sz w:val="22"/>
          <w:szCs w:val="22"/>
          <w:lang w:eastAsia="pt-PT"/>
        </w:rPr>
      </w:pPr>
      <w:del w:id="274" w:author="Rodrigo LeaL" w:date="2020-05-01T12:13:00Z">
        <w:r w:rsidRPr="00E24372" w:rsidDel="00E24372">
          <w:rPr>
            <w:lang w:val="en-US"/>
            <w:rPrChange w:id="275" w:author="Rodrigo LeaL" w:date="2020-05-01T12:13:00Z">
              <w:rPr>
                <w:rStyle w:val="Hyperlink"/>
                <w:lang w:val="en-US"/>
              </w:rPr>
            </w:rPrChange>
          </w:rPr>
          <w:delText>Figure 7 – Project Modules interactions</w:delText>
        </w:r>
        <w:r w:rsidDel="00E24372">
          <w:rPr>
            <w:webHidden/>
          </w:rPr>
          <w:tab/>
          <w:delText>26</w:delText>
        </w:r>
      </w:del>
    </w:p>
    <w:p w14:paraId="1B2399D5" w14:textId="1504675D" w:rsidR="00A054C7" w:rsidDel="00E24372" w:rsidRDefault="00A054C7">
      <w:pPr>
        <w:pStyle w:val="TableofFigures"/>
        <w:tabs>
          <w:tab w:val="right" w:leader="dot" w:pos="8494"/>
        </w:tabs>
        <w:rPr>
          <w:del w:id="276" w:author="Rodrigo LeaL" w:date="2020-05-01T12:13:00Z"/>
          <w:sz w:val="22"/>
          <w:szCs w:val="22"/>
          <w:lang w:eastAsia="pt-PT"/>
        </w:rPr>
      </w:pPr>
      <w:del w:id="277" w:author="Rodrigo LeaL" w:date="2020-05-01T12:13:00Z">
        <w:r w:rsidRPr="00E24372" w:rsidDel="00E24372">
          <w:rPr>
            <w:lang w:val="en-US"/>
            <w:rPrChange w:id="278" w:author="Rodrigo LeaL" w:date="2020-05-01T12:13:00Z">
              <w:rPr>
                <w:rStyle w:val="Hyperlink"/>
                <w:lang w:val="en-US"/>
              </w:rPr>
            </w:rPrChange>
          </w:rPr>
          <w:delText>Figure 8 – Detailed view of Services Module including DB</w:delText>
        </w:r>
        <w:r w:rsidDel="00E24372">
          <w:rPr>
            <w:webHidden/>
          </w:rPr>
          <w:tab/>
          <w:delText>27</w:delText>
        </w:r>
      </w:del>
    </w:p>
    <w:p w14:paraId="3FD1458A" w14:textId="1A0D2C01" w:rsidR="00A054C7" w:rsidDel="00E24372" w:rsidRDefault="00A054C7">
      <w:pPr>
        <w:pStyle w:val="TableofFigures"/>
        <w:tabs>
          <w:tab w:val="right" w:leader="dot" w:pos="8494"/>
        </w:tabs>
        <w:rPr>
          <w:del w:id="279" w:author="Rodrigo LeaL" w:date="2020-05-01T12:13:00Z"/>
          <w:sz w:val="22"/>
          <w:szCs w:val="22"/>
          <w:lang w:eastAsia="pt-PT"/>
        </w:rPr>
      </w:pPr>
      <w:del w:id="280" w:author="Rodrigo LeaL" w:date="2020-05-01T12:13:00Z">
        <w:r w:rsidRPr="00E24372" w:rsidDel="00E24372">
          <w:rPr>
            <w:lang w:val="en-US"/>
            <w:rPrChange w:id="281" w:author="Rodrigo LeaL" w:date="2020-05-01T12:13:00Z">
              <w:rPr>
                <w:rStyle w:val="Hyperlink"/>
                <w:lang w:val="en-US"/>
              </w:rPr>
            </w:rPrChange>
          </w:rPr>
          <w:delText>Figure 9 – Data Model</w:delText>
        </w:r>
        <w:r w:rsidDel="00E24372">
          <w:rPr>
            <w:webHidden/>
          </w:rPr>
          <w:tab/>
          <w:delText>28</w:delText>
        </w:r>
      </w:del>
    </w:p>
    <w:p w14:paraId="5A658BB5" w14:textId="31B82EAC" w:rsidR="00A054C7" w:rsidDel="00E24372" w:rsidRDefault="00A054C7">
      <w:pPr>
        <w:pStyle w:val="TableofFigures"/>
        <w:tabs>
          <w:tab w:val="right" w:leader="dot" w:pos="8494"/>
        </w:tabs>
        <w:rPr>
          <w:del w:id="282" w:author="Rodrigo LeaL" w:date="2020-05-01T12:13:00Z"/>
          <w:sz w:val="22"/>
          <w:szCs w:val="22"/>
          <w:lang w:eastAsia="pt-PT"/>
        </w:rPr>
      </w:pPr>
      <w:del w:id="283" w:author="Rodrigo LeaL" w:date="2020-05-01T12:13:00Z">
        <w:r w:rsidRPr="00E24372" w:rsidDel="00E24372">
          <w:rPr>
            <w:lang w:val="en-US"/>
            <w:rPrChange w:id="284" w:author="Rodrigo LeaL" w:date="2020-05-01T12:13:00Z">
              <w:rPr>
                <w:rStyle w:val="Hyperlink"/>
                <w:lang w:val="en-US"/>
              </w:rPr>
            </w:rPrChange>
          </w:rPr>
          <w:delText>Figure 10 – Detailed view of ExecutionEnvironments Module</w:delText>
        </w:r>
        <w:r w:rsidDel="00E24372">
          <w:rPr>
            <w:webHidden/>
          </w:rPr>
          <w:tab/>
          <w:delText>29</w:delText>
        </w:r>
      </w:del>
    </w:p>
    <w:p w14:paraId="04AD9106" w14:textId="48F8E35E" w:rsidR="00A054C7" w:rsidDel="00E24372" w:rsidRDefault="00A054C7">
      <w:pPr>
        <w:pStyle w:val="TableofFigures"/>
        <w:tabs>
          <w:tab w:val="right" w:leader="dot" w:pos="8494"/>
        </w:tabs>
        <w:rPr>
          <w:del w:id="285" w:author="Rodrigo LeaL" w:date="2020-05-01T12:13:00Z"/>
          <w:sz w:val="22"/>
          <w:szCs w:val="22"/>
          <w:lang w:eastAsia="pt-PT"/>
        </w:rPr>
      </w:pPr>
      <w:del w:id="286" w:author="Rodrigo LeaL" w:date="2020-05-01T12:13:00Z">
        <w:r w:rsidRPr="00E24372" w:rsidDel="00E24372">
          <w:rPr>
            <w:lang w:val="en-US"/>
            <w:rPrChange w:id="287" w:author="Rodrigo LeaL" w:date="2020-05-01T12:13:00Z">
              <w:rPr>
                <w:rStyle w:val="Hyperlink"/>
                <w:lang w:val="en-US"/>
              </w:rPr>
            </w:rPrChange>
          </w:rPr>
          <w:delText>Figure 11 – Planned Schedule before progess report delivery</w:delText>
        </w:r>
        <w:r w:rsidDel="00E24372">
          <w:rPr>
            <w:webHidden/>
          </w:rPr>
          <w:tab/>
          <w:delText>31</w:delText>
        </w:r>
      </w:del>
    </w:p>
    <w:p w14:paraId="11A146BC" w14:textId="7D1F553B" w:rsidR="00A054C7" w:rsidDel="00E24372" w:rsidRDefault="00A054C7">
      <w:pPr>
        <w:pStyle w:val="TableofFigures"/>
        <w:tabs>
          <w:tab w:val="right" w:leader="dot" w:pos="8494"/>
        </w:tabs>
        <w:rPr>
          <w:del w:id="288" w:author="Rodrigo LeaL" w:date="2020-05-01T12:13:00Z"/>
          <w:sz w:val="22"/>
          <w:szCs w:val="22"/>
          <w:lang w:eastAsia="pt-PT"/>
        </w:rPr>
      </w:pPr>
      <w:del w:id="289" w:author="Rodrigo LeaL" w:date="2020-05-01T12:13:00Z">
        <w:r w:rsidRPr="00E24372" w:rsidDel="00E24372">
          <w:rPr>
            <w:lang w:val="en-US"/>
            <w:rPrChange w:id="290" w:author="Rodrigo LeaL" w:date="2020-05-01T12:13:00Z">
              <w:rPr>
                <w:rStyle w:val="Hyperlink"/>
                <w:lang w:val="en-US"/>
              </w:rPr>
            </w:rPrChange>
          </w:rPr>
          <w:delText>Figure 12 – Planned Schedule after progess report delivery</w:delText>
        </w:r>
        <w:r w:rsidDel="00E24372">
          <w:rPr>
            <w:webHidden/>
          </w:rPr>
          <w:tab/>
          <w:delText>32</w:delText>
        </w:r>
      </w:del>
    </w:p>
    <w:p w14:paraId="5E449967" w14:textId="73234C92" w:rsidR="00FB4304" w:rsidRPr="001727C3" w:rsidRDefault="001A3F32" w:rsidP="00184925">
      <w:pPr>
        <w:rPr>
          <w:noProof w:val="0"/>
        </w:rPr>
      </w:pPr>
      <w:r>
        <w:rPr>
          <w:noProof w:val="0"/>
        </w:rPr>
        <w:fldChar w:fldCharType="end"/>
      </w:r>
      <w:r w:rsidR="000D35BB" w:rsidRPr="000D35BB">
        <w:rPr>
          <w:noProof w:val="0"/>
        </w:rPr>
        <w:br w:type="page"/>
      </w:r>
    </w:p>
    <w:p w14:paraId="55944A0E" w14:textId="77777777" w:rsidR="00A054C7" w:rsidRDefault="00A054C7">
      <w:pPr>
        <w:spacing w:after="200"/>
        <w:jc w:val="left"/>
        <w:rPr>
          <w:rFonts w:asciiTheme="majorHAnsi" w:hAnsiTheme="majorHAnsi"/>
          <w:b/>
          <w:bCs/>
          <w:noProof w:val="0"/>
          <w:sz w:val="32"/>
          <w:szCs w:val="32"/>
        </w:rPr>
      </w:pPr>
      <w:r>
        <w:rPr>
          <w:noProof w:val="0"/>
        </w:rPr>
        <w:lastRenderedPageBreak/>
        <w:br w:type="page"/>
      </w:r>
    </w:p>
    <w:p w14:paraId="76E61A82" w14:textId="15FE7FCA" w:rsidR="00A14F72" w:rsidDel="00E24372" w:rsidRDefault="00A14F72" w:rsidP="00E24372">
      <w:pPr>
        <w:pStyle w:val="Ttulondice"/>
        <w:rPr>
          <w:del w:id="291" w:author="Rodrigo LeaL" w:date="2020-05-01T12:13:00Z"/>
          <w:noProof w:val="0"/>
          <w:lang w:val="en-US"/>
        </w:rPr>
      </w:pPr>
      <w:r w:rsidRPr="00E24372">
        <w:rPr>
          <w:noProof w:val="0"/>
          <w:lang w:val="en-US"/>
          <w:rPrChange w:id="292" w:author="Rodrigo LeaL" w:date="2020-05-01T12:13:00Z">
            <w:rPr>
              <w:noProof w:val="0"/>
            </w:rPr>
          </w:rPrChange>
        </w:rPr>
        <w:lastRenderedPageBreak/>
        <w:t>List</w:t>
      </w:r>
      <w:r w:rsidR="004A2391" w:rsidRPr="00E24372">
        <w:rPr>
          <w:noProof w:val="0"/>
          <w:lang w:val="en-US"/>
          <w:rPrChange w:id="293" w:author="Rodrigo LeaL" w:date="2020-05-01T12:13:00Z">
            <w:rPr>
              <w:noProof w:val="0"/>
            </w:rPr>
          </w:rPrChange>
        </w:rPr>
        <w:t xml:space="preserve"> of</w:t>
      </w:r>
      <w:r w:rsidRPr="00E24372">
        <w:rPr>
          <w:noProof w:val="0"/>
          <w:lang w:val="en-US"/>
          <w:rPrChange w:id="294" w:author="Rodrigo LeaL" w:date="2020-05-01T12:13:00Z">
            <w:rPr>
              <w:noProof w:val="0"/>
            </w:rPr>
          </w:rPrChange>
        </w:rPr>
        <w:t xml:space="preserve"> </w:t>
      </w:r>
      <w:r w:rsidR="004A2391" w:rsidRPr="00E24372">
        <w:rPr>
          <w:noProof w:val="0"/>
          <w:lang w:val="en-US"/>
          <w:rPrChange w:id="295" w:author="Rodrigo LeaL" w:date="2020-05-01T12:13:00Z">
            <w:rPr>
              <w:noProof w:val="0"/>
            </w:rPr>
          </w:rPrChange>
        </w:rPr>
        <w:t>Tables</w:t>
      </w:r>
    </w:p>
    <w:p w14:paraId="59DF922B" w14:textId="73CF54FA" w:rsidR="00A054C7" w:rsidDel="00E24372" w:rsidRDefault="00050398" w:rsidP="00E24372">
      <w:pPr>
        <w:pStyle w:val="Ttulondice"/>
        <w:rPr>
          <w:del w:id="296" w:author="Rodrigo LeaL" w:date="2020-05-01T12:13:00Z"/>
          <w:noProof w:val="0"/>
          <w:lang w:val="en-US"/>
        </w:rPr>
      </w:pPr>
      <w:del w:id="297" w:author="Rodrigo LeaL" w:date="2020-05-01T12:13:00Z">
        <w:r w:rsidDel="00E24372">
          <w:rPr>
            <w:noProof w:val="0"/>
          </w:rPr>
          <w:fldChar w:fldCharType="begin"/>
        </w:r>
        <w:r w:rsidRPr="00E24372" w:rsidDel="00E24372">
          <w:rPr>
            <w:noProof w:val="0"/>
            <w:lang w:val="en-US"/>
            <w:rPrChange w:id="298" w:author="Rodrigo LeaL" w:date="2020-05-01T12:13:00Z">
              <w:rPr>
                <w:noProof w:val="0"/>
              </w:rPr>
            </w:rPrChange>
          </w:rPr>
          <w:delInstrText xml:space="preserve"> TOC \h \z \c "Tabela" </w:delInstrText>
        </w:r>
        <w:r w:rsidDel="00E24372">
          <w:rPr>
            <w:noProof w:val="0"/>
          </w:rPr>
          <w:fldChar w:fldCharType="separate"/>
        </w:r>
        <w:r w:rsidR="00A054C7" w:rsidRPr="00E24372" w:rsidDel="00E24372">
          <w:rPr>
            <w:lang w:val="en-US"/>
            <w:rPrChange w:id="299" w:author="Rodrigo LeaL" w:date="2020-05-01T12:13:00Z">
              <w:rPr>
                <w:rStyle w:val="Hyperlink"/>
                <w:lang w:val="en-US"/>
              </w:rPr>
            </w:rPrChange>
          </w:rPr>
          <w:delText>Table 1 - Feature comparison of select platforms</w:delText>
        </w:r>
        <w:r w:rsidR="00A054C7" w:rsidRPr="00E24372" w:rsidDel="00E24372">
          <w:rPr>
            <w:webHidden/>
            <w:lang w:val="en-US"/>
            <w:rPrChange w:id="300" w:author="Rodrigo LeaL" w:date="2020-05-01T12:13:00Z">
              <w:rPr>
                <w:webHidden/>
              </w:rPr>
            </w:rPrChange>
          </w:rPr>
          <w:tab/>
          <w:delText>20</w:delText>
        </w:r>
      </w:del>
    </w:p>
    <w:p w14:paraId="73FBDDCC" w14:textId="7F5648C7" w:rsidR="00E24372" w:rsidRDefault="00E24372" w:rsidP="00E24372">
      <w:pPr>
        <w:pStyle w:val="Ttulondice"/>
        <w:rPr>
          <w:ins w:id="301" w:author="Rodrigo LeaL" w:date="2020-05-01T12:13:00Z"/>
          <w:noProof w:val="0"/>
          <w:lang w:val="en-US"/>
        </w:rPr>
      </w:pPr>
    </w:p>
    <w:p w14:paraId="2C32FB9F" w14:textId="3AEBCA05" w:rsidR="00E24372" w:rsidRDefault="00E24372" w:rsidP="00E24372">
      <w:pPr>
        <w:pStyle w:val="Ttulondice"/>
        <w:rPr>
          <w:ins w:id="302" w:author="Rodrigo LeaL" w:date="2020-05-01T12:13:00Z"/>
          <w:noProof w:val="0"/>
          <w:lang w:val="en-US"/>
        </w:rPr>
      </w:pPr>
    </w:p>
    <w:p w14:paraId="02B1F1B2" w14:textId="7F91DEE6" w:rsidR="00E24372" w:rsidRDefault="00E24372" w:rsidP="00E24372">
      <w:pPr>
        <w:pStyle w:val="Ttulondice"/>
        <w:rPr>
          <w:ins w:id="303" w:author="Rodrigo LeaL" w:date="2020-05-01T12:13:00Z"/>
          <w:noProof w:val="0"/>
          <w:lang w:val="en-US"/>
        </w:rPr>
      </w:pPr>
    </w:p>
    <w:p w14:paraId="1A212854" w14:textId="77777777" w:rsidR="00E24372" w:rsidRPr="00E24372" w:rsidRDefault="00E24372" w:rsidP="00E24372">
      <w:pPr>
        <w:pStyle w:val="Ttulondice"/>
        <w:rPr>
          <w:ins w:id="304" w:author="Rodrigo LeaL" w:date="2020-05-01T12:13:00Z"/>
          <w:sz w:val="22"/>
          <w:szCs w:val="22"/>
          <w:lang w:val="en-US" w:eastAsia="pt-PT"/>
          <w:rPrChange w:id="305" w:author="Rodrigo LeaL" w:date="2020-05-01T12:13:00Z">
            <w:rPr>
              <w:ins w:id="306" w:author="Rodrigo LeaL" w:date="2020-05-01T12:13:00Z"/>
              <w:sz w:val="22"/>
              <w:szCs w:val="22"/>
              <w:lang w:eastAsia="pt-PT"/>
            </w:rPr>
          </w:rPrChange>
        </w:rPr>
        <w:pPrChange w:id="307" w:author="Rodrigo LeaL" w:date="2020-05-01T12:13:00Z">
          <w:pPr>
            <w:pStyle w:val="TableofFigures"/>
            <w:tabs>
              <w:tab w:val="right" w:leader="dot" w:pos="8494"/>
            </w:tabs>
          </w:pPr>
        </w:pPrChange>
      </w:pPr>
    </w:p>
    <w:p w14:paraId="52016951" w14:textId="651FF4C8" w:rsidR="00050398" w:rsidRPr="00E24372" w:rsidDel="00E24372" w:rsidRDefault="00050398" w:rsidP="00E24372">
      <w:pPr>
        <w:pStyle w:val="Ttulondice"/>
        <w:rPr>
          <w:del w:id="308" w:author="Rodrigo LeaL" w:date="2020-05-01T12:13:00Z"/>
          <w:noProof w:val="0"/>
          <w:lang w:val="en-US"/>
          <w:rPrChange w:id="309" w:author="Rodrigo LeaL" w:date="2020-05-01T12:13:00Z">
            <w:rPr>
              <w:del w:id="310" w:author="Rodrigo LeaL" w:date="2020-05-01T12:13:00Z"/>
              <w:noProof w:val="0"/>
            </w:rPr>
          </w:rPrChange>
        </w:rPr>
        <w:pPrChange w:id="311" w:author="Rodrigo LeaL" w:date="2020-05-01T12:13:00Z">
          <w:pPr>
            <w:pStyle w:val="Ttulondice"/>
          </w:pPr>
        </w:pPrChange>
      </w:pPr>
      <w:del w:id="312" w:author="Rodrigo LeaL" w:date="2020-05-01T12:13:00Z">
        <w:r w:rsidDel="00E24372">
          <w:rPr>
            <w:noProof w:val="0"/>
          </w:rPr>
          <w:fldChar w:fldCharType="end"/>
        </w:r>
      </w:del>
    </w:p>
    <w:p w14:paraId="08BDEC46" w14:textId="24087724" w:rsidR="001A3F32" w:rsidRPr="00E24372" w:rsidRDefault="001A3F32" w:rsidP="00E24372">
      <w:pPr>
        <w:pStyle w:val="Ttulondice"/>
        <w:rPr>
          <w:lang w:val="en-US"/>
          <w:rPrChange w:id="313" w:author="Rodrigo LeaL" w:date="2020-05-01T12:13:00Z">
            <w:rPr>
              <w:noProof w:val="0"/>
            </w:rPr>
          </w:rPrChange>
        </w:rPr>
        <w:pPrChange w:id="314" w:author="Rodrigo LeaL" w:date="2020-05-01T12:13:00Z">
          <w:pPr>
            <w:spacing w:after="200"/>
            <w:jc w:val="left"/>
          </w:pPr>
        </w:pPrChange>
      </w:pPr>
      <w:del w:id="315" w:author="Rodrigo LeaL" w:date="2020-05-01T12:13:00Z">
        <w:r w:rsidRPr="00E24372" w:rsidDel="00E24372">
          <w:rPr>
            <w:lang w:val="en-US"/>
            <w:rPrChange w:id="316" w:author="Rodrigo LeaL" w:date="2020-05-01T12:13:00Z">
              <w:rPr>
                <w:noProof w:val="0"/>
              </w:rPr>
            </w:rPrChange>
          </w:rPr>
          <w:br w:type="page"/>
        </w:r>
      </w:del>
    </w:p>
    <w:p w14:paraId="3B15345F" w14:textId="1FF51E6F" w:rsidR="0090147C" w:rsidRDefault="0090147C">
      <w:pPr>
        <w:pStyle w:val="TableofFigures"/>
        <w:tabs>
          <w:tab w:val="right" w:leader="dot" w:pos="8494"/>
        </w:tabs>
        <w:rPr>
          <w:ins w:id="317" w:author="Rodrigo LeaL" w:date="2020-05-01T12:13:00Z"/>
          <w:sz w:val="22"/>
          <w:szCs w:val="22"/>
          <w:lang w:eastAsia="pt-PT"/>
        </w:rPr>
      </w:pPr>
      <w:ins w:id="318" w:author="Rodrigo LeaL" w:date="2020-05-01T12:13:00Z">
        <w:r>
          <w:rPr>
            <w:noProof w:val="0"/>
            <w:lang w:val="en-US"/>
          </w:rPr>
          <w:fldChar w:fldCharType="begin"/>
        </w:r>
        <w:r>
          <w:rPr>
            <w:noProof w:val="0"/>
            <w:lang w:val="en-US"/>
          </w:rPr>
          <w:instrText xml:space="preserve"> TOC \h \z \c "Table" </w:instrText>
        </w:r>
      </w:ins>
      <w:r>
        <w:rPr>
          <w:noProof w:val="0"/>
          <w:lang w:val="en-US"/>
        </w:rPr>
        <w:fldChar w:fldCharType="separate"/>
      </w:r>
      <w:ins w:id="319" w:author="Rodrigo LeaL" w:date="2020-05-01T12:13:00Z">
        <w:r w:rsidRPr="000D1600">
          <w:rPr>
            <w:rStyle w:val="Hyperlink"/>
          </w:rPr>
          <w:fldChar w:fldCharType="begin"/>
        </w:r>
        <w:r w:rsidRPr="000D1600">
          <w:rPr>
            <w:rStyle w:val="Hyperlink"/>
          </w:rPr>
          <w:instrText xml:space="preserve"> </w:instrText>
        </w:r>
        <w:r>
          <w:instrText>HYPERLINK \l "_Toc39227649"</w:instrText>
        </w:r>
        <w:r w:rsidRPr="000D1600">
          <w:rPr>
            <w:rStyle w:val="Hyperlink"/>
          </w:rPr>
          <w:instrText xml:space="preserve"> </w:instrText>
        </w:r>
        <w:r w:rsidRPr="000D1600">
          <w:rPr>
            <w:rStyle w:val="Hyperlink"/>
          </w:rPr>
        </w:r>
        <w:r w:rsidRPr="000D1600">
          <w:rPr>
            <w:rStyle w:val="Hyperlink"/>
          </w:rPr>
          <w:fldChar w:fldCharType="separate"/>
        </w:r>
        <w:r w:rsidRPr="000D1600">
          <w:rPr>
            <w:rStyle w:val="Hyperlink"/>
            <w:lang w:val="en-US"/>
          </w:rPr>
          <w:t>Table 1 - Feature comparison of select platforms</w:t>
        </w:r>
        <w:r>
          <w:rPr>
            <w:webHidden/>
          </w:rPr>
          <w:tab/>
        </w:r>
        <w:r>
          <w:rPr>
            <w:webHidden/>
          </w:rPr>
          <w:fldChar w:fldCharType="begin"/>
        </w:r>
        <w:r>
          <w:rPr>
            <w:webHidden/>
          </w:rPr>
          <w:instrText xml:space="preserve"> PAGEREF _Toc39227649 \h </w:instrText>
        </w:r>
        <w:r>
          <w:rPr>
            <w:webHidden/>
          </w:rPr>
        </w:r>
      </w:ins>
      <w:r>
        <w:rPr>
          <w:webHidden/>
        </w:rPr>
        <w:fldChar w:fldCharType="separate"/>
      </w:r>
      <w:ins w:id="320" w:author="Rodrigo LeaL" w:date="2020-05-01T12:13:00Z">
        <w:r>
          <w:rPr>
            <w:webHidden/>
          </w:rPr>
          <w:t>21</w:t>
        </w:r>
        <w:r>
          <w:rPr>
            <w:webHidden/>
          </w:rPr>
          <w:fldChar w:fldCharType="end"/>
        </w:r>
        <w:r w:rsidRPr="000D1600">
          <w:rPr>
            <w:rStyle w:val="Hyperlink"/>
          </w:rPr>
          <w:fldChar w:fldCharType="end"/>
        </w:r>
      </w:ins>
    </w:p>
    <w:p w14:paraId="3786FC00" w14:textId="048A8D58" w:rsidR="0090147C" w:rsidRDefault="0090147C">
      <w:pPr>
        <w:pStyle w:val="TableofFigures"/>
        <w:tabs>
          <w:tab w:val="right" w:leader="dot" w:pos="8494"/>
        </w:tabs>
        <w:rPr>
          <w:ins w:id="321" w:author="Rodrigo LeaL" w:date="2020-05-01T12:13:00Z"/>
          <w:sz w:val="22"/>
          <w:szCs w:val="22"/>
          <w:lang w:eastAsia="pt-PT"/>
        </w:rPr>
      </w:pPr>
      <w:ins w:id="322" w:author="Rodrigo LeaL" w:date="2020-05-01T12:13:00Z">
        <w:r w:rsidRPr="000D1600">
          <w:rPr>
            <w:rStyle w:val="Hyperlink"/>
          </w:rPr>
          <w:fldChar w:fldCharType="begin"/>
        </w:r>
        <w:r w:rsidRPr="000D1600">
          <w:rPr>
            <w:rStyle w:val="Hyperlink"/>
          </w:rPr>
          <w:instrText xml:space="preserve"> </w:instrText>
        </w:r>
        <w:r>
          <w:instrText>HYPERLINK \l "_Toc39227650"</w:instrText>
        </w:r>
        <w:r w:rsidRPr="000D1600">
          <w:rPr>
            <w:rStyle w:val="Hyperlink"/>
          </w:rPr>
          <w:instrText xml:space="preserve"> </w:instrText>
        </w:r>
        <w:r w:rsidRPr="000D1600">
          <w:rPr>
            <w:rStyle w:val="Hyperlink"/>
          </w:rPr>
        </w:r>
        <w:r w:rsidRPr="000D1600">
          <w:rPr>
            <w:rStyle w:val="Hyperlink"/>
          </w:rPr>
          <w:fldChar w:fldCharType="separate"/>
        </w:r>
        <w:r w:rsidRPr="000D1600">
          <w:rPr>
            <w:rStyle w:val="Hyperlink"/>
          </w:rPr>
          <w:t>Table 2 – Assignment Types</w:t>
        </w:r>
        <w:r>
          <w:rPr>
            <w:webHidden/>
          </w:rPr>
          <w:tab/>
        </w:r>
        <w:r>
          <w:rPr>
            <w:webHidden/>
          </w:rPr>
          <w:fldChar w:fldCharType="begin"/>
        </w:r>
        <w:r>
          <w:rPr>
            <w:webHidden/>
          </w:rPr>
          <w:instrText xml:space="preserve"> PAGEREF _Toc39227650 \h </w:instrText>
        </w:r>
        <w:r>
          <w:rPr>
            <w:webHidden/>
          </w:rPr>
        </w:r>
      </w:ins>
      <w:r>
        <w:rPr>
          <w:webHidden/>
        </w:rPr>
        <w:fldChar w:fldCharType="separate"/>
      </w:r>
      <w:ins w:id="323" w:author="Rodrigo LeaL" w:date="2020-05-01T12:13:00Z">
        <w:r>
          <w:rPr>
            <w:webHidden/>
          </w:rPr>
          <w:t>33</w:t>
        </w:r>
        <w:r>
          <w:rPr>
            <w:webHidden/>
          </w:rPr>
          <w:fldChar w:fldCharType="end"/>
        </w:r>
        <w:r w:rsidRPr="000D1600">
          <w:rPr>
            <w:rStyle w:val="Hyperlink"/>
          </w:rPr>
          <w:fldChar w:fldCharType="end"/>
        </w:r>
      </w:ins>
    </w:p>
    <w:p w14:paraId="61F1F389" w14:textId="507E5D85" w:rsidR="001A3F32" w:rsidRPr="00E24372" w:rsidRDefault="0090147C">
      <w:pPr>
        <w:spacing w:after="200"/>
        <w:jc w:val="left"/>
        <w:rPr>
          <w:noProof w:val="0"/>
          <w:lang w:val="en-US"/>
          <w:rPrChange w:id="324" w:author="Rodrigo LeaL" w:date="2020-05-01T12:13:00Z">
            <w:rPr>
              <w:noProof w:val="0"/>
            </w:rPr>
          </w:rPrChange>
        </w:rPr>
      </w:pPr>
      <w:ins w:id="325" w:author="Rodrigo LeaL" w:date="2020-05-01T12:13:00Z">
        <w:r>
          <w:rPr>
            <w:noProof w:val="0"/>
            <w:lang w:val="en-US"/>
          </w:rPr>
          <w:fldChar w:fldCharType="end"/>
        </w:r>
      </w:ins>
      <w:r w:rsidR="001A3F32" w:rsidRPr="00E24372">
        <w:rPr>
          <w:noProof w:val="0"/>
          <w:lang w:val="en-US"/>
          <w:rPrChange w:id="326" w:author="Rodrigo LeaL" w:date="2020-05-01T12:13:00Z">
            <w:rPr>
              <w:noProof w:val="0"/>
            </w:rPr>
          </w:rPrChange>
        </w:rPr>
        <w:br w:type="page"/>
      </w:r>
    </w:p>
    <w:p w14:paraId="5E5DC63D" w14:textId="77777777" w:rsidR="00FB4304" w:rsidRPr="00E24372" w:rsidRDefault="00FB4304" w:rsidP="00184925">
      <w:pPr>
        <w:rPr>
          <w:noProof w:val="0"/>
          <w:lang w:val="en-US"/>
          <w:rPrChange w:id="327" w:author="Rodrigo LeaL" w:date="2020-05-01T12:13:00Z">
            <w:rPr>
              <w:noProof w:val="0"/>
            </w:rPr>
          </w:rPrChange>
        </w:rPr>
        <w:sectPr w:rsidR="00FB4304" w:rsidRPr="00E24372"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0B804C8E" w14:textId="2063F718" w:rsidR="00567E9A" w:rsidRPr="00567E9A" w:rsidRDefault="00093589" w:rsidP="008F0F86">
      <w:pPr>
        <w:pStyle w:val="Heading1"/>
      </w:pPr>
      <w:bookmarkStart w:id="328" w:name="_Toc39227602"/>
      <w:r>
        <w:lastRenderedPageBreak/>
        <w:t>Introduction</w:t>
      </w:r>
      <w:bookmarkEnd w:id="328"/>
    </w:p>
    <w:p w14:paraId="42B915D6" w14:textId="41379119" w:rsidR="008F0F86" w:rsidRPr="008F0F86" w:rsidRDefault="008F0F86" w:rsidP="008F0F86">
      <w:pPr>
        <w:rPr>
          <w:noProof w:val="0"/>
          <w:lang w:val="en-US"/>
        </w:rPr>
      </w:pPr>
      <w:r w:rsidRPr="0094743A">
        <w:rPr>
          <w:noProof w:val="0"/>
          <w:lang w:val="en-US"/>
        </w:rPr>
        <w:t xml:space="preserve">In today’s competitive job market, programming jobs </w:t>
      </w:r>
      <w:del w:id="329" w:author="André Oliveira" w:date="2020-04-30T14:13:00Z">
        <w:r w:rsidRPr="0094743A" w:rsidDel="0094743A">
          <w:rPr>
            <w:noProof w:val="0"/>
            <w:lang w:val="en-US"/>
          </w:rPr>
          <w:delText xml:space="preserve">are </w:delText>
        </w:r>
        <w:r w:rsidR="0094743A" w:rsidRPr="0094743A" w:rsidDel="0094743A">
          <w:rPr>
            <w:noProof w:val="0"/>
            <w:lang w:val="en-US"/>
            <w:rPrChange w:id="330" w:author="André Oliveira" w:date="2020-04-30T14:13:00Z">
              <w:rPr>
                <w:noProof w:val="0"/>
                <w:highlight w:val="yellow"/>
                <w:lang w:val="en-US"/>
              </w:rPr>
            </w:rPrChange>
          </w:rPr>
          <w:delText>amongst the mo</w:delText>
        </w:r>
      </w:del>
      <w:ins w:id="331" w:author="André Oliveira" w:date="2020-04-30T14:13:00Z">
        <w:r w:rsidR="0094743A" w:rsidRPr="0094743A">
          <w:rPr>
            <w:noProof w:val="0"/>
            <w:lang w:val="en-US"/>
            <w:rPrChange w:id="332" w:author="André Oliveira" w:date="2020-04-30T14:13:00Z">
              <w:rPr>
                <w:noProof w:val="0"/>
                <w:highlight w:val="yellow"/>
                <w:lang w:val="en-US"/>
              </w:rPr>
            </w:rPrChange>
          </w:rPr>
          <w:t>are amongst the most desirable careers</w:t>
        </w:r>
      </w:ins>
      <w:r w:rsidRPr="0094743A">
        <w:rPr>
          <w:noProof w:val="0"/>
          <w:lang w:val="en-US"/>
        </w:rPr>
        <w:t>.</w:t>
      </w:r>
      <w:r w:rsidRPr="008F0F86">
        <w:rPr>
          <w:noProof w:val="0"/>
          <w:lang w:val="en-US"/>
        </w:rPr>
        <w:t xml:space="preserve"> The ability to innovate, create and troubleshoot all kinds of technologies </w:t>
      </w:r>
      <w:proofErr w:type="gramStart"/>
      <w:r w:rsidRPr="008F0F86">
        <w:rPr>
          <w:noProof w:val="0"/>
          <w:lang w:val="en-US"/>
        </w:rPr>
        <w:t>on a daily basis</w:t>
      </w:r>
      <w:proofErr w:type="gramEnd"/>
      <w:r w:rsidRPr="008F0F86">
        <w:rPr>
          <w:noProof w:val="0"/>
          <w:lang w:val="en-US"/>
        </w:rPr>
        <w:t xml:space="preserve"> is what drives many individuals to seek experience and pursue a future in computer science or coding.</w:t>
      </w:r>
    </w:p>
    <w:p w14:paraId="518780E4" w14:textId="77777777" w:rsidR="008F0F86" w:rsidRPr="008F0F86" w:rsidRDefault="008F0F86" w:rsidP="008F0F86">
      <w:pPr>
        <w:rPr>
          <w:noProof w:val="0"/>
          <w:lang w:val="en-US"/>
        </w:rPr>
      </w:pPr>
      <w:r w:rsidRPr="008F0F86">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77777777" w:rsidR="008F0F86" w:rsidRPr="008F0F86" w:rsidRDefault="008F0F86" w:rsidP="008F0F86">
      <w:pPr>
        <w:rPr>
          <w:noProof w:val="0"/>
          <w:lang w:val="en-US"/>
        </w:rPr>
      </w:pPr>
      <w:r w:rsidRPr="008F0F86">
        <w:rPr>
          <w:noProof w:val="0"/>
          <w:lang w:val="en-US"/>
        </w:rPr>
        <w:t>For this reason, there are out there some platforms that provide an environment for defining algorithms and testing.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054E67EC" w14:textId="77777777" w:rsidR="008F0F86" w:rsidRPr="008F0F86" w:rsidRDefault="008F0F86" w:rsidP="008F0F86">
      <w:pPr>
        <w:rPr>
          <w:noProof w:val="0"/>
          <w:lang w:val="en-US"/>
        </w:rPr>
      </w:pPr>
      <w:r w:rsidRPr="008F0F86">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3F4C0873" w:rsidR="008F0F86" w:rsidRPr="008F0F86" w:rsidRDefault="008F0F86" w:rsidP="008F0F86">
      <w:pPr>
        <w:rPr>
          <w:noProof w:val="0"/>
          <w:lang w:val="en-US"/>
        </w:rPr>
      </w:pPr>
      <w:r w:rsidRPr="008F0F86">
        <w:rPr>
          <w:noProof w:val="0"/>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w:t>
      </w:r>
      <w:r w:rsidRPr="0094743A">
        <w:rPr>
          <w:noProof w:val="0"/>
          <w:lang w:val="en-US"/>
        </w:rPr>
        <w:lastRenderedPageBreak/>
        <w:t>complex algorithms is no easy task, and even experience programmers now</w:t>
      </w:r>
      <w:ins w:id="333" w:author="joao eduardo santos" w:date="2020-04-29T11:34:00Z">
        <w:r w:rsidR="00447942" w:rsidRPr="0094743A">
          <w:rPr>
            <w:noProof w:val="0"/>
            <w:lang w:val="en-US"/>
          </w:rPr>
          <w:t>a</w:t>
        </w:r>
      </w:ins>
      <w:del w:id="334" w:author="joao eduardo santos" w:date="2020-04-29T11:34:00Z">
        <w:r w:rsidRPr="0094743A" w:rsidDel="00447942">
          <w:rPr>
            <w:noProof w:val="0"/>
            <w:lang w:val="en-US"/>
          </w:rPr>
          <w:delText xml:space="preserve"> </w:delText>
        </w:r>
      </w:del>
      <w:r w:rsidRPr="0094743A">
        <w:rPr>
          <w:noProof w:val="0"/>
          <w:lang w:val="en-US"/>
        </w:rPr>
        <w:t>days</w:t>
      </w:r>
      <w:r w:rsidRPr="008F0F86">
        <w:rPr>
          <w:noProof w:val="0"/>
          <w:lang w:val="en-US"/>
        </w:rPr>
        <w:t xml:space="preserve">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Challenges, which are programming problems that needs to be solved</w:t>
      </w:r>
      <w:ins w:id="335" w:author="André Oliveira" w:date="2020-04-30T14:15:00Z">
        <w:r w:rsidR="0094743A">
          <w:rPr>
            <w:noProof w:val="0"/>
            <w:lang w:val="en-US"/>
          </w:rPr>
          <w:t>.</w:t>
        </w:r>
      </w:ins>
      <w:ins w:id="336" w:author="André Oliveira" w:date="2020-04-30T14:18:00Z">
        <w:r w:rsidR="0094743A">
          <w:rPr>
            <w:noProof w:val="0"/>
            <w:lang w:val="en-US"/>
          </w:rPr>
          <w:t xml:space="preserve"> </w:t>
        </w:r>
      </w:ins>
      <w:ins w:id="337" w:author="André Oliveira" w:date="2020-04-30T14:15:00Z">
        <w:r w:rsidR="0094743A">
          <w:rPr>
            <w:noProof w:val="0"/>
            <w:lang w:val="en-US"/>
          </w:rPr>
          <w:t>And</w:t>
        </w:r>
      </w:ins>
      <w:r w:rsidRPr="008F0F86">
        <w:rPr>
          <w:noProof w:val="0"/>
          <w:lang w:val="en-US"/>
        </w:rPr>
        <w:t xml:space="preserve"> because </w:t>
      </w:r>
      <w:del w:id="338" w:author="André Oliveira" w:date="2020-04-30T14:18:00Z">
        <w:r w:rsidRPr="008F0F86" w:rsidDel="0094743A">
          <w:rPr>
            <w:noProof w:val="0"/>
            <w:lang w:val="en-US"/>
          </w:rPr>
          <w:delText xml:space="preserve">along </w:delText>
        </w:r>
      </w:del>
      <w:r w:rsidRPr="008F0F86">
        <w:rPr>
          <w:noProof w:val="0"/>
          <w:lang w:val="en-US"/>
        </w:rPr>
        <w:t xml:space="preserve">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w:t>
      </w:r>
    </w:p>
    <w:p w14:paraId="04AAC9C8" w14:textId="4B3E7AC4" w:rsidR="008F0F86" w:rsidRPr="008F0F86" w:rsidRDefault="008F0F86" w:rsidP="008F0F86">
      <w:pPr>
        <w:rPr>
          <w:noProof w:val="0"/>
          <w:lang w:val="en-US"/>
        </w:rPr>
      </w:pPr>
      <w:r w:rsidRPr="00447942">
        <w:rPr>
          <w:noProof w:val="0"/>
          <w:lang w:val="en-US"/>
        </w:rPr>
        <w:t xml:space="preserve">But despite of how </w:t>
      </w:r>
      <w:proofErr w:type="gramStart"/>
      <w:r w:rsidRPr="00447942">
        <w:rPr>
          <w:noProof w:val="0"/>
          <w:lang w:val="en-US"/>
        </w:rPr>
        <w:t>much an</w:t>
      </w:r>
      <w:proofErr w:type="gramEnd"/>
      <w:r w:rsidRPr="00447942">
        <w:rPr>
          <w:noProof w:val="0"/>
          <w:lang w:val="en-US"/>
        </w:rPr>
        <w:t xml:space="preserve"> individual studies or practices, he</w:t>
      </w:r>
      <w:r w:rsidR="00B06583">
        <w:rPr>
          <w:noProof w:val="0"/>
          <w:lang w:val="en-US"/>
        </w:rPr>
        <w:t>/she</w:t>
      </w:r>
      <w:r w:rsidRPr="00447942">
        <w:rPr>
          <w:noProof w:val="0"/>
          <w:lang w:val="en-US"/>
        </w:rPr>
        <w:t xml:space="preserve"> will only know if he</w:t>
      </w:r>
      <w:r w:rsidR="00B06583">
        <w:rPr>
          <w:noProof w:val="0"/>
          <w:lang w:val="en-US"/>
        </w:rPr>
        <w:t>/she</w:t>
      </w:r>
      <w:r w:rsidRPr="00447942">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Questionnaires. Questionnaires are a selected number of pre-existent challenges all grouped up and put together to create a single test. </w:t>
      </w:r>
    </w:p>
    <w:p w14:paraId="270BC18B" w14:textId="77777777" w:rsidR="008F0F86" w:rsidRPr="008F0F86" w:rsidRDefault="008F0F86" w:rsidP="008F0F86">
      <w:pPr>
        <w:rPr>
          <w:noProof w:val="0"/>
          <w:lang w:val="en-US"/>
        </w:rPr>
      </w:pPr>
      <w:r w:rsidRPr="008F0F86">
        <w:rPr>
          <w:noProof w:val="0"/>
          <w:lang w:val="en-US"/>
        </w:rPr>
        <w:t xml:space="preserve">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w:t>
      </w:r>
      <w:r w:rsidRPr="00FE0DE3">
        <w:rPr>
          <w:noProof w:val="0"/>
          <w:lang w:val="en-US"/>
        </w:rPr>
        <w:t>5</w:t>
      </w:r>
      <w:r w:rsidRPr="008F0F86">
        <w:rPr>
          <w:noProof w:val="0"/>
          <w:lang w:val="en-US"/>
        </w:rPr>
        <w:t xml:space="preserve"> popular ones.</w:t>
      </w:r>
    </w:p>
    <w:p w14:paraId="090CBAB4" w14:textId="2019D191" w:rsidR="008F0F86" w:rsidRPr="008F0F86" w:rsidRDefault="008F0F86" w:rsidP="008F0F86">
      <w:pPr>
        <w:rPr>
          <w:noProof w:val="0"/>
          <w:lang w:val="en-US"/>
        </w:rPr>
      </w:pPr>
      <w:r w:rsidRPr="008F0F86">
        <w:rPr>
          <w:noProof w:val="0"/>
          <w:lang w:val="en-US"/>
        </w:rPr>
        <w:t xml:space="preserve">In the end, our goal is simple and honest, not only we want to provide an </w:t>
      </w:r>
      <w:ins w:id="339" w:author="André Oliveira" w:date="2020-04-30T14:20:00Z">
        <w:r w:rsidR="00682486">
          <w:rPr>
            <w:noProof w:val="0"/>
            <w:lang w:val="en-US"/>
          </w:rPr>
          <w:t xml:space="preserve">appellative </w:t>
        </w:r>
      </w:ins>
      <w:r w:rsidRPr="008F0F86">
        <w:rPr>
          <w:noProof w:val="0"/>
          <w:lang w:val="en-US"/>
        </w:rPr>
        <w:t xml:space="preserve">e-learning platform that can be useful in academic environment, professional interviews, or even for just a programming enthusiast who wants to learn more, </w:t>
      </w:r>
      <w:ins w:id="340" w:author="André Oliveira" w:date="2020-04-30T14:21:00Z">
        <w:r w:rsidR="00682486">
          <w:rPr>
            <w:noProof w:val="0"/>
            <w:lang w:val="en-US"/>
          </w:rPr>
          <w:t xml:space="preserve">where every user can solve and create coding challenges, as well as questionnaires to put to test </w:t>
        </w:r>
      </w:ins>
      <w:ins w:id="341" w:author="André Oliveira" w:date="2020-04-30T14:22:00Z">
        <w:r w:rsidR="00682486">
          <w:rPr>
            <w:noProof w:val="0"/>
            <w:lang w:val="en-US"/>
          </w:rPr>
          <w:t xml:space="preserve">the best of </w:t>
        </w:r>
      </w:ins>
      <w:ins w:id="342" w:author="André Oliveira" w:date="2020-04-30T14:21:00Z">
        <w:r w:rsidR="00682486">
          <w:rPr>
            <w:noProof w:val="0"/>
            <w:lang w:val="en-US"/>
          </w:rPr>
          <w:t>his abilities</w:t>
        </w:r>
      </w:ins>
      <w:ins w:id="343" w:author="André Oliveira" w:date="2020-04-30T14:22:00Z">
        <w:r w:rsidR="00682486">
          <w:rPr>
            <w:noProof w:val="0"/>
            <w:lang w:val="en-US"/>
          </w:rPr>
          <w:t>,</w:t>
        </w:r>
      </w:ins>
      <w:ins w:id="344" w:author="André Oliveira" w:date="2020-04-30T14:21:00Z">
        <w:r w:rsidR="00682486" w:rsidRPr="008F0F86">
          <w:rPr>
            <w:noProof w:val="0"/>
            <w:lang w:val="en-US"/>
          </w:rPr>
          <w:t xml:space="preserve"> </w:t>
        </w:r>
      </w:ins>
      <w:r w:rsidRPr="008F0F86">
        <w:rPr>
          <w:noProof w:val="0"/>
          <w:lang w:val="en-US"/>
        </w:rPr>
        <w:t>but also we want to do it  in openly manner, so that it can be freely accessed, used, changed, and shared by everyone.</w:t>
      </w:r>
    </w:p>
    <w:p w14:paraId="486350A0" w14:textId="737BA708" w:rsidR="008F0F86" w:rsidRDefault="008F0F86" w:rsidP="008F0F86">
      <w:pPr>
        <w:rPr>
          <w:noProof w:val="0"/>
          <w:lang w:val="en-US"/>
        </w:rPr>
      </w:pPr>
    </w:p>
    <w:p w14:paraId="15F6BA58" w14:textId="290A533F" w:rsidR="000B30B5" w:rsidRPr="000B30B5" w:rsidRDefault="000B30B5" w:rsidP="000B30B5">
      <w:pPr>
        <w:pStyle w:val="Heading2"/>
        <w:rPr>
          <w:noProof w:val="0"/>
          <w:color w:val="auto"/>
          <w:sz w:val="28"/>
          <w:szCs w:val="28"/>
          <w:lang w:val="en-US"/>
        </w:rPr>
      </w:pPr>
      <w:bookmarkStart w:id="345" w:name="_Toc27948158"/>
      <w:bookmarkStart w:id="346" w:name="_Hlk38980377"/>
      <w:bookmarkStart w:id="347" w:name="_Toc39227603"/>
      <w:r w:rsidRPr="000B30B5">
        <w:rPr>
          <w:noProof w:val="0"/>
          <w:color w:val="auto"/>
          <w:sz w:val="28"/>
          <w:szCs w:val="28"/>
          <w:lang w:val="en-US"/>
        </w:rPr>
        <w:t>1.1. Outline</w:t>
      </w:r>
      <w:bookmarkEnd w:id="345"/>
      <w:bookmarkEnd w:id="347"/>
    </w:p>
    <w:bookmarkEnd w:id="346"/>
    <w:p w14:paraId="69C3C202" w14:textId="77777777" w:rsidR="000B30B5" w:rsidRPr="000B30B5" w:rsidRDefault="000B30B5" w:rsidP="008F0F86">
      <w:pPr>
        <w:rPr>
          <w:noProof w:val="0"/>
          <w:lang w:val="en-US"/>
        </w:rPr>
      </w:pPr>
    </w:p>
    <w:p w14:paraId="45FCD744" w14:textId="0D826899" w:rsidR="008F0F86" w:rsidRPr="008F0F86" w:rsidRDefault="008F0F86" w:rsidP="008F0F86">
      <w:pPr>
        <w:rPr>
          <w:noProof w:val="0"/>
          <w:lang w:val="en-US"/>
        </w:rPr>
      </w:pPr>
      <w:r w:rsidRPr="008F0F86">
        <w:rPr>
          <w:noProof w:val="0"/>
          <w:lang w:val="en-US"/>
        </w:rPr>
        <w:lastRenderedPageBreak/>
        <w:t xml:space="preserve">This </w:t>
      </w:r>
      <w:r w:rsidR="00355317">
        <w:rPr>
          <w:noProof w:val="0"/>
          <w:lang w:val="en-US"/>
        </w:rPr>
        <w:t>project</w:t>
      </w:r>
      <w:r w:rsidR="00355317" w:rsidRPr="008F0F86">
        <w:rPr>
          <w:noProof w:val="0"/>
          <w:lang w:val="en-US"/>
        </w:rPr>
        <w:t xml:space="preserve"> </w:t>
      </w:r>
      <w:r w:rsidRPr="008F0F86">
        <w:rPr>
          <w:noProof w:val="0"/>
          <w:lang w:val="en-US"/>
        </w:rPr>
        <w:t>is divided in</w:t>
      </w:r>
      <w:r w:rsidR="00355317">
        <w:rPr>
          <w:noProof w:val="0"/>
          <w:lang w:val="en-US"/>
        </w:rPr>
        <w:t>to</w:t>
      </w:r>
      <w:r w:rsidRPr="008F0F86">
        <w:rPr>
          <w:noProof w:val="0"/>
          <w:lang w:val="en-US"/>
        </w:rPr>
        <w:t xml:space="preserve"> 6 chapters.</w:t>
      </w:r>
    </w:p>
    <w:p w14:paraId="0FDB25FF" w14:textId="54CDEC89" w:rsidR="008F0F86" w:rsidRPr="008F0F86" w:rsidRDefault="00355317" w:rsidP="008F0F86">
      <w:pPr>
        <w:rPr>
          <w:noProof w:val="0"/>
          <w:lang w:val="en-US"/>
        </w:rPr>
      </w:pPr>
      <w:r>
        <w:rPr>
          <w:noProof w:val="0"/>
          <w:lang w:val="en-US"/>
        </w:rPr>
        <w:t>C</w:t>
      </w:r>
      <w:r w:rsidR="008F0F86" w:rsidRPr="008F0F86">
        <w:rPr>
          <w:noProof w:val="0"/>
          <w:lang w:val="en-US"/>
        </w:rPr>
        <w:t>hapter 2 describe</w:t>
      </w:r>
      <w:r>
        <w:rPr>
          <w:noProof w:val="0"/>
          <w:lang w:val="en-US"/>
        </w:rPr>
        <w:t>s</w:t>
      </w:r>
      <w:r w:rsidR="008F0F86" w:rsidRPr="008F0F86">
        <w:rPr>
          <w:noProof w:val="0"/>
          <w:lang w:val="en-US"/>
        </w:rPr>
        <w:t xml:space="preserve"> both functional requirements, where the technical details are explained in order to illustrate what our platform is supposed to accomplish, and the non-functional ones, which are ma</w:t>
      </w:r>
      <w:ins w:id="348" w:author="Rodrigo LeaL" w:date="2020-04-27T22:35:00Z">
        <w:r>
          <w:rPr>
            <w:noProof w:val="0"/>
            <w:lang w:val="en-US"/>
          </w:rPr>
          <w:t>i</w:t>
        </w:r>
      </w:ins>
      <w:r w:rsidR="008F0F86" w:rsidRPr="008F0F86">
        <w:rPr>
          <w:noProof w:val="0"/>
          <w:lang w:val="en-US"/>
        </w:rPr>
        <w:t xml:space="preserve">nly focused on </w:t>
      </w:r>
      <w:r>
        <w:rPr>
          <w:noProof w:val="0"/>
          <w:lang w:val="en-US"/>
        </w:rPr>
        <w:t xml:space="preserve">specific </w:t>
      </w:r>
      <w:r w:rsidR="008F0F86" w:rsidRPr="008F0F86">
        <w:rPr>
          <w:noProof w:val="0"/>
          <w:lang w:val="en-US"/>
        </w:rPr>
        <w:t>design and implement</w:t>
      </w:r>
      <w:r>
        <w:rPr>
          <w:noProof w:val="0"/>
          <w:lang w:val="en-US"/>
        </w:rPr>
        <w:t>ation concerns of</w:t>
      </w:r>
      <w:r w:rsidR="008F0F86" w:rsidRPr="008F0F86">
        <w:rPr>
          <w:noProof w:val="0"/>
          <w:lang w:val="en-US"/>
        </w:rPr>
        <w:t xml:space="preserve"> </w:t>
      </w:r>
      <w:r>
        <w:rPr>
          <w:noProof w:val="0"/>
          <w:lang w:val="en-US"/>
        </w:rPr>
        <w:t xml:space="preserve">the </w:t>
      </w:r>
      <w:r w:rsidR="008F0F86" w:rsidRPr="008F0F86">
        <w:rPr>
          <w:noProof w:val="0"/>
          <w:lang w:val="en-US"/>
        </w:rPr>
        <w:t xml:space="preserve">solution, so it can </w:t>
      </w:r>
      <w:r>
        <w:rPr>
          <w:noProof w:val="0"/>
          <w:lang w:val="en-US"/>
        </w:rPr>
        <w:t>meet the requirements</w:t>
      </w:r>
      <w:r w:rsidR="008F0F86" w:rsidRPr="008F0F86">
        <w:rPr>
          <w:noProof w:val="0"/>
          <w:lang w:val="en-US"/>
        </w:rPr>
        <w:t>, with great performance and a solid security.</w:t>
      </w:r>
    </w:p>
    <w:p w14:paraId="654D5664" w14:textId="1BA1041D" w:rsidR="008F0F86" w:rsidRPr="008F0F86" w:rsidRDefault="00355317" w:rsidP="008F0F86">
      <w:pPr>
        <w:rPr>
          <w:noProof w:val="0"/>
          <w:lang w:val="en-US"/>
        </w:rPr>
      </w:pPr>
      <w:r>
        <w:rPr>
          <w:noProof w:val="0"/>
          <w:lang w:val="en-US"/>
        </w:rPr>
        <w:t>Chapter 3</w:t>
      </w:r>
      <w:r w:rsidR="008F0F86" w:rsidRPr="008F0F86">
        <w:rPr>
          <w:noProof w:val="0"/>
          <w:lang w:val="en-US"/>
        </w:rPr>
        <w:t xml:space="preserve"> briefly </w:t>
      </w:r>
      <w:r>
        <w:rPr>
          <w:noProof w:val="0"/>
          <w:lang w:val="en-US"/>
        </w:rPr>
        <w:t>describes</w:t>
      </w:r>
      <w:r w:rsidRPr="008F0F86">
        <w:rPr>
          <w:noProof w:val="0"/>
          <w:lang w:val="en-US"/>
        </w:rPr>
        <w:t xml:space="preserve"> </w:t>
      </w:r>
      <w:r w:rsidR="008F0F86" w:rsidRPr="008F0F86">
        <w:rPr>
          <w:noProof w:val="0"/>
          <w:lang w:val="en-US"/>
        </w:rPr>
        <w:t xml:space="preserve">the current state of art </w:t>
      </w:r>
      <w:r>
        <w:rPr>
          <w:noProof w:val="0"/>
          <w:lang w:val="en-US"/>
        </w:rPr>
        <w:t>regarding</w:t>
      </w:r>
      <w:r w:rsidRPr="008F0F86">
        <w:rPr>
          <w:noProof w:val="0"/>
          <w:lang w:val="en-US"/>
        </w:rPr>
        <w:t xml:space="preserve"> </w:t>
      </w:r>
      <w:r>
        <w:rPr>
          <w:noProof w:val="0"/>
          <w:lang w:val="en-US"/>
        </w:rPr>
        <w:t xml:space="preserve">similar </w:t>
      </w:r>
      <w:r w:rsidR="008F0F86" w:rsidRPr="008F0F86">
        <w:rPr>
          <w:noProof w:val="0"/>
          <w:lang w:val="en-US"/>
        </w:rPr>
        <w:t xml:space="preserve">platforms, and </w:t>
      </w:r>
      <w:ins w:id="349" w:author="André Oliveira" w:date="2020-04-30T14:17:00Z">
        <w:r w:rsidR="0094743A">
          <w:rPr>
            <w:noProof w:val="0"/>
            <w:lang w:val="en-US"/>
          </w:rPr>
          <w:t xml:space="preserve">a comparison </w:t>
        </w:r>
      </w:ins>
      <w:del w:id="350" w:author="André Oliveira" w:date="2020-04-30T14:17:00Z">
        <w:r w:rsidDel="0094743A">
          <w:rPr>
            <w:noProof w:val="0"/>
            <w:lang w:val="en-US"/>
          </w:rPr>
          <w:delText>comparing</w:delText>
        </w:r>
        <w:r w:rsidR="008F0F86" w:rsidRPr="008F0F86" w:rsidDel="0094743A">
          <w:rPr>
            <w:noProof w:val="0"/>
            <w:lang w:val="en-US"/>
          </w:rPr>
          <w:delText xml:space="preserve"> </w:delText>
        </w:r>
      </w:del>
      <w:r w:rsidR="008F0F86" w:rsidRPr="008F0F86">
        <w:rPr>
          <w:noProof w:val="0"/>
          <w:lang w:val="en-US"/>
        </w:rPr>
        <w:t>them and our own solution</w:t>
      </w:r>
      <w:ins w:id="351" w:author="André Oliveira" w:date="2020-04-30T14:17:00Z">
        <w:r w:rsidR="0094743A">
          <w:rPr>
            <w:noProof w:val="0"/>
            <w:lang w:val="en-US"/>
          </w:rPr>
          <w:t xml:space="preserve"> is </w:t>
        </w:r>
      </w:ins>
      <w:ins w:id="352" w:author="André Oliveira" w:date="2020-04-30T14:18:00Z">
        <w:r w:rsidR="0094743A">
          <w:rPr>
            <w:noProof w:val="0"/>
            <w:lang w:val="en-US"/>
          </w:rPr>
          <w:t>performed</w:t>
        </w:r>
      </w:ins>
      <w:r w:rsidR="008F0F86" w:rsidRPr="008F0F86">
        <w:rPr>
          <w:noProof w:val="0"/>
          <w:lang w:val="en-US"/>
        </w:rPr>
        <w:t>.</w:t>
      </w:r>
    </w:p>
    <w:p w14:paraId="62F8215A" w14:textId="5DB3D6CC" w:rsidR="008F0F86" w:rsidRPr="008F0F86" w:rsidRDefault="00355317" w:rsidP="008F0F86">
      <w:pPr>
        <w:rPr>
          <w:noProof w:val="0"/>
          <w:lang w:val="en-US"/>
        </w:rPr>
      </w:pPr>
      <w:r>
        <w:rPr>
          <w:noProof w:val="0"/>
          <w:lang w:val="en-US"/>
        </w:rPr>
        <w:t>Chapter 4</w:t>
      </w:r>
      <w:r w:rsidR="008F0F86" w:rsidRPr="008F0F86">
        <w:rPr>
          <w:noProof w:val="0"/>
          <w:lang w:val="en-US"/>
        </w:rPr>
        <w:t xml:space="preserve"> introduce</w:t>
      </w:r>
      <w:r>
        <w:rPr>
          <w:noProof w:val="0"/>
          <w:lang w:val="en-US"/>
        </w:rPr>
        <w:t>s some of</w:t>
      </w:r>
      <w:r w:rsidR="008F0F86" w:rsidRPr="008F0F86">
        <w:rPr>
          <w:noProof w:val="0"/>
          <w:lang w:val="en-US"/>
        </w:rPr>
        <w:t xml:space="preserve"> the technologies that support </w:t>
      </w:r>
      <w:r>
        <w:rPr>
          <w:noProof w:val="0"/>
          <w:lang w:val="en-US"/>
        </w:rPr>
        <w:t>are used for the development of the solution</w:t>
      </w:r>
      <w:r w:rsidR="008F0F86" w:rsidRPr="008F0F86">
        <w:rPr>
          <w:noProof w:val="0"/>
          <w:lang w:val="en-US"/>
        </w:rPr>
        <w:t>.</w:t>
      </w:r>
    </w:p>
    <w:p w14:paraId="64FDEE64" w14:textId="43E91EF1" w:rsidR="008F0F86" w:rsidRPr="008F0F86" w:rsidRDefault="00355317" w:rsidP="008F0F86">
      <w:pPr>
        <w:rPr>
          <w:noProof w:val="0"/>
          <w:lang w:val="en-US"/>
        </w:rPr>
      </w:pPr>
      <w:r>
        <w:rPr>
          <w:noProof w:val="0"/>
          <w:lang w:val="en-US"/>
        </w:rPr>
        <w:t xml:space="preserve">Chapter </w:t>
      </w:r>
      <w:r w:rsidR="008F0F86" w:rsidRPr="008F0F86">
        <w:rPr>
          <w:noProof w:val="0"/>
          <w:lang w:val="en-US"/>
        </w:rPr>
        <w:t>5</w:t>
      </w:r>
      <w:r>
        <w:rPr>
          <w:noProof w:val="0"/>
          <w:lang w:val="en-US"/>
        </w:rPr>
        <w:t xml:space="preserve"> </w:t>
      </w:r>
      <w:r w:rsidR="008F0F86" w:rsidRPr="008F0F86">
        <w:rPr>
          <w:noProof w:val="0"/>
          <w:lang w:val="en-US"/>
        </w:rPr>
        <w:t>address</w:t>
      </w:r>
      <w:r>
        <w:rPr>
          <w:noProof w:val="0"/>
          <w:lang w:val="en-US"/>
        </w:rPr>
        <w:t>es</w:t>
      </w:r>
      <w:r w:rsidR="008F0F86" w:rsidRPr="008F0F86">
        <w:rPr>
          <w:noProof w:val="0"/>
          <w:lang w:val="en-US"/>
        </w:rPr>
        <w:t xml:space="preserve"> the implementation details regarding each component that compose</w:t>
      </w:r>
      <w:r>
        <w:rPr>
          <w:noProof w:val="0"/>
          <w:lang w:val="en-US"/>
        </w:rPr>
        <w:t>s</w:t>
      </w:r>
      <w:r w:rsidR="008F0F86" w:rsidRPr="008F0F86">
        <w:rPr>
          <w:noProof w:val="0"/>
          <w:lang w:val="en-US"/>
        </w:rPr>
        <w:t xml:space="preserve"> IS E-Learning platform, their functionalities, and their interactions.</w:t>
      </w:r>
    </w:p>
    <w:p w14:paraId="7D2AF6D4" w14:textId="232F1CC9" w:rsidR="00A7706F" w:rsidRDefault="00355317" w:rsidP="008F0F86">
      <w:pPr>
        <w:rPr>
          <w:ins w:id="353" w:author="Rodrigo LeaL" w:date="2020-04-27T22:48:00Z"/>
          <w:noProof w:val="0"/>
          <w:lang w:val="en-US"/>
        </w:rPr>
      </w:pPr>
      <w:r>
        <w:rPr>
          <w:noProof w:val="0"/>
          <w:lang w:val="en-US"/>
        </w:rPr>
        <w:t xml:space="preserve">Chapter </w:t>
      </w:r>
      <w:r w:rsidR="008F0F86" w:rsidRPr="008F0F86">
        <w:rPr>
          <w:noProof w:val="0"/>
          <w:lang w:val="en-US"/>
        </w:rPr>
        <w:t xml:space="preserve">6 </w:t>
      </w:r>
      <w:r>
        <w:rPr>
          <w:noProof w:val="0"/>
          <w:lang w:val="en-US"/>
        </w:rPr>
        <w:t>gives an</w:t>
      </w:r>
      <w:r w:rsidR="008F0F86" w:rsidRPr="008F0F86">
        <w:rPr>
          <w:noProof w:val="0"/>
          <w:lang w:val="en-US"/>
        </w:rPr>
        <w:t xml:space="preserve"> overview </w:t>
      </w:r>
      <w:r w:rsidR="00A7706F">
        <w:rPr>
          <w:noProof w:val="0"/>
          <w:lang w:val="en-US"/>
        </w:rPr>
        <w:t>about the progress of the project, what has been completed, the road ahead and some considerations for the planning of the remaining activities.</w:t>
      </w:r>
    </w:p>
    <w:p w14:paraId="308D1771" w14:textId="77777777" w:rsidR="00DC3F91" w:rsidRPr="0094743A" w:rsidRDefault="00DC3F91" w:rsidP="00160CC5">
      <w:pPr>
        <w:rPr>
          <w:noProof w:val="0"/>
          <w:lang w:val="en-US"/>
        </w:rPr>
      </w:pPr>
    </w:p>
    <w:p w14:paraId="2FC91821" w14:textId="0D4EEE0F" w:rsidR="00DC3F91" w:rsidRPr="0094743A" w:rsidRDefault="00DC3F91" w:rsidP="00160CC5">
      <w:pPr>
        <w:rPr>
          <w:noProof w:val="0"/>
          <w:lang w:val="en-US"/>
        </w:rPr>
      </w:pPr>
    </w:p>
    <w:p w14:paraId="762D0626" w14:textId="3B73DF41" w:rsidR="00936E89" w:rsidRPr="0094743A"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94743A">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94743A" w:rsidRDefault="00A054C7">
      <w:pPr>
        <w:spacing w:after="200"/>
        <w:jc w:val="left"/>
        <w:rPr>
          <w:rFonts w:asciiTheme="majorHAnsi" w:eastAsiaTheme="majorEastAsia" w:hAnsiTheme="majorHAnsi" w:cstheme="majorBidi"/>
          <w:b/>
          <w:bCs/>
          <w:color w:val="000000" w:themeColor="text1"/>
          <w:sz w:val="32"/>
          <w:szCs w:val="32"/>
          <w:lang w:val="en-US"/>
        </w:rPr>
      </w:pPr>
      <w:r w:rsidRPr="0094743A">
        <w:rPr>
          <w:lang w:val="en-US"/>
        </w:rPr>
        <w:lastRenderedPageBreak/>
        <w:br w:type="page"/>
      </w:r>
    </w:p>
    <w:p w14:paraId="2947A62A" w14:textId="5EE317C2" w:rsidR="00DC3F91" w:rsidRPr="001727C3" w:rsidRDefault="004B3D0E" w:rsidP="008F0F86">
      <w:pPr>
        <w:pStyle w:val="Heading1"/>
      </w:pPr>
      <w:bookmarkStart w:id="354" w:name="_Toc39227604"/>
      <w:r>
        <w:lastRenderedPageBreak/>
        <w:t>Requir</w:t>
      </w:r>
      <w:r w:rsidR="00A311AD">
        <w:t>e</w:t>
      </w:r>
      <w:r>
        <w:t>ments</w:t>
      </w:r>
      <w:bookmarkEnd w:id="354"/>
    </w:p>
    <w:p w14:paraId="0A4DDC0D" w14:textId="7D86D033" w:rsidR="00A311AD" w:rsidRPr="00A311AD" w:rsidRDefault="00A311AD" w:rsidP="00A311AD">
      <w:pPr>
        <w:rPr>
          <w:noProof w:val="0"/>
          <w:lang w:val="en-US"/>
        </w:rPr>
      </w:pPr>
      <w:r>
        <w:rPr>
          <w:noProof w:val="0"/>
          <w:lang w:val="en-US"/>
        </w:rPr>
        <w:t>For this project it was identified</w:t>
      </w:r>
      <w:r w:rsidRPr="00A311AD">
        <w:rPr>
          <w:noProof w:val="0"/>
          <w:lang w:val="en-US"/>
        </w:rPr>
        <w:t xml:space="preserve"> a series of functional and non-functional requirements </w:t>
      </w:r>
      <w:r>
        <w:rPr>
          <w:noProof w:val="0"/>
          <w:lang w:val="en-US"/>
        </w:rPr>
        <w:t>and are listed below.</w:t>
      </w:r>
    </w:p>
    <w:p w14:paraId="67FF93C5" w14:textId="77777777" w:rsidR="00A311AD" w:rsidRPr="00A311AD" w:rsidRDefault="00A311AD" w:rsidP="00A311AD">
      <w:pPr>
        <w:rPr>
          <w:noProof w:val="0"/>
          <w:lang w:val="en-US"/>
        </w:rPr>
      </w:pPr>
    </w:p>
    <w:p w14:paraId="15FAB1F3" w14:textId="64FAAA12" w:rsidR="00936440" w:rsidRPr="00936440"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355" w:name="_Toc39227605"/>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.1. </w:t>
      </w:r>
      <w:r>
        <w:rPr>
          <w:rFonts w:asciiTheme="majorHAnsi" w:eastAsiaTheme="majorEastAsia" w:hAnsiTheme="majorHAnsi" w:cstheme="majorBidi"/>
          <w:noProof w:val="0"/>
          <w:sz w:val="28"/>
          <w:szCs w:val="28"/>
          <w:lang w:val="en-US"/>
        </w:rPr>
        <w:t>Functional Requirements</w:t>
      </w:r>
      <w:bookmarkEnd w:id="355"/>
    </w:p>
    <w:p w14:paraId="52D4DD7C" w14:textId="59C0FF9B" w:rsidR="00A311AD" w:rsidRPr="00A311AD" w:rsidRDefault="00A311AD" w:rsidP="00A311AD">
      <w:pPr>
        <w:rPr>
          <w:noProof w:val="0"/>
          <w:lang w:val="en-US"/>
        </w:rPr>
      </w:pPr>
    </w:p>
    <w:p w14:paraId="4B41AD9F" w14:textId="2E6B8F4C" w:rsidR="00A311AD" w:rsidRPr="00A311AD" w:rsidRDefault="00A311AD" w:rsidP="00A311AD">
      <w:pPr>
        <w:pStyle w:val="ListParagraph"/>
        <w:numPr>
          <w:ilvl w:val="0"/>
          <w:numId w:val="14"/>
        </w:numPr>
        <w:rPr>
          <w:noProof w:val="0"/>
          <w:lang w:val="en-US"/>
        </w:rPr>
      </w:pPr>
      <w:r w:rsidRPr="00A311AD">
        <w:rPr>
          <w:noProof w:val="0"/>
          <w:lang w:val="en-US"/>
        </w:rPr>
        <w:t>Challenges – Challenges are a programming problem that needs to be solve</w:t>
      </w:r>
      <w:r w:rsidR="001C2E87">
        <w:rPr>
          <w:noProof w:val="0"/>
          <w:lang w:val="en-US"/>
        </w:rPr>
        <w:t>d</w:t>
      </w:r>
      <w:r w:rsidRPr="00A311AD">
        <w:rPr>
          <w:noProof w:val="0"/>
          <w:lang w:val="en-US"/>
        </w:rPr>
        <w:t>. Every challenge has a built-in solution that will be compared with the user submitted answer to determinate its "correctness" through unit tests.</w:t>
      </w:r>
    </w:p>
    <w:p w14:paraId="31AE82DB"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Challenges can be solved on one or more programming </w:t>
      </w:r>
      <w:proofErr w:type="gramStart"/>
      <w:r w:rsidRPr="00A311AD">
        <w:rPr>
          <w:noProof w:val="0"/>
          <w:lang w:val="en-US"/>
        </w:rPr>
        <w:t>languages;</w:t>
      </w:r>
      <w:proofErr w:type="gramEnd"/>
    </w:p>
    <w:p w14:paraId="0EDEDA16"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To respond to a Challenge a user doesn’t need to be logged </w:t>
      </w:r>
      <w:proofErr w:type="gramStart"/>
      <w:r w:rsidRPr="00A311AD">
        <w:rPr>
          <w:noProof w:val="0"/>
          <w:lang w:val="en-US"/>
        </w:rPr>
        <w:t>in;</w:t>
      </w:r>
      <w:proofErr w:type="gramEnd"/>
    </w:p>
    <w:p w14:paraId="16613F42"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Only logged in users can create </w:t>
      </w:r>
      <w:proofErr w:type="gramStart"/>
      <w:r w:rsidRPr="00A311AD">
        <w:rPr>
          <w:noProof w:val="0"/>
          <w:lang w:val="en-US"/>
        </w:rPr>
        <w:t>Challenges;</w:t>
      </w:r>
      <w:proofErr w:type="gramEnd"/>
    </w:p>
    <w:p w14:paraId="2BC48279"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To create a Challenge a solution and unit tests must be </w:t>
      </w:r>
      <w:proofErr w:type="gramStart"/>
      <w:r w:rsidRPr="00A311AD">
        <w:rPr>
          <w:noProof w:val="0"/>
          <w:lang w:val="en-US"/>
        </w:rPr>
        <w:t>provided;</w:t>
      </w:r>
      <w:proofErr w:type="gramEnd"/>
    </w:p>
    <w:p w14:paraId="2CCE17FA" w14:textId="2E011789" w:rsidR="00A311AD" w:rsidRPr="00A311AD" w:rsidRDefault="00A311AD" w:rsidP="00A311AD">
      <w:pPr>
        <w:pStyle w:val="ListParagraph"/>
        <w:numPr>
          <w:ilvl w:val="1"/>
          <w:numId w:val="14"/>
        </w:numPr>
        <w:rPr>
          <w:noProof w:val="0"/>
          <w:lang w:val="en-US"/>
        </w:rPr>
      </w:pPr>
      <w:r w:rsidRPr="00A311AD">
        <w:rPr>
          <w:noProof w:val="0"/>
          <w:lang w:val="en-US"/>
        </w:rPr>
        <w:t xml:space="preserve">To create </w:t>
      </w:r>
      <w:r w:rsidR="00DA0DED" w:rsidRPr="00A311AD">
        <w:rPr>
          <w:noProof w:val="0"/>
          <w:lang w:val="en-US"/>
        </w:rPr>
        <w:t xml:space="preserve">a Challenge </w:t>
      </w:r>
      <w:r w:rsidRPr="00A311AD">
        <w:rPr>
          <w:noProof w:val="0"/>
          <w:lang w:val="en-US"/>
        </w:rPr>
        <w:t xml:space="preserve">the code must </w:t>
      </w:r>
      <w:proofErr w:type="gramStart"/>
      <w:r w:rsidRPr="00A311AD">
        <w:rPr>
          <w:noProof w:val="0"/>
          <w:lang w:val="en-US"/>
        </w:rPr>
        <w:t>compile</w:t>
      </w:r>
      <w:proofErr w:type="gramEnd"/>
      <w:r w:rsidRPr="00A311AD">
        <w:rPr>
          <w:noProof w:val="0"/>
          <w:lang w:val="en-US"/>
        </w:rPr>
        <w:t xml:space="preserve"> and the test</w:t>
      </w:r>
      <w:r w:rsidR="00936440">
        <w:rPr>
          <w:noProof w:val="0"/>
          <w:lang w:val="en-US"/>
        </w:rPr>
        <w:t>s</w:t>
      </w:r>
      <w:r w:rsidRPr="00A311AD">
        <w:rPr>
          <w:noProof w:val="0"/>
          <w:lang w:val="en-US"/>
        </w:rPr>
        <w:t xml:space="preserve"> must pass;</w:t>
      </w:r>
    </w:p>
    <w:p w14:paraId="797A9840" w14:textId="14258BCA" w:rsidR="00A311AD" w:rsidRPr="00A311AD" w:rsidRDefault="00A311AD" w:rsidP="00A311AD">
      <w:pPr>
        <w:pStyle w:val="ListParagraph"/>
        <w:numPr>
          <w:ilvl w:val="1"/>
          <w:numId w:val="14"/>
        </w:numPr>
        <w:rPr>
          <w:noProof w:val="0"/>
          <w:lang w:val="en-US"/>
        </w:rPr>
      </w:pPr>
      <w:r w:rsidRPr="00A311AD">
        <w:rPr>
          <w:noProof w:val="0"/>
          <w:lang w:val="en-US"/>
        </w:rPr>
        <w:t xml:space="preserve">Challenges can </w:t>
      </w:r>
      <w:r w:rsidR="001A2015">
        <w:rPr>
          <w:noProof w:val="0"/>
          <w:lang w:val="en-US"/>
        </w:rPr>
        <w:t>be associated with</w:t>
      </w:r>
      <w:r w:rsidRPr="00A311AD">
        <w:rPr>
          <w:noProof w:val="0"/>
          <w:lang w:val="en-US"/>
        </w:rPr>
        <w:t xml:space="preserve"> tags, </w:t>
      </w:r>
      <w:r w:rsidR="001A2015">
        <w:rPr>
          <w:noProof w:val="0"/>
          <w:lang w:val="en-US"/>
        </w:rPr>
        <w:t>which</w:t>
      </w:r>
      <w:r w:rsidR="001A2015" w:rsidRPr="00A311AD">
        <w:rPr>
          <w:noProof w:val="0"/>
          <w:lang w:val="en-US"/>
        </w:rPr>
        <w:t xml:space="preserve"> </w:t>
      </w:r>
      <w:r w:rsidRPr="00A311AD">
        <w:rPr>
          <w:noProof w:val="0"/>
          <w:lang w:val="en-US"/>
        </w:rPr>
        <w:t xml:space="preserve">can be used to search specific </w:t>
      </w:r>
      <w:proofErr w:type="gramStart"/>
      <w:r w:rsidRPr="00A311AD">
        <w:rPr>
          <w:noProof w:val="0"/>
          <w:lang w:val="en-US"/>
        </w:rPr>
        <w:t>topics;</w:t>
      </w:r>
      <w:proofErr w:type="gramEnd"/>
    </w:p>
    <w:p w14:paraId="6F2FC58F"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Only a logged in user can consult the Challenges he/she </w:t>
      </w:r>
      <w:proofErr w:type="gramStart"/>
      <w:r w:rsidRPr="00A311AD">
        <w:rPr>
          <w:noProof w:val="0"/>
          <w:lang w:val="en-US"/>
        </w:rPr>
        <w:t>submitted;</w:t>
      </w:r>
      <w:proofErr w:type="gramEnd"/>
    </w:p>
    <w:p w14:paraId="16BAF7F6"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A user can create a private Challenge that is unreachable as a single Challenger and can only be visible in a Questionnaire created by the Challenge’s </w:t>
      </w:r>
      <w:proofErr w:type="gramStart"/>
      <w:r w:rsidRPr="00A311AD">
        <w:rPr>
          <w:noProof w:val="0"/>
          <w:lang w:val="en-US"/>
        </w:rPr>
        <w:t>creator;</w:t>
      </w:r>
      <w:proofErr w:type="gramEnd"/>
    </w:p>
    <w:p w14:paraId="1DC75955"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Only a logged in user can track and consult previously answered </w:t>
      </w:r>
      <w:proofErr w:type="gramStart"/>
      <w:r w:rsidRPr="00A311AD">
        <w:rPr>
          <w:noProof w:val="0"/>
          <w:lang w:val="en-US"/>
        </w:rPr>
        <w:t>Challenges;</w:t>
      </w:r>
      <w:proofErr w:type="gramEnd"/>
    </w:p>
    <w:p w14:paraId="03BAD7DE" w14:textId="77777777" w:rsidR="00A311AD" w:rsidRPr="00A311AD" w:rsidRDefault="00A311AD" w:rsidP="00A311AD">
      <w:pPr>
        <w:pStyle w:val="ListParagraph"/>
        <w:numPr>
          <w:ilvl w:val="0"/>
          <w:numId w:val="14"/>
        </w:numPr>
        <w:rPr>
          <w:noProof w:val="0"/>
          <w:lang w:val="en-US"/>
        </w:rPr>
      </w:pPr>
      <w:r w:rsidRPr="00A311AD">
        <w:rPr>
          <w:noProof w:val="0"/>
          <w:lang w:val="en-US"/>
        </w:rPr>
        <w:t>Execute Code: users will have a UI element where they run code in a multitude of languages:</w:t>
      </w:r>
    </w:p>
    <w:p w14:paraId="31F805CA"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Users don´t have to be logged in to use this </w:t>
      </w:r>
      <w:proofErr w:type="gramStart"/>
      <w:r w:rsidRPr="00A311AD">
        <w:rPr>
          <w:noProof w:val="0"/>
          <w:lang w:val="en-US"/>
        </w:rPr>
        <w:t>functionality;</w:t>
      </w:r>
      <w:proofErr w:type="gramEnd"/>
    </w:p>
    <w:p w14:paraId="1302DB52"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Users can choose a language to write </w:t>
      </w:r>
      <w:proofErr w:type="gramStart"/>
      <w:r w:rsidRPr="00A311AD">
        <w:rPr>
          <w:noProof w:val="0"/>
          <w:lang w:val="en-US"/>
        </w:rPr>
        <w:t>code;</w:t>
      </w:r>
      <w:proofErr w:type="gramEnd"/>
    </w:p>
    <w:p w14:paraId="6FA49075"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Users can run then written code and verify the </w:t>
      </w:r>
      <w:proofErr w:type="gramStart"/>
      <w:r w:rsidRPr="00A311AD">
        <w:rPr>
          <w:noProof w:val="0"/>
          <w:lang w:val="en-US"/>
        </w:rPr>
        <w:t>output;</w:t>
      </w:r>
      <w:proofErr w:type="gramEnd"/>
      <w:r w:rsidRPr="00A311AD">
        <w:rPr>
          <w:noProof w:val="0"/>
          <w:lang w:val="en-US"/>
        </w:rPr>
        <w:t xml:space="preserve"> </w:t>
      </w:r>
    </w:p>
    <w:p w14:paraId="1746D723" w14:textId="77777777" w:rsidR="00A311AD" w:rsidRPr="00A311AD" w:rsidRDefault="00A311AD" w:rsidP="00A311AD">
      <w:pPr>
        <w:pStyle w:val="ListParagraph"/>
        <w:numPr>
          <w:ilvl w:val="0"/>
          <w:numId w:val="14"/>
        </w:numPr>
        <w:rPr>
          <w:noProof w:val="0"/>
          <w:lang w:val="en-US"/>
        </w:rPr>
      </w:pPr>
      <w:r w:rsidRPr="00A311AD">
        <w:rPr>
          <w:noProof w:val="0"/>
          <w:lang w:val="en-US"/>
        </w:rPr>
        <w:t>Questionnaire: is a group of Challenges.</w:t>
      </w:r>
    </w:p>
    <w:p w14:paraId="13B80C4B"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Only logged in users can create </w:t>
      </w:r>
      <w:proofErr w:type="gramStart"/>
      <w:r w:rsidRPr="00A311AD">
        <w:rPr>
          <w:noProof w:val="0"/>
          <w:lang w:val="en-US"/>
        </w:rPr>
        <w:t>Questionnaires;</w:t>
      </w:r>
      <w:proofErr w:type="gramEnd"/>
    </w:p>
    <w:p w14:paraId="16BC6407"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Can have public and private </w:t>
      </w:r>
      <w:proofErr w:type="gramStart"/>
      <w:r w:rsidRPr="00A311AD">
        <w:rPr>
          <w:noProof w:val="0"/>
          <w:lang w:val="en-US"/>
        </w:rPr>
        <w:t>Challenges;</w:t>
      </w:r>
      <w:proofErr w:type="gramEnd"/>
    </w:p>
    <w:p w14:paraId="54561EA8"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Only the creator can edit the </w:t>
      </w:r>
      <w:proofErr w:type="gramStart"/>
      <w:r w:rsidRPr="00A311AD">
        <w:rPr>
          <w:noProof w:val="0"/>
          <w:lang w:val="en-US"/>
        </w:rPr>
        <w:t>Questionnaire;</w:t>
      </w:r>
      <w:proofErr w:type="gramEnd"/>
    </w:p>
    <w:p w14:paraId="06E30321" w14:textId="77777777" w:rsidR="00A311AD" w:rsidRPr="00A311AD" w:rsidRDefault="00A311AD" w:rsidP="00A311AD">
      <w:pPr>
        <w:pStyle w:val="ListParagraph"/>
        <w:numPr>
          <w:ilvl w:val="1"/>
          <w:numId w:val="14"/>
        </w:numPr>
        <w:rPr>
          <w:noProof w:val="0"/>
          <w:lang w:val="en-US"/>
        </w:rPr>
      </w:pPr>
      <w:r w:rsidRPr="00A311AD">
        <w:rPr>
          <w:noProof w:val="0"/>
          <w:lang w:val="en-US"/>
        </w:rPr>
        <w:t>Questionnaires can be shared through a link created by the platform.</w:t>
      </w:r>
    </w:p>
    <w:p w14:paraId="4DFBB246" w14:textId="1BA422B6" w:rsidR="00A311AD" w:rsidRPr="00A311AD" w:rsidRDefault="00A311AD" w:rsidP="00A311AD">
      <w:pPr>
        <w:pStyle w:val="ListParagraph"/>
        <w:numPr>
          <w:ilvl w:val="1"/>
          <w:numId w:val="14"/>
        </w:numPr>
        <w:rPr>
          <w:noProof w:val="0"/>
          <w:lang w:val="en-US"/>
        </w:rPr>
      </w:pPr>
      <w:r w:rsidRPr="00A311AD">
        <w:rPr>
          <w:noProof w:val="0"/>
          <w:lang w:val="en-US"/>
        </w:rPr>
        <w:t xml:space="preserve">Questionnaire can </w:t>
      </w:r>
      <w:r w:rsidR="001A2015">
        <w:rPr>
          <w:noProof w:val="0"/>
          <w:lang w:val="en-US"/>
        </w:rPr>
        <w:t>be associated with</w:t>
      </w:r>
      <w:r w:rsidRPr="00A311AD">
        <w:rPr>
          <w:noProof w:val="0"/>
          <w:lang w:val="en-US"/>
        </w:rPr>
        <w:t xml:space="preserve"> tags</w:t>
      </w:r>
      <w:r w:rsidR="001A2015">
        <w:rPr>
          <w:noProof w:val="0"/>
          <w:lang w:val="en-US"/>
        </w:rPr>
        <w:t xml:space="preserve">, </w:t>
      </w:r>
      <w:r w:rsidRPr="00A311AD">
        <w:rPr>
          <w:noProof w:val="0"/>
          <w:lang w:val="en-US"/>
        </w:rPr>
        <w:t xml:space="preserve">which can be used for searching </w:t>
      </w:r>
    </w:p>
    <w:p w14:paraId="4BF3047D"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Questionnaire can have a timer associate with </w:t>
      </w:r>
      <w:proofErr w:type="gramStart"/>
      <w:r w:rsidRPr="00A311AD">
        <w:rPr>
          <w:noProof w:val="0"/>
          <w:lang w:val="en-US"/>
        </w:rPr>
        <w:t>it;</w:t>
      </w:r>
      <w:proofErr w:type="gramEnd"/>
    </w:p>
    <w:p w14:paraId="4500202D" w14:textId="77777777" w:rsidR="00A311AD" w:rsidRPr="00A311AD" w:rsidRDefault="00A311AD" w:rsidP="00A311AD">
      <w:pPr>
        <w:pStyle w:val="ListParagraph"/>
        <w:numPr>
          <w:ilvl w:val="1"/>
          <w:numId w:val="14"/>
        </w:numPr>
        <w:rPr>
          <w:noProof w:val="0"/>
          <w:lang w:val="en-US"/>
        </w:rPr>
      </w:pPr>
      <w:r w:rsidRPr="00A311AD">
        <w:rPr>
          <w:noProof w:val="0"/>
          <w:lang w:val="en-US"/>
        </w:rPr>
        <w:lastRenderedPageBreak/>
        <w:t xml:space="preserve">Questionnaire’s timer starts when link is </w:t>
      </w:r>
      <w:proofErr w:type="gramStart"/>
      <w:r w:rsidRPr="00A311AD">
        <w:rPr>
          <w:noProof w:val="0"/>
          <w:lang w:val="en-US"/>
        </w:rPr>
        <w:t>accessed;</w:t>
      </w:r>
      <w:proofErr w:type="gramEnd"/>
    </w:p>
    <w:p w14:paraId="30DF4659"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Questionnaire’s creator can define what programming language can be used in any </w:t>
      </w:r>
      <w:proofErr w:type="gramStart"/>
      <w:r w:rsidRPr="00A311AD">
        <w:rPr>
          <w:noProof w:val="0"/>
          <w:lang w:val="en-US"/>
        </w:rPr>
        <w:t>challenge;</w:t>
      </w:r>
      <w:proofErr w:type="gramEnd"/>
    </w:p>
    <w:p w14:paraId="009AA2AC" w14:textId="3CDF111C" w:rsidR="00A311AD" w:rsidRDefault="00A311AD" w:rsidP="00A311AD">
      <w:pPr>
        <w:pStyle w:val="ListParagraph"/>
        <w:numPr>
          <w:ilvl w:val="1"/>
          <w:numId w:val="14"/>
        </w:numPr>
        <w:rPr>
          <w:ins w:id="356" w:author="André Oliveira" w:date="2020-04-28T15:30:00Z"/>
          <w:noProof w:val="0"/>
          <w:lang w:val="en-US"/>
        </w:rPr>
      </w:pPr>
      <w:r w:rsidRPr="00A311AD">
        <w:rPr>
          <w:noProof w:val="0"/>
          <w:lang w:val="en-US"/>
        </w:rPr>
        <w:t xml:space="preserve">Questionnaire’s creator can decide whether the user responding can view the final evaluation or </w:t>
      </w:r>
      <w:commentRangeStart w:id="357"/>
      <w:commentRangeStart w:id="358"/>
      <w:commentRangeStart w:id="359"/>
      <w:r w:rsidRPr="00A311AD">
        <w:rPr>
          <w:noProof w:val="0"/>
          <w:lang w:val="en-US"/>
        </w:rPr>
        <w:t>not</w:t>
      </w:r>
      <w:commentRangeEnd w:id="357"/>
      <w:r w:rsidR="00936440">
        <w:rPr>
          <w:rStyle w:val="CommentReference"/>
        </w:rPr>
        <w:commentReference w:id="357"/>
      </w:r>
      <w:commentRangeEnd w:id="358"/>
      <w:r w:rsidR="00B61933">
        <w:rPr>
          <w:rStyle w:val="CommentReference"/>
        </w:rPr>
        <w:commentReference w:id="358"/>
      </w:r>
      <w:commentRangeEnd w:id="359"/>
      <w:r w:rsidR="007B5CB0">
        <w:rPr>
          <w:rStyle w:val="CommentReference"/>
        </w:rPr>
        <w:commentReference w:id="359"/>
      </w:r>
      <w:r w:rsidRPr="00A311AD">
        <w:rPr>
          <w:noProof w:val="0"/>
          <w:lang w:val="en-US"/>
        </w:rPr>
        <w:t>;</w:t>
      </w:r>
    </w:p>
    <w:p w14:paraId="54A02322" w14:textId="21575955" w:rsidR="00936440" w:rsidRPr="00FE0DE3" w:rsidRDefault="00936440" w:rsidP="00FE0DE3">
      <w:pPr>
        <w:rPr>
          <w:noProof w:val="0"/>
          <w:lang w:val="en-US"/>
        </w:rPr>
      </w:pPr>
    </w:p>
    <w:p w14:paraId="475F47E6" w14:textId="77777777" w:rsidR="00A311AD" w:rsidRPr="00A311AD" w:rsidRDefault="00A311AD" w:rsidP="00A311AD">
      <w:pPr>
        <w:pStyle w:val="ListParagraph"/>
        <w:numPr>
          <w:ilvl w:val="0"/>
          <w:numId w:val="14"/>
        </w:numPr>
        <w:rPr>
          <w:noProof w:val="0"/>
          <w:lang w:val="en-US"/>
        </w:rPr>
      </w:pPr>
      <w:r w:rsidRPr="00A311AD">
        <w:rPr>
          <w:noProof w:val="0"/>
          <w:lang w:val="en-US"/>
        </w:rPr>
        <w:t>Authentication:</w:t>
      </w:r>
    </w:p>
    <w:p w14:paraId="2D560ADD"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Users can create an </w:t>
      </w:r>
      <w:proofErr w:type="gramStart"/>
      <w:r w:rsidRPr="00A311AD">
        <w:rPr>
          <w:noProof w:val="0"/>
          <w:lang w:val="en-US"/>
        </w:rPr>
        <w:t>account;</w:t>
      </w:r>
      <w:proofErr w:type="gramEnd"/>
    </w:p>
    <w:p w14:paraId="58EB8A17"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Authentication uses a basic username/password </w:t>
      </w:r>
      <w:proofErr w:type="gramStart"/>
      <w:r w:rsidRPr="00A311AD">
        <w:rPr>
          <w:noProof w:val="0"/>
          <w:lang w:val="en-US"/>
        </w:rPr>
        <w:t>scheme;</w:t>
      </w:r>
      <w:proofErr w:type="gramEnd"/>
    </w:p>
    <w:p w14:paraId="5F1D6AF9"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When creating an account, user must provide username, password, name, email and an </w:t>
      </w:r>
      <w:proofErr w:type="gramStart"/>
      <w:r w:rsidRPr="00A311AD">
        <w:rPr>
          <w:noProof w:val="0"/>
          <w:lang w:val="en-US"/>
        </w:rPr>
        <w:t>avatar;</w:t>
      </w:r>
      <w:proofErr w:type="gramEnd"/>
    </w:p>
    <w:p w14:paraId="069DAB67" w14:textId="77777777" w:rsidR="00A311AD" w:rsidRPr="00A311AD" w:rsidRDefault="00A311AD" w:rsidP="00A311AD">
      <w:pPr>
        <w:pStyle w:val="ListParagraph"/>
        <w:numPr>
          <w:ilvl w:val="0"/>
          <w:numId w:val="14"/>
        </w:numPr>
        <w:rPr>
          <w:noProof w:val="0"/>
          <w:lang w:val="en-US"/>
        </w:rPr>
      </w:pPr>
      <w:r w:rsidRPr="00A311AD">
        <w:rPr>
          <w:noProof w:val="0"/>
          <w:lang w:val="en-US"/>
        </w:rPr>
        <w:t>Multi-Language:</w:t>
      </w:r>
    </w:p>
    <w:p w14:paraId="69C532D5" w14:textId="02C4F748" w:rsidR="00A311AD" w:rsidRPr="00A311AD" w:rsidDel="00231005" w:rsidRDefault="00A311AD" w:rsidP="00A311AD">
      <w:pPr>
        <w:pStyle w:val="ListParagraph"/>
        <w:numPr>
          <w:ilvl w:val="1"/>
          <w:numId w:val="14"/>
        </w:numPr>
        <w:rPr>
          <w:del w:id="360" w:author="André Oliveira" w:date="2020-04-28T15:33:00Z"/>
          <w:noProof w:val="0"/>
          <w:lang w:val="en-US"/>
        </w:rPr>
      </w:pPr>
      <w:r w:rsidRPr="00A311AD">
        <w:rPr>
          <w:noProof w:val="0"/>
          <w:lang w:val="en-US"/>
        </w:rPr>
        <w:t>Platform must provide an environment to run code for multiple programming languages (Java, Kotlin, C#, Java</w:t>
      </w:r>
      <w:r w:rsidR="00936440">
        <w:rPr>
          <w:noProof w:val="0"/>
          <w:lang w:val="en-US"/>
        </w:rPr>
        <w:t>S</w:t>
      </w:r>
      <w:r w:rsidRPr="00A311AD">
        <w:rPr>
          <w:noProof w:val="0"/>
          <w:lang w:val="en-US"/>
        </w:rPr>
        <w:t>cript and Python)</w:t>
      </w:r>
    </w:p>
    <w:p w14:paraId="7C50EE68" w14:textId="21050C99" w:rsidR="00936440" w:rsidRPr="00FE0DE3" w:rsidRDefault="00936440" w:rsidP="00FE0DE3">
      <w:pPr>
        <w:rPr>
          <w:noProof w:val="0"/>
          <w:lang w:val="en-US"/>
        </w:rPr>
      </w:pPr>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sidR="00231005">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 </w:t>
      </w:r>
      <w:r w:rsidR="00231005">
        <w:rPr>
          <w:rFonts w:asciiTheme="majorHAnsi" w:eastAsiaTheme="majorEastAsia" w:hAnsiTheme="majorHAnsi" w:cstheme="majorBidi"/>
          <w:noProof w:val="0"/>
          <w:sz w:val="28"/>
          <w:szCs w:val="28"/>
          <w:lang w:val="en-US"/>
        </w:rPr>
        <w:t>Non-</w:t>
      </w:r>
      <w:r>
        <w:rPr>
          <w:rFonts w:asciiTheme="majorHAnsi" w:eastAsiaTheme="majorEastAsia" w:hAnsiTheme="majorHAnsi" w:cstheme="majorBidi"/>
          <w:noProof w:val="0"/>
          <w:sz w:val="28"/>
          <w:szCs w:val="28"/>
          <w:lang w:val="en-US"/>
        </w:rPr>
        <w:t>Functional Requirements</w:t>
      </w:r>
    </w:p>
    <w:p w14:paraId="77567450" w14:textId="77777777" w:rsidR="00A311AD" w:rsidRPr="00A311AD" w:rsidRDefault="00A311AD" w:rsidP="00A311AD">
      <w:pPr>
        <w:pStyle w:val="ListParagraph"/>
        <w:numPr>
          <w:ilvl w:val="0"/>
          <w:numId w:val="14"/>
        </w:numPr>
        <w:rPr>
          <w:noProof w:val="0"/>
          <w:lang w:val="en-US"/>
        </w:rPr>
      </w:pPr>
      <w:r w:rsidRPr="00A311AD">
        <w:rPr>
          <w:noProof w:val="0"/>
          <w:lang w:val="en-US"/>
        </w:rPr>
        <w:t>Scalability: This platform may be accessed by hundreds or even thousands of users. As such the platform must be able maintain a high level of performance.</w:t>
      </w:r>
    </w:p>
    <w:p w14:paraId="4AB9247D" w14:textId="77777777" w:rsidR="00A311AD" w:rsidRPr="00A311AD" w:rsidRDefault="00A311AD" w:rsidP="00A311AD">
      <w:pPr>
        <w:pStyle w:val="ListParagraph"/>
        <w:numPr>
          <w:ilvl w:val="0"/>
          <w:numId w:val="14"/>
        </w:numPr>
        <w:rPr>
          <w:noProof w:val="0"/>
          <w:lang w:val="en-US"/>
        </w:rPr>
      </w:pPr>
      <w:r w:rsidRPr="00A311AD">
        <w:rPr>
          <w:noProof w:val="0"/>
          <w:lang w:val="en-US"/>
        </w:rPr>
        <w:t>Security: Executing third party code in a machine raises security concerns.</w:t>
      </w:r>
    </w:p>
    <w:p w14:paraId="5A54684E" w14:textId="06A09C66" w:rsidR="00A311AD" w:rsidRPr="00A311AD" w:rsidRDefault="00A311AD" w:rsidP="00A311AD">
      <w:pPr>
        <w:pStyle w:val="ListParagraph"/>
        <w:numPr>
          <w:ilvl w:val="1"/>
          <w:numId w:val="14"/>
        </w:numPr>
        <w:rPr>
          <w:noProof w:val="0"/>
          <w:lang w:val="en-US"/>
        </w:rPr>
      </w:pPr>
      <w:r w:rsidRPr="00A311AD">
        <w:rPr>
          <w:noProof w:val="0"/>
          <w:lang w:val="en-US"/>
        </w:rPr>
        <w:t>A self-contained run environment limits the impact of malicious code to the container which executes it, protecting the remaining infrastructure.</w:t>
      </w:r>
    </w:p>
    <w:p w14:paraId="7E081186" w14:textId="3B3830E5" w:rsidR="00A311AD" w:rsidRPr="00A311AD" w:rsidRDefault="00A311AD" w:rsidP="00A311AD">
      <w:pPr>
        <w:pStyle w:val="ListParagraph"/>
        <w:numPr>
          <w:ilvl w:val="0"/>
          <w:numId w:val="14"/>
        </w:numPr>
        <w:rPr>
          <w:noProof w:val="0"/>
          <w:lang w:val="en-US"/>
        </w:rPr>
      </w:pPr>
      <w:r w:rsidRPr="00A311AD">
        <w:rPr>
          <w:noProof w:val="0"/>
          <w:lang w:val="en-US"/>
        </w:rPr>
        <w:t>Solution Maintenance:</w:t>
      </w:r>
    </w:p>
    <w:p w14:paraId="73324E6D" w14:textId="77777777" w:rsidR="00A311AD" w:rsidRPr="00A311AD" w:rsidRDefault="00A311AD" w:rsidP="00A311AD">
      <w:pPr>
        <w:pStyle w:val="ListParagraph"/>
        <w:numPr>
          <w:ilvl w:val="1"/>
          <w:numId w:val="14"/>
        </w:numPr>
        <w:rPr>
          <w:noProof w:val="0"/>
          <w:lang w:val="en-US"/>
        </w:rPr>
      </w:pPr>
      <w:r w:rsidRPr="00A311AD">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A311AD" w:rsidRDefault="00A311AD" w:rsidP="00A311AD">
      <w:pPr>
        <w:pStyle w:val="ListParagraph"/>
        <w:numPr>
          <w:ilvl w:val="0"/>
          <w:numId w:val="14"/>
        </w:numPr>
        <w:rPr>
          <w:noProof w:val="0"/>
          <w:lang w:val="en-US"/>
        </w:rPr>
      </w:pPr>
      <w:r w:rsidRPr="00A311AD">
        <w:rPr>
          <w:noProof w:val="0"/>
          <w:lang w:val="en-US"/>
        </w:rPr>
        <w:t>Efficiency:</w:t>
      </w:r>
    </w:p>
    <w:p w14:paraId="15D49CAD" w14:textId="77777777" w:rsidR="00A311AD" w:rsidRPr="00A311AD" w:rsidRDefault="00A311AD" w:rsidP="00A311AD">
      <w:pPr>
        <w:pStyle w:val="ListParagraph"/>
        <w:numPr>
          <w:ilvl w:val="1"/>
          <w:numId w:val="14"/>
        </w:numPr>
        <w:rPr>
          <w:noProof w:val="0"/>
          <w:lang w:val="en-US"/>
        </w:rPr>
      </w:pPr>
      <w:r w:rsidRPr="00A311AD">
        <w:rPr>
          <w:noProof w:val="0"/>
          <w:lang w:val="en-US"/>
        </w:rPr>
        <w:t>Hosting the solution in a cloud-based environment improves efficiency of the solution.</w:t>
      </w:r>
    </w:p>
    <w:p w14:paraId="188B546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311AD">
        <w:rPr>
          <w:rFonts w:ascii="Courier New" w:eastAsia="Times New Roman" w:hAnsi="Courier New" w:cs="Courier New"/>
          <w:color w:val="000000"/>
          <w:sz w:val="20"/>
          <w:szCs w:val="20"/>
          <w:lang w:val="en-GB" w:eastAsia="en-GB"/>
        </w:rPr>
        <w:t xml:space="preserve">         </w:t>
      </w:r>
    </w:p>
    <w:p w14:paraId="4D6B6E53" w14:textId="2033FBCC" w:rsidR="00231005" w:rsidRPr="00936440"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361" w:name="_Toc39227606"/>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Pr>
          <w:rFonts w:asciiTheme="majorHAnsi" w:eastAsiaTheme="majorEastAsia" w:hAnsiTheme="majorHAnsi" w:cstheme="majorBidi"/>
          <w:noProof w:val="0"/>
          <w:sz w:val="28"/>
          <w:szCs w:val="28"/>
          <w:lang w:val="en-US"/>
        </w:rPr>
        <w:t>3</w:t>
      </w:r>
      <w:r w:rsidRPr="00936440">
        <w:rPr>
          <w:rFonts w:asciiTheme="majorHAnsi" w:eastAsiaTheme="majorEastAsia" w:hAnsiTheme="majorHAnsi" w:cstheme="majorBidi"/>
          <w:noProof w:val="0"/>
          <w:sz w:val="28"/>
          <w:szCs w:val="28"/>
          <w:lang w:val="en-US"/>
        </w:rPr>
        <w:t xml:space="preserve">. </w:t>
      </w:r>
      <w:r>
        <w:rPr>
          <w:rFonts w:asciiTheme="majorHAnsi" w:eastAsiaTheme="majorEastAsia" w:hAnsiTheme="majorHAnsi" w:cstheme="majorBidi"/>
          <w:noProof w:val="0"/>
          <w:sz w:val="28"/>
          <w:szCs w:val="28"/>
          <w:lang w:val="en-US"/>
        </w:rPr>
        <w:t>User Journeys</w:t>
      </w:r>
      <w:bookmarkEnd w:id="361"/>
    </w:p>
    <w:p w14:paraId="092E6D3D" w14:textId="53D64584" w:rsidR="00A311AD" w:rsidRPr="00A311AD" w:rsidRDefault="00A311AD" w:rsidP="00A311AD">
      <w:pPr>
        <w:rPr>
          <w:noProof w:val="0"/>
          <w:lang w:val="en-US"/>
        </w:rPr>
      </w:pPr>
      <w:r w:rsidRPr="00A311AD">
        <w:rPr>
          <w:noProof w:val="0"/>
          <w:lang w:val="en-US"/>
        </w:rPr>
        <w:t xml:space="preserve">With the previous enumerated requirements, </w:t>
      </w:r>
      <w:r>
        <w:rPr>
          <w:noProof w:val="0"/>
          <w:lang w:val="en-US"/>
        </w:rPr>
        <w:t>it was</w:t>
      </w:r>
      <w:r w:rsidRPr="00A311AD">
        <w:rPr>
          <w:noProof w:val="0"/>
          <w:lang w:val="en-US"/>
        </w:rPr>
        <w:t xml:space="preserve"> possible to define a series of user journeys that will help to identify and implement functionalities</w:t>
      </w:r>
    </w:p>
    <w:p w14:paraId="5521671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22B1810" w14:textId="6B23F730" w:rsidR="00231005" w:rsidRPr="00231005" w:rsidRDefault="00231005" w:rsidP="00231005">
      <w:pPr>
        <w:pStyle w:val="Heading3"/>
        <w:rPr>
          <w:color w:val="auto"/>
          <w:sz w:val="28"/>
          <w:szCs w:val="28"/>
          <w:lang w:val="en-GB"/>
          <w:rPrChange w:id="362" w:author="André Oliveira" w:date="2020-04-28T15:35:00Z">
            <w:rPr>
              <w:rFonts w:eastAsia="Times New Roman"/>
              <w:color w:val="auto"/>
              <w:lang w:eastAsia="en-GB"/>
            </w:rPr>
          </w:rPrChange>
        </w:rPr>
      </w:pPr>
      <w:bookmarkStart w:id="363" w:name="_Toc39227607"/>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.1. </w:t>
      </w:r>
      <w:r>
        <w:rPr>
          <w:color w:val="auto"/>
          <w:sz w:val="28"/>
          <w:szCs w:val="28"/>
          <w:lang w:val="en-GB"/>
        </w:rPr>
        <w:t>Registration</w:t>
      </w:r>
      <w:bookmarkEnd w:id="363"/>
    </w:p>
    <w:p w14:paraId="771551F7"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17CB22DF" w:rsidR="00A311AD" w:rsidRPr="00A311AD" w:rsidRDefault="00A311AD" w:rsidP="00A311AD">
      <w:pPr>
        <w:pStyle w:val="Caption"/>
        <w:rPr>
          <w:rFonts w:ascii="Courier New" w:eastAsia="Times New Roman" w:hAnsi="Courier New" w:cs="Courier New"/>
          <w:color w:val="000000"/>
          <w:sz w:val="20"/>
          <w:szCs w:val="20"/>
          <w:lang w:val="en-GB" w:eastAsia="en-GB"/>
        </w:rPr>
      </w:pPr>
      <w:bookmarkStart w:id="364" w:name="_Toc39227637"/>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1</w:t>
      </w:r>
      <w:r>
        <w:fldChar w:fldCharType="end"/>
      </w:r>
      <w:r w:rsidRPr="00A311AD">
        <w:rPr>
          <w:lang w:val="en-GB"/>
        </w:rPr>
        <w:t xml:space="preserve"> - User Journey for user's registration</w:t>
      </w:r>
      <w:bookmarkEnd w:id="364"/>
    </w:p>
    <w:p w14:paraId="6A164145" w14:textId="1DB517FB" w:rsidR="00231005" w:rsidRPr="00D74356" w:rsidRDefault="00231005" w:rsidP="00231005">
      <w:pPr>
        <w:pStyle w:val="Heading3"/>
        <w:rPr>
          <w:color w:val="auto"/>
          <w:sz w:val="28"/>
          <w:szCs w:val="28"/>
          <w:lang w:val="en-GB"/>
        </w:rPr>
      </w:pPr>
      <w:bookmarkStart w:id="365" w:name="_Toc39227608"/>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2</w:t>
      </w:r>
      <w:r w:rsidRPr="00AB6EF8">
        <w:rPr>
          <w:color w:val="auto"/>
          <w:sz w:val="28"/>
          <w:szCs w:val="28"/>
          <w:lang w:val="en-GB"/>
        </w:rPr>
        <w:t xml:space="preserve">. </w:t>
      </w:r>
      <w:r>
        <w:rPr>
          <w:color w:val="auto"/>
          <w:sz w:val="28"/>
          <w:szCs w:val="28"/>
          <w:lang w:val="en-GB"/>
        </w:rPr>
        <w:t>Solving a Challenge</w:t>
      </w:r>
      <w:bookmarkEnd w:id="365"/>
    </w:p>
    <w:p w14:paraId="7C1D2EBE" w14:textId="77777777" w:rsidR="00A311AD"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446A30DC" w:rsidR="00A311AD" w:rsidRPr="00A311AD" w:rsidRDefault="00A311AD" w:rsidP="00A311AD">
      <w:pPr>
        <w:pStyle w:val="Caption"/>
        <w:rPr>
          <w:rFonts w:ascii="Courier New" w:eastAsia="Times New Roman" w:hAnsi="Courier New" w:cs="Courier New"/>
          <w:color w:val="000000"/>
          <w:sz w:val="20"/>
          <w:szCs w:val="20"/>
          <w:lang w:val="en-GB" w:eastAsia="en-GB"/>
        </w:rPr>
      </w:pPr>
      <w:bookmarkStart w:id="366" w:name="_Toc39227638"/>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2</w:t>
      </w:r>
      <w:r>
        <w:fldChar w:fldCharType="end"/>
      </w:r>
      <w:r w:rsidRPr="00A311AD">
        <w:rPr>
          <w:lang w:val="en-GB"/>
        </w:rPr>
        <w:t xml:space="preserve"> - User Journey for </w:t>
      </w:r>
      <w:r>
        <w:rPr>
          <w:lang w:val="en-GB"/>
        </w:rPr>
        <w:t>s</w:t>
      </w:r>
      <w:r w:rsidRPr="00A311AD">
        <w:rPr>
          <w:lang w:val="en-GB"/>
        </w:rPr>
        <w:t xml:space="preserve">olving a </w:t>
      </w:r>
      <w:r w:rsidR="00225B02">
        <w:rPr>
          <w:lang w:val="en-GB"/>
        </w:rPr>
        <w:t>C</w:t>
      </w:r>
      <w:r w:rsidRPr="00A311AD">
        <w:rPr>
          <w:lang w:val="en-GB"/>
        </w:rPr>
        <w:t>hallenge</w:t>
      </w:r>
      <w:bookmarkEnd w:id="366"/>
    </w:p>
    <w:p w14:paraId="729E54A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F22E7C8"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922BE6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EF014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0100F4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26E98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D934C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5CBCA7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22BB80"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D8004E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348DED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D9AD96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2A4E3D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EC30EAB"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20D7E3FC" w14:textId="151E8438" w:rsidR="00231005" w:rsidRPr="00D74356" w:rsidRDefault="00231005" w:rsidP="00231005">
      <w:pPr>
        <w:pStyle w:val="Heading3"/>
        <w:rPr>
          <w:color w:val="auto"/>
          <w:sz w:val="28"/>
          <w:szCs w:val="28"/>
          <w:lang w:val="en-GB"/>
        </w:rPr>
      </w:pPr>
      <w:bookmarkStart w:id="367" w:name="_Toc39227609"/>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 </w:t>
      </w:r>
      <w:r>
        <w:rPr>
          <w:color w:val="auto"/>
          <w:sz w:val="28"/>
          <w:szCs w:val="28"/>
          <w:lang w:val="en-GB"/>
        </w:rPr>
        <w:t>Create a Challenge</w:t>
      </w:r>
      <w:bookmarkEnd w:id="367"/>
    </w:p>
    <w:p w14:paraId="2517E5CE" w14:textId="77777777" w:rsidR="00231005" w:rsidRPr="00231005" w:rsidRDefault="00231005">
      <w:pPr>
        <w:rPr>
          <w:lang w:eastAsia="en-GB"/>
          <w:rPrChange w:id="368" w:author="André Oliveira" w:date="2020-04-28T15:36:00Z">
            <w:rPr>
              <w:rFonts w:eastAsia="Times New Roman"/>
              <w:color w:val="auto"/>
              <w:lang w:eastAsia="en-GB"/>
            </w:rPr>
          </w:rPrChange>
        </w:rPr>
        <w:pPrChange w:id="369" w:author="André Oliveira" w:date="2020-04-28T15:36:00Z">
          <w:pPr>
            <w:pStyle w:val="Heading3"/>
          </w:pPr>
        </w:pPrChange>
      </w:pPr>
    </w:p>
    <w:p w14:paraId="066C8696"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048208EE" w:rsidR="00A311AD" w:rsidRPr="00A311AD" w:rsidRDefault="00A311AD" w:rsidP="00A311AD">
      <w:pPr>
        <w:pStyle w:val="Caption"/>
        <w:rPr>
          <w:rFonts w:ascii="Courier New" w:eastAsia="Times New Roman" w:hAnsi="Courier New" w:cs="Courier New"/>
          <w:color w:val="000000"/>
          <w:sz w:val="20"/>
          <w:szCs w:val="20"/>
          <w:lang w:val="en-GB" w:eastAsia="en-GB"/>
        </w:rPr>
      </w:pPr>
      <w:bookmarkStart w:id="370" w:name="_Toc39227639"/>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3</w:t>
      </w:r>
      <w:r>
        <w:fldChar w:fldCharType="end"/>
      </w:r>
      <w:r w:rsidRPr="00A311AD">
        <w:rPr>
          <w:lang w:val="en-GB"/>
        </w:rPr>
        <w:t xml:space="preserve"> - User Journey for creating a </w:t>
      </w:r>
      <w:r w:rsidR="00225B02">
        <w:rPr>
          <w:lang w:val="en-GB"/>
        </w:rPr>
        <w:t>C</w:t>
      </w:r>
      <w:r w:rsidRPr="00A311AD">
        <w:rPr>
          <w:lang w:val="en-GB"/>
        </w:rPr>
        <w:t>hallenge</w:t>
      </w:r>
      <w:bookmarkEnd w:id="370"/>
    </w:p>
    <w:p w14:paraId="6CF200C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B15035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02E4F91"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BAF26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9583E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956162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69D56F2"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D1D6E57"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D1EACC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CD7892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3B5EA8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F3D1F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8CB4AD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A03374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1D3B8D"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9F05A28" w14:textId="37307E5C" w:rsidR="00231005" w:rsidRPr="00D74356" w:rsidRDefault="00231005" w:rsidP="00231005">
      <w:pPr>
        <w:pStyle w:val="Heading3"/>
        <w:rPr>
          <w:color w:val="auto"/>
          <w:sz w:val="28"/>
          <w:szCs w:val="28"/>
          <w:lang w:val="en-GB"/>
        </w:rPr>
      </w:pPr>
      <w:bookmarkStart w:id="371" w:name="_Toc39227610"/>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4</w:t>
      </w:r>
      <w:r w:rsidRPr="00AB6EF8">
        <w:rPr>
          <w:color w:val="auto"/>
          <w:sz w:val="28"/>
          <w:szCs w:val="28"/>
          <w:lang w:val="en-GB"/>
        </w:rPr>
        <w:t xml:space="preserve">. </w:t>
      </w:r>
      <w:r>
        <w:rPr>
          <w:color w:val="auto"/>
          <w:sz w:val="28"/>
          <w:szCs w:val="28"/>
          <w:lang w:val="en-GB"/>
        </w:rPr>
        <w:t>Create a Questionnaire</w:t>
      </w:r>
      <w:bookmarkEnd w:id="371"/>
    </w:p>
    <w:p w14:paraId="030AAC8B" w14:textId="77777777" w:rsidR="00225B02" w:rsidRDefault="001466BB"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547E89DC" w:rsidR="00A311AD" w:rsidRPr="00225B02" w:rsidRDefault="00225B02" w:rsidP="00225B02">
      <w:pPr>
        <w:pStyle w:val="Caption"/>
        <w:rPr>
          <w:rFonts w:ascii="Courier New" w:eastAsia="Times New Roman" w:hAnsi="Courier New" w:cs="Courier New"/>
          <w:color w:val="000000"/>
          <w:sz w:val="20"/>
          <w:szCs w:val="20"/>
          <w:lang w:val="en-GB" w:eastAsia="en-GB"/>
        </w:rPr>
      </w:pPr>
      <w:bookmarkStart w:id="372" w:name="_Toc39227640"/>
      <w:r w:rsidRPr="00225B02">
        <w:rPr>
          <w:lang w:val="en-GB"/>
        </w:rPr>
        <w:t xml:space="preserve">Figure </w:t>
      </w:r>
      <w:r>
        <w:fldChar w:fldCharType="begin"/>
      </w:r>
      <w:r w:rsidRPr="00225B02">
        <w:rPr>
          <w:lang w:val="en-GB"/>
        </w:rPr>
        <w:instrText xml:space="preserve"> SEQ Figure \* ARABIC </w:instrText>
      </w:r>
      <w:r>
        <w:fldChar w:fldCharType="separate"/>
      </w:r>
      <w:r>
        <w:rPr>
          <w:lang w:val="en-GB"/>
        </w:rPr>
        <w:t>4</w:t>
      </w:r>
      <w:r>
        <w:fldChar w:fldCharType="end"/>
      </w:r>
      <w:r w:rsidRPr="00225B02">
        <w:rPr>
          <w:lang w:val="en-GB"/>
        </w:rPr>
        <w:t xml:space="preserve"> - User Journey for creating a Questionnaire</w:t>
      </w:r>
      <w:bookmarkEnd w:id="372"/>
    </w:p>
    <w:p w14:paraId="543616B0"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7D16541"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62CF076" w14:textId="490B679C" w:rsidR="00231005" w:rsidRPr="00D74356" w:rsidRDefault="00231005" w:rsidP="00231005">
      <w:pPr>
        <w:pStyle w:val="Heading3"/>
        <w:rPr>
          <w:color w:val="auto"/>
          <w:sz w:val="28"/>
          <w:szCs w:val="28"/>
          <w:lang w:val="en-GB"/>
        </w:rPr>
      </w:pPr>
      <w:bookmarkStart w:id="373" w:name="_Toc39227611"/>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5</w:t>
      </w:r>
      <w:r w:rsidRPr="00AB6EF8">
        <w:rPr>
          <w:color w:val="auto"/>
          <w:sz w:val="28"/>
          <w:szCs w:val="28"/>
          <w:lang w:val="en-GB"/>
        </w:rPr>
        <w:t xml:space="preserve">. </w:t>
      </w:r>
      <w:r>
        <w:rPr>
          <w:color w:val="auto"/>
          <w:sz w:val="28"/>
          <w:szCs w:val="28"/>
          <w:lang w:val="en-GB"/>
        </w:rPr>
        <w:t>Run code</w:t>
      </w:r>
      <w:bookmarkEnd w:id="373"/>
    </w:p>
    <w:p w14:paraId="2D4DC1E8"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4BEE4703" w:rsidR="00A311AD" w:rsidRPr="00225B02" w:rsidRDefault="00225B02" w:rsidP="00225B02">
      <w:pPr>
        <w:pStyle w:val="Caption"/>
        <w:rPr>
          <w:rFonts w:ascii="Courier New" w:eastAsia="Times New Roman" w:hAnsi="Courier New" w:cs="Courier New"/>
          <w:color w:val="000000"/>
          <w:sz w:val="20"/>
          <w:szCs w:val="20"/>
          <w:u w:val="single"/>
          <w:lang w:val="en-GB" w:eastAsia="en-GB"/>
        </w:rPr>
      </w:pPr>
      <w:bookmarkStart w:id="374" w:name="_Toc39227641"/>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5</w:t>
      </w:r>
      <w:r>
        <w:fldChar w:fldCharType="end"/>
      </w:r>
      <w:r w:rsidRPr="00225B02">
        <w:rPr>
          <w:lang w:val="en-GB"/>
        </w:rPr>
        <w:t xml:space="preserve"> - User Journey for runnin a piece of code</w:t>
      </w:r>
      <w:bookmarkEnd w:id="374"/>
    </w:p>
    <w:p w14:paraId="3ED1C983"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F48562A"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41CA4921" w14:textId="247A34CD" w:rsidR="00231005" w:rsidRPr="00D74356" w:rsidRDefault="00231005" w:rsidP="00231005">
      <w:pPr>
        <w:pStyle w:val="Heading3"/>
        <w:rPr>
          <w:color w:val="auto"/>
          <w:sz w:val="28"/>
          <w:szCs w:val="28"/>
          <w:lang w:val="en-GB"/>
        </w:rPr>
      </w:pPr>
      <w:bookmarkStart w:id="375" w:name="_Toc39227612"/>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6</w:t>
      </w:r>
      <w:r w:rsidRPr="00AB6EF8">
        <w:rPr>
          <w:color w:val="auto"/>
          <w:sz w:val="28"/>
          <w:szCs w:val="28"/>
          <w:lang w:val="en-GB"/>
        </w:rPr>
        <w:t xml:space="preserve">. </w:t>
      </w:r>
      <w:r>
        <w:rPr>
          <w:color w:val="auto"/>
          <w:sz w:val="28"/>
          <w:szCs w:val="28"/>
          <w:lang w:val="en-GB"/>
        </w:rPr>
        <w:t>Answer a Questionnaire</w:t>
      </w:r>
      <w:bookmarkEnd w:id="375"/>
    </w:p>
    <w:p w14:paraId="786B2729" w14:textId="77777777" w:rsidR="00231005" w:rsidRPr="007B5CB0" w:rsidRDefault="00231005" w:rsidP="007B5CB0">
      <w:pPr>
        <w:rPr>
          <w:lang w:eastAsia="en-GB"/>
        </w:rPr>
      </w:pPr>
    </w:p>
    <w:p w14:paraId="026EDCEF"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5735C5C4" w:rsidR="00936E89" w:rsidRPr="00225B02" w:rsidRDefault="00225B02" w:rsidP="00225B02">
      <w:pPr>
        <w:pStyle w:val="Caption"/>
        <w:rPr>
          <w:rFonts w:ascii="Courier New" w:eastAsia="Times New Roman" w:hAnsi="Courier New" w:cs="Courier New"/>
          <w:color w:val="000000"/>
          <w:sz w:val="20"/>
          <w:szCs w:val="20"/>
          <w:lang w:val="en-GB" w:eastAsia="en-GB"/>
        </w:rPr>
      </w:pPr>
      <w:bookmarkStart w:id="376" w:name="_Toc39227642"/>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6</w:t>
      </w:r>
      <w:r>
        <w:fldChar w:fldCharType="end"/>
      </w:r>
      <w:r w:rsidRPr="00225B02">
        <w:rPr>
          <w:lang w:val="en-GB"/>
        </w:rPr>
        <w:t xml:space="preserve"> - User Journey for answering a Questionnaire</w:t>
      </w:r>
      <w:bookmarkEnd w:id="376"/>
    </w:p>
    <w:p w14:paraId="577E51DA"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r w:rsidRPr="00E66F6D">
        <w:rPr>
          <w:lang w:val="en-US"/>
        </w:rPr>
        <w:br w:type="page"/>
      </w:r>
    </w:p>
    <w:p w14:paraId="5BECC3EF" w14:textId="762A8006" w:rsidR="00C76A4C" w:rsidRDefault="004B3D0E" w:rsidP="008F0F86">
      <w:pPr>
        <w:pStyle w:val="Heading1"/>
      </w:pPr>
      <w:bookmarkStart w:id="377" w:name="_Toc39227613"/>
      <w:r>
        <w:lastRenderedPageBreak/>
        <w:t>Related work</w:t>
      </w:r>
      <w:bookmarkEnd w:id="377"/>
    </w:p>
    <w:p w14:paraId="6CB221B2" w14:textId="7435298D" w:rsidR="00DE1405" w:rsidRDefault="00730C4A" w:rsidP="008F0F86">
      <w:pPr>
        <w:rPr>
          <w:lang w:val="en-US"/>
        </w:rPr>
      </w:pPr>
      <w:r>
        <w:rPr>
          <w:lang w:val="en-US"/>
        </w:rPr>
        <w:t>As</w:t>
      </w:r>
      <w:r w:rsidR="008F0F86" w:rsidRPr="00D872F4">
        <w:rPr>
          <w:lang w:val="en-US"/>
        </w:rPr>
        <w:t xml:space="preserve"> emphasized in</w:t>
      </w:r>
      <w:r>
        <w:rPr>
          <w:lang w:val="en-US"/>
        </w:rPr>
        <w:t xml:space="preserve"> the</w:t>
      </w:r>
      <w:r w:rsidR="008F0F86">
        <w:rPr>
          <w:lang w:val="en-US"/>
        </w:rPr>
        <w:t xml:space="preserve"> introduction, there are plenty of e-learning platforms out there, each one them serving their own purpose and </w:t>
      </w:r>
      <w:r>
        <w:rPr>
          <w:lang w:val="en-US"/>
        </w:rPr>
        <w:t xml:space="preserve">having </w:t>
      </w:r>
      <w:r w:rsidR="008F0F86">
        <w:rPr>
          <w:lang w:val="en-US"/>
        </w:rPr>
        <w:t xml:space="preserve">unique characteristics. In this chapter we aim to briefly </w:t>
      </w:r>
      <w:r>
        <w:rPr>
          <w:lang w:val="en-US"/>
        </w:rPr>
        <w:t xml:space="preserve">showcase </w:t>
      </w:r>
      <w:r w:rsidR="008F0F86">
        <w:rPr>
          <w:lang w:val="en-US"/>
        </w:rPr>
        <w:t>some of them, as a way to demonstrate what are the most common features between them and our own platfor</w:t>
      </w:r>
      <w:r>
        <w:rPr>
          <w:lang w:val="en-US"/>
        </w:rPr>
        <w:t>m</w:t>
      </w:r>
      <w:r w:rsidR="008F0F86">
        <w:rPr>
          <w:lang w:val="en-US"/>
        </w:rPr>
        <w:t xml:space="preserve">, and </w:t>
      </w:r>
      <w:r>
        <w:rPr>
          <w:lang w:val="en-US"/>
        </w:rPr>
        <w:t>their differences</w:t>
      </w:r>
      <w:r w:rsidR="008F0F86">
        <w:rPr>
          <w:lang w:val="en-US"/>
        </w:rPr>
        <w:t xml:space="preserve"> </w:t>
      </w:r>
      <w:r>
        <w:rPr>
          <w:lang w:val="en-US"/>
        </w:rPr>
        <w:t>weighing their pros and cons</w:t>
      </w:r>
      <w:r w:rsidR="008F0F86">
        <w:rPr>
          <w:lang w:val="en-US"/>
        </w:rPr>
        <w:t>.</w:t>
      </w:r>
    </w:p>
    <w:p w14:paraId="3AABB4EB" w14:textId="77777777" w:rsidR="00DE1405" w:rsidRPr="00D872F4" w:rsidRDefault="00DE1405" w:rsidP="008F0F86">
      <w:pPr>
        <w:rPr>
          <w:lang w:val="en-US"/>
        </w:rPr>
      </w:pPr>
    </w:p>
    <w:p w14:paraId="677BE0C4" w14:textId="7850B370" w:rsidR="00DE1405" w:rsidRPr="004A2391" w:rsidRDefault="000B30B5" w:rsidP="00DE1405">
      <w:pPr>
        <w:pStyle w:val="Heading2"/>
        <w:numPr>
          <w:ilvl w:val="1"/>
          <w:numId w:val="10"/>
        </w:numPr>
        <w:ind w:left="567" w:hanging="567"/>
        <w:rPr>
          <w:noProof w:val="0"/>
          <w:color w:val="auto"/>
          <w:sz w:val="28"/>
          <w:szCs w:val="28"/>
          <w:lang w:val="en-US"/>
        </w:rPr>
      </w:pPr>
      <w:bookmarkStart w:id="378" w:name="_Toc39227614"/>
      <w:proofErr w:type="spellStart"/>
      <w:r>
        <w:rPr>
          <w:noProof w:val="0"/>
          <w:color w:val="auto"/>
          <w:sz w:val="28"/>
          <w:szCs w:val="28"/>
          <w:lang w:val="en-US"/>
        </w:rPr>
        <w:t>AlgoExpert</w:t>
      </w:r>
      <w:bookmarkEnd w:id="378"/>
      <w:proofErr w:type="spellEnd"/>
    </w:p>
    <w:p w14:paraId="676C280D" w14:textId="775F6ABC" w:rsidR="008F0F86" w:rsidRDefault="008F0F86" w:rsidP="008F0F86">
      <w:pPr>
        <w:rPr>
          <w:lang w:val="en-US"/>
        </w:rPr>
      </w:pPr>
      <w:r>
        <w:rPr>
          <w:lang w:val="en-US"/>
        </w:rPr>
        <w:t>AlgoExpert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as a way to promote their programming skills.</w:t>
      </w:r>
    </w:p>
    <w:p w14:paraId="3C024A1B" w14:textId="77777777" w:rsidR="00DE1405" w:rsidRPr="00DA1AA4" w:rsidRDefault="00DE1405" w:rsidP="008F0F86">
      <w:pPr>
        <w:rPr>
          <w:lang w:val="en-US"/>
        </w:rPr>
      </w:pPr>
    </w:p>
    <w:p w14:paraId="6CF3D516" w14:textId="0E413A1F" w:rsidR="00DE1405" w:rsidRPr="004A2391" w:rsidRDefault="000B30B5" w:rsidP="00DE1405">
      <w:pPr>
        <w:pStyle w:val="Heading2"/>
        <w:numPr>
          <w:ilvl w:val="1"/>
          <w:numId w:val="10"/>
        </w:numPr>
        <w:ind w:left="567" w:hanging="567"/>
        <w:rPr>
          <w:noProof w:val="0"/>
          <w:color w:val="auto"/>
          <w:sz w:val="28"/>
          <w:szCs w:val="28"/>
          <w:lang w:val="en-US"/>
        </w:rPr>
      </w:pPr>
      <w:bookmarkStart w:id="379" w:name="_Toc39227615"/>
      <w:proofErr w:type="spellStart"/>
      <w:r>
        <w:rPr>
          <w:noProof w:val="0"/>
          <w:color w:val="auto"/>
          <w:sz w:val="28"/>
          <w:szCs w:val="28"/>
          <w:lang w:val="en-US"/>
        </w:rPr>
        <w:t>HackerRank</w:t>
      </w:r>
      <w:bookmarkEnd w:id="379"/>
      <w:proofErr w:type="spellEnd"/>
    </w:p>
    <w:p w14:paraId="6EB0B192" w14:textId="50E3493B" w:rsidR="008F0F86" w:rsidRDefault="008F0F86" w:rsidP="008F0F86">
      <w:pPr>
        <w:rPr>
          <w:lang w:val="en-US"/>
        </w:rPr>
      </w:pPr>
      <w:r w:rsidRPr="0054194A">
        <w:rPr>
          <w:lang w:val="en-US"/>
        </w:rPr>
        <w:t xml:space="preserve">HackerRank is </w:t>
      </w:r>
      <w:r>
        <w:rPr>
          <w:lang w:val="en-US"/>
        </w:rPr>
        <w:t>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Default="00DE1405" w:rsidP="008F0F86">
      <w:pPr>
        <w:rPr>
          <w:lang w:val="en-US"/>
        </w:rPr>
      </w:pPr>
    </w:p>
    <w:p w14:paraId="70301D8F" w14:textId="2E24B292" w:rsidR="004A2391" w:rsidRPr="004A2391" w:rsidRDefault="000B30B5" w:rsidP="004A2391">
      <w:pPr>
        <w:pStyle w:val="Heading2"/>
        <w:numPr>
          <w:ilvl w:val="1"/>
          <w:numId w:val="10"/>
        </w:numPr>
        <w:ind w:left="567" w:hanging="567"/>
        <w:rPr>
          <w:noProof w:val="0"/>
          <w:color w:val="auto"/>
          <w:sz w:val="28"/>
          <w:szCs w:val="28"/>
          <w:lang w:val="en-US"/>
        </w:rPr>
      </w:pPr>
      <w:bookmarkStart w:id="380" w:name="_Toc39227616"/>
      <w:proofErr w:type="spellStart"/>
      <w:r>
        <w:rPr>
          <w:noProof w:val="0"/>
          <w:color w:val="auto"/>
          <w:sz w:val="28"/>
          <w:szCs w:val="28"/>
          <w:lang w:val="en-US"/>
        </w:rPr>
        <w:lastRenderedPageBreak/>
        <w:t>LeetCode</w:t>
      </w:r>
      <w:bookmarkEnd w:id="380"/>
      <w:proofErr w:type="spellEnd"/>
    </w:p>
    <w:p w14:paraId="5A765A9F" w14:textId="664E775E" w:rsidR="008F0F86" w:rsidRDefault="008F0F86" w:rsidP="008F0F86">
      <w:pPr>
        <w:rPr>
          <w:lang w:val="en-US"/>
        </w:rPr>
      </w:pPr>
      <w:r>
        <w:rPr>
          <w:lang w:val="en-US"/>
        </w:rPr>
        <w:t>LeetCode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Default="00DE1405" w:rsidP="008F0F86">
      <w:pPr>
        <w:rPr>
          <w:lang w:val="en-US"/>
        </w:rPr>
      </w:pPr>
    </w:p>
    <w:p w14:paraId="5243B3A4" w14:textId="0D613C2E" w:rsidR="00DE1405" w:rsidRPr="004A2391" w:rsidRDefault="000B30B5" w:rsidP="00DE1405">
      <w:pPr>
        <w:pStyle w:val="Heading2"/>
        <w:numPr>
          <w:ilvl w:val="1"/>
          <w:numId w:val="10"/>
        </w:numPr>
        <w:ind w:left="567" w:hanging="567"/>
        <w:rPr>
          <w:noProof w:val="0"/>
          <w:color w:val="auto"/>
          <w:sz w:val="28"/>
          <w:szCs w:val="28"/>
          <w:lang w:val="en-US"/>
        </w:rPr>
      </w:pPr>
      <w:bookmarkStart w:id="381" w:name="_Toc39227617"/>
      <w:proofErr w:type="spellStart"/>
      <w:r>
        <w:rPr>
          <w:noProof w:val="0"/>
          <w:color w:val="auto"/>
          <w:sz w:val="28"/>
          <w:szCs w:val="28"/>
          <w:lang w:val="en-US"/>
        </w:rPr>
        <w:t>Codewars</w:t>
      </w:r>
      <w:bookmarkEnd w:id="381"/>
      <w:proofErr w:type="spellEnd"/>
    </w:p>
    <w:p w14:paraId="7A2C7E74" w14:textId="1F84016D" w:rsidR="008F0F86" w:rsidRDefault="008F0F86" w:rsidP="008F0F86">
      <w:pPr>
        <w:rPr>
          <w:lang w:val="en-US"/>
        </w:rPr>
      </w:pPr>
      <w:r>
        <w:rPr>
          <w:lang w:val="en-US"/>
        </w:rPr>
        <w:t xml:space="preserve">Different from all other platforms, Codewars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3E452C">
        <w:rPr>
          <w:i/>
          <w:iCs/>
          <w:lang w:val="en-US"/>
        </w:rPr>
        <w:t>per se</w:t>
      </w:r>
      <w:r>
        <w:rPr>
          <w:lang w:val="en-US"/>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serves more as a way to support the platform that anything else. It offers not so substantial features such as profile badges, ad-free experience or member-only cluster environments to get faster results.</w:t>
      </w:r>
    </w:p>
    <w:p w14:paraId="34EEABC8" w14:textId="77777777" w:rsidR="00703EED" w:rsidRDefault="00703EED" w:rsidP="008F0F86">
      <w:pPr>
        <w:rPr>
          <w:lang w:val="en-US"/>
        </w:rPr>
      </w:pPr>
    </w:p>
    <w:p w14:paraId="4DE249E7" w14:textId="1EF04E98" w:rsidR="004A2391" w:rsidRPr="004A2391" w:rsidRDefault="000B30B5" w:rsidP="004A2391">
      <w:pPr>
        <w:pStyle w:val="Heading2"/>
        <w:numPr>
          <w:ilvl w:val="1"/>
          <w:numId w:val="10"/>
        </w:numPr>
        <w:ind w:left="567" w:hanging="567"/>
        <w:rPr>
          <w:noProof w:val="0"/>
          <w:color w:val="auto"/>
          <w:sz w:val="28"/>
          <w:szCs w:val="28"/>
          <w:lang w:val="en-US"/>
        </w:rPr>
      </w:pPr>
      <w:bookmarkStart w:id="382" w:name="_Toc39227618"/>
      <w:proofErr w:type="spellStart"/>
      <w:r>
        <w:rPr>
          <w:noProof w:val="0"/>
          <w:color w:val="auto"/>
          <w:sz w:val="28"/>
          <w:szCs w:val="28"/>
          <w:lang w:val="en-US"/>
        </w:rPr>
        <w:t>CodeChef</w:t>
      </w:r>
      <w:bookmarkEnd w:id="382"/>
      <w:proofErr w:type="spellEnd"/>
    </w:p>
    <w:p w14:paraId="41DD7396" w14:textId="778C5AA1" w:rsidR="008F0F86" w:rsidRDefault="008F0F86" w:rsidP="008F0F86">
      <w:pPr>
        <w:rPr>
          <w:lang w:val="en-US"/>
        </w:rPr>
      </w:pPr>
      <w:r w:rsidRPr="00E60ABE">
        <w:rPr>
          <w:lang w:val="en-US"/>
        </w:rPr>
        <w:t xml:space="preserve">CodeChef was born as non-profit educational initiative with the aim to providing a platform for students and young software professionals to practice and hone their </w:t>
      </w:r>
      <w:r w:rsidRPr="00E60ABE">
        <w:rPr>
          <w:lang w:val="en-US"/>
        </w:rPr>
        <w:lastRenderedPageBreak/>
        <w:t xml:space="preserve">skills through online contests. Even having over 4000 problems to practice in more than 55 languages, and a big community, the platform itself is simple and does not offer many features. </w:t>
      </w:r>
      <w:r>
        <w:rPr>
          <w:lang w:val="en-US"/>
        </w:rPr>
        <w:t xml:space="preserve">The reason being that Codechef exists more like an initiative. It excels at promoting coding events in schools, hosting various contests and competitions with not only cash wining prizes but also teach gear, organizing workshops and doubt sessions. </w:t>
      </w:r>
      <w:r w:rsidRPr="00BE72AE">
        <w:rPr>
          <w:lang w:val="en-US"/>
        </w:rPr>
        <w:t>There is also the “CodeChef For Schools” program that aims to reach out to young students and encourage them a culture of programming in Indian schools.</w:t>
      </w:r>
      <w:r>
        <w:rPr>
          <w:lang w:val="en-US"/>
        </w:rPr>
        <w:t xml:space="preserve"> </w:t>
      </w:r>
    </w:p>
    <w:p w14:paraId="67A82BF7" w14:textId="77777777" w:rsidR="008F0F86" w:rsidRDefault="008F0F86" w:rsidP="008F0F86">
      <w:pPr>
        <w:rPr>
          <w:lang w:val="en-US"/>
        </w:rPr>
      </w:pPr>
    </w:p>
    <w:p w14:paraId="39AB80D7" w14:textId="1119FCF1" w:rsidR="008F0F86" w:rsidDel="00E25D3D" w:rsidRDefault="008F0F86" w:rsidP="008F0F86">
      <w:pPr>
        <w:rPr>
          <w:del w:id="383" w:author="Rodrigo LeaL" w:date="2020-05-01T12:12:00Z"/>
          <w:lang w:val="en-US"/>
        </w:rPr>
      </w:pPr>
      <w:r w:rsidRPr="00DA1AA4">
        <w:rPr>
          <w:lang w:val="en-US"/>
        </w:rPr>
        <w:t xml:space="preserve">On </w:t>
      </w:r>
      <w:ins w:id="384" w:author="Rodrigo LeaL" w:date="2020-05-01T12:12:00Z">
        <w:r w:rsidR="00E25D3D">
          <w:rPr>
            <w:lang w:val="en-US"/>
          </w:rPr>
          <w:fldChar w:fldCharType="begin"/>
        </w:r>
        <w:r w:rsidR="00E25D3D">
          <w:rPr>
            <w:lang w:val="en-US"/>
          </w:rPr>
          <w:instrText xml:space="preserve"> REF _Ref39227592 \h </w:instrText>
        </w:r>
        <w:r w:rsidR="00E25D3D">
          <w:rPr>
            <w:lang w:val="en-US"/>
          </w:rPr>
        </w:r>
      </w:ins>
      <w:r w:rsidR="00E25D3D">
        <w:rPr>
          <w:lang w:val="en-US"/>
        </w:rPr>
        <w:fldChar w:fldCharType="separate"/>
      </w:r>
      <w:ins w:id="385" w:author="Rodrigo LeaL" w:date="2020-05-01T12:12:00Z">
        <w:r w:rsidR="00E25D3D" w:rsidRPr="00E25D3D">
          <w:rPr>
            <w:lang w:val="en-US"/>
            <w:rPrChange w:id="386" w:author="Rodrigo LeaL" w:date="2020-05-01T12:12:00Z">
              <w:rPr/>
            </w:rPrChange>
          </w:rPr>
          <w:t>Table 1</w:t>
        </w:r>
        <w:r w:rsidR="00E25D3D">
          <w:rPr>
            <w:lang w:val="en-US"/>
          </w:rPr>
          <w:fldChar w:fldCharType="end"/>
        </w:r>
        <w:r w:rsidR="00E25D3D">
          <w:rPr>
            <w:lang w:val="en-US"/>
          </w:rPr>
          <w:t xml:space="preserve"> </w:t>
        </w:r>
      </w:ins>
      <w:del w:id="387" w:author="Rodrigo LeaL" w:date="2020-05-01T12:12:00Z">
        <w:r w:rsidR="00703EED" w:rsidDel="00E25D3D">
          <w:rPr>
            <w:lang w:val="en-US"/>
          </w:rPr>
          <w:delText>T</w:delText>
        </w:r>
        <w:r w:rsidRPr="00DA1AA4" w:rsidDel="00E25D3D">
          <w:rPr>
            <w:lang w:val="en-US"/>
          </w:rPr>
          <w:delText xml:space="preserve">able </w:delText>
        </w:r>
        <w:r w:rsidR="00703EED" w:rsidDel="00E25D3D">
          <w:rPr>
            <w:lang w:val="en-US"/>
          </w:rPr>
          <w:delText>1</w:delText>
        </w:r>
        <w:r w:rsidRPr="00DA1AA4" w:rsidDel="00E25D3D">
          <w:rPr>
            <w:lang w:val="en-US"/>
          </w:rPr>
          <w:delText xml:space="preserve"> </w:delText>
        </w:r>
      </w:del>
      <w:r w:rsidRPr="00DA1AA4">
        <w:rPr>
          <w:lang w:val="en-US"/>
        </w:rPr>
        <w:t>i</w:t>
      </w:r>
      <w:r>
        <w:rPr>
          <w:lang w:val="en-US"/>
        </w:rPr>
        <w:t>t is possible to look at an overview of the most conventional features on each platform.</w:t>
      </w:r>
    </w:p>
    <w:p w14:paraId="05437565" w14:textId="77777777" w:rsidR="00703EED" w:rsidDel="00E25D3D" w:rsidRDefault="00703EED" w:rsidP="008F0F86">
      <w:pPr>
        <w:rPr>
          <w:del w:id="388" w:author="Rodrigo LeaL" w:date="2020-05-01T12:12:00Z"/>
          <w:lang w:val="en-US"/>
        </w:rPr>
      </w:pPr>
    </w:p>
    <w:p w14:paraId="5680B533" w14:textId="27EC59A9" w:rsidR="00E25D3D" w:rsidRPr="00E25D3D" w:rsidRDefault="00703EED" w:rsidP="00E25D3D">
      <w:pPr>
        <w:rPr>
          <w:lang w:val="en-US"/>
          <w:rPrChange w:id="389" w:author="Rodrigo LeaL" w:date="2020-05-01T12:12:00Z">
            <w:rPr>
              <w:lang w:val="en-US"/>
            </w:rPr>
          </w:rPrChange>
        </w:rPr>
        <w:pPrChange w:id="390" w:author="Rodrigo LeaL" w:date="2020-05-01T12:12:00Z">
          <w:pPr>
            <w:pStyle w:val="Caption"/>
            <w:keepNext/>
          </w:pPr>
        </w:pPrChange>
      </w:pPr>
      <w:del w:id="391" w:author="Rodrigo LeaL" w:date="2020-05-01T12:12:00Z">
        <w:r w:rsidDel="00E25D3D">
          <w:rPr>
            <w:lang w:val="en-US"/>
          </w:rPr>
          <w:delText>Table</w:delText>
        </w:r>
        <w:r w:rsidRPr="00703EED" w:rsidDel="00E25D3D">
          <w:rPr>
            <w:lang w:val="en-US"/>
          </w:rPr>
          <w:delText xml:space="preserve"> </w:delText>
        </w:r>
        <w:r w:rsidDel="00E25D3D">
          <w:fldChar w:fldCharType="begin"/>
        </w:r>
        <w:r w:rsidRPr="00703EED" w:rsidDel="00E25D3D">
          <w:rPr>
            <w:lang w:val="en-US"/>
          </w:rPr>
          <w:delInstrText xml:space="preserve"> SEQ Tabela \* ARABIC </w:delInstrText>
        </w:r>
        <w:r w:rsidDel="00E25D3D">
          <w:fldChar w:fldCharType="separate"/>
        </w:r>
        <w:r w:rsidRPr="00703EED" w:rsidDel="00E25D3D">
          <w:rPr>
            <w:lang w:val="en-US"/>
          </w:rPr>
          <w:delText>1</w:delText>
        </w:r>
        <w:r w:rsidDel="00E25D3D">
          <w:fldChar w:fldCharType="end"/>
        </w:r>
        <w:r w:rsidRPr="00703EED" w:rsidDel="00E25D3D">
          <w:rPr>
            <w:lang w:val="en-US"/>
          </w:rPr>
          <w:delText xml:space="preserve"> - Feature comparison of select platforms</w:delText>
        </w:r>
      </w:del>
    </w:p>
    <w:p w14:paraId="0619089B" w14:textId="427A11AF" w:rsidR="00E25D3D" w:rsidRPr="00E25D3D" w:rsidRDefault="00E25D3D" w:rsidP="00E25D3D">
      <w:pPr>
        <w:pStyle w:val="Caption"/>
        <w:keepNext/>
        <w:rPr>
          <w:ins w:id="392" w:author="Rodrigo LeaL" w:date="2020-05-01T12:12:00Z"/>
          <w:lang w:val="en-US"/>
          <w:rPrChange w:id="393" w:author="Rodrigo LeaL" w:date="2020-05-01T12:12:00Z">
            <w:rPr>
              <w:ins w:id="394" w:author="Rodrigo LeaL" w:date="2020-05-01T12:12:00Z"/>
            </w:rPr>
          </w:rPrChange>
        </w:rPr>
        <w:pPrChange w:id="395" w:author="Rodrigo LeaL" w:date="2020-05-01T12:12:00Z">
          <w:pPr>
            <w:pStyle w:val="Caption"/>
          </w:pPr>
        </w:pPrChange>
      </w:pPr>
      <w:bookmarkStart w:id="396" w:name="_Ref39227592"/>
      <w:bookmarkStart w:id="397" w:name="_Toc39227649"/>
      <w:ins w:id="398" w:author="Rodrigo LeaL" w:date="2020-05-01T12:12:00Z">
        <w:r w:rsidRPr="00E25D3D">
          <w:rPr>
            <w:lang w:val="en-US"/>
            <w:rPrChange w:id="399" w:author="Rodrigo LeaL" w:date="2020-05-01T12:12:00Z">
              <w:rPr/>
            </w:rPrChange>
          </w:rPr>
          <w:t xml:space="preserve">Table </w:t>
        </w:r>
        <w:r>
          <w:fldChar w:fldCharType="begin"/>
        </w:r>
        <w:r w:rsidRPr="00E25D3D">
          <w:rPr>
            <w:lang w:val="en-US"/>
            <w:rPrChange w:id="400" w:author="Rodrigo LeaL" w:date="2020-05-01T12:12:00Z">
              <w:rPr/>
            </w:rPrChange>
          </w:rPr>
          <w:instrText xml:space="preserve"> SEQ Table \* ARABIC </w:instrText>
        </w:r>
      </w:ins>
      <w:r>
        <w:fldChar w:fldCharType="separate"/>
      </w:r>
      <w:ins w:id="401" w:author="Rodrigo LeaL" w:date="2020-05-01T12:12:00Z">
        <w:r w:rsidRPr="00E25D3D">
          <w:rPr>
            <w:lang w:val="en-US"/>
            <w:rPrChange w:id="402" w:author="Rodrigo LeaL" w:date="2020-05-01T12:12:00Z">
              <w:rPr/>
            </w:rPrChange>
          </w:rPr>
          <w:t>1</w:t>
        </w:r>
        <w:r>
          <w:fldChar w:fldCharType="end"/>
        </w:r>
        <w:bookmarkEnd w:id="396"/>
        <w:r w:rsidRPr="00E25D3D">
          <w:rPr>
            <w:lang w:val="en-US"/>
            <w:rPrChange w:id="403" w:author="Rodrigo LeaL" w:date="2020-05-01T12:12:00Z">
              <w:rPr/>
            </w:rPrChange>
          </w:rPr>
          <w:t xml:space="preserve"> - </w:t>
        </w:r>
        <w:r w:rsidRPr="00703EED">
          <w:rPr>
            <w:lang w:val="en-US"/>
          </w:rPr>
          <w:t>Feature comparison of select platforms</w:t>
        </w:r>
        <w:bookmarkEnd w:id="397"/>
      </w:ins>
    </w:p>
    <w:p w14:paraId="71895CF9" w14:textId="77777777" w:rsidR="004A2391" w:rsidRDefault="00703EED">
      <w:pPr>
        <w:spacing w:after="200"/>
        <w:jc w:val="left"/>
        <w:rPr>
          <w:lang w:val="en-US"/>
        </w:rPr>
      </w:pPr>
      <w:r w:rsidRPr="00703EED">
        <w:drawing>
          <wp:inline distT="0" distB="0" distL="0" distR="0" wp14:anchorId="2028927C" wp14:editId="772DFBCA">
            <wp:extent cx="5400040" cy="219646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196465"/>
                    </a:xfrm>
                    <a:prstGeom prst="rect">
                      <a:avLst/>
                    </a:prstGeom>
                    <a:noFill/>
                    <a:ln>
                      <a:noFill/>
                    </a:ln>
                  </pic:spPr>
                </pic:pic>
              </a:graphicData>
            </a:graphic>
          </wp:inline>
        </w:drawing>
      </w:r>
    </w:p>
    <w:p w14:paraId="23778F26" w14:textId="77777777" w:rsidR="004A2391" w:rsidRDefault="004A2391">
      <w:pPr>
        <w:spacing w:after="200"/>
        <w:jc w:val="left"/>
        <w:rPr>
          <w:lang w:val="en-US"/>
        </w:rPr>
      </w:pPr>
    </w:p>
    <w:p w14:paraId="7ABDADBF" w14:textId="77777777" w:rsidR="004A2391" w:rsidRDefault="004A2391">
      <w:pPr>
        <w:spacing w:after="200"/>
        <w:jc w:val="left"/>
        <w:rPr>
          <w:lang w:val="en-US"/>
        </w:rPr>
      </w:pPr>
    </w:p>
    <w:p w14:paraId="2128EE8A" w14:textId="77777777" w:rsidR="004A2391" w:rsidRDefault="004A2391">
      <w:pPr>
        <w:spacing w:after="200"/>
        <w:jc w:val="left"/>
        <w:rPr>
          <w:lang w:val="en-US"/>
        </w:rPr>
      </w:pPr>
    </w:p>
    <w:p w14:paraId="3F57D844" w14:textId="77777777" w:rsidR="004A2391" w:rsidRDefault="004A2391">
      <w:pPr>
        <w:spacing w:after="200"/>
        <w:jc w:val="left"/>
        <w:rPr>
          <w:lang w:val="en-US"/>
        </w:rPr>
      </w:pPr>
    </w:p>
    <w:p w14:paraId="196D62B3" w14:textId="77777777" w:rsidR="004A2391" w:rsidRDefault="004A2391">
      <w:pPr>
        <w:spacing w:after="200"/>
        <w:jc w:val="left"/>
        <w:rPr>
          <w:lang w:val="en-US"/>
        </w:rPr>
      </w:pPr>
    </w:p>
    <w:p w14:paraId="3075BA2D" w14:textId="77777777" w:rsidR="004A2391" w:rsidRDefault="004A2391">
      <w:pPr>
        <w:spacing w:after="200"/>
        <w:jc w:val="left"/>
        <w:rPr>
          <w:lang w:val="en-US"/>
        </w:rPr>
      </w:pPr>
    </w:p>
    <w:p w14:paraId="2B9E3CA7" w14:textId="77777777" w:rsidR="004A2391" w:rsidRDefault="004A2391">
      <w:pPr>
        <w:spacing w:after="200"/>
        <w:jc w:val="left"/>
        <w:rPr>
          <w:lang w:val="en-US"/>
        </w:rPr>
      </w:pPr>
    </w:p>
    <w:p w14:paraId="4DDECC5B" w14:textId="0FBEF3DE" w:rsidR="001A3F32" w:rsidRPr="004A2391" w:rsidRDefault="001A3F32">
      <w:pPr>
        <w:spacing w:after="200"/>
        <w:jc w:val="left"/>
        <w:rPr>
          <w:rFonts w:asciiTheme="majorHAnsi" w:eastAsiaTheme="majorEastAsia" w:hAnsiTheme="majorHAnsi" w:cstheme="majorBidi"/>
          <w:b/>
          <w:bCs/>
          <w:color w:val="000000" w:themeColor="text1"/>
          <w:sz w:val="32"/>
          <w:szCs w:val="32"/>
          <w:lang w:val="en-US"/>
        </w:rPr>
      </w:pPr>
      <w:r w:rsidRPr="008F0F86">
        <w:rPr>
          <w:lang w:val="en-US"/>
        </w:rPr>
        <w:br w:type="page"/>
      </w:r>
    </w:p>
    <w:p w14:paraId="519F50EA" w14:textId="77777777" w:rsidR="006969E7" w:rsidRDefault="006969E7">
      <w:pPr>
        <w:spacing w:after="200"/>
        <w:jc w:val="left"/>
        <w:rPr>
          <w:rFonts w:asciiTheme="majorHAnsi" w:eastAsiaTheme="majorEastAsia" w:hAnsiTheme="majorHAnsi" w:cstheme="majorBidi"/>
          <w:b/>
          <w:bCs/>
          <w:color w:val="000000" w:themeColor="text1"/>
          <w:sz w:val="32"/>
          <w:szCs w:val="32"/>
        </w:rPr>
      </w:pPr>
      <w:r>
        <w:lastRenderedPageBreak/>
        <w:br w:type="page"/>
      </w:r>
    </w:p>
    <w:p w14:paraId="23AD0437" w14:textId="1358D2E5" w:rsidR="00FC6040" w:rsidRDefault="00FC6040" w:rsidP="008F0F86">
      <w:pPr>
        <w:pStyle w:val="Heading1"/>
      </w:pPr>
      <w:bookmarkStart w:id="404" w:name="_Toc39227619"/>
      <w:r>
        <w:lastRenderedPageBreak/>
        <w:t>Related Technologies</w:t>
      </w:r>
      <w:bookmarkEnd w:id="404"/>
    </w:p>
    <w:p w14:paraId="283382D1" w14:textId="52A9322F" w:rsidR="00FC6040" w:rsidRDefault="00FC6040" w:rsidP="00FC6040">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Default="004A2391" w:rsidP="00FC6040">
      <w:pPr>
        <w:rPr>
          <w:lang w:val="en-US"/>
        </w:rPr>
      </w:pPr>
    </w:p>
    <w:p w14:paraId="76364844" w14:textId="027F6B93" w:rsidR="004A2391" w:rsidRPr="004A2391" w:rsidRDefault="004A2391" w:rsidP="004A2391">
      <w:pPr>
        <w:pStyle w:val="Heading2"/>
        <w:rPr>
          <w:noProof w:val="0"/>
          <w:color w:val="auto"/>
          <w:sz w:val="28"/>
          <w:szCs w:val="28"/>
          <w:lang w:val="en-US"/>
        </w:rPr>
      </w:pPr>
      <w:bookmarkStart w:id="405" w:name="_Toc39227620"/>
      <w:r>
        <w:rPr>
          <w:noProof w:val="0"/>
          <w:color w:val="auto"/>
          <w:sz w:val="28"/>
          <w:szCs w:val="28"/>
          <w:lang w:val="en-US"/>
        </w:rPr>
        <w:t>4</w:t>
      </w:r>
      <w:r w:rsidRPr="000B30B5">
        <w:rPr>
          <w:noProof w:val="0"/>
          <w:color w:val="auto"/>
          <w:sz w:val="28"/>
          <w:szCs w:val="28"/>
          <w:lang w:val="en-US"/>
        </w:rPr>
        <w:t xml:space="preserve">.1. </w:t>
      </w:r>
      <w:r>
        <w:rPr>
          <w:noProof w:val="0"/>
          <w:color w:val="auto"/>
          <w:sz w:val="28"/>
          <w:szCs w:val="28"/>
          <w:lang w:val="en-US"/>
        </w:rPr>
        <w:t>React</w:t>
      </w:r>
      <w:bookmarkEnd w:id="405"/>
    </w:p>
    <w:p w14:paraId="1BA73D09" w14:textId="157DB677" w:rsidR="00FC6040" w:rsidRDefault="00FC6040" w:rsidP="00FC6040">
      <w:pPr>
        <w:rPr>
          <w:lang w:val="en-US"/>
        </w:rPr>
      </w:pPr>
      <w:r w:rsidRPr="00DF0370">
        <w:rPr>
          <w:lang w:val="en-US"/>
        </w:rPr>
        <w:t>React is a JavaScript library for building user interfaces</w:t>
      </w:r>
      <w:r>
        <w:rPr>
          <w:lang w:val="en-US"/>
        </w:rPr>
        <w:t>. Create by Facebook, it is currently a widely used library used for front end development</w:t>
      </w:r>
      <w:r w:rsidR="00B06583">
        <w:rPr>
          <w:lang w:val="en-US"/>
        </w:rPr>
        <w:t xml:space="preserve"> </w:t>
      </w:r>
      <w:sdt>
        <w:sdtPr>
          <w:rPr>
            <w:lang w:val="en-US"/>
          </w:rPr>
          <w:id w:val="-1034891639"/>
          <w:citation/>
        </w:sdtPr>
        <w:sdtContent>
          <w:r w:rsidR="00330AB8">
            <w:rPr>
              <w:lang w:val="en-US"/>
            </w:rPr>
            <w:fldChar w:fldCharType="begin"/>
          </w:r>
          <w:r w:rsidR="00330AB8" w:rsidRPr="00330AB8">
            <w:rPr>
              <w:lang w:val="en-US"/>
            </w:rPr>
            <w:instrText xml:space="preserve"> CITATION Rea20 \l 2070 </w:instrText>
          </w:r>
          <w:r w:rsidR="00330AB8">
            <w:rPr>
              <w:lang w:val="en-US"/>
            </w:rPr>
            <w:fldChar w:fldCharType="separate"/>
          </w:r>
          <w:r w:rsidR="006F4DEE" w:rsidRPr="006F4DEE">
            <w:rPr>
              <w:lang w:val="en-US"/>
            </w:rPr>
            <w:t>[1]</w:t>
          </w:r>
          <w:r w:rsidR="00330AB8">
            <w:rPr>
              <w:lang w:val="en-US"/>
            </w:rPr>
            <w:fldChar w:fldCharType="end"/>
          </w:r>
        </w:sdtContent>
      </w:sdt>
      <w:r>
        <w:rPr>
          <w:lang w:val="en-US"/>
        </w:rPr>
        <w:t xml:space="preserve"> </w:t>
      </w:r>
      <w:customXmlInsRangeStart w:id="406" w:author="Rodrigo LeaL" w:date="2020-05-01T11:30:00Z"/>
      <w:sdt>
        <w:sdtPr>
          <w:rPr>
            <w:lang w:val="en-US"/>
          </w:rPr>
          <w:id w:val="-1905528749"/>
          <w:citation/>
        </w:sdtPr>
        <w:sdtContent>
          <w:customXmlInsRangeEnd w:id="406"/>
          <w:ins w:id="407" w:author="Rodrigo LeaL" w:date="2020-05-01T11:30:00Z">
            <w:r w:rsidR="00C16541">
              <w:rPr>
                <w:lang w:val="en-US"/>
              </w:rPr>
              <w:fldChar w:fldCharType="begin"/>
            </w:r>
            <w:r w:rsidR="00C16541" w:rsidRPr="00C16541">
              <w:rPr>
                <w:lang w:val="en-US"/>
                <w:rPrChange w:id="408" w:author="Rodrigo LeaL" w:date="2020-05-01T11:30:00Z">
                  <w:rPr/>
                </w:rPrChange>
              </w:rPr>
              <w:instrText xml:space="preserve"> CITATION Ale17 \l 2070 </w:instrText>
            </w:r>
          </w:ins>
          <w:r w:rsidR="00C16541">
            <w:rPr>
              <w:lang w:val="en-US"/>
            </w:rPr>
            <w:fldChar w:fldCharType="separate"/>
          </w:r>
          <w:r w:rsidR="006F4DEE" w:rsidRPr="006F4DEE">
            <w:rPr>
              <w:lang w:val="en-US"/>
            </w:rPr>
            <w:t>[2]</w:t>
          </w:r>
          <w:ins w:id="409" w:author="Rodrigo LeaL" w:date="2020-05-01T11:30:00Z">
            <w:r w:rsidR="00C16541">
              <w:rPr>
                <w:lang w:val="en-US"/>
              </w:rPr>
              <w:fldChar w:fldCharType="end"/>
            </w:r>
          </w:ins>
          <w:customXmlInsRangeStart w:id="410" w:author="Rodrigo LeaL" w:date="2020-05-01T11:30:00Z"/>
        </w:sdtContent>
      </w:sdt>
      <w:customXmlInsRangeEnd w:id="410"/>
      <w:r w:rsidR="00330AB8">
        <w:rPr>
          <w:lang w:val="en-US"/>
        </w:rPr>
        <w:t>.</w:t>
      </w:r>
    </w:p>
    <w:p w14:paraId="79DD4AB9" w14:textId="1F4856FB" w:rsidR="00FC6040" w:rsidRDefault="00FC6040" w:rsidP="00FC6040">
      <w:pPr>
        <w:rPr>
          <w:lang w:val="en-US"/>
        </w:rPr>
      </w:pPr>
      <w:r w:rsidRPr="004E15EB">
        <w:rPr>
          <w:lang w:val="en-US"/>
        </w:rPr>
        <w:t>One of the big a</w:t>
      </w:r>
      <w:r>
        <w:rPr>
          <w:lang w:val="en-US"/>
        </w:rPr>
        <w:t xml:space="preserve">dvantages of using react is being able to build components which can be independent from </w:t>
      </w:r>
      <w:r w:rsidR="00B61933">
        <w:rPr>
          <w:lang w:val="en-US"/>
        </w:rPr>
        <w:t>each other</w:t>
      </w:r>
      <w:r>
        <w:rPr>
          <w:lang w:val="en-US"/>
        </w:rPr>
        <w:t xml:space="preserve"> and </w:t>
      </w:r>
      <w:r w:rsidR="00B61933">
        <w:rPr>
          <w:lang w:val="en-US"/>
        </w:rPr>
        <w:t xml:space="preserve">can be </w:t>
      </w:r>
      <w:r>
        <w:rPr>
          <w:lang w:val="en-US"/>
        </w:rPr>
        <w:t xml:space="preserve">reused </w:t>
      </w:r>
      <w:r w:rsidR="00B61933">
        <w:rPr>
          <w:lang w:val="en-US"/>
        </w:rPr>
        <w:t>across all application’s components</w:t>
      </w:r>
      <w:r>
        <w:rPr>
          <w:lang w:val="en-US"/>
        </w:rPr>
        <w:t>, this dramatically improves modularity, provides loose coupling between components and facilitates maintenance of the solution.</w:t>
      </w:r>
    </w:p>
    <w:p w14:paraId="39888DD9" w14:textId="1BFEF757" w:rsidR="00FC6040" w:rsidRDefault="00FC6040" w:rsidP="00FC6040">
      <w:pPr>
        <w:rPr>
          <w:lang w:val="en-US"/>
        </w:rPr>
      </w:pPr>
      <w:r>
        <w:rPr>
          <w:lang w:val="en-US"/>
        </w:rPr>
        <w:t xml:space="preserve">The initial configuration of the project is done with the help of a npm package, </w:t>
      </w:r>
      <w:r w:rsidRPr="006B0253">
        <w:rPr>
          <w:lang w:val="en-US"/>
        </w:rPr>
        <w:t>create-react-app</w:t>
      </w:r>
      <w:r>
        <w:rPr>
          <w:lang w:val="en-US"/>
        </w:rPr>
        <w:t xml:space="preserve">. </w:t>
      </w:r>
      <w:r w:rsidRPr="006B0253">
        <w:rPr>
          <w:lang w:val="en-US"/>
        </w:rPr>
        <w:t xml:space="preserve">This package creates the barebones of the </w:t>
      </w:r>
      <w:r>
        <w:rPr>
          <w:lang w:val="en-US"/>
        </w:rPr>
        <w:t xml:space="preserve">client-side code </w:t>
      </w:r>
      <w:r w:rsidRPr="006B0253">
        <w:rPr>
          <w:lang w:val="en-US"/>
        </w:rPr>
        <w:t xml:space="preserve">including </w:t>
      </w:r>
      <w:r>
        <w:rPr>
          <w:lang w:val="en-US"/>
        </w:rPr>
        <w:t xml:space="preserve">the first component to be rendered. That component can be edited, and other components can be built using the JSX language. </w:t>
      </w:r>
      <w:r w:rsidRPr="006B0253">
        <w:rPr>
          <w:lang w:val="en-US"/>
        </w:rPr>
        <w:t>JSX</w:t>
      </w:r>
      <w:r>
        <w:rPr>
          <w:lang w:val="en-US"/>
        </w:rPr>
        <w:t xml:space="preserve"> </w:t>
      </w:r>
      <w:r w:rsidRPr="006B0253">
        <w:rPr>
          <w:lang w:val="en-US"/>
        </w:rPr>
        <w:t>is a syntax extension to JavaScript</w:t>
      </w:r>
      <w:r>
        <w:rPr>
          <w:lang w:val="en-US"/>
        </w:rPr>
        <w:t xml:space="preserve">, it looks like HTML but has the </w:t>
      </w:r>
      <w:r w:rsidRPr="006B0253">
        <w:rPr>
          <w:lang w:val="en-US"/>
        </w:rPr>
        <w:t>full power of JavaScript</w:t>
      </w:r>
      <w:r w:rsidR="00330AB8">
        <w:rPr>
          <w:lang w:val="en-US"/>
        </w:rPr>
        <w:t xml:space="preserve"> </w:t>
      </w:r>
      <w:sdt>
        <w:sdtPr>
          <w:rPr>
            <w:lang w:val="en-US"/>
          </w:rPr>
          <w:id w:val="-2050905528"/>
          <w:citation/>
        </w:sdtPr>
        <w:sdtContent>
          <w:r w:rsidR="00330AB8">
            <w:rPr>
              <w:lang w:val="en-US"/>
            </w:rPr>
            <w:fldChar w:fldCharType="begin"/>
          </w:r>
          <w:r w:rsidR="00330AB8" w:rsidRPr="00330AB8">
            <w:rPr>
              <w:lang w:val="en-US"/>
            </w:rPr>
            <w:instrText xml:space="preserve"> CITATION Int20 \l 2070 </w:instrText>
          </w:r>
          <w:r w:rsidR="00330AB8">
            <w:rPr>
              <w:lang w:val="en-US"/>
            </w:rPr>
            <w:fldChar w:fldCharType="separate"/>
          </w:r>
          <w:r w:rsidR="006F4DEE" w:rsidRPr="006F4DEE">
            <w:rPr>
              <w:lang w:val="en-US"/>
            </w:rPr>
            <w:t>[3]</w:t>
          </w:r>
          <w:r w:rsidR="00330AB8">
            <w:rPr>
              <w:lang w:val="en-US"/>
            </w:rPr>
            <w:fldChar w:fldCharType="end"/>
          </w:r>
        </w:sdtContent>
      </w:sdt>
      <w:r>
        <w:rPr>
          <w:lang w:val="en-US"/>
        </w:rPr>
        <w:t>.</w:t>
      </w:r>
    </w:p>
    <w:p w14:paraId="4E5D3F0D" w14:textId="2FB939C5" w:rsidR="004A2391" w:rsidRDefault="00FC6040" w:rsidP="00FC6040">
      <w:pPr>
        <w:rPr>
          <w:lang w:val="en-US"/>
        </w:rPr>
      </w:pPr>
      <w:r>
        <w:rPr>
          <w:lang w:val="en-US"/>
        </w:rPr>
        <w:t xml:space="preserve">React Router is a library which enables route handling using dynamic routing. This </w:t>
      </w:r>
      <w:r w:rsidRPr="00AB77F2">
        <w:rPr>
          <w:lang w:val="en-US"/>
        </w:rPr>
        <w:t>allows</w:t>
      </w:r>
      <w:r>
        <w:rPr>
          <w:lang w:val="en-US"/>
        </w:rPr>
        <w:t xml:space="preserve"> developers</w:t>
      </w:r>
      <w:r w:rsidRPr="00AB77F2">
        <w:rPr>
          <w:lang w:val="en-US"/>
        </w:rPr>
        <w:t xml:space="preserve"> to build a single-page web application with navigation without the page refreshing as the user navigates.</w:t>
      </w:r>
    </w:p>
    <w:p w14:paraId="6FEA1288" w14:textId="01D5CEB1" w:rsidR="004A2391" w:rsidRDefault="004A2391" w:rsidP="00FC6040">
      <w:pPr>
        <w:rPr>
          <w:lang w:val="en-US"/>
        </w:rPr>
      </w:pPr>
    </w:p>
    <w:p w14:paraId="02670358" w14:textId="77777777" w:rsidR="004A2391" w:rsidRDefault="004A2391" w:rsidP="00FC6040">
      <w:pPr>
        <w:rPr>
          <w:lang w:val="en-US"/>
        </w:rPr>
      </w:pPr>
    </w:p>
    <w:p w14:paraId="4148AA48" w14:textId="1D453142" w:rsidR="004A2391" w:rsidRPr="004A2391" w:rsidRDefault="004A2391" w:rsidP="004A2391">
      <w:pPr>
        <w:pStyle w:val="Heading2"/>
        <w:rPr>
          <w:noProof w:val="0"/>
          <w:color w:val="auto"/>
          <w:sz w:val="28"/>
          <w:szCs w:val="28"/>
          <w:lang w:val="en-US"/>
        </w:rPr>
      </w:pPr>
      <w:bookmarkStart w:id="411" w:name="_Toc39227621"/>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2</w:t>
      </w:r>
      <w:r w:rsidRPr="000B30B5">
        <w:rPr>
          <w:noProof w:val="0"/>
          <w:color w:val="auto"/>
          <w:sz w:val="28"/>
          <w:szCs w:val="28"/>
          <w:lang w:val="en-US"/>
        </w:rPr>
        <w:t xml:space="preserve">. </w:t>
      </w:r>
      <w:r>
        <w:rPr>
          <w:noProof w:val="0"/>
          <w:color w:val="auto"/>
          <w:sz w:val="28"/>
          <w:szCs w:val="28"/>
          <w:lang w:val="en-US"/>
        </w:rPr>
        <w:t>Spring</w:t>
      </w:r>
      <w:bookmarkEnd w:id="411"/>
    </w:p>
    <w:p w14:paraId="3A656BBB" w14:textId="1204428C" w:rsidR="00FC6040" w:rsidRDefault="00FC6040" w:rsidP="00FC6040">
      <w:pPr>
        <w:rPr>
          <w:lang w:val="en-US"/>
        </w:rPr>
      </w:pPr>
      <w:r w:rsidRPr="00C517A5">
        <w:rPr>
          <w:lang w:val="en-US"/>
        </w:rPr>
        <w:t>Spring is one of t</w:t>
      </w:r>
      <w:r>
        <w:rPr>
          <w:lang w:val="en-US"/>
        </w:rPr>
        <w:t>he most popular application development frameworks. This lightweight and open source framework</w:t>
      </w:r>
      <w:r w:rsidRPr="00C517A5">
        <w:rPr>
          <w:lang w:val="en-US"/>
        </w:rPr>
        <w:t xml:space="preserve"> enables high performance, easily testabl</w:t>
      </w:r>
      <w:r>
        <w:rPr>
          <w:lang w:val="en-US"/>
        </w:rPr>
        <w:t>e and reusable code</w:t>
      </w:r>
      <w:r w:rsidR="00330AB8">
        <w:rPr>
          <w:lang w:val="en-US"/>
        </w:rPr>
        <w:t xml:space="preserve"> </w:t>
      </w:r>
      <w:sdt>
        <w:sdtPr>
          <w:rPr>
            <w:lang w:val="en-US"/>
          </w:rPr>
          <w:id w:val="-961259062"/>
          <w:citation/>
        </w:sdtPr>
        <w:sdtContent>
          <w:r w:rsidR="00330AB8">
            <w:rPr>
              <w:lang w:val="en-US"/>
            </w:rPr>
            <w:fldChar w:fldCharType="begin"/>
          </w:r>
          <w:r w:rsidR="00330AB8" w:rsidRPr="00330AB8">
            <w:rPr>
              <w:lang w:val="en-US"/>
            </w:rPr>
            <w:instrText xml:space="preserve"> CITATION Spr20 \l 2070 </w:instrText>
          </w:r>
          <w:r w:rsidR="00330AB8">
            <w:rPr>
              <w:lang w:val="en-US"/>
            </w:rPr>
            <w:fldChar w:fldCharType="separate"/>
          </w:r>
          <w:r w:rsidR="006F4DEE" w:rsidRPr="006F4DEE">
            <w:rPr>
              <w:lang w:val="en-US"/>
            </w:rPr>
            <w:t>[4]</w:t>
          </w:r>
          <w:r w:rsidR="00330AB8">
            <w:rPr>
              <w:lang w:val="en-US"/>
            </w:rPr>
            <w:fldChar w:fldCharType="end"/>
          </w:r>
        </w:sdtContent>
      </w:sdt>
      <w:r>
        <w:rPr>
          <w:lang w:val="en-US"/>
        </w:rPr>
        <w:t>.</w:t>
      </w:r>
    </w:p>
    <w:p w14:paraId="5FE2C909" w14:textId="16CA4411" w:rsidR="00FC6040" w:rsidRDefault="00FC6040" w:rsidP="00FC6040">
      <w:pPr>
        <w:rPr>
          <w:lang w:val="en-US"/>
        </w:rPr>
      </w:pPr>
      <w:r>
        <w:rPr>
          <w:lang w:val="en-US"/>
        </w:rPr>
        <w:t>Spring offers several core functionalities like inversion of control (specifically dependency injection), aspect-oriented programming, database access, transaction management, web service development through Spring MVC, amongst many others</w:t>
      </w:r>
      <w:r w:rsidR="00330AB8">
        <w:rPr>
          <w:lang w:val="en-US"/>
        </w:rPr>
        <w:t xml:space="preserve"> </w:t>
      </w:r>
      <w:sdt>
        <w:sdtPr>
          <w:rPr>
            <w:lang w:val="en-US"/>
          </w:rPr>
          <w:id w:val="376740961"/>
          <w:citation/>
        </w:sdtPr>
        <w:sdtContent>
          <w:r w:rsidR="00330AB8">
            <w:rPr>
              <w:lang w:val="en-US"/>
            </w:rPr>
            <w:fldChar w:fldCharType="begin"/>
          </w:r>
          <w:r w:rsidR="00330AB8" w:rsidRPr="00330AB8">
            <w:rPr>
              <w:lang w:val="en-US"/>
            </w:rPr>
            <w:instrText xml:space="preserve"> CITATION Spr20 \l 2070 </w:instrText>
          </w:r>
          <w:r w:rsidR="00330AB8">
            <w:rPr>
              <w:lang w:val="en-US"/>
            </w:rPr>
            <w:fldChar w:fldCharType="separate"/>
          </w:r>
          <w:r w:rsidR="006F4DEE" w:rsidRPr="006F4DEE">
            <w:rPr>
              <w:lang w:val="en-US"/>
            </w:rPr>
            <w:t>[4]</w:t>
          </w:r>
          <w:r w:rsidR="00330AB8">
            <w:rPr>
              <w:lang w:val="en-US"/>
            </w:rPr>
            <w:fldChar w:fldCharType="end"/>
          </w:r>
        </w:sdtContent>
      </w:sdt>
      <w:r w:rsidR="00330AB8">
        <w:rPr>
          <w:lang w:val="en-US"/>
        </w:rPr>
        <w:t xml:space="preserve"> </w:t>
      </w:r>
      <w:sdt>
        <w:sdtPr>
          <w:rPr>
            <w:lang w:val="en-US"/>
          </w:rPr>
          <w:id w:val="-173421020"/>
          <w:citation/>
        </w:sdtPr>
        <w:sdtContent>
          <w:r w:rsidR="00330AB8">
            <w:rPr>
              <w:lang w:val="en-US"/>
            </w:rPr>
            <w:fldChar w:fldCharType="begin"/>
          </w:r>
          <w:r w:rsidR="00330AB8" w:rsidRPr="00330AB8">
            <w:rPr>
              <w:lang w:val="en-US"/>
            </w:rPr>
            <w:instrText xml:space="preserve"> CITATION 2In20 \l 2070 </w:instrText>
          </w:r>
          <w:r w:rsidR="00330AB8">
            <w:rPr>
              <w:lang w:val="en-US"/>
            </w:rPr>
            <w:fldChar w:fldCharType="separate"/>
          </w:r>
          <w:r w:rsidR="006F4DEE" w:rsidRPr="006F4DEE">
            <w:rPr>
              <w:lang w:val="en-US"/>
            </w:rPr>
            <w:t>[5]</w:t>
          </w:r>
          <w:r w:rsidR="00330AB8">
            <w:rPr>
              <w:lang w:val="en-US"/>
            </w:rPr>
            <w:fldChar w:fldCharType="end"/>
          </w:r>
        </w:sdtContent>
      </w:sdt>
      <w:r>
        <w:rPr>
          <w:lang w:val="en-US"/>
        </w:rPr>
        <w:t>.</w:t>
      </w:r>
    </w:p>
    <w:p w14:paraId="1A4751E3" w14:textId="1A49027C" w:rsidR="00FC6040" w:rsidRDefault="00FC6040" w:rsidP="00FC6040">
      <w:pPr>
        <w:rPr>
          <w:lang w:val="en-US"/>
        </w:rPr>
      </w:pPr>
      <w:r>
        <w:rPr>
          <w:lang w:val="en-US"/>
        </w:rPr>
        <w:t xml:space="preserve">Besides the core functionalities, Spring has several projects which allow to extend these functionalities for specific needs. Two projects worthy of mention are Spring Boot and Spring Security which </w:t>
      </w:r>
      <w:r w:rsidR="00377445">
        <w:rPr>
          <w:lang w:val="en-US"/>
        </w:rPr>
        <w:t xml:space="preserve">are </w:t>
      </w:r>
      <w:r>
        <w:rPr>
          <w:lang w:val="en-US"/>
        </w:rPr>
        <w:t>used on this project.</w:t>
      </w:r>
    </w:p>
    <w:p w14:paraId="45B4A778" w14:textId="010C92C9" w:rsidR="00050398" w:rsidRDefault="00050398" w:rsidP="00050398">
      <w:pPr>
        <w:pStyle w:val="Heading2"/>
        <w:rPr>
          <w:noProof w:val="0"/>
          <w:color w:val="auto"/>
          <w:sz w:val="28"/>
          <w:szCs w:val="28"/>
          <w:lang w:val="en-GB"/>
        </w:rPr>
      </w:pPr>
    </w:p>
    <w:p w14:paraId="75595679" w14:textId="79E0E1E1" w:rsidR="00050398" w:rsidRPr="00AB6EF8" w:rsidRDefault="00050398" w:rsidP="00AB6EF8">
      <w:pPr>
        <w:pStyle w:val="Heading3"/>
        <w:rPr>
          <w:noProof w:val="0"/>
          <w:color w:val="auto"/>
          <w:sz w:val="28"/>
          <w:szCs w:val="28"/>
          <w:lang w:val="en-GB"/>
        </w:rPr>
      </w:pPr>
      <w:bookmarkStart w:id="412" w:name="_Toc533370019"/>
      <w:bookmarkStart w:id="413" w:name="_Toc27948159"/>
      <w:bookmarkStart w:id="414" w:name="_Toc39227622"/>
      <w:r w:rsidRPr="00AB6EF8">
        <w:rPr>
          <w:noProof w:val="0"/>
          <w:color w:val="auto"/>
          <w:sz w:val="28"/>
          <w:szCs w:val="28"/>
          <w:lang w:val="en-GB"/>
        </w:rPr>
        <w:t>4.</w:t>
      </w:r>
      <w:r w:rsidRPr="00A311AD">
        <w:rPr>
          <w:rStyle w:val="Heading3Char"/>
          <w:color w:val="auto"/>
          <w:sz w:val="28"/>
          <w:szCs w:val="28"/>
          <w:lang w:val="en-GB"/>
        </w:rPr>
        <w:t>2.1. Spring Boot</w:t>
      </w:r>
      <w:bookmarkEnd w:id="412"/>
      <w:bookmarkEnd w:id="413"/>
      <w:bookmarkEnd w:id="414"/>
    </w:p>
    <w:p w14:paraId="23AE9140" w14:textId="4B76C37F" w:rsidR="00FC6040" w:rsidRDefault="00FC6040" w:rsidP="00FC6040">
      <w:pPr>
        <w:rPr>
          <w:lang w:val="en-US"/>
        </w:rPr>
      </w:pPr>
      <w:r>
        <w:rPr>
          <w:lang w:val="en-US"/>
        </w:rPr>
        <w:t xml:space="preserve">Spring boot makes it easier </w:t>
      </w:r>
      <w:r w:rsidR="00377445">
        <w:rPr>
          <w:lang w:val="en-US"/>
        </w:rPr>
        <w:t xml:space="preserve">to </w:t>
      </w:r>
      <w:r>
        <w:rPr>
          <w:lang w:val="en-US"/>
        </w:rPr>
        <w:t>develop Spring applications. Includes embedded Tomcat, Jetty or Undertown as web application servers allowing the development of standalone applications, automatically configure Spring and 3rd party libraries when possible, offers a set of dependencies to help build the application (starter dependencies), requires no XML configurations and no code generation</w:t>
      </w:r>
      <w:r w:rsidR="00330AB8">
        <w:rPr>
          <w:lang w:val="en-US"/>
        </w:rPr>
        <w:t xml:space="preserve"> </w:t>
      </w:r>
      <w:sdt>
        <w:sdtPr>
          <w:rPr>
            <w:lang w:val="en-US"/>
          </w:rPr>
          <w:id w:val="-1934343491"/>
          <w:citation/>
        </w:sdtPr>
        <w:sdtContent>
          <w:r w:rsidR="00330AB8">
            <w:rPr>
              <w:lang w:val="en-US"/>
            </w:rPr>
            <w:fldChar w:fldCharType="begin"/>
          </w:r>
          <w:r w:rsidR="00330AB8" w:rsidRPr="00330AB8">
            <w:rPr>
              <w:lang w:val="en-US"/>
            </w:rPr>
            <w:instrText xml:space="preserve"> CITATION Spr201 \l 2070 </w:instrText>
          </w:r>
          <w:r w:rsidR="00330AB8">
            <w:rPr>
              <w:lang w:val="en-US"/>
            </w:rPr>
            <w:fldChar w:fldCharType="separate"/>
          </w:r>
          <w:r w:rsidR="006F4DEE" w:rsidRPr="006F4DEE">
            <w:rPr>
              <w:lang w:val="en-US"/>
            </w:rPr>
            <w:t>[6]</w:t>
          </w:r>
          <w:r w:rsidR="00330AB8">
            <w:rPr>
              <w:lang w:val="en-US"/>
            </w:rPr>
            <w:fldChar w:fldCharType="end"/>
          </w:r>
        </w:sdtContent>
      </w:sdt>
      <w:r>
        <w:rPr>
          <w:lang w:val="en-US"/>
        </w:rPr>
        <w:t>.</w:t>
      </w:r>
    </w:p>
    <w:p w14:paraId="7B06F9E5" w14:textId="7FA08976" w:rsidR="00FC6040" w:rsidRDefault="00FC6040" w:rsidP="00FC6040">
      <w:pPr>
        <w:rPr>
          <w:lang w:val="en-US"/>
        </w:rPr>
      </w:pPr>
      <w:r>
        <w:rPr>
          <w:lang w:val="en-US"/>
        </w:rPr>
        <w:t>Adding to this, Spring Boot is a widely used project which has a very active community.</w:t>
      </w:r>
    </w:p>
    <w:p w14:paraId="4CC66083" w14:textId="77777777" w:rsidR="004A2391" w:rsidRPr="00E662F2" w:rsidRDefault="004A2391" w:rsidP="00FC6040">
      <w:pPr>
        <w:rPr>
          <w:lang w:val="en-US"/>
        </w:rPr>
      </w:pPr>
    </w:p>
    <w:p w14:paraId="4D120B81" w14:textId="167A331D" w:rsidR="00050398" w:rsidRPr="00AB6EF8" w:rsidRDefault="00050398" w:rsidP="00AB6EF8">
      <w:pPr>
        <w:pStyle w:val="Heading3"/>
        <w:rPr>
          <w:color w:val="auto"/>
          <w:sz w:val="28"/>
          <w:szCs w:val="28"/>
          <w:lang w:val="en-GB"/>
        </w:rPr>
      </w:pPr>
      <w:bookmarkStart w:id="415" w:name="_Toc39227623"/>
      <w:r w:rsidRPr="00AB6EF8">
        <w:rPr>
          <w:color w:val="auto"/>
          <w:sz w:val="28"/>
          <w:szCs w:val="28"/>
          <w:lang w:val="en-GB"/>
        </w:rPr>
        <w:t>4.2.2. Spring Security</w:t>
      </w:r>
      <w:bookmarkEnd w:id="415"/>
    </w:p>
    <w:p w14:paraId="06F15ED2" w14:textId="75F958B7" w:rsidR="00FC6040" w:rsidRDefault="00FC6040" w:rsidP="00FC6040">
      <w:pPr>
        <w:rPr>
          <w:ins w:id="416" w:author="Rodrigo LeaL" w:date="2020-05-01T11:38:00Z"/>
          <w:lang w:val="en-US"/>
        </w:rPr>
      </w:pPr>
      <w:r>
        <w:rPr>
          <w:lang w:val="en-US"/>
        </w:rPr>
        <w:t>The Spring security is authentication and authorization framework. A big advantage of using Spring security is</w:t>
      </w:r>
      <w:r w:rsidR="00377445">
        <w:rPr>
          <w:lang w:val="en-US"/>
        </w:rPr>
        <w:t xml:space="preserve"> that </w:t>
      </w:r>
      <w:r>
        <w:rPr>
          <w:lang w:val="en-US"/>
        </w:rPr>
        <w:t xml:space="preserve"> it</w:t>
      </w:r>
      <w:r w:rsidR="00377445">
        <w:rPr>
          <w:lang w:val="en-US"/>
        </w:rPr>
        <w:t xml:space="preserve"> is</w:t>
      </w:r>
      <w:r>
        <w:rPr>
          <w:lang w:val="en-US"/>
        </w:rPr>
        <w:t xml:space="preserve"> highly customizable and extendable to support </w:t>
      </w:r>
      <w:r w:rsidR="001327C4">
        <w:rPr>
          <w:lang w:val="en-US"/>
        </w:rPr>
        <w:t xml:space="preserve">the </w:t>
      </w:r>
      <w:ins w:id="417" w:author="André Oliveira" w:date="2020-04-28T15:02:00Z">
        <w:r w:rsidR="00377445">
          <w:rPr>
            <w:lang w:val="en-US"/>
          </w:rPr>
          <w:t xml:space="preserve"> </w:t>
        </w:r>
      </w:ins>
      <w:r>
        <w:rPr>
          <w:lang w:val="en-US"/>
        </w:rPr>
        <w:t>necessary requirements</w:t>
      </w:r>
      <w:r w:rsidR="00330AB8">
        <w:rPr>
          <w:lang w:val="en-US"/>
        </w:rPr>
        <w:t xml:space="preserve"> </w:t>
      </w:r>
      <w:sdt>
        <w:sdtPr>
          <w:rPr>
            <w:lang w:val="en-US"/>
          </w:rPr>
          <w:id w:val="-1387171372"/>
          <w:citation/>
        </w:sdtPr>
        <w:sdtContent>
          <w:r w:rsidR="00330AB8">
            <w:rPr>
              <w:lang w:val="en-US"/>
            </w:rPr>
            <w:fldChar w:fldCharType="begin"/>
          </w:r>
          <w:r w:rsidR="00330AB8" w:rsidRPr="00330AB8">
            <w:rPr>
              <w:lang w:val="en-US"/>
            </w:rPr>
            <w:instrText xml:space="preserve"> CITATION Spr202 \l 2070 </w:instrText>
          </w:r>
          <w:r w:rsidR="00330AB8">
            <w:rPr>
              <w:lang w:val="en-US"/>
            </w:rPr>
            <w:fldChar w:fldCharType="separate"/>
          </w:r>
          <w:r w:rsidR="006F4DEE" w:rsidRPr="006F4DEE">
            <w:rPr>
              <w:lang w:val="en-US"/>
            </w:rPr>
            <w:t>[7]</w:t>
          </w:r>
          <w:r w:rsidR="00330AB8">
            <w:rPr>
              <w:lang w:val="en-US"/>
            </w:rPr>
            <w:fldChar w:fldCharType="end"/>
          </w:r>
        </w:sdtContent>
      </w:sdt>
      <w:r>
        <w:rPr>
          <w:lang w:val="en-US"/>
        </w:rPr>
        <w:t>.</w:t>
      </w:r>
    </w:p>
    <w:p w14:paraId="79CD6594" w14:textId="77777777" w:rsidR="007A4B78" w:rsidRDefault="007A4B78" w:rsidP="00FC6040">
      <w:pPr>
        <w:rPr>
          <w:lang w:val="en-US"/>
        </w:rPr>
      </w:pPr>
    </w:p>
    <w:p w14:paraId="5EA1B7E0" w14:textId="68969786" w:rsidR="007A4B78" w:rsidRPr="004A2391" w:rsidRDefault="007A4B78" w:rsidP="007A4B78">
      <w:pPr>
        <w:pStyle w:val="Heading2"/>
        <w:rPr>
          <w:noProof w:val="0"/>
          <w:color w:val="auto"/>
          <w:sz w:val="28"/>
          <w:szCs w:val="28"/>
          <w:lang w:val="en-US"/>
        </w:rPr>
      </w:pPr>
      <w:bookmarkStart w:id="418" w:name="_Toc39227624"/>
      <w:r>
        <w:rPr>
          <w:noProof w:val="0"/>
          <w:color w:val="auto"/>
          <w:sz w:val="28"/>
          <w:szCs w:val="28"/>
          <w:lang w:val="en-US"/>
        </w:rPr>
        <w:t>4</w:t>
      </w:r>
      <w:r w:rsidRPr="000B30B5">
        <w:rPr>
          <w:noProof w:val="0"/>
          <w:color w:val="auto"/>
          <w:sz w:val="28"/>
          <w:szCs w:val="28"/>
          <w:lang w:val="en-US"/>
        </w:rPr>
        <w:t>.</w:t>
      </w:r>
      <w:del w:id="419" w:author="Rodrigo LeaL" w:date="2020-05-01T11:38:00Z">
        <w:r w:rsidDel="007A4B78">
          <w:rPr>
            <w:noProof w:val="0"/>
            <w:color w:val="auto"/>
            <w:sz w:val="28"/>
            <w:szCs w:val="28"/>
            <w:lang w:val="en-US"/>
          </w:rPr>
          <w:delText>4</w:delText>
        </w:r>
      </w:del>
      <w:ins w:id="420" w:author="Rodrigo LeaL" w:date="2020-05-01T11:38:00Z">
        <w:r>
          <w:rPr>
            <w:noProof w:val="0"/>
            <w:color w:val="auto"/>
            <w:sz w:val="28"/>
            <w:szCs w:val="28"/>
            <w:lang w:val="en-US"/>
          </w:rPr>
          <w:t>3</w:t>
        </w:r>
      </w:ins>
      <w:r w:rsidRPr="000B30B5">
        <w:rPr>
          <w:noProof w:val="0"/>
          <w:color w:val="auto"/>
          <w:sz w:val="28"/>
          <w:szCs w:val="28"/>
          <w:lang w:val="en-US"/>
        </w:rPr>
        <w:t xml:space="preserve">. </w:t>
      </w:r>
      <w:r>
        <w:rPr>
          <w:noProof w:val="0"/>
          <w:color w:val="auto"/>
          <w:sz w:val="28"/>
          <w:szCs w:val="28"/>
          <w:lang w:val="en-US"/>
        </w:rPr>
        <w:t>Swagger</w:t>
      </w:r>
      <w:bookmarkEnd w:id="418"/>
    </w:p>
    <w:p w14:paraId="7D1803F5" w14:textId="77777777" w:rsidR="007A4B78" w:rsidRDefault="007A4B78" w:rsidP="007A4B78">
      <w:pPr>
        <w:rPr>
          <w:lang w:val="en-US"/>
        </w:rPr>
      </w:pPr>
      <w:r>
        <w:rPr>
          <w:lang w:val="en-US"/>
        </w:rPr>
        <w:t xml:space="preserve">Swagger enables developers to describe their API’s structure in such a way that it is possible to build both beautiful and interactive API documentation </w:t>
      </w:r>
      <w:sdt>
        <w:sdtPr>
          <w:rPr>
            <w:lang w:val="en-US"/>
          </w:rPr>
          <w:id w:val="63385426"/>
          <w:citation/>
        </w:sdtPr>
        <w:sdtContent>
          <w:r>
            <w:rPr>
              <w:lang w:val="en-US"/>
            </w:rPr>
            <w:fldChar w:fldCharType="begin"/>
          </w:r>
          <w:r w:rsidRPr="00C16541">
            <w:rPr>
              <w:lang w:val="en-US"/>
            </w:rPr>
            <w:instrText xml:space="preserve"> CITATION API20 \l 2070 </w:instrText>
          </w:r>
          <w:r>
            <w:rPr>
              <w:lang w:val="en-US"/>
            </w:rPr>
            <w:fldChar w:fldCharType="separate"/>
          </w:r>
          <w:r w:rsidRPr="006F4DEE">
            <w:rPr>
              <w:lang w:val="en-US"/>
            </w:rPr>
            <w:t>[11]</w:t>
          </w:r>
          <w:r>
            <w:rPr>
              <w:lang w:val="en-US"/>
            </w:rPr>
            <w:fldChar w:fldCharType="end"/>
          </w:r>
        </w:sdtContent>
      </w:sdt>
      <w:r>
        <w:rPr>
          <w:lang w:val="en-US"/>
        </w:rPr>
        <w:t>. Swagger UI enables automatic generation of a rich user interface with the API documentation, this UI is generated from documentation compliant with the Open API standard.</w:t>
      </w:r>
    </w:p>
    <w:p w14:paraId="6ACAD1E9" w14:textId="77777777" w:rsidR="007A4B78" w:rsidRPr="00E662F2" w:rsidRDefault="007A4B78" w:rsidP="00FC6040">
      <w:pPr>
        <w:rPr>
          <w:lang w:val="en-US"/>
        </w:rPr>
      </w:pPr>
    </w:p>
    <w:p w14:paraId="203D73F9" w14:textId="696382EF" w:rsidR="004A2391" w:rsidRPr="004A2391" w:rsidRDefault="004A2391" w:rsidP="004A2391">
      <w:pPr>
        <w:pStyle w:val="Heading2"/>
        <w:rPr>
          <w:noProof w:val="0"/>
          <w:color w:val="auto"/>
          <w:sz w:val="28"/>
          <w:szCs w:val="28"/>
          <w:lang w:val="en-US"/>
        </w:rPr>
      </w:pPr>
      <w:bookmarkStart w:id="421" w:name="_Toc39227625"/>
      <w:r>
        <w:rPr>
          <w:noProof w:val="0"/>
          <w:color w:val="auto"/>
          <w:sz w:val="28"/>
          <w:szCs w:val="28"/>
          <w:lang w:val="en-US"/>
        </w:rPr>
        <w:t>4</w:t>
      </w:r>
      <w:r w:rsidRPr="000B30B5">
        <w:rPr>
          <w:noProof w:val="0"/>
          <w:color w:val="auto"/>
          <w:sz w:val="28"/>
          <w:szCs w:val="28"/>
          <w:lang w:val="en-US"/>
        </w:rPr>
        <w:t>.</w:t>
      </w:r>
      <w:del w:id="422" w:author="Rodrigo LeaL" w:date="2020-05-01T11:38:00Z">
        <w:r w:rsidDel="007A4B78">
          <w:rPr>
            <w:noProof w:val="0"/>
            <w:color w:val="auto"/>
            <w:sz w:val="28"/>
            <w:szCs w:val="28"/>
            <w:lang w:val="en-US"/>
          </w:rPr>
          <w:delText>3</w:delText>
        </w:r>
      </w:del>
      <w:ins w:id="423" w:author="Rodrigo LeaL" w:date="2020-05-01T11:38:00Z">
        <w:r w:rsidR="007A4B78">
          <w:rPr>
            <w:noProof w:val="0"/>
            <w:color w:val="auto"/>
            <w:sz w:val="28"/>
            <w:szCs w:val="28"/>
            <w:lang w:val="en-US"/>
          </w:rPr>
          <w:t>4</w:t>
        </w:r>
      </w:ins>
      <w:r w:rsidRPr="000B30B5">
        <w:rPr>
          <w:noProof w:val="0"/>
          <w:color w:val="auto"/>
          <w:sz w:val="28"/>
          <w:szCs w:val="28"/>
          <w:lang w:val="en-US"/>
        </w:rPr>
        <w:t xml:space="preserve">. </w:t>
      </w:r>
      <w:r>
        <w:rPr>
          <w:noProof w:val="0"/>
          <w:color w:val="auto"/>
          <w:sz w:val="28"/>
          <w:szCs w:val="28"/>
          <w:lang w:val="en-US"/>
        </w:rPr>
        <w:t>Docker</w:t>
      </w:r>
      <w:bookmarkEnd w:id="421"/>
    </w:p>
    <w:p w14:paraId="516F3324" w14:textId="65E33DDC" w:rsidR="00FC6040" w:rsidRDefault="00FC6040" w:rsidP="00FC6040">
      <w:pPr>
        <w:rPr>
          <w:lang w:val="en-US"/>
        </w:rPr>
      </w:pPr>
      <w:r w:rsidRPr="00182D47">
        <w:rPr>
          <w:lang w:val="en-US"/>
        </w:rPr>
        <w:t>Docker is a tool designed to make it easier to create, deploy, and run applications by using containers</w:t>
      </w:r>
      <w:r w:rsidR="00330AB8">
        <w:rPr>
          <w:lang w:val="en-US"/>
        </w:rPr>
        <w:t xml:space="preserve"> </w:t>
      </w:r>
      <w:sdt>
        <w:sdtPr>
          <w:rPr>
            <w:lang w:val="en-US"/>
          </w:rPr>
          <w:id w:val="-73587289"/>
          <w:citation/>
        </w:sdtPr>
        <w:sdtContent>
          <w:r w:rsidR="00330AB8">
            <w:rPr>
              <w:lang w:val="en-US"/>
            </w:rPr>
            <w:fldChar w:fldCharType="begin"/>
          </w:r>
          <w:r w:rsidR="00330AB8" w:rsidRPr="00330AB8">
            <w:rPr>
              <w:lang w:val="en-US"/>
            </w:rPr>
            <w:instrText xml:space="preserve"> CITATION Emp20 \l 2070 </w:instrText>
          </w:r>
          <w:r w:rsidR="00330AB8">
            <w:rPr>
              <w:lang w:val="en-US"/>
            </w:rPr>
            <w:fldChar w:fldCharType="separate"/>
          </w:r>
          <w:r w:rsidR="006F4DEE" w:rsidRPr="006F4DEE">
            <w:rPr>
              <w:lang w:val="en-US"/>
            </w:rPr>
            <w:t>[8]</w:t>
          </w:r>
          <w:r w:rsidR="00330AB8">
            <w:rPr>
              <w:lang w:val="en-US"/>
            </w:rPr>
            <w:fldChar w:fldCharType="end"/>
          </w:r>
        </w:sdtContent>
      </w:sdt>
      <w:sdt>
        <w:sdtPr>
          <w:rPr>
            <w:lang w:val="en-US"/>
          </w:rPr>
          <w:id w:val="-1187594216"/>
          <w:citation/>
        </w:sdtPr>
        <w:sdtContent>
          <w:r w:rsidR="00330AB8">
            <w:rPr>
              <w:lang w:val="en-US"/>
            </w:rPr>
            <w:fldChar w:fldCharType="begin"/>
          </w:r>
          <w:r w:rsidR="00330AB8" w:rsidRPr="00330AB8">
            <w:rPr>
              <w:lang w:val="en-US"/>
            </w:rPr>
            <w:instrText xml:space="preserve"> CITATION Doc20 \l 2070 </w:instrText>
          </w:r>
          <w:r w:rsidR="00330AB8">
            <w:rPr>
              <w:lang w:val="en-US"/>
            </w:rPr>
            <w:fldChar w:fldCharType="separate"/>
          </w:r>
          <w:r w:rsidR="006F4DEE">
            <w:rPr>
              <w:lang w:val="en-US"/>
            </w:rPr>
            <w:t xml:space="preserve"> </w:t>
          </w:r>
          <w:r w:rsidR="006F4DEE" w:rsidRPr="006F4DEE">
            <w:rPr>
              <w:lang w:val="en-US"/>
            </w:rPr>
            <w:t>[9]</w:t>
          </w:r>
          <w:r w:rsidR="00330AB8">
            <w:rPr>
              <w:lang w:val="en-US"/>
            </w:rPr>
            <w:fldChar w:fldCharType="end"/>
          </w:r>
        </w:sdtContent>
      </w:sdt>
      <w:r w:rsidRPr="00182D47">
        <w:rPr>
          <w:lang w:val="en-US"/>
        </w:rPr>
        <w:t>.</w:t>
      </w:r>
    </w:p>
    <w:p w14:paraId="3209C8C4" w14:textId="2719E6FA" w:rsidR="00FC6040" w:rsidRDefault="00FC6040" w:rsidP="00FC6040">
      <w:pPr>
        <w:rPr>
          <w:lang w:val="en-US"/>
        </w:rPr>
      </w:pPr>
      <w:r w:rsidRPr="00182D47">
        <w:rPr>
          <w:lang w:val="en-US"/>
        </w:rPr>
        <w:t>Containers are a standardized unit of software that allows developers to isolate their app from its environment, solving the “it works on my machine”</w:t>
      </w:r>
      <w:ins w:id="424" w:author="André Oliveira" w:date="2020-04-28T15:02:00Z">
        <w:r w:rsidR="00377445">
          <w:rPr>
            <w:lang w:val="en-US"/>
          </w:rPr>
          <w:t>.</w:t>
        </w:r>
      </w:ins>
      <w:r w:rsidRPr="00182D47">
        <w:rPr>
          <w:lang w:val="en-US"/>
        </w:rPr>
        <w:t xml:space="preserve"> Includes everything needed to run an application: code, runtime, system tools, system libraries and settings.</w:t>
      </w:r>
      <w:r>
        <w:rPr>
          <w:lang w:val="en-US"/>
        </w:rPr>
        <w:t xml:space="preserve"> </w:t>
      </w:r>
      <w:r w:rsidRPr="00EE6752">
        <w:rPr>
          <w:lang w:val="en-US"/>
        </w:rPr>
        <w:t>Any docker client will be able to run the container in any machine</w:t>
      </w:r>
      <w:r>
        <w:rPr>
          <w:lang w:val="en-US"/>
        </w:rPr>
        <w:t xml:space="preserve">. </w:t>
      </w:r>
      <w:r w:rsidRPr="00EE6752">
        <w:rPr>
          <w:lang w:val="en-US"/>
        </w:rPr>
        <w:t>For developers, it means that they can focus on writing code without worrying about the system that it will ultimately be running on.</w:t>
      </w:r>
    </w:p>
    <w:p w14:paraId="3C67D521" w14:textId="77777777" w:rsidR="00FC6040" w:rsidRDefault="00FC6040" w:rsidP="00FC6040">
      <w:pPr>
        <w:rPr>
          <w:lang w:val="en-US"/>
        </w:rPr>
      </w:pPr>
      <w:r>
        <w:rPr>
          <w:lang w:val="en-US"/>
        </w:rPr>
        <w:t>Another advantage of the containers is that they are lightweight, r</w:t>
      </w:r>
      <w:r w:rsidRPr="00EE6752">
        <w:rPr>
          <w:lang w:val="en-US"/>
        </w:rPr>
        <w:t>equire fewer resources and have very quick start up times</w:t>
      </w:r>
      <w:r>
        <w:rPr>
          <w:lang w:val="en-US"/>
        </w:rPr>
        <w:t>, and secure, the container provides isolation from other containers.</w:t>
      </w:r>
    </w:p>
    <w:p w14:paraId="7668293A" w14:textId="77777777" w:rsidR="00FC6040" w:rsidRDefault="00FC6040" w:rsidP="00FC6040">
      <w:pPr>
        <w:rPr>
          <w:lang w:val="en-US"/>
        </w:rPr>
      </w:pPr>
      <w:r>
        <w:rPr>
          <w:lang w:val="en-US"/>
        </w:rPr>
        <w:t xml:space="preserve">Docker containers are built from Docker images, in order to run an application inside a container an image with the application needs to be built, build a container from that </w:t>
      </w:r>
      <w:r>
        <w:rPr>
          <w:lang w:val="en-US"/>
        </w:rPr>
        <w:lastRenderedPageBreak/>
        <w:t xml:space="preserve">image and only then can the image with the application be executed. </w:t>
      </w:r>
      <w:r w:rsidRPr="00CF1F55">
        <w:rPr>
          <w:lang w:val="en-US"/>
        </w:rPr>
        <w:t xml:space="preserve">A Docker image is an immutable file </w:t>
      </w:r>
      <w:r>
        <w:rPr>
          <w:lang w:val="en-US"/>
        </w:rPr>
        <w:t>which</w:t>
      </w:r>
      <w:r w:rsidRPr="00CF1F55">
        <w:rPr>
          <w:lang w:val="en-US"/>
        </w:rPr>
        <w:t xml:space="preserve"> contains the source code, libraries, dependencies, tools, and other files needed for an application to run.</w:t>
      </w:r>
    </w:p>
    <w:p w14:paraId="150298E6" w14:textId="5882FCDC" w:rsidR="00FC6040" w:rsidRDefault="00FC6040" w:rsidP="00FC6040">
      <w:pPr>
        <w:rPr>
          <w:lang w:val="en-US"/>
        </w:rPr>
      </w:pPr>
      <w:r>
        <w:rPr>
          <w:lang w:val="en-US"/>
        </w:rPr>
        <w:t>There are several images available for use in docker in image registries like Docker Hub</w:t>
      </w:r>
      <w:r w:rsidR="00C16541">
        <w:rPr>
          <w:lang w:val="en-US"/>
        </w:rPr>
        <w:t xml:space="preserve"> </w:t>
      </w:r>
      <w:sdt>
        <w:sdtPr>
          <w:rPr>
            <w:lang w:val="en-US"/>
          </w:rPr>
          <w:id w:val="1885602768"/>
          <w:citation/>
        </w:sdtPr>
        <w:sdtContent>
          <w:r w:rsidR="00C16541">
            <w:rPr>
              <w:lang w:val="en-US"/>
            </w:rPr>
            <w:fldChar w:fldCharType="begin"/>
          </w:r>
          <w:r w:rsidR="00C16541" w:rsidRPr="00C16541">
            <w:rPr>
              <w:lang w:val="en-US"/>
            </w:rPr>
            <w:instrText xml:space="preserve"> CITATION Doc201 \l 2070 </w:instrText>
          </w:r>
          <w:r w:rsidR="00C16541">
            <w:rPr>
              <w:lang w:val="en-US"/>
            </w:rPr>
            <w:fldChar w:fldCharType="separate"/>
          </w:r>
          <w:r w:rsidR="006F4DEE" w:rsidRPr="006F4DEE">
            <w:rPr>
              <w:lang w:val="en-US"/>
            </w:rPr>
            <w:t>[10]</w:t>
          </w:r>
          <w:r w:rsidR="00C16541">
            <w:rPr>
              <w:lang w:val="en-US"/>
            </w:rPr>
            <w:fldChar w:fldCharType="end"/>
          </w:r>
        </w:sdtContent>
      </w:sdt>
      <w:r>
        <w:rPr>
          <w:lang w:val="en-US"/>
        </w:rPr>
        <w:t>. For most cases custom docker images need to be built and these can be built recurring to Docker files.</w:t>
      </w:r>
    </w:p>
    <w:p w14:paraId="1FB068BA" w14:textId="7096DAAA" w:rsidR="00FC6040" w:rsidRDefault="00FC6040" w:rsidP="00FC6040">
      <w:pPr>
        <w:rPr>
          <w:lang w:val="en-US"/>
        </w:rPr>
      </w:pPr>
      <w:r w:rsidRPr="000D09FA">
        <w:rPr>
          <w:lang w:val="en-US"/>
        </w:rPr>
        <w:t xml:space="preserve">A Dockerfile is a text file </w:t>
      </w:r>
      <w:r>
        <w:rPr>
          <w:lang w:val="en-US"/>
        </w:rPr>
        <w:t>which</w:t>
      </w:r>
      <w:r w:rsidRPr="000D09FA">
        <w:rPr>
          <w:lang w:val="en-US"/>
        </w:rPr>
        <w:t xml:space="preserve"> includes the instructions to build a Docker image. A Dockerfile specifies the operating system</w:t>
      </w:r>
      <w:r>
        <w:rPr>
          <w:lang w:val="en-US"/>
        </w:rPr>
        <w:t>,</w:t>
      </w:r>
      <w:r w:rsidRPr="000D09FA">
        <w:rPr>
          <w:lang w:val="en-US"/>
        </w:rPr>
        <w:t xml:space="preserve"> the </w:t>
      </w:r>
      <w:r>
        <w:rPr>
          <w:lang w:val="en-US"/>
        </w:rPr>
        <w:t>runtimes</w:t>
      </w:r>
      <w:r w:rsidRPr="000D09FA">
        <w:rPr>
          <w:lang w:val="en-US"/>
        </w:rPr>
        <w:t>, environmental variables, file locations, network ports, other components it needs</w:t>
      </w:r>
      <w:r>
        <w:rPr>
          <w:lang w:val="en-US"/>
        </w:rPr>
        <w:t xml:space="preserve"> </w:t>
      </w:r>
      <w:r w:rsidRPr="000D09FA">
        <w:rPr>
          <w:lang w:val="en-US"/>
        </w:rPr>
        <w:t>and what the container will be doing once we run it.</w:t>
      </w:r>
      <w:r>
        <w:rPr>
          <w:lang w:val="en-US"/>
        </w:rPr>
        <w:t xml:space="preserve"> With a Dockerfile a Docker client can build an image, build a container from that image and execute it.</w:t>
      </w:r>
    </w:p>
    <w:p w14:paraId="0340B4DA" w14:textId="77777777" w:rsidR="004A2391" w:rsidRDefault="004A2391" w:rsidP="00FC6040">
      <w:pPr>
        <w:rPr>
          <w:lang w:val="en-US"/>
        </w:rPr>
      </w:pPr>
    </w:p>
    <w:p w14:paraId="7681BB99" w14:textId="6B7B169B" w:rsidR="00FC6040" w:rsidRDefault="00FC6040" w:rsidP="004A2391">
      <w:pPr>
        <w:pStyle w:val="Heading1"/>
        <w:numPr>
          <w:ilvl w:val="0"/>
          <w:numId w:val="0"/>
        </w:numPr>
        <w:rPr>
          <w:lang w:val="en-US"/>
        </w:rPr>
      </w:pPr>
      <w:r w:rsidRPr="004A2391">
        <w:rPr>
          <w:lang w:val="en-US"/>
        </w:rPr>
        <w:br w:type="page"/>
      </w:r>
    </w:p>
    <w:p w14:paraId="7DD2F8DA" w14:textId="77777777" w:rsidR="006969E7" w:rsidRPr="00E66F6D" w:rsidRDefault="006969E7">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11F01973" w14:textId="67F003E9" w:rsidR="00AD353A" w:rsidRPr="001727C3" w:rsidRDefault="004B3D0E" w:rsidP="008F0F86">
      <w:pPr>
        <w:pStyle w:val="Heading1"/>
      </w:pPr>
      <w:bookmarkStart w:id="425" w:name="_Toc39227626"/>
      <w:r>
        <w:lastRenderedPageBreak/>
        <w:t>Arquitecture</w:t>
      </w:r>
      <w:bookmarkEnd w:id="425"/>
    </w:p>
    <w:p w14:paraId="740567F0" w14:textId="54DAEEA0" w:rsidR="00567E9A" w:rsidRPr="00806D95" w:rsidRDefault="00567E9A" w:rsidP="00567E9A">
      <w:pPr>
        <w:rPr>
          <w:lang w:val="en-US"/>
        </w:rPr>
      </w:pPr>
      <w:r w:rsidRPr="00806D95">
        <w:rPr>
          <w:lang w:val="en-US"/>
        </w:rPr>
        <w:t xml:space="preserve">To develop the </w:t>
      </w:r>
      <w:r>
        <w:rPr>
          <w:lang w:val="en-US"/>
        </w:rPr>
        <w:t>IS</w:t>
      </w:r>
      <w:ins w:id="426" w:author="André Oliveira" w:date="2020-04-28T15:06:00Z">
        <w:r w:rsidR="001327C4">
          <w:rPr>
            <w:lang w:val="en-US"/>
          </w:rPr>
          <w:t xml:space="preserve"> </w:t>
        </w:r>
      </w:ins>
      <w:r>
        <w:rPr>
          <w:lang w:val="en-US"/>
        </w:rPr>
        <w:t>E</w:t>
      </w:r>
      <w:r w:rsidRPr="00806D95">
        <w:rPr>
          <w:lang w:val="en-US"/>
        </w:rPr>
        <w:t>-</w:t>
      </w:r>
      <w:r>
        <w:rPr>
          <w:lang w:val="en-US"/>
        </w:rPr>
        <w:t>L</w:t>
      </w:r>
      <w:r w:rsidRPr="00806D95">
        <w:rPr>
          <w:lang w:val="en-US"/>
        </w:rPr>
        <w:t xml:space="preserve">earning </w:t>
      </w:r>
      <w:r w:rsidR="001327C4">
        <w:rPr>
          <w:lang w:val="en-US"/>
        </w:rPr>
        <w:t>platform</w:t>
      </w:r>
      <w:r w:rsidR="001327C4" w:rsidRPr="00806D95">
        <w:rPr>
          <w:lang w:val="en-US"/>
        </w:rPr>
        <w:t xml:space="preserve"> </w:t>
      </w:r>
      <w:r w:rsidRPr="00806D95">
        <w:rPr>
          <w:lang w:val="en-US"/>
        </w:rPr>
        <w:t>three main modules were identified: UI, Services and Execution Environments.</w:t>
      </w:r>
    </w:p>
    <w:p w14:paraId="0E7163D1" w14:textId="77777777" w:rsidR="00567E9A" w:rsidRPr="00806D95" w:rsidRDefault="00567E9A" w:rsidP="00567E9A">
      <w:pPr>
        <w:rPr>
          <w:lang w:val="en-US"/>
        </w:rPr>
      </w:pPr>
      <w:r w:rsidRPr="00806D95">
        <w:rPr>
          <w:lang w:val="en-US"/>
        </w:rPr>
        <w:t>The UI module is the presentation layer, with which the final user will interact. This interface will be developed as a single page application.</w:t>
      </w:r>
    </w:p>
    <w:p w14:paraId="2F0F05B2" w14:textId="36703FF6" w:rsidR="00567E9A" w:rsidRPr="00806D95" w:rsidRDefault="00567E9A" w:rsidP="00567E9A">
      <w:pPr>
        <w:rPr>
          <w:lang w:val="en-US"/>
        </w:rPr>
      </w:pPr>
      <w:r w:rsidRPr="00806D95">
        <w:rPr>
          <w:lang w:val="en-US"/>
        </w:rPr>
        <w:t xml:space="preserve">The Services module will provide a REST API </w:t>
      </w:r>
      <w:customXmlInsRangeStart w:id="427" w:author="Rodrigo LeaL" w:date="2020-05-01T11:21:00Z"/>
      <w:sdt>
        <w:sdtPr>
          <w:rPr>
            <w:lang w:val="en-US"/>
          </w:rPr>
          <w:id w:val="-384798717"/>
          <w:citation/>
        </w:sdtPr>
        <w:sdtContent>
          <w:customXmlInsRangeEnd w:id="427"/>
          <w:r w:rsidR="00C16541">
            <w:rPr>
              <w:lang w:val="en-US"/>
            </w:rPr>
            <w:fldChar w:fldCharType="begin"/>
          </w:r>
          <w:r w:rsidR="00C16541" w:rsidRPr="00C16541">
            <w:rPr>
              <w:lang w:val="en-US"/>
            </w:rPr>
            <w:instrText xml:space="preserve"> CITATION Wha20 \l 2070 </w:instrText>
          </w:r>
          <w:r w:rsidR="00C16541">
            <w:rPr>
              <w:lang w:val="en-US"/>
            </w:rPr>
            <w:fldChar w:fldCharType="separate"/>
          </w:r>
          <w:r w:rsidR="006F4DEE" w:rsidRPr="006F4DEE">
            <w:rPr>
              <w:lang w:val="en-US"/>
            </w:rPr>
            <w:t>[12]</w:t>
          </w:r>
          <w:ins w:id="428" w:author="Rodrigo LeaL" w:date="2020-05-01T11:21:00Z">
            <w:r w:rsidR="00C16541">
              <w:rPr>
                <w:lang w:val="en-US"/>
              </w:rPr>
              <w:fldChar w:fldCharType="end"/>
            </w:r>
          </w:ins>
          <w:customXmlInsRangeStart w:id="429" w:author="Rodrigo LeaL" w:date="2020-05-01T11:21:00Z"/>
        </w:sdtContent>
      </w:sdt>
      <w:customXmlInsRangeEnd w:id="429"/>
      <w:r w:rsidR="00C16541">
        <w:rPr>
          <w:lang w:val="en-US"/>
        </w:rPr>
        <w:t xml:space="preserve"> </w:t>
      </w:r>
      <w:r w:rsidRPr="00806D95">
        <w:rPr>
          <w:lang w:val="en-US"/>
        </w:rPr>
        <w:t>which is the core of the platform.</w:t>
      </w:r>
      <w:r>
        <w:rPr>
          <w:lang w:val="en-US"/>
        </w:rPr>
        <w:t xml:space="preserve"> </w:t>
      </w:r>
      <w:r w:rsidRPr="00806D95">
        <w:rPr>
          <w:lang w:val="en-US"/>
        </w:rPr>
        <w:t>This REST API can be used standalone or with the UI module and will be used to support the UI module.</w:t>
      </w:r>
    </w:p>
    <w:p w14:paraId="6E5A3D0D" w14:textId="77777777" w:rsidR="00567E9A" w:rsidRDefault="00567E9A" w:rsidP="00567E9A">
      <w:pPr>
        <w:rPr>
          <w:lang w:val="en-US"/>
        </w:rPr>
      </w:pPr>
      <w:r w:rsidRPr="00806D95">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806D95" w:rsidRDefault="00567E9A" w:rsidP="00567E9A">
      <w:pPr>
        <w:rPr>
          <w:lang w:val="en-US"/>
        </w:rPr>
      </w:pPr>
      <w:r>
        <w:rPr>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Default="00567E9A" w:rsidP="00567E9A">
      <w:pPr>
        <w:keepNext/>
        <w:jc w:val="center"/>
      </w:pPr>
      <w: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19651F5D" w:rsidR="00567E9A" w:rsidRDefault="00567E9A" w:rsidP="00567E9A">
      <w:pPr>
        <w:pStyle w:val="Caption"/>
        <w:rPr>
          <w:lang w:val="en-US"/>
        </w:rPr>
      </w:pPr>
      <w:bookmarkStart w:id="430" w:name="_Toc39227643"/>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7</w:t>
      </w:r>
      <w:r>
        <w:fldChar w:fldCharType="end"/>
      </w:r>
      <w:r w:rsidRPr="008F0F86">
        <w:rPr>
          <w:lang w:val="en-US"/>
        </w:rPr>
        <w:t xml:space="preserve"> – </w:t>
      </w:r>
      <w:ins w:id="431" w:author="Rodrigo LeaL" w:date="2020-05-01T11:44:00Z">
        <w:r w:rsidR="002D4690">
          <w:rPr>
            <w:lang w:val="en-US"/>
          </w:rPr>
          <w:t xml:space="preserve">Architectural </w:t>
        </w:r>
      </w:ins>
      <w:del w:id="432" w:author="Rodrigo LeaL" w:date="2020-05-01T11:43:00Z">
        <w:r w:rsidRPr="008F0F86" w:rsidDel="002D4690">
          <w:rPr>
            <w:lang w:val="en-US"/>
          </w:rPr>
          <w:delText xml:space="preserve">Project </w:delText>
        </w:r>
      </w:del>
      <w:ins w:id="433" w:author="Rodrigo LeaL" w:date="2020-05-01T11:43:00Z">
        <w:r w:rsidR="002D4690">
          <w:rPr>
            <w:lang w:val="en-US"/>
          </w:rPr>
          <w:t>Layered</w:t>
        </w:r>
      </w:ins>
      <w:del w:id="434" w:author="Rodrigo LeaL" w:date="2020-05-01T11:44:00Z">
        <w:r w:rsidRPr="008F0F86" w:rsidDel="002D4690">
          <w:rPr>
            <w:lang w:val="en-US"/>
          </w:rPr>
          <w:delText>Mod</w:delText>
        </w:r>
      </w:del>
      <w:del w:id="435" w:author="Rodrigo LeaL" w:date="2020-05-01T11:43:00Z">
        <w:r w:rsidRPr="008F0F86" w:rsidDel="002D4690">
          <w:rPr>
            <w:lang w:val="en-US"/>
          </w:rPr>
          <w:delText>ules</w:delText>
        </w:r>
      </w:del>
      <w:r w:rsidRPr="008F0F86">
        <w:rPr>
          <w:lang w:val="en-US"/>
        </w:rPr>
        <w:t xml:space="preserve"> </w:t>
      </w:r>
      <w:del w:id="436" w:author="Rodrigo LeaL" w:date="2020-05-01T11:44:00Z">
        <w:r w:rsidRPr="008F0F86" w:rsidDel="002D4690">
          <w:rPr>
            <w:lang w:val="en-US"/>
          </w:rPr>
          <w:delText>interactions</w:delText>
        </w:r>
      </w:del>
      <w:ins w:id="437" w:author="Rodrigo LeaL" w:date="2020-05-01T11:44:00Z">
        <w:r w:rsidR="002D4690">
          <w:rPr>
            <w:lang w:val="en-US"/>
          </w:rPr>
          <w:t>Module view, with inter module interactions</w:t>
        </w:r>
      </w:ins>
      <w:bookmarkEnd w:id="430"/>
    </w:p>
    <w:p w14:paraId="11A61D8F" w14:textId="77777777" w:rsidR="004A2391" w:rsidRPr="004A2391" w:rsidRDefault="004A2391" w:rsidP="004A2391">
      <w:pPr>
        <w:rPr>
          <w:lang w:val="en-US"/>
        </w:rPr>
      </w:pPr>
    </w:p>
    <w:p w14:paraId="6FAD2C54" w14:textId="3AFD1A1D" w:rsidR="004A2391" w:rsidRPr="004A2391" w:rsidRDefault="004A2391" w:rsidP="004A2391">
      <w:pPr>
        <w:pStyle w:val="Heading2"/>
        <w:rPr>
          <w:noProof w:val="0"/>
          <w:color w:val="auto"/>
          <w:sz w:val="28"/>
          <w:szCs w:val="28"/>
          <w:lang w:val="en-US"/>
        </w:rPr>
      </w:pPr>
      <w:bookmarkStart w:id="438" w:name="_Toc39227627"/>
      <w:r>
        <w:rPr>
          <w:noProof w:val="0"/>
          <w:color w:val="auto"/>
          <w:sz w:val="28"/>
          <w:szCs w:val="28"/>
          <w:lang w:val="en-US"/>
        </w:rPr>
        <w:t>5</w:t>
      </w:r>
      <w:r w:rsidRPr="000B30B5">
        <w:rPr>
          <w:noProof w:val="0"/>
          <w:color w:val="auto"/>
          <w:sz w:val="28"/>
          <w:szCs w:val="28"/>
          <w:lang w:val="en-US"/>
        </w:rPr>
        <w:t>.</w:t>
      </w:r>
      <w:r>
        <w:rPr>
          <w:noProof w:val="0"/>
          <w:color w:val="auto"/>
          <w:sz w:val="28"/>
          <w:szCs w:val="28"/>
          <w:lang w:val="en-US"/>
        </w:rPr>
        <w:t>1</w:t>
      </w:r>
      <w:r w:rsidRPr="000B30B5">
        <w:rPr>
          <w:noProof w:val="0"/>
          <w:color w:val="auto"/>
          <w:sz w:val="28"/>
          <w:szCs w:val="28"/>
          <w:lang w:val="en-US"/>
        </w:rPr>
        <w:t xml:space="preserve">. </w:t>
      </w:r>
      <w:r>
        <w:rPr>
          <w:noProof w:val="0"/>
          <w:color w:val="auto"/>
          <w:sz w:val="28"/>
          <w:szCs w:val="28"/>
          <w:lang w:val="en-US"/>
        </w:rPr>
        <w:t>Front end</w:t>
      </w:r>
      <w:bookmarkEnd w:id="438"/>
    </w:p>
    <w:p w14:paraId="246816A7" w14:textId="71783B3A" w:rsidR="00567E9A" w:rsidRDefault="00567E9A" w:rsidP="00567E9A">
      <w:pPr>
        <w:rPr>
          <w:lang w:val="en-US"/>
        </w:rPr>
      </w:pPr>
      <w:r w:rsidRPr="005A13C6">
        <w:rPr>
          <w:lang w:val="en-US"/>
        </w:rPr>
        <w:t>The front end will b</w:t>
      </w:r>
      <w:r>
        <w:rPr>
          <w:lang w:val="en-US"/>
        </w:rPr>
        <w:t xml:space="preserve">e a </w:t>
      </w:r>
      <w:r w:rsidR="001327C4">
        <w:rPr>
          <w:lang w:val="en-US"/>
        </w:rPr>
        <w:t>S</w:t>
      </w:r>
      <w:r>
        <w:rPr>
          <w:lang w:val="en-US"/>
        </w:rPr>
        <w:t xml:space="preserve">ingle </w:t>
      </w:r>
      <w:r w:rsidR="001327C4">
        <w:rPr>
          <w:lang w:val="en-US"/>
        </w:rPr>
        <w:t>P</w:t>
      </w:r>
      <w:r>
        <w:rPr>
          <w:lang w:val="en-US"/>
        </w:rPr>
        <w:t xml:space="preserve">age </w:t>
      </w:r>
      <w:r w:rsidR="001327C4">
        <w:rPr>
          <w:lang w:val="en-US"/>
        </w:rPr>
        <w:t>A</w:t>
      </w:r>
      <w:r>
        <w:rPr>
          <w:lang w:val="en-US"/>
        </w:rPr>
        <w:t xml:space="preserve">pplication </w:t>
      </w:r>
      <w:r w:rsidR="001327C4">
        <w:rPr>
          <w:lang w:val="en-US"/>
        </w:rPr>
        <w:t xml:space="preserve">(SPA) </w:t>
      </w:r>
      <w:r>
        <w:rPr>
          <w:lang w:val="en-US"/>
        </w:rPr>
        <w:t>enabling a user to interact with the application through an UI. This module will be implemented with React</w:t>
      </w:r>
      <w:r w:rsidR="00B61933">
        <w:rPr>
          <w:lang w:val="en-US"/>
        </w:rPr>
        <w:t xml:space="preserve"> </w:t>
      </w:r>
      <w:r w:rsidR="001327C4">
        <w:rPr>
          <w:lang w:val="en-US"/>
        </w:rPr>
        <w:t xml:space="preserve">and </w:t>
      </w:r>
      <w:r>
        <w:rPr>
          <w:lang w:val="en-US"/>
        </w:rPr>
        <w:t>React Router</w:t>
      </w:r>
      <w:r w:rsidR="001327C4">
        <w:rPr>
          <w:lang w:val="en-US"/>
        </w:rPr>
        <w:t>.</w:t>
      </w:r>
    </w:p>
    <w:p w14:paraId="4839C1A9" w14:textId="38B0444F" w:rsidR="00567E9A" w:rsidRDefault="00567E9A" w:rsidP="00567E9A">
      <w:pPr>
        <w:rPr>
          <w:lang w:val="en-US"/>
        </w:rPr>
      </w:pPr>
      <w:r>
        <w:rPr>
          <w:lang w:val="en-US"/>
        </w:rPr>
        <w:t>For this use case</w:t>
      </w:r>
      <w:ins w:id="439" w:author="André Oliveira" w:date="2020-04-28T15:10:00Z">
        <w:r w:rsidR="001327C4">
          <w:rPr>
            <w:lang w:val="en-US"/>
          </w:rPr>
          <w:t>,</w:t>
        </w:r>
      </w:ins>
      <w:r>
        <w:rPr>
          <w:lang w:val="en-US"/>
        </w:rPr>
        <w:t xml:space="preserve"> the components were built using NodeJS. Adding to this some external libraries were used to support the UI development. </w:t>
      </w:r>
      <w:r w:rsidRPr="005712F7">
        <w:rPr>
          <w:lang w:val="en-US"/>
        </w:rPr>
        <w:t>Such library is Material UI, a popular React UI framework w</w:t>
      </w:r>
      <w:r>
        <w:rPr>
          <w:lang w:val="en-US"/>
        </w:rPr>
        <w:t>hich contains many implemented components enabling faster and easier development</w:t>
      </w:r>
      <w:r w:rsidR="001327C4">
        <w:rPr>
          <w:lang w:val="en-US"/>
        </w:rPr>
        <w:t xml:space="preserve"> or CodeMirror that enables text </w:t>
      </w:r>
      <w:r w:rsidR="001327C4" w:rsidRPr="001327C4">
        <w:rPr>
          <w:lang w:val="en-US"/>
        </w:rPr>
        <w:t>highlighting</w:t>
      </w:r>
      <w:r w:rsidR="001327C4">
        <w:rPr>
          <w:lang w:val="en-US"/>
        </w:rPr>
        <w:t xml:space="preserve"> among other features</w:t>
      </w:r>
      <w:r>
        <w:rPr>
          <w:lang w:val="en-US"/>
        </w:rPr>
        <w:t>.</w:t>
      </w:r>
    </w:p>
    <w:p w14:paraId="6AC744B0" w14:textId="77777777" w:rsidR="00567E9A" w:rsidRPr="00DB2F55" w:rsidRDefault="00567E9A" w:rsidP="00567E9A">
      <w:pPr>
        <w:rPr>
          <w:lang w:val="en-US"/>
        </w:rPr>
      </w:pPr>
      <w:r>
        <w:rPr>
          <w:lang w:val="en-US"/>
        </w:rPr>
        <w:t xml:space="preserve">To take advantage of React and follow good development practices, on this project there is the concern to implement components with a modular design. </w:t>
      </w:r>
      <w:r w:rsidRPr="00DB2F55">
        <w:rPr>
          <w:lang w:val="en-US"/>
        </w:rPr>
        <w:t xml:space="preserve">With this </w:t>
      </w:r>
      <w:r w:rsidRPr="00DB2F55">
        <w:rPr>
          <w:lang w:val="en-US"/>
        </w:rPr>
        <w:lastRenderedPageBreak/>
        <w:t>approach the components can be reused in d</w:t>
      </w:r>
      <w:r>
        <w:rPr>
          <w:lang w:val="en-US"/>
        </w:rPr>
        <w:t>ifferent pages making the application more modular and loosely coupled.</w:t>
      </w:r>
    </w:p>
    <w:p w14:paraId="79A2FB09" w14:textId="77777777" w:rsidR="00567E9A" w:rsidRPr="005A13C6" w:rsidRDefault="00567E9A" w:rsidP="00567E9A">
      <w:r w:rsidRPr="005A13C6">
        <w:t>(</w:t>
      </w:r>
      <w:r w:rsidRPr="005A13C6">
        <w:rPr>
          <w:color w:val="FF0000"/>
        </w:rPr>
        <w:t>mais la para a frente fazer um diagrama de navegação das páginas</w:t>
      </w:r>
      <w:r>
        <w:rPr>
          <w:color w:val="FF0000"/>
        </w:rPr>
        <w:t>?</w:t>
      </w:r>
      <w:r w:rsidRPr="005A13C6">
        <w:t>)</w:t>
      </w:r>
    </w:p>
    <w:p w14:paraId="7C858612" w14:textId="77777777" w:rsidR="00567E9A" w:rsidRPr="005A13C6" w:rsidRDefault="00567E9A" w:rsidP="00567E9A">
      <w:pPr>
        <w:pStyle w:val="Heading2"/>
      </w:pPr>
    </w:p>
    <w:p w14:paraId="7B73A36F" w14:textId="31457DA1" w:rsidR="004A2391" w:rsidRPr="006969E7" w:rsidRDefault="004A2391" w:rsidP="006969E7">
      <w:pPr>
        <w:pStyle w:val="Heading2"/>
        <w:rPr>
          <w:noProof w:val="0"/>
          <w:color w:val="auto"/>
          <w:sz w:val="28"/>
          <w:szCs w:val="28"/>
          <w:lang w:val="en-US"/>
        </w:rPr>
      </w:pPr>
      <w:bookmarkStart w:id="440" w:name="_Toc39227628"/>
      <w:r w:rsidRPr="006969E7">
        <w:rPr>
          <w:noProof w:val="0"/>
          <w:color w:val="auto"/>
          <w:sz w:val="28"/>
          <w:szCs w:val="28"/>
          <w:lang w:val="en-US"/>
        </w:rPr>
        <w:t>5.2. Services</w:t>
      </w:r>
      <w:bookmarkEnd w:id="440"/>
    </w:p>
    <w:p w14:paraId="16EAAC53" w14:textId="77777777" w:rsidR="00567E9A" w:rsidRDefault="00567E9A" w:rsidP="00567E9A">
      <w:pPr>
        <w:rPr>
          <w:lang w:val="en-US"/>
        </w:rPr>
      </w:pPr>
      <w:r>
        <w:rPr>
          <w:lang w:val="en-US"/>
        </w:rPr>
        <w:t>This module is an application which exposes a REST API, enabling its clients to interact with the domains identified during the requirement section.</w:t>
      </w:r>
    </w:p>
    <w:p w14:paraId="43E1B13C" w14:textId="2C8506E0" w:rsidR="00567E9A" w:rsidRDefault="00567E9A" w:rsidP="00567E9A">
      <w:pPr>
        <w:rPr>
          <w:lang w:val="en-US"/>
        </w:rPr>
      </w:pPr>
      <w:r>
        <w:rPr>
          <w:lang w:val="en-US"/>
        </w:rPr>
        <w:t>In the image below it</w:t>
      </w:r>
      <w:ins w:id="441" w:author="André Oliveira" w:date="2020-04-28T15:12:00Z">
        <w:r w:rsidR="001327C4">
          <w:rPr>
            <w:lang w:val="en-US"/>
          </w:rPr>
          <w:t xml:space="preserve"> </w:t>
        </w:r>
      </w:ins>
      <w:r w:rsidR="001327C4">
        <w:rPr>
          <w:lang w:val="en-US"/>
        </w:rPr>
        <w:t>is</w:t>
      </w:r>
      <w:r>
        <w:rPr>
          <w:lang w:val="en-US"/>
        </w:rPr>
        <w:t xml:space="preserve"> shown in more detail how the service modules are structured. There are 4 main sub modules: Challenges; Questionnaires; Users; Authentication.</w:t>
      </w:r>
    </w:p>
    <w:p w14:paraId="1C7A1925" w14:textId="77777777" w:rsidR="00567E9A" w:rsidRDefault="00567E9A" w:rsidP="00567E9A">
      <w:pPr>
        <w:keepNext/>
      </w:pPr>
      <w:r>
        <w:drawing>
          <wp:inline distT="0" distB="0" distL="0" distR="0" wp14:anchorId="1388285F" wp14:editId="69816E9F">
            <wp:extent cx="4610100"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690" t="6851" r="5485" b="10940"/>
                    <a:stretch/>
                  </pic:blipFill>
                  <pic:spPr bwMode="auto">
                    <a:xfrm>
                      <a:off x="0" y="0"/>
                      <a:ext cx="4684966" cy="243928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53F00B16" w:rsidR="00567E9A" w:rsidRPr="00567E9A" w:rsidRDefault="00567E9A" w:rsidP="00567E9A">
      <w:pPr>
        <w:pStyle w:val="Caption"/>
        <w:rPr>
          <w:lang w:val="en-US"/>
        </w:rPr>
      </w:pPr>
      <w:bookmarkStart w:id="442" w:name="_Toc39227644"/>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8</w:t>
      </w:r>
      <w:r>
        <w:fldChar w:fldCharType="end"/>
      </w:r>
      <w:r w:rsidRPr="00567E9A">
        <w:rPr>
          <w:lang w:val="en-US"/>
        </w:rPr>
        <w:t xml:space="preserve"> </w:t>
      </w:r>
      <w:r>
        <w:rPr>
          <w:lang w:val="en-US"/>
        </w:rPr>
        <w:t>–</w:t>
      </w:r>
      <w:r w:rsidRPr="00567E9A">
        <w:rPr>
          <w:lang w:val="en-US"/>
        </w:rPr>
        <w:t xml:space="preserve"> De</w:t>
      </w:r>
      <w:r>
        <w:rPr>
          <w:lang w:val="en-US"/>
        </w:rPr>
        <w:t>tailed view of Services Module including DB</w:t>
      </w:r>
      <w:bookmarkEnd w:id="442"/>
    </w:p>
    <w:p w14:paraId="2D96F397" w14:textId="77777777" w:rsidR="00567E9A" w:rsidRDefault="00567E9A" w:rsidP="00567E9A">
      <w:pPr>
        <w:rPr>
          <w:lang w:val="en-US"/>
        </w:rPr>
      </w:pPr>
      <w:r>
        <w:rPr>
          <w:lang w:val="en-US"/>
        </w:rPr>
        <w:t>The Challenges submodule is responsible for interaction and business logic with Challenges and Challenge Answers domains.</w:t>
      </w:r>
    </w:p>
    <w:p w14:paraId="130BC166" w14:textId="77777777" w:rsidR="00567E9A" w:rsidRDefault="00567E9A" w:rsidP="00567E9A">
      <w:pPr>
        <w:rPr>
          <w:lang w:val="en-US"/>
        </w:rPr>
      </w:pPr>
      <w:r>
        <w:rPr>
          <w:lang w:val="en-US"/>
        </w:rPr>
        <w:t>The Questionnaires submodule is responsible for interaction and business logic with Questionnaire and Questionnaire Answers domains.</w:t>
      </w:r>
    </w:p>
    <w:p w14:paraId="45071BDA" w14:textId="77777777" w:rsidR="00567E9A" w:rsidRDefault="00567E9A" w:rsidP="00567E9A">
      <w:pPr>
        <w:rPr>
          <w:lang w:val="en-US"/>
        </w:rPr>
      </w:pPr>
      <w:r>
        <w:rPr>
          <w:lang w:val="en-US"/>
        </w:rPr>
        <w:t>The Users submodule is responsible for interaction and business logic with Users domain.</w:t>
      </w:r>
    </w:p>
    <w:p w14:paraId="3CC46412" w14:textId="1E09558D" w:rsidR="00567E9A" w:rsidRDefault="00567E9A" w:rsidP="00567E9A">
      <w:pPr>
        <w:rPr>
          <w:lang w:val="en-US"/>
        </w:rPr>
      </w:pPr>
      <w:r>
        <w:rPr>
          <w:lang w:val="en-US"/>
        </w:rPr>
        <w:t>The Authentication module is responsible for allowing user</w:t>
      </w:r>
      <w:r w:rsidR="001327C4">
        <w:rPr>
          <w:lang w:val="en-US"/>
        </w:rPr>
        <w:t xml:space="preserve"> basic</w:t>
      </w:r>
      <w:r>
        <w:rPr>
          <w:lang w:val="en-US"/>
        </w:rPr>
        <w:t xml:space="preserve"> authentication and managing endpoint authentication for the whole application.</w:t>
      </w:r>
    </w:p>
    <w:p w14:paraId="553FD344" w14:textId="76B3E418" w:rsidR="00567E9A" w:rsidRPr="0094743A" w:rsidRDefault="00567E9A" w:rsidP="00567E9A">
      <w:pPr>
        <w:rPr>
          <w:lang w:val="en-US"/>
        </w:rPr>
      </w:pPr>
      <w:r>
        <w:rPr>
          <w:lang w:val="en-US"/>
        </w:rPr>
        <w:t>Another detailed shown on the picture above is the Database</w:t>
      </w:r>
      <w:r w:rsidR="007B5CB0">
        <w:rPr>
          <w:lang w:val="en-US"/>
        </w:rPr>
        <w:t>.</w:t>
      </w:r>
      <w:r>
        <w:rPr>
          <w:lang w:val="en-US"/>
        </w:rPr>
        <w:t xml:space="preserve"> </w:t>
      </w:r>
      <w:r w:rsidR="007B5CB0">
        <w:rPr>
          <w:lang w:val="en-US"/>
        </w:rPr>
        <w:t>T</w:t>
      </w:r>
      <w:r>
        <w:rPr>
          <w:lang w:val="en-US"/>
        </w:rPr>
        <w:t>h</w:t>
      </w:r>
      <w:r w:rsidR="007B5CB0">
        <w:rPr>
          <w:lang w:val="en-US"/>
        </w:rPr>
        <w:t xml:space="preserve">e services </w:t>
      </w:r>
      <w:r>
        <w:rPr>
          <w:lang w:val="en-US"/>
        </w:rPr>
        <w:t>module</w:t>
      </w:r>
      <w:r w:rsidR="007B5CB0">
        <w:rPr>
          <w:lang w:val="en-US"/>
        </w:rPr>
        <w:t xml:space="preserve"> is the only</w:t>
      </w:r>
      <w:r>
        <w:rPr>
          <w:lang w:val="en-US"/>
        </w:rPr>
        <w:t xml:space="preserve"> </w:t>
      </w:r>
      <w:r w:rsidR="007B5CB0">
        <w:rPr>
          <w:lang w:val="en-US"/>
        </w:rPr>
        <w:t xml:space="preserve">module </w:t>
      </w:r>
      <w:r>
        <w:rPr>
          <w:lang w:val="en-US"/>
        </w:rPr>
        <w:t>with access to the database and it is responsible for directly connecting this database which maintains the state application for the different domains.</w:t>
      </w:r>
    </w:p>
    <w:p w14:paraId="0C98B18C" w14:textId="77777777" w:rsidR="00567E9A" w:rsidRDefault="00567E9A" w:rsidP="00567E9A">
      <w:pPr>
        <w:rPr>
          <w:lang w:val="en-US"/>
        </w:rPr>
      </w:pPr>
    </w:p>
    <w:p w14:paraId="58DFF32B" w14:textId="0B2B523B" w:rsidR="00567E9A" w:rsidRDefault="00567E9A" w:rsidP="00567E9A">
      <w:pPr>
        <w:rPr>
          <w:lang w:val="en-US"/>
        </w:rPr>
      </w:pPr>
      <w:r>
        <w:rPr>
          <w:lang w:val="en-US"/>
        </w:rPr>
        <w:lastRenderedPageBreak/>
        <w:t>This module is developed as a Spring Boot application using the Kotlin language and the Gradle framework as a build and dependency management tool. The database is a Postgres relational database and the API is documented with the Open API 3.0 standard</w:t>
      </w:r>
      <w:r w:rsidR="00C16541">
        <w:rPr>
          <w:lang w:val="en-US"/>
        </w:rPr>
        <w:t xml:space="preserve"> </w:t>
      </w:r>
      <w:sdt>
        <w:sdtPr>
          <w:rPr>
            <w:lang w:val="en-US"/>
          </w:rPr>
          <w:id w:val="77028928"/>
          <w:citation/>
        </w:sdtPr>
        <w:sdtContent>
          <w:r w:rsidR="00C16541">
            <w:rPr>
              <w:lang w:val="en-US"/>
            </w:rPr>
            <w:fldChar w:fldCharType="begin"/>
          </w:r>
          <w:r w:rsidR="00C16541" w:rsidRPr="00C16541">
            <w:rPr>
              <w:lang w:val="en-US"/>
            </w:rPr>
            <w:instrText xml:space="preserve"> CITATION Ope20 \l 2070 </w:instrText>
          </w:r>
          <w:r w:rsidR="00C16541">
            <w:rPr>
              <w:lang w:val="en-US"/>
            </w:rPr>
            <w:fldChar w:fldCharType="separate"/>
          </w:r>
          <w:r w:rsidR="006F4DEE" w:rsidRPr="006F4DEE">
            <w:rPr>
              <w:lang w:val="en-US"/>
            </w:rPr>
            <w:t>[13]</w:t>
          </w:r>
          <w:r w:rsidR="00C16541">
            <w:rPr>
              <w:lang w:val="en-US"/>
            </w:rPr>
            <w:fldChar w:fldCharType="end"/>
          </w:r>
        </w:sdtContent>
      </w:sdt>
      <w:r>
        <w:rPr>
          <w:lang w:val="en-US"/>
        </w:rPr>
        <w:t xml:space="preserve"> hosted on Swagger UI </w:t>
      </w:r>
      <w:sdt>
        <w:sdtPr>
          <w:rPr>
            <w:lang w:val="en-US"/>
          </w:rPr>
          <w:id w:val="-1412611439"/>
          <w:citation/>
        </w:sdtPr>
        <w:sdtContent>
          <w:r w:rsidR="00C16541">
            <w:rPr>
              <w:lang w:val="en-US"/>
            </w:rPr>
            <w:fldChar w:fldCharType="begin"/>
          </w:r>
          <w:r w:rsidR="00C16541">
            <w:rPr>
              <w:lang w:val="en-US"/>
            </w:rPr>
            <w:instrText xml:space="preserve">CITATION Swa20 \l 2070 </w:instrText>
          </w:r>
          <w:r w:rsidR="00C16541">
            <w:rPr>
              <w:lang w:val="en-US"/>
            </w:rPr>
            <w:fldChar w:fldCharType="separate"/>
          </w:r>
          <w:r w:rsidR="006F4DEE" w:rsidRPr="006F4DEE">
            <w:rPr>
              <w:lang w:val="en-US"/>
            </w:rPr>
            <w:t>[14]</w:t>
          </w:r>
          <w:r w:rsidR="00C16541">
            <w:rPr>
              <w:lang w:val="en-US"/>
            </w:rPr>
            <w:fldChar w:fldCharType="end"/>
          </w:r>
        </w:sdtContent>
      </w:sdt>
      <w:r>
        <w:rPr>
          <w:lang w:val="en-US"/>
        </w:rPr>
        <w:t>.</w:t>
      </w:r>
    </w:p>
    <w:p w14:paraId="305FB652" w14:textId="77777777" w:rsidR="004A2391" w:rsidRDefault="004A2391" w:rsidP="004A2391">
      <w:pPr>
        <w:rPr>
          <w:noProof w:val="0"/>
          <w:sz w:val="28"/>
          <w:szCs w:val="28"/>
          <w:lang w:val="en-US"/>
        </w:rPr>
      </w:pPr>
    </w:p>
    <w:p w14:paraId="6C106D79" w14:textId="002AF27C" w:rsidR="004A2391" w:rsidRPr="006969E7" w:rsidRDefault="004A2391" w:rsidP="006969E7">
      <w:pPr>
        <w:pStyle w:val="Heading3"/>
        <w:rPr>
          <w:color w:val="auto"/>
          <w:sz w:val="32"/>
          <w:szCs w:val="32"/>
          <w:lang w:val="en-US"/>
        </w:rPr>
      </w:pPr>
      <w:bookmarkStart w:id="443" w:name="_Toc39227629"/>
      <w:r w:rsidRPr="006969E7">
        <w:rPr>
          <w:color w:val="auto"/>
          <w:sz w:val="28"/>
          <w:szCs w:val="28"/>
          <w:lang w:val="en-US"/>
        </w:rPr>
        <w:t>5.</w:t>
      </w:r>
      <w:r w:rsidR="006969E7">
        <w:rPr>
          <w:color w:val="auto"/>
          <w:sz w:val="28"/>
          <w:szCs w:val="28"/>
          <w:lang w:val="en-US"/>
        </w:rPr>
        <w:t>2</w:t>
      </w:r>
      <w:r w:rsidRPr="006969E7">
        <w:rPr>
          <w:color w:val="auto"/>
          <w:sz w:val="28"/>
          <w:szCs w:val="28"/>
          <w:lang w:val="en-US"/>
        </w:rPr>
        <w:t>.</w:t>
      </w:r>
      <w:r w:rsidR="006969E7" w:rsidRPr="006969E7">
        <w:rPr>
          <w:color w:val="auto"/>
          <w:sz w:val="28"/>
          <w:szCs w:val="28"/>
          <w:lang w:val="en-US"/>
        </w:rPr>
        <w:t>1</w:t>
      </w:r>
      <w:r w:rsidRPr="006969E7">
        <w:rPr>
          <w:color w:val="auto"/>
          <w:sz w:val="28"/>
          <w:szCs w:val="28"/>
          <w:lang w:val="en-US"/>
        </w:rPr>
        <w:t xml:space="preserve"> Data Model</w:t>
      </w:r>
      <w:bookmarkEnd w:id="443"/>
    </w:p>
    <w:p w14:paraId="396E4B51" w14:textId="63E9FF4C" w:rsidR="00567E9A" w:rsidRPr="002466BE" w:rsidRDefault="00567E9A" w:rsidP="00567E9A">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w:t>
      </w:r>
      <w:r w:rsidRPr="002466BE">
        <w:rPr>
          <w:lang w:val="en-US"/>
        </w:rPr>
        <w:t>Entity Relationship Diagram</w:t>
      </w:r>
      <w:r>
        <w:rPr>
          <w:lang w:val="en-US"/>
        </w:rPr>
        <w:t>, which can be seen on</w:t>
      </w:r>
      <w:del w:id="444" w:author="Rodrigo LeaL" w:date="2020-05-01T11:45:00Z">
        <w:r w:rsidDel="000E0C04">
          <w:rPr>
            <w:lang w:val="en-US"/>
          </w:rPr>
          <w:delText xml:space="preserve"> </w:delText>
        </w:r>
      </w:del>
      <w:ins w:id="445" w:author="Rodrigo LeaL" w:date="2020-05-01T11:45:00Z">
        <w:r w:rsidR="000E0C04">
          <w:rPr>
            <w:lang w:val="en-US"/>
          </w:rPr>
          <w:t xml:space="preserve"> </w:t>
        </w:r>
        <w:r w:rsidR="000E0C04">
          <w:rPr>
            <w:lang w:val="en-US"/>
          </w:rPr>
          <w:fldChar w:fldCharType="begin"/>
        </w:r>
        <w:r w:rsidR="000E0C04">
          <w:rPr>
            <w:lang w:val="en-US"/>
          </w:rPr>
          <w:instrText xml:space="preserve"> REF _Ref39225961 \h </w:instrText>
        </w:r>
        <w:r w:rsidR="000E0C04">
          <w:rPr>
            <w:lang w:val="en-US"/>
          </w:rPr>
        </w:r>
      </w:ins>
      <w:r w:rsidR="000E0C04">
        <w:rPr>
          <w:lang w:val="en-US"/>
        </w:rPr>
        <w:fldChar w:fldCharType="separate"/>
      </w:r>
      <w:ins w:id="446" w:author="Rodrigo LeaL" w:date="2020-05-01T11:45:00Z">
        <w:r w:rsidR="000E0C04" w:rsidRPr="008F0F86">
          <w:rPr>
            <w:lang w:val="en-US"/>
          </w:rPr>
          <w:t xml:space="preserve">Figure </w:t>
        </w:r>
        <w:r w:rsidR="000E0C04">
          <w:rPr>
            <w:lang w:val="en-US"/>
          </w:rPr>
          <w:t>9</w:t>
        </w:r>
        <w:r w:rsidR="000E0C04">
          <w:rPr>
            <w:lang w:val="en-US"/>
          </w:rPr>
          <w:fldChar w:fldCharType="end"/>
        </w:r>
      </w:ins>
      <w:del w:id="447" w:author="Rodrigo LeaL" w:date="2020-05-01T11:45:00Z">
        <w:r w:rsidDel="000E0C04">
          <w:rPr>
            <w:lang w:val="en-US"/>
          </w:rPr>
          <w:delText>the image below</w:delText>
        </w:r>
      </w:del>
      <w:r>
        <w:rPr>
          <w:lang w:val="en-US"/>
        </w:rPr>
        <w:t>.</w:t>
      </w:r>
    </w:p>
    <w:p w14:paraId="39B4949A" w14:textId="77777777" w:rsidR="00567E9A" w:rsidRDefault="00567E9A" w:rsidP="00567E9A">
      <w:pPr>
        <w:keepNext/>
      </w:pPr>
      <w:r>
        <w:drawing>
          <wp:inline distT="0" distB="0" distL="0" distR="0" wp14:anchorId="257DA6C0" wp14:editId="6072D72F">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p>
    <w:p w14:paraId="574C2E2D" w14:textId="6AFBE8B3" w:rsidR="00567E9A" w:rsidRPr="008F0F86" w:rsidRDefault="00567E9A" w:rsidP="00567E9A">
      <w:pPr>
        <w:pStyle w:val="Caption"/>
        <w:rPr>
          <w:lang w:val="en-US"/>
        </w:rPr>
      </w:pPr>
      <w:bookmarkStart w:id="448" w:name="_Ref39225961"/>
      <w:bookmarkStart w:id="449" w:name="_Toc39227645"/>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9</w:t>
      </w:r>
      <w:r>
        <w:fldChar w:fldCharType="end"/>
      </w:r>
      <w:bookmarkEnd w:id="448"/>
      <w:r w:rsidRPr="008F0F86">
        <w:rPr>
          <w:lang w:val="en-US"/>
        </w:rPr>
        <w:t xml:space="preserve"> – Data Model</w:t>
      </w:r>
      <w:bookmarkEnd w:id="449"/>
    </w:p>
    <w:p w14:paraId="209466B1" w14:textId="06B64D10" w:rsidR="00567E9A" w:rsidRPr="00F465CC" w:rsidRDefault="00567E9A" w:rsidP="00567E9A">
      <w:pPr>
        <w:rPr>
          <w:lang w:val="en-US"/>
        </w:rPr>
      </w:pPr>
      <w:r w:rsidRPr="00F465CC">
        <w:rPr>
          <w:lang w:val="en-US"/>
        </w:rPr>
        <w:t xml:space="preserve">To follow good practices of data model design this data model follows 3NF rules for normalization </w:t>
      </w:r>
      <w:sdt>
        <w:sdtPr>
          <w:rPr>
            <w:lang w:val="en-US"/>
          </w:rPr>
          <w:id w:val="-491251218"/>
          <w:citation/>
        </w:sdtPr>
        <w:sdtContent>
          <w:r w:rsidR="00C16541">
            <w:rPr>
              <w:lang w:val="en-US"/>
            </w:rPr>
            <w:fldChar w:fldCharType="begin"/>
          </w:r>
          <w:r w:rsidR="00C16541" w:rsidRPr="00C16541">
            <w:rPr>
              <w:lang w:val="en-US"/>
            </w:rPr>
            <w:instrText xml:space="preserve"> CITATION Dat20 \l 2070 </w:instrText>
          </w:r>
          <w:r w:rsidR="00C16541">
            <w:rPr>
              <w:lang w:val="en-US"/>
            </w:rPr>
            <w:fldChar w:fldCharType="separate"/>
          </w:r>
          <w:r w:rsidR="006F4DEE" w:rsidRPr="006F4DEE">
            <w:rPr>
              <w:lang w:val="en-US"/>
            </w:rPr>
            <w:t>[15]</w:t>
          </w:r>
          <w:r w:rsidR="00C16541">
            <w:rPr>
              <w:lang w:val="en-US"/>
            </w:rPr>
            <w:fldChar w:fldCharType="end"/>
          </w:r>
        </w:sdtContent>
      </w:sdt>
      <w:r w:rsidRPr="00F465CC">
        <w:rPr>
          <w:lang w:val="en-US"/>
        </w:rPr>
        <w:t>.</w:t>
      </w:r>
    </w:p>
    <w:p w14:paraId="78344ED1" w14:textId="64B7C378" w:rsidR="00567E9A" w:rsidRDefault="00567E9A" w:rsidP="00567E9A">
      <w:pPr>
        <w:rPr>
          <w:lang w:val="en-US"/>
        </w:rPr>
      </w:pPr>
      <w:r w:rsidRPr="00F30A61">
        <w:rPr>
          <w:lang w:val="en-US"/>
        </w:rPr>
        <w:t>An implementation d</w:t>
      </w:r>
      <w:r>
        <w:rPr>
          <w:lang w:val="en-US"/>
        </w:rPr>
        <w:t>etail worthy of note is the mandatory mutually exclusive relationships between Answer and it</w:t>
      </w:r>
      <w:ins w:id="450" w:author="André Oliveira" w:date="2020-04-28T15:15:00Z">
        <w:r w:rsidR="00BE6232">
          <w:rPr>
            <w:lang w:val="en-US"/>
          </w:rPr>
          <w:t>’</w:t>
        </w:r>
      </w:ins>
      <w:r>
        <w:rPr>
          <w:lang w:val="en-US"/>
        </w:rPr>
        <w:t>s children, Challenge Answer and Questionnaire Answer. This was done to normalize answer related data since both challenges and questionnaire answers share data but have specificity to their domain. This was enforced on a database level through the usage of triggers.</w:t>
      </w:r>
    </w:p>
    <w:p w14:paraId="09C0A2D0" w14:textId="77777777" w:rsidR="00567E9A" w:rsidRPr="00F30A61" w:rsidRDefault="00567E9A" w:rsidP="00567E9A">
      <w:pPr>
        <w:rPr>
          <w:lang w:val="en-US"/>
        </w:rPr>
      </w:pPr>
    </w:p>
    <w:p w14:paraId="64AEB5DC" w14:textId="7B6574D2" w:rsidR="004A2391" w:rsidRPr="006969E7" w:rsidRDefault="004A2391" w:rsidP="006969E7">
      <w:pPr>
        <w:pStyle w:val="Heading2"/>
        <w:rPr>
          <w:noProof w:val="0"/>
          <w:color w:val="auto"/>
          <w:sz w:val="28"/>
          <w:szCs w:val="28"/>
          <w:lang w:val="en-US"/>
        </w:rPr>
      </w:pPr>
      <w:bookmarkStart w:id="451" w:name="_Toc39227630"/>
      <w:r w:rsidRPr="006969E7">
        <w:rPr>
          <w:noProof w:val="0"/>
          <w:color w:val="auto"/>
          <w:sz w:val="28"/>
          <w:szCs w:val="28"/>
          <w:lang w:val="en-US"/>
        </w:rPr>
        <w:lastRenderedPageBreak/>
        <w:t>5.</w:t>
      </w:r>
      <w:r w:rsidR="006969E7">
        <w:rPr>
          <w:noProof w:val="0"/>
          <w:color w:val="auto"/>
          <w:sz w:val="28"/>
          <w:szCs w:val="28"/>
          <w:lang w:val="en-US"/>
        </w:rPr>
        <w:t>3</w:t>
      </w:r>
      <w:r w:rsidRPr="006969E7">
        <w:rPr>
          <w:noProof w:val="0"/>
          <w:color w:val="auto"/>
          <w:sz w:val="28"/>
          <w:szCs w:val="28"/>
          <w:lang w:val="en-US"/>
        </w:rPr>
        <w:t>. Execution Environments</w:t>
      </w:r>
      <w:bookmarkEnd w:id="451"/>
    </w:p>
    <w:p w14:paraId="3A508D8C" w14:textId="77777777" w:rsidR="00567E9A" w:rsidRDefault="00567E9A" w:rsidP="00567E9A">
      <w:pPr>
        <w:rPr>
          <w:lang w:val="en-US"/>
        </w:rPr>
      </w:pPr>
      <w:r>
        <w:rPr>
          <w:lang w:val="en-US"/>
        </w:rPr>
        <w:t>This module contains multiple applications, one for each type of runtime environment. The goal of this module is to make it possible to execute external code send by this module’s clients while supporting multiple runtime environments.</w:t>
      </w:r>
    </w:p>
    <w:p w14:paraId="3F530DD9" w14:textId="6F364A9B" w:rsidR="00567E9A" w:rsidRDefault="00567E9A" w:rsidP="00567E9A">
      <w:pPr>
        <w:rPr>
          <w:lang w:val="en-US"/>
        </w:rPr>
      </w:pPr>
      <w:r>
        <w:rPr>
          <w:lang w:val="en-US"/>
        </w:rPr>
        <w:t xml:space="preserve">As can be seen below, this was achieved by having multiple applications running in separate containers, each container supporting a single runtime. Each application is listening to HTTP requests to execute the code, and when it receives a request </w:t>
      </w:r>
      <w:r w:rsidR="00BE6232">
        <w:rPr>
          <w:lang w:val="en-US"/>
        </w:rPr>
        <w:t>it</w:t>
      </w:r>
      <w:r>
        <w:rPr>
          <w:lang w:val="en-US"/>
        </w:rPr>
        <w:t xml:space="preserve"> compiles the code (if necessary), executes the code and returns the result of the execution.</w:t>
      </w:r>
    </w:p>
    <w:p w14:paraId="70471D70" w14:textId="77777777" w:rsidR="00567E9A" w:rsidRDefault="00567E9A" w:rsidP="00567E9A">
      <w:pPr>
        <w:rPr>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A5BAD19" w14:textId="77777777" w:rsidR="00567E9A" w:rsidRDefault="00567E9A" w:rsidP="00567E9A">
      <w:pPr>
        <w:keepNext/>
      </w:pPr>
      <w:r>
        <w:drawing>
          <wp:inline distT="0" distB="0" distL="0" distR="0" wp14:anchorId="30B61232" wp14:editId="53E4E620">
            <wp:extent cx="5400040" cy="2733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b="10012"/>
                    <a:stretch/>
                  </pic:blipFill>
                  <pic:spPr bwMode="auto">
                    <a:xfrm>
                      <a:off x="0" y="0"/>
                      <a:ext cx="540004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A33D900" w:rsidR="00567E9A" w:rsidRDefault="00567E9A" w:rsidP="00567E9A">
      <w:pPr>
        <w:pStyle w:val="Caption"/>
        <w:rPr>
          <w:lang w:val="en-US"/>
        </w:rPr>
      </w:pPr>
      <w:bookmarkStart w:id="452" w:name="_Toc39227646"/>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10</w:t>
      </w:r>
      <w:r>
        <w:fldChar w:fldCharType="end"/>
      </w:r>
      <w:r w:rsidRPr="00567E9A">
        <w:rPr>
          <w:lang w:val="en-US"/>
        </w:rPr>
        <w:t xml:space="preserve"> </w:t>
      </w:r>
      <w:r>
        <w:rPr>
          <w:lang w:val="en-US"/>
        </w:rPr>
        <w:t>–</w:t>
      </w:r>
      <w:r w:rsidRPr="00567E9A">
        <w:rPr>
          <w:lang w:val="en-US"/>
        </w:rPr>
        <w:t xml:space="preserve"> De</w:t>
      </w:r>
      <w:r>
        <w:rPr>
          <w:lang w:val="en-US"/>
        </w:rPr>
        <w:t>tailed view of ExecutionEnvironments Module</w:t>
      </w:r>
      <w:bookmarkEnd w:id="452"/>
    </w:p>
    <w:p w14:paraId="2AA1F894" w14:textId="77777777" w:rsidR="00567E9A" w:rsidRDefault="00567E9A" w:rsidP="00567E9A">
      <w:pPr>
        <w:rPr>
          <w:lang w:val="en-US"/>
        </w:rPr>
      </w:pPr>
      <w:r w:rsidRPr="00806D95">
        <w:rPr>
          <w:lang w:val="en-US"/>
        </w:rPr>
        <w:t xml:space="preserve">Docker will be used to build and run containers for each </w:t>
      </w:r>
      <w:r>
        <w:rPr>
          <w:lang w:val="en-US"/>
        </w:rPr>
        <w:t>execution environment application and 5 runtime environments will be supported: Java, Kotlin, JavaScript, C#, Python</w:t>
      </w:r>
      <w:r w:rsidRPr="00806D95">
        <w:rPr>
          <w:lang w:val="en-US"/>
        </w:rPr>
        <w:t xml:space="preserve">. </w:t>
      </w:r>
    </w:p>
    <w:p w14:paraId="22CA1185" w14:textId="69663435" w:rsidR="00567E9A" w:rsidRDefault="00567E9A" w:rsidP="00567E9A">
      <w:pPr>
        <w:rPr>
          <w:ins w:id="453" w:author="Rodrigo LeaL" w:date="2020-05-01T11:51:00Z"/>
          <w:lang w:val="en-US"/>
        </w:rPr>
      </w:pPr>
      <w:r>
        <w:rPr>
          <w:lang w:val="en-US"/>
        </w:rPr>
        <w:t xml:space="preserve">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w:t>
      </w:r>
      <w:r>
        <w:rPr>
          <w:lang w:val="en-US"/>
        </w:rPr>
        <w:lastRenderedPageBreak/>
        <w:t>each application will use specific technologies</w:t>
      </w:r>
      <w:r w:rsidR="00BE6232">
        <w:rPr>
          <w:lang w:val="en-US"/>
        </w:rPr>
        <w:t>.</w:t>
      </w:r>
      <w:r>
        <w:rPr>
          <w:lang w:val="en-US"/>
        </w:rPr>
        <w:t xml:space="preserve"> </w:t>
      </w:r>
      <w:r w:rsidR="00BE6232">
        <w:rPr>
          <w:lang w:val="en-US"/>
        </w:rPr>
        <w:t>T</w:t>
      </w:r>
      <w:r>
        <w:rPr>
          <w:lang w:val="en-US"/>
        </w:rPr>
        <w:t xml:space="preserve">he technology in common between every application is </w:t>
      </w:r>
      <w:r w:rsidRPr="00806D95">
        <w:rPr>
          <w:lang w:val="en-US"/>
        </w:rPr>
        <w:t>Swagger</w:t>
      </w:r>
      <w:r>
        <w:rPr>
          <w:lang w:val="en-US"/>
        </w:rPr>
        <w:t>, which</w:t>
      </w:r>
      <w:r w:rsidRPr="00806D95">
        <w:rPr>
          <w:lang w:val="en-US"/>
        </w:rPr>
        <w:t xml:space="preserve"> will be used to document the REST API</w:t>
      </w:r>
      <w:r>
        <w:rPr>
          <w:lang w:val="en-US"/>
        </w:rPr>
        <w:t xml:space="preserve"> shared amongst every application. </w:t>
      </w:r>
    </w:p>
    <w:p w14:paraId="10EDC7AC" w14:textId="738660DB" w:rsidR="00900BBC" w:rsidRDefault="00900BBC" w:rsidP="00567E9A">
      <w:pPr>
        <w:rPr>
          <w:lang w:val="en-US"/>
        </w:rPr>
      </w:pPr>
      <w:ins w:id="454" w:author="Rodrigo LeaL" w:date="2020-05-01T11:51:00Z">
        <w:r>
          <w:rPr>
            <w:lang w:val="en-US"/>
          </w:rPr>
          <w:t xml:space="preserve">Of the supported languages 2 of </w:t>
        </w:r>
      </w:ins>
      <w:ins w:id="455" w:author="Rodrigo LeaL" w:date="2020-05-01T11:52:00Z">
        <w:r>
          <w:rPr>
            <w:lang w:val="en-US"/>
          </w:rPr>
          <w:t>them already have the execution environments developed</w:t>
        </w:r>
      </w:ins>
      <w:ins w:id="456" w:author="Rodrigo LeaL" w:date="2020-05-01T11:53:00Z">
        <w:r>
          <w:rPr>
            <w:lang w:val="en-US"/>
          </w:rPr>
          <w:t xml:space="preserve"> and are described in more detail below</w:t>
        </w:r>
      </w:ins>
      <w:ins w:id="457" w:author="Rodrigo LeaL" w:date="2020-05-01T11:52:00Z">
        <w:r>
          <w:rPr>
            <w:lang w:val="en-US"/>
          </w:rPr>
          <w:t>: Java and Kotlin</w:t>
        </w:r>
      </w:ins>
      <w:ins w:id="458" w:author="Rodrigo LeaL" w:date="2020-05-01T11:53:00Z">
        <w:r>
          <w:rPr>
            <w:lang w:val="en-US"/>
          </w:rPr>
          <w:t>.</w:t>
        </w:r>
      </w:ins>
    </w:p>
    <w:p w14:paraId="3D0EE74B" w14:textId="3ACDACB3" w:rsidR="00567E9A" w:rsidRPr="00806D95" w:rsidRDefault="00900BBC" w:rsidP="00567E9A">
      <w:pPr>
        <w:rPr>
          <w:lang w:val="en-US"/>
        </w:rPr>
      </w:pPr>
      <w:ins w:id="459" w:author="Rodrigo LeaL" w:date="2020-05-01T11:53:00Z">
        <w:r>
          <w:rPr>
            <w:lang w:val="en-US"/>
          </w:rPr>
          <w:t>The remaing 3, Javascript, C# and Python are not yet</w:t>
        </w:r>
      </w:ins>
      <w:ins w:id="460" w:author="Rodrigo LeaL" w:date="2020-05-01T11:54:00Z">
        <w:r>
          <w:rPr>
            <w:lang w:val="en-US"/>
          </w:rPr>
          <w:t xml:space="preserve"> developed but are planned to be supported by the end of this project.</w:t>
        </w:r>
      </w:ins>
    </w:p>
    <w:p w14:paraId="1309BC1E" w14:textId="67691A44" w:rsidR="003966B2" w:rsidRPr="00AB6EF8" w:rsidRDefault="003966B2" w:rsidP="00AB6EF8">
      <w:pPr>
        <w:pStyle w:val="Heading3"/>
        <w:rPr>
          <w:color w:val="auto"/>
          <w:sz w:val="28"/>
          <w:szCs w:val="28"/>
          <w:lang w:val="en-GB"/>
        </w:rPr>
      </w:pPr>
      <w:bookmarkStart w:id="461" w:name="_Toc39227631"/>
      <w:r w:rsidRPr="00AB6EF8">
        <w:rPr>
          <w:color w:val="auto"/>
          <w:sz w:val="28"/>
          <w:szCs w:val="28"/>
          <w:lang w:val="en-GB"/>
        </w:rPr>
        <w:t>5.</w:t>
      </w:r>
      <w:r w:rsidR="006969E7">
        <w:rPr>
          <w:color w:val="auto"/>
          <w:sz w:val="28"/>
          <w:szCs w:val="28"/>
          <w:lang w:val="en-GB"/>
        </w:rPr>
        <w:t>3</w:t>
      </w:r>
      <w:r w:rsidRPr="00AB6EF8">
        <w:rPr>
          <w:color w:val="auto"/>
          <w:sz w:val="28"/>
          <w:szCs w:val="28"/>
          <w:lang w:val="en-GB"/>
        </w:rPr>
        <w:t>.1. Java &amp; Kotlin</w:t>
      </w:r>
      <w:bookmarkEnd w:id="461"/>
    </w:p>
    <w:p w14:paraId="51870B82" w14:textId="6FFDAEDA" w:rsidR="00567E9A" w:rsidRDefault="00567E9A" w:rsidP="00567E9A">
      <w:pPr>
        <w:rPr>
          <w:lang w:val="en-US"/>
        </w:rPr>
      </w:pPr>
      <w:r>
        <w:rPr>
          <w:lang w:val="en-US"/>
        </w:rPr>
        <w:t>Because both Java and Kotlin can be compiled to be executed on the JVM</w:t>
      </w:r>
      <w:ins w:id="462" w:author="André Oliveira" w:date="2020-04-28T15:18:00Z">
        <w:r w:rsidR="00BE6232">
          <w:rPr>
            <w:lang w:val="en-US"/>
          </w:rPr>
          <w:t>,</w:t>
        </w:r>
      </w:ins>
      <w:r>
        <w:rPr>
          <w:lang w:val="en-US"/>
        </w:rPr>
        <w:t xml:space="preserve"> the same application was used for both execution environment, with minor changes for each.</w:t>
      </w:r>
    </w:p>
    <w:p w14:paraId="44D14FDF" w14:textId="77777777" w:rsidR="00567E9A" w:rsidRDefault="00567E9A" w:rsidP="00567E9A">
      <w:pPr>
        <w:rPr>
          <w:lang w:val="en-US"/>
        </w:rPr>
      </w:pPr>
      <w:r w:rsidRPr="00597B72">
        <w:rPr>
          <w:lang w:val="en-US"/>
        </w:rPr>
        <w:t xml:space="preserve">For these execution environments </w:t>
      </w:r>
      <w:r>
        <w:rPr>
          <w:lang w:val="en-US"/>
        </w:rPr>
        <w:t>the application executed inside a Docker container is a Spring Boot application developed in Java using Maven as a build and dependency management tool.</w:t>
      </w:r>
    </w:p>
    <w:p w14:paraId="2CF1E917" w14:textId="77777777" w:rsidR="00567E9A" w:rsidRDefault="00567E9A" w:rsidP="00567E9A">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63F25AE9" w:rsidR="00567E9A" w:rsidRDefault="00567E9A" w:rsidP="00567E9A">
      <w:pPr>
        <w:rPr>
          <w:lang w:val="en-US"/>
        </w:rPr>
      </w:pPr>
      <w:r>
        <w:rPr>
          <w:lang w:val="en-US"/>
        </w:rPr>
        <w:t xml:space="preserve">One of the main differences between the Java and Kotlin execution Environments is the environment on which the applications </w:t>
      </w:r>
      <w:r w:rsidR="00894276">
        <w:rPr>
          <w:lang w:val="en-US"/>
        </w:rPr>
        <w:t>are</w:t>
      </w:r>
      <w:r>
        <w:rPr>
          <w:lang w:val="en-US"/>
        </w:rPr>
        <w:t xml:space="preserve"> execut</w:t>
      </w:r>
      <w:r w:rsidR="00894276">
        <w:rPr>
          <w:lang w:val="en-US"/>
        </w:rPr>
        <w:t>ed</w:t>
      </w:r>
      <w:r>
        <w:rPr>
          <w:lang w:val="en-US"/>
        </w:rPr>
        <w:t xml:space="preserve">, </w:t>
      </w:r>
      <w:r w:rsidR="00894276">
        <w:rPr>
          <w:lang w:val="en-US"/>
        </w:rPr>
        <w:t>i.e. the docker container have different dependencies</w:t>
      </w:r>
      <w:r>
        <w:rPr>
          <w:lang w:val="en-US"/>
        </w:rPr>
        <w:t>.</w:t>
      </w:r>
    </w:p>
    <w:p w14:paraId="15429C95" w14:textId="77777777" w:rsidR="00567E9A" w:rsidRDefault="00567E9A" w:rsidP="00567E9A">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377DAAEA" w14:textId="77777777" w:rsidR="00567E9A" w:rsidRPr="00597B72" w:rsidRDefault="00567E9A" w:rsidP="00567E9A">
      <w:pPr>
        <w:rPr>
          <w:lang w:val="en-US"/>
        </w:rPr>
      </w:pPr>
      <w:r>
        <w:rPr>
          <w:lang w:val="en-US"/>
        </w:rPr>
        <w:t xml:space="preserve">For the Kotlin execution environment is not as simple, besides needing the JDK to run the Java application and executing Kotlin code compiled to the JVM it also needs the Kotlin compiler. This container was also built </w:t>
      </w:r>
      <w:r w:rsidRPr="001F6AB9">
        <w:rPr>
          <w:lang w:val="en-US"/>
        </w:rPr>
        <w:t>on top of the OpenJDK 13 docker image</w:t>
      </w:r>
      <w:r>
        <w:rPr>
          <w:lang w:val="en-US"/>
        </w:rPr>
        <w:t xml:space="preserve"> but the docker file also contained instructions to download and install the Kotlin JVM compiler.</w:t>
      </w:r>
    </w:p>
    <w:p w14:paraId="73E91A1B" w14:textId="205EE860" w:rsidR="00AD353A" w:rsidRPr="00A311AD" w:rsidRDefault="00AD353A" w:rsidP="00AD353A">
      <w:pPr>
        <w:rPr>
          <w:lang w:val="en-GB"/>
        </w:rPr>
      </w:pPr>
    </w:p>
    <w:p w14:paraId="7F592038" w14:textId="6296D729" w:rsidR="004B3D0E" w:rsidRPr="00A311AD" w:rsidRDefault="00AD353A" w:rsidP="00AD353A">
      <w:pPr>
        <w:rPr>
          <w:lang w:val="en-GB"/>
        </w:rPr>
      </w:pPr>
      <w:r w:rsidRPr="00A311AD">
        <w:rPr>
          <w:lang w:val="en-GB"/>
        </w:rPr>
        <w:t xml:space="preserve">  </w:t>
      </w:r>
    </w:p>
    <w:p w14:paraId="4FC935AE" w14:textId="77777777" w:rsidR="004B3D0E" w:rsidRPr="00A311AD" w:rsidRDefault="004B3D0E">
      <w:pPr>
        <w:spacing w:after="200"/>
        <w:jc w:val="left"/>
        <w:rPr>
          <w:lang w:val="en-GB"/>
        </w:rPr>
      </w:pPr>
      <w:r w:rsidRPr="00A311AD">
        <w:rPr>
          <w:lang w:val="en-GB"/>
        </w:rPr>
        <w:br w:type="page"/>
      </w:r>
    </w:p>
    <w:p w14:paraId="41FF31E9"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539E9C84" w14:textId="31771F79" w:rsidR="001A3F32" w:rsidRDefault="004B3D0E" w:rsidP="008F0F86">
      <w:pPr>
        <w:pStyle w:val="Heading1"/>
      </w:pPr>
      <w:bookmarkStart w:id="463" w:name="_Toc39227632"/>
      <w:r>
        <w:lastRenderedPageBreak/>
        <w:t>Project progress</w:t>
      </w:r>
      <w:bookmarkEnd w:id="463"/>
    </w:p>
    <w:p w14:paraId="06E76360" w14:textId="77777777" w:rsidR="001A3F32" w:rsidRDefault="001A3F32" w:rsidP="001A3F32">
      <w:pPr>
        <w:rPr>
          <w:lang w:val="en-US"/>
        </w:rPr>
      </w:pPr>
      <w:r>
        <w:rPr>
          <w:lang w:val="en-US"/>
        </w:rPr>
        <w:t>The project has mostly been on schedule. Some time constraints have impacted the planned schedule such as jobs or college projects for other courses.</w:t>
      </w:r>
    </w:p>
    <w:p w14:paraId="75DC112B" w14:textId="7EC4E874" w:rsidR="001A3F32" w:rsidRDefault="001A3F32" w:rsidP="001A3F32">
      <w:pPr>
        <w:rPr>
          <w:ins w:id="464" w:author="Rodrigo LeaL" w:date="2020-05-01T12:02:00Z"/>
          <w:lang w:val="en-US"/>
        </w:rPr>
      </w:pPr>
      <w:r>
        <w:rPr>
          <w:lang w:val="en-US"/>
        </w:rPr>
        <w:t xml:space="preserve">On </w:t>
      </w:r>
      <w:del w:id="465" w:author="Rodrigo LeaL" w:date="2020-05-01T11:56:00Z">
        <w:r w:rsidDel="005609E9">
          <w:rPr>
            <w:lang w:val="en-US"/>
          </w:rPr>
          <w:delText xml:space="preserve">the </w:delText>
        </w:r>
      </w:del>
      <w:ins w:id="466" w:author="Rodrigo LeaL" w:date="2020-05-01T11:56:00Z">
        <w:r w:rsidR="005609E9">
          <w:rPr>
            <w:lang w:val="en-US"/>
          </w:rPr>
          <w:fldChar w:fldCharType="begin"/>
        </w:r>
        <w:r w:rsidR="005609E9">
          <w:rPr>
            <w:lang w:val="en-US"/>
          </w:rPr>
          <w:instrText xml:space="preserve"> REF _Ref39226630 \h </w:instrText>
        </w:r>
        <w:r w:rsidR="005609E9">
          <w:rPr>
            <w:lang w:val="en-US"/>
          </w:rPr>
        </w:r>
      </w:ins>
      <w:r w:rsidR="005609E9">
        <w:rPr>
          <w:lang w:val="en-US"/>
        </w:rPr>
        <w:fldChar w:fldCharType="separate"/>
      </w:r>
      <w:ins w:id="467" w:author="Rodrigo LeaL" w:date="2020-05-01T11:56:00Z">
        <w:r w:rsidR="005609E9" w:rsidRPr="001A3F32">
          <w:rPr>
            <w:lang w:val="en-US"/>
          </w:rPr>
          <w:t xml:space="preserve">Figure </w:t>
        </w:r>
        <w:r w:rsidR="005609E9">
          <w:rPr>
            <w:lang w:val="en-US"/>
          </w:rPr>
          <w:t>11</w:t>
        </w:r>
        <w:r w:rsidR="005609E9">
          <w:rPr>
            <w:lang w:val="en-US"/>
          </w:rPr>
          <w:fldChar w:fldCharType="end"/>
        </w:r>
      </w:ins>
      <w:del w:id="468" w:author="Rodrigo LeaL" w:date="2020-05-01T11:56:00Z">
        <w:r w:rsidDel="005609E9">
          <w:rPr>
            <w:lang w:val="en-US"/>
          </w:rPr>
          <w:delText>image below</w:delText>
        </w:r>
      </w:del>
      <w:r>
        <w:rPr>
          <w:lang w:val="en-US"/>
        </w:rPr>
        <w:t>, which represents the planned scheduled up to the progress report delivery, are highlighted the activities which have not been finished. Only one activity was not finished, the Node execution environment is currently being developed.</w:t>
      </w:r>
      <w:ins w:id="469" w:author="Rodrigo LeaL" w:date="2020-05-01T12:10:00Z">
        <w:r w:rsidR="00E25D3D">
          <w:rPr>
            <w:lang w:val="en-US"/>
          </w:rPr>
          <w:t xml:space="preserve"> On </w:t>
        </w:r>
        <w:r w:rsidR="00E25D3D">
          <w:rPr>
            <w:lang w:val="en-US"/>
          </w:rPr>
          <w:fldChar w:fldCharType="begin"/>
        </w:r>
        <w:r w:rsidR="00E25D3D">
          <w:rPr>
            <w:lang w:val="en-US"/>
          </w:rPr>
          <w:instrText xml:space="preserve"> REF _Ref39227464 \h </w:instrText>
        </w:r>
        <w:r w:rsidR="00E25D3D">
          <w:rPr>
            <w:lang w:val="en-US"/>
          </w:rPr>
        </w:r>
      </w:ins>
      <w:r w:rsidR="00E25D3D">
        <w:rPr>
          <w:lang w:val="en-US"/>
        </w:rPr>
        <w:fldChar w:fldCharType="separate"/>
      </w:r>
      <w:ins w:id="470" w:author="Rodrigo LeaL" w:date="2020-05-01T12:10:00Z">
        <w:r w:rsidR="00E25D3D" w:rsidRPr="00E25D3D">
          <w:rPr>
            <w:lang w:val="en-US"/>
            <w:rPrChange w:id="471" w:author="Rodrigo LeaL" w:date="2020-05-01T12:11:00Z">
              <w:rPr/>
            </w:rPrChange>
          </w:rPr>
          <w:t>Table 1</w:t>
        </w:r>
        <w:r w:rsidR="00E25D3D">
          <w:rPr>
            <w:lang w:val="en-US"/>
          </w:rPr>
          <w:fldChar w:fldCharType="end"/>
        </w:r>
        <w:r w:rsidR="00E25D3D">
          <w:rPr>
            <w:lang w:val="en-US"/>
          </w:rPr>
          <w:t xml:space="preserve"> </w:t>
        </w:r>
      </w:ins>
      <w:ins w:id="472" w:author="Rodrigo LeaL" w:date="2020-05-01T12:11:00Z">
        <w:r w:rsidR="00E25D3D">
          <w:rPr>
            <w:lang w:val="en-US"/>
          </w:rPr>
          <w:t xml:space="preserve">is the necessary information to understand the scheduled plan on </w:t>
        </w:r>
        <w:r w:rsidR="00E25D3D">
          <w:rPr>
            <w:lang w:val="en-US"/>
          </w:rPr>
          <w:fldChar w:fldCharType="begin"/>
        </w:r>
        <w:r w:rsidR="00E25D3D">
          <w:rPr>
            <w:lang w:val="en-US"/>
          </w:rPr>
          <w:instrText xml:space="preserve"> REF _Ref39226630 \h </w:instrText>
        </w:r>
        <w:r w:rsidR="00E25D3D">
          <w:rPr>
            <w:lang w:val="en-US"/>
          </w:rPr>
        </w:r>
      </w:ins>
      <w:r w:rsidR="00E25D3D">
        <w:rPr>
          <w:lang w:val="en-US"/>
        </w:rPr>
        <w:fldChar w:fldCharType="separate"/>
      </w:r>
      <w:ins w:id="473" w:author="Rodrigo LeaL" w:date="2020-05-01T12:11:00Z">
        <w:r w:rsidR="00E25D3D" w:rsidRPr="001A3F32">
          <w:rPr>
            <w:lang w:val="en-US"/>
          </w:rPr>
          <w:t xml:space="preserve">Figure </w:t>
        </w:r>
        <w:r w:rsidR="00E25D3D">
          <w:rPr>
            <w:lang w:val="en-US"/>
          </w:rPr>
          <w:t>11</w:t>
        </w:r>
        <w:r w:rsidR="00E25D3D">
          <w:rPr>
            <w:lang w:val="en-US"/>
          </w:rPr>
          <w:fldChar w:fldCharType="end"/>
        </w:r>
        <w:r w:rsidR="00E25D3D">
          <w:rPr>
            <w:lang w:val="en-US"/>
          </w:rPr>
          <w:t xml:space="preserve"> and </w:t>
        </w:r>
        <w:r w:rsidR="00E25D3D">
          <w:rPr>
            <w:lang w:val="en-US"/>
          </w:rPr>
          <w:fldChar w:fldCharType="begin"/>
        </w:r>
        <w:r w:rsidR="00E25D3D">
          <w:rPr>
            <w:lang w:val="en-US"/>
          </w:rPr>
          <w:instrText xml:space="preserve"> REF _Ref39226647 \h </w:instrText>
        </w:r>
        <w:r w:rsidR="00E25D3D">
          <w:rPr>
            <w:lang w:val="en-US"/>
          </w:rPr>
        </w:r>
      </w:ins>
      <w:r w:rsidR="00E25D3D">
        <w:rPr>
          <w:lang w:val="en-US"/>
        </w:rPr>
        <w:fldChar w:fldCharType="separate"/>
      </w:r>
      <w:ins w:id="474" w:author="Rodrigo LeaL" w:date="2020-05-01T12:11:00Z">
        <w:r w:rsidR="00E25D3D" w:rsidRPr="001A3F32">
          <w:rPr>
            <w:lang w:val="en-US"/>
          </w:rPr>
          <w:t xml:space="preserve">Figure </w:t>
        </w:r>
        <w:r w:rsidR="00E25D3D">
          <w:rPr>
            <w:lang w:val="en-US"/>
          </w:rPr>
          <w:t>12</w:t>
        </w:r>
        <w:r w:rsidR="00E25D3D">
          <w:rPr>
            <w:lang w:val="en-US"/>
          </w:rPr>
          <w:fldChar w:fldCharType="end"/>
        </w:r>
        <w:r w:rsidR="00E25D3D">
          <w:rPr>
            <w:lang w:val="en-US"/>
          </w:rPr>
          <w:t>.</w:t>
        </w:r>
      </w:ins>
    </w:p>
    <w:p w14:paraId="18A69C7E" w14:textId="2979C74E" w:rsidR="00E25D3D" w:rsidRDefault="00E25D3D" w:rsidP="00E25D3D">
      <w:pPr>
        <w:pStyle w:val="Caption"/>
        <w:keepNext/>
        <w:rPr>
          <w:ins w:id="475" w:author="Rodrigo LeaL" w:date="2020-05-01T12:06:00Z"/>
        </w:rPr>
        <w:pPrChange w:id="476" w:author="Rodrigo LeaL" w:date="2020-05-01T12:06:00Z">
          <w:pPr/>
        </w:pPrChange>
      </w:pPr>
      <w:bookmarkStart w:id="477" w:name="_Ref39227464"/>
      <w:bookmarkStart w:id="478" w:name="_Toc39227650"/>
      <w:ins w:id="479" w:author="Rodrigo LeaL" w:date="2020-05-01T12:06:00Z">
        <w:r>
          <w:t xml:space="preserve">Table </w:t>
        </w:r>
        <w:r>
          <w:fldChar w:fldCharType="begin"/>
        </w:r>
        <w:r>
          <w:instrText xml:space="preserve"> SEQ Table \* ARABIC </w:instrText>
        </w:r>
      </w:ins>
      <w:r>
        <w:fldChar w:fldCharType="separate"/>
      </w:r>
      <w:ins w:id="480" w:author="Rodrigo LeaL" w:date="2020-05-01T12:12:00Z">
        <w:r>
          <w:t>2</w:t>
        </w:r>
      </w:ins>
      <w:ins w:id="481" w:author="Rodrigo LeaL" w:date="2020-05-01T12:06:00Z">
        <w:r>
          <w:fldChar w:fldCharType="end"/>
        </w:r>
      </w:ins>
      <w:bookmarkEnd w:id="477"/>
      <w:ins w:id="482" w:author="Rodrigo LeaL" w:date="2020-05-01T12:07:00Z">
        <w:r>
          <w:t xml:space="preserve"> – Assignment Types</w:t>
        </w:r>
      </w:ins>
      <w:bookmarkEnd w:id="478"/>
    </w:p>
    <w:tbl>
      <w:tblPr>
        <w:tblStyle w:val="GridTable1Light"/>
        <w:tblW w:w="0" w:type="auto"/>
        <w:jc w:val="center"/>
        <w:tblLook w:val="04A0" w:firstRow="1" w:lastRow="0" w:firstColumn="1" w:lastColumn="0" w:noHBand="0" w:noVBand="1"/>
        <w:tblPrChange w:id="483" w:author="Rodrigo LeaL" w:date="2020-05-01T12:06:00Z">
          <w:tblPr>
            <w:tblStyle w:val="TableGrid"/>
            <w:tblW w:w="0" w:type="auto"/>
            <w:tblLook w:val="04A0" w:firstRow="1" w:lastRow="0" w:firstColumn="1" w:lastColumn="0" w:noHBand="0" w:noVBand="1"/>
          </w:tblPr>
        </w:tblPrChange>
      </w:tblPr>
      <w:tblGrid>
        <w:gridCol w:w="1777"/>
        <w:gridCol w:w="3328"/>
        <w:tblGridChange w:id="484">
          <w:tblGrid>
            <w:gridCol w:w="4322"/>
            <w:gridCol w:w="4322"/>
          </w:tblGrid>
        </w:tblGridChange>
      </w:tblGrid>
      <w:tr w:rsidR="00E25D3D" w14:paraId="2337EAB1" w14:textId="77777777" w:rsidTr="00E25D3D">
        <w:trPr>
          <w:cnfStyle w:val="100000000000" w:firstRow="1" w:lastRow="0" w:firstColumn="0" w:lastColumn="0" w:oddVBand="0" w:evenVBand="0" w:oddHBand="0" w:evenHBand="0" w:firstRowFirstColumn="0" w:firstRowLastColumn="0" w:lastRowFirstColumn="0" w:lastRowLastColumn="0"/>
          <w:jc w:val="center"/>
          <w:ins w:id="485" w:author="Rodrigo LeaL" w:date="2020-05-01T12:03:00Z"/>
        </w:trPr>
        <w:tc>
          <w:tcPr>
            <w:cnfStyle w:val="001000000000" w:firstRow="0" w:lastRow="0" w:firstColumn="1" w:lastColumn="0" w:oddVBand="0" w:evenVBand="0" w:oddHBand="0" w:evenHBand="0" w:firstRowFirstColumn="0" w:firstRowLastColumn="0" w:lastRowFirstColumn="0" w:lastRowLastColumn="0"/>
            <w:tcW w:w="0" w:type="auto"/>
            <w:tcPrChange w:id="486" w:author="Rodrigo LeaL" w:date="2020-05-01T12:06:00Z">
              <w:tcPr>
                <w:tcW w:w="4322" w:type="dxa"/>
              </w:tcPr>
            </w:tcPrChange>
          </w:tcPr>
          <w:p w14:paraId="44BC5BD9" w14:textId="52DF5D96" w:rsidR="00E25D3D" w:rsidRDefault="00E25D3D" w:rsidP="001A3F32">
            <w:pPr>
              <w:cnfStyle w:val="101000000000" w:firstRow="1" w:lastRow="0" w:firstColumn="1" w:lastColumn="0" w:oddVBand="0" w:evenVBand="0" w:oddHBand="0" w:evenHBand="0" w:firstRowFirstColumn="0" w:firstRowLastColumn="0" w:lastRowFirstColumn="0" w:lastRowLastColumn="0"/>
              <w:rPr>
                <w:ins w:id="487" w:author="Rodrigo LeaL" w:date="2020-05-01T12:03:00Z"/>
                <w:lang w:val="en-US"/>
              </w:rPr>
            </w:pPr>
            <w:ins w:id="488" w:author="Rodrigo LeaL" w:date="2020-05-01T12:03:00Z">
              <w:r>
                <w:rPr>
                  <w:lang w:val="en-US"/>
                </w:rPr>
                <w:t>Assignment Type</w:t>
              </w:r>
            </w:ins>
          </w:p>
        </w:tc>
        <w:tc>
          <w:tcPr>
            <w:tcW w:w="3328" w:type="dxa"/>
            <w:tcPrChange w:id="489" w:author="Rodrigo LeaL" w:date="2020-05-01T12:06:00Z">
              <w:tcPr>
                <w:tcW w:w="4322" w:type="dxa"/>
              </w:tcPr>
            </w:tcPrChange>
          </w:tcPr>
          <w:p w14:paraId="091C716C" w14:textId="2936C8C2" w:rsidR="00E25D3D" w:rsidRDefault="00E25D3D" w:rsidP="001A3F32">
            <w:pPr>
              <w:cnfStyle w:val="100000000000" w:firstRow="1" w:lastRow="0" w:firstColumn="0" w:lastColumn="0" w:oddVBand="0" w:evenVBand="0" w:oddHBand="0" w:evenHBand="0" w:firstRowFirstColumn="0" w:firstRowLastColumn="0" w:lastRowFirstColumn="0" w:lastRowLastColumn="0"/>
              <w:rPr>
                <w:ins w:id="490" w:author="Rodrigo LeaL" w:date="2020-05-01T12:03:00Z"/>
                <w:lang w:val="en-US"/>
              </w:rPr>
            </w:pPr>
            <w:ins w:id="491" w:author="Rodrigo LeaL" w:date="2020-05-01T12:03:00Z">
              <w:r>
                <w:rPr>
                  <w:lang w:val="en-US"/>
                </w:rPr>
                <w:t>Description</w:t>
              </w:r>
            </w:ins>
          </w:p>
        </w:tc>
      </w:tr>
      <w:tr w:rsidR="00E25D3D" w14:paraId="77941C91" w14:textId="77777777" w:rsidTr="00E25D3D">
        <w:trPr>
          <w:jc w:val="center"/>
          <w:ins w:id="492" w:author="Rodrigo LeaL" w:date="2020-05-01T12:03:00Z"/>
        </w:trPr>
        <w:tc>
          <w:tcPr>
            <w:cnfStyle w:val="001000000000" w:firstRow="0" w:lastRow="0" w:firstColumn="1" w:lastColumn="0" w:oddVBand="0" w:evenVBand="0" w:oddHBand="0" w:evenHBand="0" w:firstRowFirstColumn="0" w:firstRowLastColumn="0" w:lastRowFirstColumn="0" w:lastRowLastColumn="0"/>
            <w:tcW w:w="0" w:type="auto"/>
            <w:tcPrChange w:id="493" w:author="Rodrigo LeaL" w:date="2020-05-01T12:06:00Z">
              <w:tcPr>
                <w:tcW w:w="4322" w:type="dxa"/>
              </w:tcPr>
            </w:tcPrChange>
          </w:tcPr>
          <w:p w14:paraId="33335374" w14:textId="6E12E041" w:rsidR="00E25D3D" w:rsidRDefault="00E25D3D" w:rsidP="001A3F32">
            <w:pPr>
              <w:rPr>
                <w:ins w:id="494" w:author="Rodrigo LeaL" w:date="2020-05-01T12:03:00Z"/>
                <w:lang w:val="en-US"/>
              </w:rPr>
            </w:pPr>
            <w:ins w:id="495" w:author="Rodrigo LeaL" w:date="2020-05-01T12:03:00Z">
              <w:r>
                <w:rPr>
                  <w:lang w:val="en-US"/>
                </w:rPr>
                <w:t>E(x)</w:t>
              </w:r>
            </w:ins>
          </w:p>
        </w:tc>
        <w:tc>
          <w:tcPr>
            <w:tcW w:w="3328" w:type="dxa"/>
            <w:tcPrChange w:id="496" w:author="Rodrigo LeaL" w:date="2020-05-01T12:06:00Z">
              <w:tcPr>
                <w:tcW w:w="4322" w:type="dxa"/>
              </w:tcPr>
            </w:tcPrChange>
          </w:tcPr>
          <w:p w14:paraId="53156A19" w14:textId="3C9D957B" w:rsidR="00E25D3D" w:rsidRDefault="00E25D3D" w:rsidP="001A3F32">
            <w:pPr>
              <w:cnfStyle w:val="000000000000" w:firstRow="0" w:lastRow="0" w:firstColumn="0" w:lastColumn="0" w:oddVBand="0" w:evenVBand="0" w:oddHBand="0" w:evenHBand="0" w:firstRowFirstColumn="0" w:firstRowLastColumn="0" w:lastRowFirstColumn="0" w:lastRowLastColumn="0"/>
              <w:rPr>
                <w:ins w:id="497" w:author="Rodrigo LeaL" w:date="2020-05-01T12:03:00Z"/>
                <w:lang w:val="en-US"/>
              </w:rPr>
            </w:pPr>
            <w:ins w:id="498" w:author="Rodrigo LeaL" w:date="2020-05-01T12:03:00Z">
              <w:r>
                <w:rPr>
                  <w:lang w:val="en-US"/>
                </w:rPr>
                <w:t>Design</w:t>
              </w:r>
            </w:ins>
            <w:ins w:id="499" w:author="Rodrigo LeaL" w:date="2020-05-01T12:04:00Z">
              <w:r>
                <w:rPr>
                  <w:lang w:val="en-US"/>
                </w:rPr>
                <w:t xml:space="preserve"> and</w:t>
              </w:r>
            </w:ins>
            <w:ins w:id="500" w:author="Rodrigo LeaL" w:date="2020-05-01T12:03:00Z">
              <w:r>
                <w:rPr>
                  <w:lang w:val="en-US"/>
                </w:rPr>
                <w:t xml:space="preserve"> implem</w:t>
              </w:r>
            </w:ins>
            <w:ins w:id="501" w:author="Rodrigo LeaL" w:date="2020-05-01T12:04:00Z">
              <w:r>
                <w:rPr>
                  <w:lang w:val="en-US"/>
                </w:rPr>
                <w:t xml:space="preserve">entation of </w:t>
              </w:r>
            </w:ins>
            <w:ins w:id="502" w:author="Rodrigo LeaL" w:date="2020-05-01T12:05:00Z">
              <w:r>
                <w:rPr>
                  <w:lang w:val="en-US"/>
                </w:rPr>
                <w:t>execution environment for a given language</w:t>
              </w:r>
            </w:ins>
            <w:ins w:id="503" w:author="Rodrigo LeaL" w:date="2020-05-01T12:04:00Z">
              <w:r>
                <w:rPr>
                  <w:lang w:val="en-US"/>
                </w:rPr>
                <w:t xml:space="preserve"> </w:t>
              </w:r>
            </w:ins>
          </w:p>
        </w:tc>
      </w:tr>
      <w:tr w:rsidR="00E25D3D" w14:paraId="6A2D06AB" w14:textId="77777777" w:rsidTr="00E25D3D">
        <w:trPr>
          <w:jc w:val="center"/>
          <w:ins w:id="504" w:author="Rodrigo LeaL" w:date="2020-05-01T12:03:00Z"/>
        </w:trPr>
        <w:tc>
          <w:tcPr>
            <w:cnfStyle w:val="001000000000" w:firstRow="0" w:lastRow="0" w:firstColumn="1" w:lastColumn="0" w:oddVBand="0" w:evenVBand="0" w:oddHBand="0" w:evenHBand="0" w:firstRowFirstColumn="0" w:firstRowLastColumn="0" w:lastRowFirstColumn="0" w:lastRowLastColumn="0"/>
            <w:tcW w:w="0" w:type="auto"/>
            <w:tcPrChange w:id="505" w:author="Rodrigo LeaL" w:date="2020-05-01T12:06:00Z">
              <w:tcPr>
                <w:tcW w:w="4322" w:type="dxa"/>
              </w:tcPr>
            </w:tcPrChange>
          </w:tcPr>
          <w:p w14:paraId="0818DE91" w14:textId="68FE98F1" w:rsidR="00E25D3D" w:rsidRDefault="00E25D3D" w:rsidP="001A3F32">
            <w:pPr>
              <w:rPr>
                <w:ins w:id="506" w:author="Rodrigo LeaL" w:date="2020-05-01T12:03:00Z"/>
                <w:lang w:val="en-US"/>
              </w:rPr>
            </w:pPr>
            <w:ins w:id="507" w:author="Rodrigo LeaL" w:date="2020-05-01T12:03:00Z">
              <w:r>
                <w:rPr>
                  <w:lang w:val="en-US"/>
                </w:rPr>
                <w:t>P(x)</w:t>
              </w:r>
            </w:ins>
          </w:p>
        </w:tc>
        <w:tc>
          <w:tcPr>
            <w:tcW w:w="3328" w:type="dxa"/>
            <w:tcPrChange w:id="508" w:author="Rodrigo LeaL" w:date="2020-05-01T12:06:00Z">
              <w:tcPr>
                <w:tcW w:w="4322" w:type="dxa"/>
              </w:tcPr>
            </w:tcPrChange>
          </w:tcPr>
          <w:p w14:paraId="3D1F05C4" w14:textId="63FD7C0F" w:rsidR="00E25D3D" w:rsidRDefault="00E25D3D" w:rsidP="001A3F32">
            <w:pPr>
              <w:cnfStyle w:val="000000000000" w:firstRow="0" w:lastRow="0" w:firstColumn="0" w:lastColumn="0" w:oddVBand="0" w:evenVBand="0" w:oddHBand="0" w:evenHBand="0" w:firstRowFirstColumn="0" w:firstRowLastColumn="0" w:lastRowFirstColumn="0" w:lastRowLastColumn="0"/>
              <w:rPr>
                <w:ins w:id="509" w:author="Rodrigo LeaL" w:date="2020-05-01T12:03:00Z"/>
                <w:lang w:val="en-US"/>
              </w:rPr>
            </w:pPr>
            <w:ins w:id="510" w:author="Rodrigo LeaL" w:date="2020-05-01T12:04:00Z">
              <w:r>
                <w:rPr>
                  <w:lang w:val="en-US"/>
                </w:rPr>
                <w:t>Creation of webpage</w:t>
              </w:r>
            </w:ins>
          </w:p>
        </w:tc>
      </w:tr>
      <w:tr w:rsidR="00E25D3D" w14:paraId="4F8DECB1" w14:textId="77777777" w:rsidTr="00E25D3D">
        <w:trPr>
          <w:jc w:val="center"/>
          <w:ins w:id="511" w:author="Rodrigo LeaL" w:date="2020-05-01T12:03:00Z"/>
        </w:trPr>
        <w:tc>
          <w:tcPr>
            <w:cnfStyle w:val="001000000000" w:firstRow="0" w:lastRow="0" w:firstColumn="1" w:lastColumn="0" w:oddVBand="0" w:evenVBand="0" w:oddHBand="0" w:evenHBand="0" w:firstRowFirstColumn="0" w:firstRowLastColumn="0" w:lastRowFirstColumn="0" w:lastRowLastColumn="0"/>
            <w:tcW w:w="0" w:type="auto"/>
            <w:tcPrChange w:id="512" w:author="Rodrigo LeaL" w:date="2020-05-01T12:06:00Z">
              <w:tcPr>
                <w:tcW w:w="4322" w:type="dxa"/>
              </w:tcPr>
            </w:tcPrChange>
          </w:tcPr>
          <w:p w14:paraId="5C65BF7C" w14:textId="5285AF77" w:rsidR="00E25D3D" w:rsidRDefault="00E25D3D" w:rsidP="001A3F32">
            <w:pPr>
              <w:rPr>
                <w:ins w:id="513" w:author="Rodrigo LeaL" w:date="2020-05-01T12:03:00Z"/>
                <w:lang w:val="en-US"/>
              </w:rPr>
            </w:pPr>
            <w:ins w:id="514" w:author="Rodrigo LeaL" w:date="2020-05-01T12:03:00Z">
              <w:r>
                <w:rPr>
                  <w:lang w:val="en-US"/>
                </w:rPr>
                <w:t>S(x)</w:t>
              </w:r>
            </w:ins>
          </w:p>
        </w:tc>
        <w:tc>
          <w:tcPr>
            <w:tcW w:w="3328" w:type="dxa"/>
            <w:tcPrChange w:id="515" w:author="Rodrigo LeaL" w:date="2020-05-01T12:06:00Z">
              <w:tcPr>
                <w:tcW w:w="4322" w:type="dxa"/>
              </w:tcPr>
            </w:tcPrChange>
          </w:tcPr>
          <w:p w14:paraId="466FF16E" w14:textId="122D2D21" w:rsidR="00E25D3D" w:rsidRDefault="00E25D3D" w:rsidP="001A3F32">
            <w:pPr>
              <w:cnfStyle w:val="000000000000" w:firstRow="0" w:lastRow="0" w:firstColumn="0" w:lastColumn="0" w:oddVBand="0" w:evenVBand="0" w:oddHBand="0" w:evenHBand="0" w:firstRowFirstColumn="0" w:firstRowLastColumn="0" w:lastRowFirstColumn="0" w:lastRowLastColumn="0"/>
              <w:rPr>
                <w:ins w:id="516" w:author="Rodrigo LeaL" w:date="2020-05-01T12:03:00Z"/>
                <w:lang w:val="en-US"/>
              </w:rPr>
            </w:pPr>
            <w:ins w:id="517" w:author="Rodrigo LeaL" w:date="2020-05-01T12:05:00Z">
              <w:r>
                <w:rPr>
                  <w:lang w:val="en-US"/>
                </w:rPr>
                <w:t>Design and Implementation of backend service</w:t>
              </w:r>
            </w:ins>
          </w:p>
        </w:tc>
      </w:tr>
    </w:tbl>
    <w:p w14:paraId="38E9A4D3" w14:textId="77777777" w:rsidR="00E25D3D" w:rsidRDefault="00E25D3D" w:rsidP="001A3F32">
      <w:pPr>
        <w:rPr>
          <w:lang w:val="en-US"/>
        </w:rPr>
      </w:pPr>
    </w:p>
    <w:p w14:paraId="168BA0C6" w14:textId="77777777" w:rsidR="001A3F32" w:rsidRDefault="001A3F32" w:rsidP="001A3F32">
      <w:pPr>
        <w:rPr>
          <w:lang w:val="en-US"/>
        </w:rPr>
      </w:pPr>
      <w:r>
        <w:rPr>
          <w:lang w:val="en-US"/>
        </w:rPr>
        <w:t>This means the remaining activities are finished, summarizing:</w:t>
      </w:r>
    </w:p>
    <w:p w14:paraId="05A3930A" w14:textId="77777777" w:rsidR="001A3F32" w:rsidRDefault="001A3F32" w:rsidP="001A3F32">
      <w:pPr>
        <w:pStyle w:val="ListParagraph"/>
        <w:numPr>
          <w:ilvl w:val="0"/>
          <w:numId w:val="9"/>
        </w:numPr>
        <w:spacing w:after="160" w:line="259" w:lineRule="auto"/>
        <w:jc w:val="left"/>
        <w:rPr>
          <w:lang w:val="en-US"/>
        </w:rPr>
      </w:pPr>
      <w:r>
        <w:rPr>
          <w:lang w:val="en-US"/>
        </w:rPr>
        <w:t>The Database is set up and documented</w:t>
      </w:r>
    </w:p>
    <w:p w14:paraId="6F4CA891" w14:textId="77777777" w:rsidR="001A3F32" w:rsidRDefault="001A3F32" w:rsidP="001A3F32">
      <w:pPr>
        <w:pStyle w:val="ListParagraph"/>
        <w:numPr>
          <w:ilvl w:val="0"/>
          <w:numId w:val="9"/>
        </w:numPr>
        <w:spacing w:after="160" w:line="259" w:lineRule="auto"/>
        <w:jc w:val="left"/>
        <w:rPr>
          <w:lang w:val="en-US"/>
        </w:rPr>
      </w:pPr>
      <w:r>
        <w:rPr>
          <w:lang w:val="en-US"/>
        </w:rPr>
        <w:t>React framework was configured for development</w:t>
      </w:r>
    </w:p>
    <w:p w14:paraId="6AEBBCE2" w14:textId="77777777" w:rsidR="001A3F32" w:rsidRDefault="001A3F32" w:rsidP="001A3F32">
      <w:pPr>
        <w:pStyle w:val="ListParagraph"/>
        <w:numPr>
          <w:ilvl w:val="0"/>
          <w:numId w:val="9"/>
        </w:numPr>
        <w:spacing w:after="160" w:line="259" w:lineRule="auto"/>
        <w:jc w:val="left"/>
        <w:rPr>
          <w:lang w:val="en-US"/>
        </w:rPr>
      </w:pPr>
      <w:r>
        <w:rPr>
          <w:lang w:val="en-US"/>
        </w:rPr>
        <w:t>JVM execution environment is developed and documented, including for Java and Kotlin</w:t>
      </w:r>
    </w:p>
    <w:p w14:paraId="70BA0DD4" w14:textId="77777777" w:rsidR="001A3F32" w:rsidRDefault="001A3F32" w:rsidP="001A3F32">
      <w:pPr>
        <w:pStyle w:val="ListParagraph"/>
        <w:numPr>
          <w:ilvl w:val="0"/>
          <w:numId w:val="9"/>
        </w:numPr>
        <w:spacing w:after="160" w:line="259" w:lineRule="auto"/>
        <w:jc w:val="left"/>
        <w:rPr>
          <w:lang w:val="en-US"/>
        </w:rPr>
      </w:pPr>
      <w:r>
        <w:rPr>
          <w:lang w:val="en-US"/>
        </w:rPr>
        <w:t>The page on which the user could execute code is developed</w:t>
      </w:r>
    </w:p>
    <w:p w14:paraId="2CB1753A" w14:textId="77777777" w:rsidR="001A3F32" w:rsidRDefault="001A3F32" w:rsidP="001A3F32">
      <w:pPr>
        <w:pStyle w:val="ListParagraph"/>
        <w:numPr>
          <w:ilvl w:val="0"/>
          <w:numId w:val="9"/>
        </w:numPr>
        <w:spacing w:after="160" w:line="259" w:lineRule="auto"/>
        <w:jc w:val="left"/>
        <w:rPr>
          <w:lang w:val="en-US"/>
        </w:rPr>
      </w:pPr>
      <w:r>
        <w:rPr>
          <w:lang w:val="en-US"/>
        </w:rPr>
        <w:t>The home page is developed</w:t>
      </w:r>
    </w:p>
    <w:p w14:paraId="2EEB0B9C" w14:textId="77777777" w:rsidR="001A3F32" w:rsidRPr="00E92F30" w:rsidRDefault="001A3F32" w:rsidP="001A3F32">
      <w:pPr>
        <w:pStyle w:val="ListParagraph"/>
        <w:numPr>
          <w:ilvl w:val="0"/>
          <w:numId w:val="9"/>
        </w:numPr>
        <w:spacing w:after="160" w:line="259" w:lineRule="auto"/>
        <w:jc w:val="left"/>
        <w:rPr>
          <w:lang w:val="en-US"/>
        </w:rPr>
      </w:pPr>
      <w:r>
        <w:rPr>
          <w:lang w:val="en-US"/>
        </w:rPr>
        <w:t>The progress report was finished and each team member has an individual presentation prepared</w:t>
      </w:r>
    </w:p>
    <w:p w14:paraId="16C4BBB5" w14:textId="77777777" w:rsidR="001A3F32" w:rsidRDefault="001A3F32" w:rsidP="001A3F32">
      <w:pPr>
        <w:keepNext/>
      </w:pPr>
      <w:r>
        <w:drawing>
          <wp:inline distT="0" distB="0" distL="0" distR="0" wp14:anchorId="55265AD3" wp14:editId="3B7742C5">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057275"/>
                    </a:xfrm>
                    <a:prstGeom prst="rect">
                      <a:avLst/>
                    </a:prstGeom>
                  </pic:spPr>
                </pic:pic>
              </a:graphicData>
            </a:graphic>
          </wp:inline>
        </w:drawing>
      </w:r>
    </w:p>
    <w:p w14:paraId="0A293BD6" w14:textId="11000978" w:rsidR="001A3F32" w:rsidRPr="001A3F32" w:rsidRDefault="001A3F32" w:rsidP="001A3F32">
      <w:pPr>
        <w:pStyle w:val="Caption"/>
        <w:rPr>
          <w:lang w:val="en-US"/>
        </w:rPr>
      </w:pPr>
      <w:bookmarkStart w:id="518" w:name="_Ref39226630"/>
      <w:bookmarkStart w:id="519" w:name="_Toc39227647"/>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11</w:t>
      </w:r>
      <w:r>
        <w:fldChar w:fldCharType="end"/>
      </w:r>
      <w:bookmarkEnd w:id="518"/>
      <w:r w:rsidRPr="001A3F32">
        <w:rPr>
          <w:lang w:val="en-US"/>
        </w:rPr>
        <w:t xml:space="preserve"> – Planned Schedule</w:t>
      </w:r>
      <w:r>
        <w:rPr>
          <w:lang w:val="en-US"/>
        </w:rPr>
        <w:t xml:space="preserve"> before progess report delivery</w:t>
      </w:r>
      <w:bookmarkEnd w:id="519"/>
    </w:p>
    <w:p w14:paraId="6AE94440" w14:textId="77777777" w:rsidR="001A3F32" w:rsidRDefault="001A3F32" w:rsidP="001A3F32">
      <w:pPr>
        <w:rPr>
          <w:lang w:val="en-US"/>
        </w:rPr>
      </w:pPr>
      <w:r>
        <w:rPr>
          <w:lang w:val="en-US"/>
        </w:rPr>
        <w:t>Despite this small set back, the plan is on the right path for a full delivery within the specified timeline.</w:t>
      </w:r>
    </w:p>
    <w:p w14:paraId="11EC3E58" w14:textId="604543A9" w:rsidR="001A3F32" w:rsidRDefault="001A3F32" w:rsidP="001A3F32">
      <w:pPr>
        <w:rPr>
          <w:lang w:val="en-US"/>
        </w:rPr>
      </w:pPr>
      <w:r>
        <w:rPr>
          <w:lang w:val="en-US"/>
        </w:rPr>
        <w:lastRenderedPageBreak/>
        <w:t xml:space="preserve">On </w:t>
      </w:r>
      <w:ins w:id="520" w:author="Rodrigo LeaL" w:date="2020-05-01T11:57:00Z">
        <w:r w:rsidR="005609E9">
          <w:rPr>
            <w:lang w:val="en-US"/>
          </w:rPr>
          <w:fldChar w:fldCharType="begin"/>
        </w:r>
        <w:r w:rsidR="005609E9">
          <w:rPr>
            <w:lang w:val="en-US"/>
          </w:rPr>
          <w:instrText xml:space="preserve"> REF _Ref39226647 \h </w:instrText>
        </w:r>
        <w:r w:rsidR="005609E9">
          <w:rPr>
            <w:lang w:val="en-US"/>
          </w:rPr>
        </w:r>
      </w:ins>
      <w:r w:rsidR="005609E9">
        <w:rPr>
          <w:lang w:val="en-US"/>
        </w:rPr>
        <w:fldChar w:fldCharType="separate"/>
      </w:r>
      <w:ins w:id="521" w:author="Rodrigo LeaL" w:date="2020-05-01T11:57:00Z">
        <w:r w:rsidR="005609E9" w:rsidRPr="001A3F32">
          <w:rPr>
            <w:lang w:val="en-US"/>
          </w:rPr>
          <w:t xml:space="preserve">Figure </w:t>
        </w:r>
        <w:r w:rsidR="005609E9">
          <w:rPr>
            <w:lang w:val="en-US"/>
          </w:rPr>
          <w:t>12</w:t>
        </w:r>
        <w:r w:rsidR="005609E9">
          <w:rPr>
            <w:lang w:val="en-US"/>
          </w:rPr>
          <w:fldChar w:fldCharType="end"/>
        </w:r>
        <w:r w:rsidR="005609E9">
          <w:rPr>
            <w:lang w:val="en-US"/>
          </w:rPr>
          <w:t xml:space="preserve"> </w:t>
        </w:r>
      </w:ins>
      <w:del w:id="522" w:author="Rodrigo LeaL" w:date="2020-05-01T11:57:00Z">
        <w:r w:rsidDel="005609E9">
          <w:rPr>
            <w:lang w:val="en-US"/>
          </w:rPr>
          <w:delText xml:space="preserve">the image below </w:delText>
        </w:r>
      </w:del>
      <w:r>
        <w:rPr>
          <w:lang w:val="en-US"/>
        </w:rPr>
        <w:t>is the planned schedule from the progress report delivery date onwards. An important detail regarding this plan is the home page, which was planned to be finished on the week starting on May 4</w:t>
      </w:r>
      <w:r w:rsidRPr="00686D30">
        <w:rPr>
          <w:vertAlign w:val="superscript"/>
          <w:lang w:val="en-US"/>
        </w:rPr>
        <w:t>th</w:t>
      </w:r>
      <w:r>
        <w:rPr>
          <w:lang w:val="en-US"/>
        </w:rPr>
        <w:t xml:space="preserve"> </w:t>
      </w:r>
      <w:r w:rsidR="00936440">
        <w:rPr>
          <w:lang w:val="en-US"/>
        </w:rPr>
        <w:t>and the login and sign in page, which was pl</w:t>
      </w:r>
      <w:r w:rsidR="00894276">
        <w:rPr>
          <w:lang w:val="en-US"/>
        </w:rPr>
        <w:t>a</w:t>
      </w:r>
      <w:r w:rsidR="00936440">
        <w:rPr>
          <w:lang w:val="en-US"/>
        </w:rPr>
        <w:t>n</w:t>
      </w:r>
      <w:r w:rsidR="00894276">
        <w:rPr>
          <w:lang w:val="en-US"/>
        </w:rPr>
        <w:t>n</w:t>
      </w:r>
      <w:r w:rsidR="00936440">
        <w:rPr>
          <w:lang w:val="en-US"/>
        </w:rPr>
        <w:t>ed to be finished on the June 15</w:t>
      </w:r>
      <w:r w:rsidR="00936440" w:rsidRPr="00894276">
        <w:rPr>
          <w:vertAlign w:val="superscript"/>
          <w:lang w:val="en-US"/>
        </w:rPr>
        <w:t>th</w:t>
      </w:r>
      <w:r w:rsidR="00936440">
        <w:rPr>
          <w:lang w:val="en-US"/>
        </w:rPr>
        <w:t xml:space="preserve"> </w:t>
      </w:r>
      <w:r>
        <w:rPr>
          <w:lang w:val="en-US"/>
        </w:rPr>
        <w:t xml:space="preserve"> ha</w:t>
      </w:r>
      <w:r w:rsidR="00936440">
        <w:rPr>
          <w:lang w:val="en-US"/>
        </w:rPr>
        <w:t>ve</w:t>
      </w:r>
      <w:r>
        <w:rPr>
          <w:lang w:val="en-US"/>
        </w:rPr>
        <w:t xml:space="preserve"> already been finishing, meaning there is a</w:t>
      </w:r>
      <w:r w:rsidR="00936440">
        <w:rPr>
          <w:lang w:val="en-US"/>
        </w:rPr>
        <w:t>lso some</w:t>
      </w:r>
      <w:r>
        <w:rPr>
          <w:lang w:val="en-US"/>
        </w:rPr>
        <w:t xml:space="preserve"> task</w:t>
      </w:r>
      <w:r w:rsidR="00936440">
        <w:rPr>
          <w:lang w:val="en-US"/>
        </w:rPr>
        <w:t>s</w:t>
      </w:r>
      <w:r>
        <w:rPr>
          <w:lang w:val="en-US"/>
        </w:rPr>
        <w:t xml:space="preserve"> finished ahead of schedule.</w:t>
      </w:r>
    </w:p>
    <w:p w14:paraId="1FA8DD8D" w14:textId="77777777" w:rsidR="001A3F32" w:rsidRDefault="001A3F32" w:rsidP="001A3F32">
      <w:pPr>
        <w:keepNext/>
      </w:pPr>
      <w:r>
        <w:drawing>
          <wp:inline distT="0" distB="0" distL="0" distR="0" wp14:anchorId="69494B8B" wp14:editId="3BE3F461">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39365"/>
                    </a:xfrm>
                    <a:prstGeom prst="rect">
                      <a:avLst/>
                    </a:prstGeom>
                  </pic:spPr>
                </pic:pic>
              </a:graphicData>
            </a:graphic>
          </wp:inline>
        </w:drawing>
      </w:r>
    </w:p>
    <w:p w14:paraId="2F206972" w14:textId="42148B29" w:rsidR="001A3F32" w:rsidRDefault="001A3F32" w:rsidP="001A3F32">
      <w:pPr>
        <w:pStyle w:val="Caption"/>
        <w:rPr>
          <w:lang w:val="en-US"/>
        </w:rPr>
      </w:pPr>
      <w:bookmarkStart w:id="523" w:name="_Ref39226647"/>
      <w:bookmarkStart w:id="524" w:name="_Toc39227648"/>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12</w:t>
      </w:r>
      <w:r>
        <w:fldChar w:fldCharType="end"/>
      </w:r>
      <w:bookmarkEnd w:id="523"/>
      <w:r w:rsidRPr="001A3F32">
        <w:rPr>
          <w:lang w:val="en-US"/>
        </w:rPr>
        <w:t xml:space="preserve"> – Planned Schedule</w:t>
      </w:r>
      <w:r>
        <w:rPr>
          <w:lang w:val="en-US"/>
        </w:rPr>
        <w:t xml:space="preserve"> after progess report delivery</w:t>
      </w:r>
      <w:bookmarkEnd w:id="524"/>
    </w:p>
    <w:p w14:paraId="097A0C17" w14:textId="77777777" w:rsidR="001A3F32" w:rsidRDefault="001A3F32" w:rsidP="001A3F32">
      <w:pPr>
        <w:rPr>
          <w:lang w:val="en-US"/>
        </w:rPr>
      </w:pPr>
      <w:r>
        <w:rPr>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5CC54129" w14:textId="3CE7E19E" w:rsidR="00AD353A" w:rsidRPr="001A3F32" w:rsidRDefault="001A3F32" w:rsidP="00D16F98">
      <w:pPr>
        <w:rPr>
          <w:lang w:val="en-US"/>
        </w:rPr>
        <w:sectPr w:rsidR="00AD353A" w:rsidRPr="001A3F32" w:rsidSect="005B6B81">
          <w:headerReference w:type="default" r:id="rId30"/>
          <w:footerReference w:type="default" r:id="rId31"/>
          <w:pgSz w:w="11906" w:h="16838"/>
          <w:pgMar w:top="1701" w:right="1701" w:bottom="1417" w:left="1701" w:header="708" w:footer="708" w:gutter="0"/>
          <w:cols w:space="708"/>
          <w:docGrid w:linePitch="360"/>
        </w:sectPr>
      </w:pPr>
      <w:r>
        <w:rPr>
          <w:lang w:val="en-US"/>
        </w:rPr>
        <w:t>On a brighter note development capacity is predicted to pick up starting on July 27</w:t>
      </w:r>
      <w:r w:rsidRPr="00A22423">
        <w:rPr>
          <w:vertAlign w:val="superscript"/>
          <w:lang w:val="en-US"/>
        </w:rPr>
        <w:t>th</w:t>
      </w:r>
      <w:r>
        <w:rPr>
          <w:lang w:val="en-US"/>
        </w:rPr>
        <w:t xml:space="preserve"> once the exams are finished and the team will no longer has workload related to other courses.</w:t>
      </w:r>
      <w:r w:rsidR="004B3D0E" w:rsidRPr="001A3F32">
        <w:rPr>
          <w:lang w:val="en-US"/>
        </w:rPr>
        <w:br w:type="page"/>
      </w:r>
    </w:p>
    <w:p w14:paraId="19360393" w14:textId="74BFF561" w:rsidR="00E51875" w:rsidRDefault="00567E9A" w:rsidP="008F0F86">
      <w:pPr>
        <w:pStyle w:val="Heading1"/>
      </w:pPr>
      <w:bookmarkStart w:id="525" w:name="_Toc39227633"/>
      <w:r>
        <w:lastRenderedPageBreak/>
        <w:t>Lexicon</w:t>
      </w:r>
      <w:bookmarkEnd w:id="525"/>
    </w:p>
    <w:p w14:paraId="6ADB0ABA" w14:textId="3A0529D8" w:rsidR="00063DD2" w:rsidRDefault="00063DD2" w:rsidP="00567E9A">
      <w:r>
        <w:rPr>
          <w:lang w:val="en-US"/>
        </w:rPr>
        <w:t>API</w:t>
      </w:r>
      <w:r>
        <w:t xml:space="preserve"> – Application Program Interface</w:t>
      </w:r>
    </w:p>
    <w:p w14:paraId="73230554" w14:textId="1E0CDD9E" w:rsidR="00063DD2" w:rsidRPr="00894276" w:rsidRDefault="00063DD2" w:rsidP="00567E9A">
      <w:pPr>
        <w:rPr>
          <w:lang w:val="en-US"/>
        </w:rPr>
      </w:pPr>
      <w:r w:rsidRPr="00894276">
        <w:rPr>
          <w:lang w:val="en-US"/>
        </w:rPr>
        <w:t xml:space="preserve">CLR </w:t>
      </w:r>
      <w:r>
        <w:t>–</w:t>
      </w:r>
      <w:r w:rsidRPr="00894276">
        <w:rPr>
          <w:lang w:val="en-US"/>
        </w:rPr>
        <w:t xml:space="preserve"> Common Language Runtime</w:t>
      </w:r>
    </w:p>
    <w:p w14:paraId="3D290E7D" w14:textId="09CF256A" w:rsidR="00567E9A" w:rsidRPr="00894276" w:rsidRDefault="00567E9A" w:rsidP="00567E9A">
      <w:pPr>
        <w:rPr>
          <w:lang w:val="en-US"/>
        </w:rPr>
      </w:pPr>
      <w:r w:rsidRPr="00894276">
        <w:rPr>
          <w:lang w:val="en-US"/>
        </w:rPr>
        <w:t>DB – Database</w:t>
      </w:r>
    </w:p>
    <w:p w14:paraId="66DDDABB" w14:textId="70377CC0" w:rsidR="00A054C7" w:rsidRDefault="00A054C7" w:rsidP="00567E9A">
      <w:r>
        <w:t>ISEL – Instituto Superior de Engenharia de Lisboa</w:t>
      </w:r>
    </w:p>
    <w:p w14:paraId="41D71514" w14:textId="726FCE88" w:rsidR="00063DD2" w:rsidRDefault="00063DD2" w:rsidP="00567E9A">
      <w:pPr>
        <w:rPr>
          <w:lang w:val="en-US"/>
        </w:rPr>
      </w:pPr>
      <w:r w:rsidRPr="00894276">
        <w:rPr>
          <w:lang w:val="en-US"/>
        </w:rPr>
        <w:t>HT</w:t>
      </w:r>
      <w:r>
        <w:rPr>
          <w:lang w:val="en-US"/>
        </w:rPr>
        <w:t>ML – Hypertext Markup Language</w:t>
      </w:r>
    </w:p>
    <w:p w14:paraId="37C49912" w14:textId="0A576066" w:rsidR="00063DD2" w:rsidRPr="00894276" w:rsidRDefault="00063DD2" w:rsidP="00567E9A">
      <w:pPr>
        <w:rPr>
          <w:lang w:val="en-US"/>
        </w:rPr>
      </w:pPr>
      <w:r>
        <w:rPr>
          <w:lang w:val="en-US"/>
        </w:rPr>
        <w:t>HTTP – Hypertext Transfer Protocol</w:t>
      </w:r>
    </w:p>
    <w:p w14:paraId="325B3EB2" w14:textId="3AFFFB75" w:rsidR="00063DD2" w:rsidRDefault="00063DD2" w:rsidP="00567E9A">
      <w:pPr>
        <w:rPr>
          <w:lang w:val="en-US"/>
        </w:rPr>
      </w:pPr>
      <w:r>
        <w:rPr>
          <w:lang w:val="en-US"/>
        </w:rPr>
        <w:t>JDK – Java Development Kit</w:t>
      </w:r>
    </w:p>
    <w:p w14:paraId="090D0DA7" w14:textId="5B29628A" w:rsidR="00063DD2" w:rsidRPr="00063DD2" w:rsidRDefault="00063DD2" w:rsidP="00567E9A">
      <w:pPr>
        <w:rPr>
          <w:lang w:val="en-US"/>
        </w:rPr>
      </w:pPr>
      <w:r w:rsidRPr="00894276">
        <w:rPr>
          <w:lang w:val="en-US"/>
        </w:rPr>
        <w:t>JSX</w:t>
      </w:r>
      <w:r w:rsidRPr="00063DD2">
        <w:rPr>
          <w:lang w:val="en-US"/>
        </w:rPr>
        <w:t xml:space="preserve"> </w:t>
      </w:r>
      <w:r w:rsidRPr="00894276">
        <w:rPr>
          <w:lang w:val="en-US"/>
        </w:rPr>
        <w:t>–</w:t>
      </w:r>
      <w:r w:rsidRPr="00063DD2">
        <w:rPr>
          <w:lang w:val="en-US"/>
        </w:rPr>
        <w:t xml:space="preserve"> </w:t>
      </w:r>
      <w:r w:rsidRPr="00894276">
        <w:rPr>
          <w:lang w:val="en-US"/>
        </w:rPr>
        <w:t>JavaScript XML</w:t>
      </w:r>
    </w:p>
    <w:p w14:paraId="12662AA0" w14:textId="64118F21" w:rsidR="00063DD2" w:rsidRPr="00063DD2" w:rsidRDefault="00063DD2" w:rsidP="00567E9A">
      <w:pPr>
        <w:rPr>
          <w:lang w:val="en-US"/>
        </w:rPr>
      </w:pPr>
      <w:r w:rsidRPr="00063DD2">
        <w:rPr>
          <w:lang w:val="en-US"/>
        </w:rPr>
        <w:t>JVM – Java V</w:t>
      </w:r>
      <w:r w:rsidRPr="00894276">
        <w:rPr>
          <w:lang w:val="en-US"/>
        </w:rPr>
        <w:t>irtual Machine</w:t>
      </w:r>
    </w:p>
    <w:p w14:paraId="11A9A167" w14:textId="45D04A96" w:rsidR="00063DD2" w:rsidRPr="00894276" w:rsidRDefault="00063DD2" w:rsidP="00567E9A">
      <w:pPr>
        <w:rPr>
          <w:lang w:val="en-US"/>
        </w:rPr>
      </w:pPr>
      <w:r w:rsidRPr="00063DD2">
        <w:rPr>
          <w:lang w:val="en-US"/>
        </w:rPr>
        <w:t xml:space="preserve">REST </w:t>
      </w:r>
      <w:r>
        <w:rPr>
          <w:lang w:val="en-US"/>
        </w:rPr>
        <w:t>–</w:t>
      </w:r>
      <w:r w:rsidRPr="00063DD2">
        <w:rPr>
          <w:lang w:val="en-US"/>
        </w:rPr>
        <w:t xml:space="preserve"> </w:t>
      </w:r>
      <w:r w:rsidRPr="00894276">
        <w:rPr>
          <w:lang w:val="en-US"/>
        </w:rPr>
        <w:t>R</w:t>
      </w:r>
      <w:r>
        <w:rPr>
          <w:lang w:val="en-US"/>
        </w:rPr>
        <w:t>epresentational State Transfer</w:t>
      </w:r>
    </w:p>
    <w:p w14:paraId="0ECDB038" w14:textId="15114555" w:rsidR="00A054C7" w:rsidRPr="00E66F6D" w:rsidRDefault="00A054C7" w:rsidP="00567E9A">
      <w:pPr>
        <w:rPr>
          <w:lang w:val="en-US"/>
        </w:rPr>
      </w:pPr>
      <w:r w:rsidRPr="00E66F6D">
        <w:rPr>
          <w:lang w:val="en-US"/>
        </w:rPr>
        <w:t>IT – Information Technology</w:t>
      </w:r>
    </w:p>
    <w:p w14:paraId="4EFADFEC" w14:textId="77777777" w:rsidR="00FC6040" w:rsidRPr="00E66F6D" w:rsidRDefault="00567E9A" w:rsidP="00FC6040">
      <w:pPr>
        <w:rPr>
          <w:lang w:val="en-US"/>
        </w:rPr>
      </w:pPr>
      <w:r w:rsidRPr="00E66F6D">
        <w:rPr>
          <w:lang w:val="en-US"/>
        </w:rPr>
        <w:t>UI – User Interface</w:t>
      </w:r>
    </w:p>
    <w:p w14:paraId="17AEDEA9" w14:textId="74251DF3" w:rsidR="00FC6040" w:rsidRPr="00E66F6D" w:rsidRDefault="00FC6040" w:rsidP="00FC6040">
      <w:pPr>
        <w:rPr>
          <w:lang w:val="en-US"/>
        </w:rPr>
        <w:sectPr w:rsidR="00FC6040" w:rsidRPr="00E66F6D" w:rsidSect="0028377C">
          <w:pgSz w:w="11906" w:h="16838"/>
          <w:pgMar w:top="1701" w:right="993" w:bottom="1418" w:left="993" w:header="709" w:footer="709" w:gutter="0"/>
          <w:cols w:space="708"/>
          <w:titlePg/>
          <w:docGrid w:linePitch="360"/>
        </w:sectPr>
      </w:pPr>
    </w:p>
    <w:p w14:paraId="0D56ED5F" w14:textId="77777777" w:rsidR="009C557C" w:rsidRPr="00E66F6D" w:rsidRDefault="009C557C" w:rsidP="0028377C">
      <w:pPr>
        <w:spacing w:after="200"/>
        <w:jc w:val="left"/>
        <w:rPr>
          <w:rFonts w:ascii="Calibri" w:hAnsi="Calibri"/>
          <w:noProof w:val="0"/>
          <w:lang w:val="en-US"/>
        </w:rPr>
        <w:sectPr w:rsidR="009C557C" w:rsidRPr="00E66F6D" w:rsidSect="0028377C">
          <w:pgSz w:w="11906" w:h="16838"/>
          <w:pgMar w:top="1701" w:right="993" w:bottom="1418" w:left="993" w:header="709" w:footer="709" w:gutter="0"/>
          <w:cols w:space="708"/>
          <w:titlePg/>
          <w:docGrid w:linePitch="360"/>
        </w:sectPr>
      </w:pPr>
    </w:p>
    <w:bookmarkStart w:id="526" w:name="_Toc39227634" w:displacedByCustomXml="next"/>
    <w:sdt>
      <w:sdtPr>
        <w:id w:val="-829592950"/>
        <w:docPartObj>
          <w:docPartGallery w:val="Bibliographies"/>
          <w:docPartUnique/>
        </w:docPartObj>
      </w:sdtPr>
      <w:sdtEndPr>
        <w:rPr>
          <w:rFonts w:asciiTheme="minorHAnsi" w:eastAsiaTheme="minorEastAsia" w:hAnsiTheme="minorHAnsi" w:cstheme="minorBidi"/>
          <w:b w:val="0"/>
          <w:bCs w:val="0"/>
          <w:color w:val="auto"/>
          <w:sz w:val="24"/>
          <w:szCs w:val="24"/>
        </w:rPr>
      </w:sdtEndPr>
      <w:sdtContent>
        <w:p w14:paraId="6529CCB8" w14:textId="79345254" w:rsidR="00B06583" w:rsidRDefault="00B06583">
          <w:pPr>
            <w:pStyle w:val="Heading1"/>
          </w:pPr>
          <w:r>
            <w:t>References</w:t>
          </w:r>
          <w:bookmarkEnd w:id="526"/>
        </w:p>
        <w:sdt>
          <w:sdtPr>
            <w:id w:val="-573587230"/>
            <w:bibliography/>
          </w:sdtPr>
          <w:sdtContent>
            <w:p w14:paraId="54127001" w14:textId="77777777" w:rsidR="006F4DEE" w:rsidRDefault="00B06583">
              <w:pPr>
                <w:rPr>
                  <w:sz w:val="22"/>
                  <w:szCs w:val="22"/>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6F4DEE" w14:paraId="73BF3FCB" w14:textId="77777777">
                <w:trPr>
                  <w:divId w:val="1616206104"/>
                  <w:tblCellSpacing w:w="15" w:type="dxa"/>
                </w:trPr>
                <w:tc>
                  <w:tcPr>
                    <w:tcW w:w="50" w:type="pct"/>
                    <w:hideMark/>
                  </w:tcPr>
                  <w:p w14:paraId="13916D46" w14:textId="1FECA213" w:rsidR="006F4DEE" w:rsidRDefault="006F4DEE">
                    <w:pPr>
                      <w:pStyle w:val="Bibliography"/>
                    </w:pPr>
                    <w:r>
                      <w:t xml:space="preserve">[1] </w:t>
                    </w:r>
                  </w:p>
                </w:tc>
                <w:tc>
                  <w:tcPr>
                    <w:tcW w:w="0" w:type="auto"/>
                    <w:hideMark/>
                  </w:tcPr>
                  <w:p w14:paraId="4D19D9A4" w14:textId="77777777" w:rsidR="006F4DEE" w:rsidRDefault="006F4DEE">
                    <w:pPr>
                      <w:pStyle w:val="Bibliography"/>
                    </w:pPr>
                    <w:r w:rsidRPr="006F4DEE">
                      <w:rPr>
                        <w:lang w:val="en-US"/>
                        <w:rPrChange w:id="527" w:author="Rodrigo LeaL" w:date="2020-05-01T11:30:00Z">
                          <w:rPr/>
                        </w:rPrChange>
                      </w:rPr>
                      <w:t xml:space="preserve">“React – A JavaScript library for building user interfaces,” [Online]. </w:t>
                    </w:r>
                    <w:r>
                      <w:t>Available: https://reactjs.org. [Acedido em 24 04 2020].</w:t>
                    </w:r>
                  </w:p>
                </w:tc>
              </w:tr>
              <w:tr w:rsidR="006F4DEE" w:rsidRPr="006F4DEE" w14:paraId="53920877" w14:textId="77777777">
                <w:trPr>
                  <w:divId w:val="1616206104"/>
                  <w:tblCellSpacing w:w="15" w:type="dxa"/>
                </w:trPr>
                <w:tc>
                  <w:tcPr>
                    <w:tcW w:w="50" w:type="pct"/>
                    <w:hideMark/>
                  </w:tcPr>
                  <w:p w14:paraId="0AFF3913" w14:textId="77777777" w:rsidR="006F4DEE" w:rsidRDefault="006F4DEE">
                    <w:pPr>
                      <w:pStyle w:val="Bibliography"/>
                    </w:pPr>
                    <w:r>
                      <w:t xml:space="preserve">[2] </w:t>
                    </w:r>
                  </w:p>
                </w:tc>
                <w:tc>
                  <w:tcPr>
                    <w:tcW w:w="0" w:type="auto"/>
                    <w:hideMark/>
                  </w:tcPr>
                  <w:p w14:paraId="7C3D37C9" w14:textId="77777777" w:rsidR="006F4DEE" w:rsidRPr="006F4DEE" w:rsidRDefault="006F4DEE">
                    <w:pPr>
                      <w:pStyle w:val="Bibliography"/>
                      <w:rPr>
                        <w:lang w:val="en-US"/>
                        <w:rPrChange w:id="528" w:author="Rodrigo LeaL" w:date="2020-05-01T11:30:00Z">
                          <w:rPr/>
                        </w:rPrChange>
                      </w:rPr>
                    </w:pPr>
                    <w:r w:rsidRPr="006F4DEE">
                      <w:rPr>
                        <w:lang w:val="en-US"/>
                        <w:rPrChange w:id="529" w:author="Rodrigo LeaL" w:date="2020-05-01T11:30:00Z">
                          <w:rPr/>
                        </w:rPrChange>
                      </w:rPr>
                      <w:t xml:space="preserve">A. Banks, Learning React: Functional Web Development with React and Redux, O'Reilly Media, 2017. </w:t>
                    </w:r>
                  </w:p>
                </w:tc>
              </w:tr>
              <w:tr w:rsidR="006F4DEE" w:rsidRPr="006F4DEE" w14:paraId="3465DA71" w14:textId="77777777">
                <w:trPr>
                  <w:divId w:val="1616206104"/>
                  <w:tblCellSpacing w:w="15" w:type="dxa"/>
                </w:trPr>
                <w:tc>
                  <w:tcPr>
                    <w:tcW w:w="50" w:type="pct"/>
                    <w:hideMark/>
                  </w:tcPr>
                  <w:p w14:paraId="245B8D2E" w14:textId="77777777" w:rsidR="006F4DEE" w:rsidRDefault="006F4DEE">
                    <w:pPr>
                      <w:pStyle w:val="Bibliography"/>
                    </w:pPr>
                    <w:r>
                      <w:t xml:space="preserve">[3] </w:t>
                    </w:r>
                  </w:p>
                </w:tc>
                <w:tc>
                  <w:tcPr>
                    <w:tcW w:w="0" w:type="auto"/>
                    <w:hideMark/>
                  </w:tcPr>
                  <w:p w14:paraId="6743F048" w14:textId="77777777" w:rsidR="006F4DEE" w:rsidRPr="006F4DEE" w:rsidRDefault="006F4DEE">
                    <w:pPr>
                      <w:pStyle w:val="Bibliography"/>
                      <w:rPr>
                        <w:lang w:val="en-US"/>
                        <w:rPrChange w:id="530" w:author="Rodrigo LeaL" w:date="2020-05-01T11:30:00Z">
                          <w:rPr/>
                        </w:rPrChange>
                      </w:rPr>
                    </w:pPr>
                    <w:r w:rsidRPr="006F4DEE">
                      <w:rPr>
                        <w:lang w:val="en-US"/>
                        <w:rPrChange w:id="531" w:author="Rodrigo LeaL" w:date="2020-05-01T11:30:00Z">
                          <w:rPr/>
                        </w:rPrChange>
                      </w:rPr>
                      <w:t>“Introducing JSX – React,” [Online]. Available: https://reactjs.org/docs/introducing-jsx.html. [Acedido em 24 04 2020].</w:t>
                    </w:r>
                  </w:p>
                </w:tc>
              </w:tr>
              <w:tr w:rsidR="006F4DEE" w14:paraId="34998905" w14:textId="77777777">
                <w:trPr>
                  <w:divId w:val="1616206104"/>
                  <w:tblCellSpacing w:w="15" w:type="dxa"/>
                </w:trPr>
                <w:tc>
                  <w:tcPr>
                    <w:tcW w:w="50" w:type="pct"/>
                    <w:hideMark/>
                  </w:tcPr>
                  <w:p w14:paraId="4279E430" w14:textId="77777777" w:rsidR="006F4DEE" w:rsidRDefault="006F4DEE">
                    <w:pPr>
                      <w:pStyle w:val="Bibliography"/>
                    </w:pPr>
                    <w:r>
                      <w:t xml:space="preserve">[4] </w:t>
                    </w:r>
                  </w:p>
                </w:tc>
                <w:tc>
                  <w:tcPr>
                    <w:tcW w:w="0" w:type="auto"/>
                    <w:hideMark/>
                  </w:tcPr>
                  <w:p w14:paraId="5933D5AF" w14:textId="77777777" w:rsidR="006F4DEE" w:rsidRDefault="006F4DEE">
                    <w:pPr>
                      <w:pStyle w:val="Bibliography"/>
                    </w:pPr>
                    <w:r w:rsidRPr="006F4DEE">
                      <w:rPr>
                        <w:lang w:val="en-US"/>
                        <w:rPrChange w:id="532" w:author="Rodrigo LeaL" w:date="2020-05-01T11:30:00Z">
                          <w:rPr/>
                        </w:rPrChange>
                      </w:rPr>
                      <w:t xml:space="preserve">“Spring Framework,” [Online]. Available: https://spring.io/projects/spring-framework. </w:t>
                    </w:r>
                    <w:r>
                      <w:t>[Acedido em 24 04 2020].</w:t>
                    </w:r>
                  </w:p>
                </w:tc>
              </w:tr>
              <w:tr w:rsidR="006F4DEE" w14:paraId="3677796F" w14:textId="77777777">
                <w:trPr>
                  <w:divId w:val="1616206104"/>
                  <w:tblCellSpacing w:w="15" w:type="dxa"/>
                </w:trPr>
                <w:tc>
                  <w:tcPr>
                    <w:tcW w:w="50" w:type="pct"/>
                    <w:hideMark/>
                  </w:tcPr>
                  <w:p w14:paraId="012A549F" w14:textId="77777777" w:rsidR="006F4DEE" w:rsidRDefault="006F4DEE">
                    <w:pPr>
                      <w:pStyle w:val="Bibliography"/>
                    </w:pPr>
                    <w:r>
                      <w:t xml:space="preserve">[5] </w:t>
                    </w:r>
                  </w:p>
                </w:tc>
                <w:tc>
                  <w:tcPr>
                    <w:tcW w:w="0" w:type="auto"/>
                    <w:hideMark/>
                  </w:tcPr>
                  <w:p w14:paraId="4FFCF608" w14:textId="77777777" w:rsidR="006F4DEE" w:rsidRDefault="006F4DEE">
                    <w:pPr>
                      <w:pStyle w:val="Bibliography"/>
                    </w:pPr>
                    <w:r w:rsidRPr="006F4DEE">
                      <w:rPr>
                        <w:lang w:val="en-US"/>
                        <w:rPrChange w:id="533" w:author="Rodrigo LeaL" w:date="2020-05-01T11:30:00Z">
                          <w:rPr/>
                        </w:rPrChange>
                      </w:rPr>
                      <w:t xml:space="preserve">“2. Introduction to the Spring Framework,” [Online]. </w:t>
                    </w:r>
                    <w:r>
                      <w:t>Available: https://docs.spring.io/spring/docs/4.3.x/spring-framework-reference/html/overview.html. [Acedido em 24 04 2020].</w:t>
                    </w:r>
                  </w:p>
                </w:tc>
              </w:tr>
              <w:tr w:rsidR="006F4DEE" w14:paraId="0FD73A59" w14:textId="77777777">
                <w:trPr>
                  <w:divId w:val="1616206104"/>
                  <w:tblCellSpacing w:w="15" w:type="dxa"/>
                </w:trPr>
                <w:tc>
                  <w:tcPr>
                    <w:tcW w:w="50" w:type="pct"/>
                    <w:hideMark/>
                  </w:tcPr>
                  <w:p w14:paraId="207A652D" w14:textId="77777777" w:rsidR="006F4DEE" w:rsidRDefault="006F4DEE">
                    <w:pPr>
                      <w:pStyle w:val="Bibliography"/>
                    </w:pPr>
                    <w:r>
                      <w:t xml:space="preserve">[6] </w:t>
                    </w:r>
                  </w:p>
                </w:tc>
                <w:tc>
                  <w:tcPr>
                    <w:tcW w:w="0" w:type="auto"/>
                    <w:hideMark/>
                  </w:tcPr>
                  <w:p w14:paraId="12883EA0" w14:textId="77777777" w:rsidR="006F4DEE" w:rsidRDefault="006F4DEE">
                    <w:pPr>
                      <w:pStyle w:val="Bibliography"/>
                    </w:pPr>
                    <w:r w:rsidRPr="006F4DEE">
                      <w:rPr>
                        <w:lang w:val="en-US"/>
                        <w:rPrChange w:id="534" w:author="Rodrigo LeaL" w:date="2020-05-01T11:30:00Z">
                          <w:rPr/>
                        </w:rPrChange>
                      </w:rPr>
                      <w:t xml:space="preserve">“Spring Boot,” [Online]. Available: https://spring.io/projects/spring-boot. </w:t>
                    </w:r>
                    <w:r>
                      <w:t>[Acedido em 04 24 2020].</w:t>
                    </w:r>
                  </w:p>
                </w:tc>
              </w:tr>
              <w:tr w:rsidR="006F4DEE" w14:paraId="2E73BFDC" w14:textId="77777777">
                <w:trPr>
                  <w:divId w:val="1616206104"/>
                  <w:tblCellSpacing w:w="15" w:type="dxa"/>
                </w:trPr>
                <w:tc>
                  <w:tcPr>
                    <w:tcW w:w="50" w:type="pct"/>
                    <w:hideMark/>
                  </w:tcPr>
                  <w:p w14:paraId="4EE620FA" w14:textId="77777777" w:rsidR="006F4DEE" w:rsidRDefault="006F4DEE">
                    <w:pPr>
                      <w:pStyle w:val="Bibliography"/>
                    </w:pPr>
                    <w:r>
                      <w:t xml:space="preserve">[7] </w:t>
                    </w:r>
                  </w:p>
                </w:tc>
                <w:tc>
                  <w:tcPr>
                    <w:tcW w:w="0" w:type="auto"/>
                    <w:hideMark/>
                  </w:tcPr>
                  <w:p w14:paraId="6D8BFCF2" w14:textId="77777777" w:rsidR="006F4DEE" w:rsidRDefault="006F4DEE">
                    <w:pPr>
                      <w:pStyle w:val="Bibliography"/>
                    </w:pPr>
                    <w:r w:rsidRPr="006F4DEE">
                      <w:rPr>
                        <w:lang w:val="en-US"/>
                        <w:rPrChange w:id="535" w:author="Rodrigo LeaL" w:date="2020-05-01T11:30:00Z">
                          <w:rPr/>
                        </w:rPrChange>
                      </w:rPr>
                      <w:t xml:space="preserve">“Spring Security,” [Online]. Available: https://spring.io/projects/spring-security. </w:t>
                    </w:r>
                    <w:r>
                      <w:t>[Acedido em 24 04 2020].</w:t>
                    </w:r>
                  </w:p>
                </w:tc>
              </w:tr>
              <w:tr w:rsidR="006F4DEE" w14:paraId="3A9E93F8" w14:textId="77777777">
                <w:trPr>
                  <w:divId w:val="1616206104"/>
                  <w:tblCellSpacing w:w="15" w:type="dxa"/>
                </w:trPr>
                <w:tc>
                  <w:tcPr>
                    <w:tcW w:w="50" w:type="pct"/>
                    <w:hideMark/>
                  </w:tcPr>
                  <w:p w14:paraId="29941CC9" w14:textId="77777777" w:rsidR="006F4DEE" w:rsidRDefault="006F4DEE">
                    <w:pPr>
                      <w:pStyle w:val="Bibliography"/>
                    </w:pPr>
                    <w:r>
                      <w:t xml:space="preserve">[8] </w:t>
                    </w:r>
                  </w:p>
                </w:tc>
                <w:tc>
                  <w:tcPr>
                    <w:tcW w:w="0" w:type="auto"/>
                    <w:hideMark/>
                  </w:tcPr>
                  <w:p w14:paraId="322117E6" w14:textId="77777777" w:rsidR="006F4DEE" w:rsidRDefault="006F4DEE">
                    <w:pPr>
                      <w:pStyle w:val="Bibliography"/>
                    </w:pPr>
                    <w:r w:rsidRPr="006F4DEE">
                      <w:rPr>
                        <w:lang w:val="en-US"/>
                        <w:rPrChange w:id="536" w:author="Rodrigo LeaL" w:date="2020-05-01T11:30:00Z">
                          <w:rPr/>
                        </w:rPrChange>
                      </w:rPr>
                      <w:t xml:space="preserve">“Empowering App Development for Developers | Docker,” [Online]. Available: https://www.docker.com/. </w:t>
                    </w:r>
                    <w:r>
                      <w:t>[Acedido em 17 04 2020].</w:t>
                    </w:r>
                  </w:p>
                </w:tc>
              </w:tr>
              <w:tr w:rsidR="006F4DEE" w14:paraId="12065F8D" w14:textId="77777777">
                <w:trPr>
                  <w:divId w:val="1616206104"/>
                  <w:tblCellSpacing w:w="15" w:type="dxa"/>
                </w:trPr>
                <w:tc>
                  <w:tcPr>
                    <w:tcW w:w="50" w:type="pct"/>
                    <w:hideMark/>
                  </w:tcPr>
                  <w:p w14:paraId="709F5A85" w14:textId="77777777" w:rsidR="006F4DEE" w:rsidRDefault="006F4DEE">
                    <w:pPr>
                      <w:pStyle w:val="Bibliography"/>
                    </w:pPr>
                    <w:r>
                      <w:t xml:space="preserve">[9] </w:t>
                    </w:r>
                  </w:p>
                </w:tc>
                <w:tc>
                  <w:tcPr>
                    <w:tcW w:w="0" w:type="auto"/>
                    <w:hideMark/>
                  </w:tcPr>
                  <w:p w14:paraId="2C60A0D2" w14:textId="77777777" w:rsidR="006F4DEE" w:rsidRDefault="006F4DEE">
                    <w:pPr>
                      <w:pStyle w:val="Bibliography"/>
                    </w:pPr>
                    <w:r w:rsidRPr="006F4DEE">
                      <w:rPr>
                        <w:lang w:val="en-US"/>
                        <w:rPrChange w:id="537" w:author="Rodrigo LeaL" w:date="2020-05-01T11:30:00Z">
                          <w:rPr/>
                        </w:rPrChange>
                      </w:rPr>
                      <w:t xml:space="preserve">“Docker Documentation | Docker Documentation,” [Online]. Available: https://docs.docker.com/. </w:t>
                    </w:r>
                    <w:r>
                      <w:t>[Acedido em 17 04 2020].</w:t>
                    </w:r>
                  </w:p>
                </w:tc>
              </w:tr>
              <w:tr w:rsidR="006F4DEE" w14:paraId="24BC8BF6" w14:textId="77777777">
                <w:trPr>
                  <w:divId w:val="1616206104"/>
                  <w:tblCellSpacing w:w="15" w:type="dxa"/>
                </w:trPr>
                <w:tc>
                  <w:tcPr>
                    <w:tcW w:w="50" w:type="pct"/>
                    <w:hideMark/>
                  </w:tcPr>
                  <w:p w14:paraId="198C4DBC" w14:textId="77777777" w:rsidR="006F4DEE" w:rsidRDefault="006F4DEE">
                    <w:pPr>
                      <w:pStyle w:val="Bibliography"/>
                    </w:pPr>
                    <w:r>
                      <w:t xml:space="preserve">[10] </w:t>
                    </w:r>
                  </w:p>
                </w:tc>
                <w:tc>
                  <w:tcPr>
                    <w:tcW w:w="0" w:type="auto"/>
                    <w:hideMark/>
                  </w:tcPr>
                  <w:p w14:paraId="368EF0E7" w14:textId="77777777" w:rsidR="006F4DEE" w:rsidRDefault="006F4DEE">
                    <w:pPr>
                      <w:pStyle w:val="Bibliography"/>
                    </w:pPr>
                    <w:r w:rsidRPr="006F4DEE">
                      <w:rPr>
                        <w:lang w:val="en-US"/>
                        <w:rPrChange w:id="538" w:author="Rodrigo LeaL" w:date="2020-05-01T11:30:00Z">
                          <w:rPr/>
                        </w:rPrChange>
                      </w:rPr>
                      <w:t xml:space="preserve">“Docker Hub,” [Online]. Available: https://hub.docker.com/. </w:t>
                    </w:r>
                    <w:r>
                      <w:t>[Acedido em 17 04 2020].</w:t>
                    </w:r>
                  </w:p>
                </w:tc>
              </w:tr>
              <w:tr w:rsidR="006F4DEE" w14:paraId="0639D751" w14:textId="77777777">
                <w:trPr>
                  <w:divId w:val="1616206104"/>
                  <w:tblCellSpacing w:w="15" w:type="dxa"/>
                </w:trPr>
                <w:tc>
                  <w:tcPr>
                    <w:tcW w:w="50" w:type="pct"/>
                    <w:hideMark/>
                  </w:tcPr>
                  <w:p w14:paraId="70521F20" w14:textId="77777777" w:rsidR="006F4DEE" w:rsidRDefault="006F4DEE">
                    <w:pPr>
                      <w:pStyle w:val="Bibliography"/>
                    </w:pPr>
                    <w:r>
                      <w:t xml:space="preserve">[11] </w:t>
                    </w:r>
                  </w:p>
                </w:tc>
                <w:tc>
                  <w:tcPr>
                    <w:tcW w:w="0" w:type="auto"/>
                    <w:hideMark/>
                  </w:tcPr>
                  <w:p w14:paraId="198108C3" w14:textId="77777777" w:rsidR="006F4DEE" w:rsidRDefault="006F4DEE">
                    <w:pPr>
                      <w:pStyle w:val="Bibliography"/>
                    </w:pPr>
                    <w:r w:rsidRPr="006F4DEE">
                      <w:rPr>
                        <w:lang w:val="en-US"/>
                        <w:rPrChange w:id="539" w:author="Rodrigo LeaL" w:date="2020-05-01T11:30:00Z">
                          <w:rPr/>
                        </w:rPrChange>
                      </w:rPr>
                      <w:t xml:space="preserve">“API Documentation &amp; Design Tools for Teams | Swagger | Swagger,” [Online]. </w:t>
                    </w:r>
                    <w:r>
                      <w:t>Available: https://swagger.io/. [Acedido em 24 04 2020].</w:t>
                    </w:r>
                  </w:p>
                </w:tc>
              </w:tr>
              <w:tr w:rsidR="006F4DEE" w14:paraId="71DD315D" w14:textId="77777777">
                <w:trPr>
                  <w:divId w:val="1616206104"/>
                  <w:tblCellSpacing w:w="15" w:type="dxa"/>
                </w:trPr>
                <w:tc>
                  <w:tcPr>
                    <w:tcW w:w="50" w:type="pct"/>
                    <w:hideMark/>
                  </w:tcPr>
                  <w:p w14:paraId="7405F3EC" w14:textId="77777777" w:rsidR="006F4DEE" w:rsidRDefault="006F4DEE">
                    <w:pPr>
                      <w:pStyle w:val="Bibliography"/>
                    </w:pPr>
                    <w:r>
                      <w:t xml:space="preserve">[12] </w:t>
                    </w:r>
                  </w:p>
                </w:tc>
                <w:tc>
                  <w:tcPr>
                    <w:tcW w:w="0" w:type="auto"/>
                    <w:hideMark/>
                  </w:tcPr>
                  <w:p w14:paraId="236B991A" w14:textId="77777777" w:rsidR="006F4DEE" w:rsidRDefault="006F4DEE">
                    <w:pPr>
                      <w:pStyle w:val="Bibliography"/>
                    </w:pPr>
                    <w:r w:rsidRPr="006F4DEE">
                      <w:rPr>
                        <w:lang w:val="en-US"/>
                        <w:rPrChange w:id="540" w:author="Rodrigo LeaL" w:date="2020-05-01T11:30:00Z">
                          <w:rPr/>
                        </w:rPrChange>
                      </w:rPr>
                      <w:t xml:space="preserve">“What is REST – Learn to create timeless REST APIs,” [Online]. </w:t>
                    </w:r>
                    <w:r>
                      <w:t>Available: https://restfulapi.net/. [Acedido em 01 05 2020].</w:t>
                    </w:r>
                  </w:p>
                </w:tc>
              </w:tr>
              <w:tr w:rsidR="006F4DEE" w14:paraId="5C99EA89" w14:textId="77777777">
                <w:trPr>
                  <w:divId w:val="1616206104"/>
                  <w:tblCellSpacing w:w="15" w:type="dxa"/>
                </w:trPr>
                <w:tc>
                  <w:tcPr>
                    <w:tcW w:w="50" w:type="pct"/>
                    <w:hideMark/>
                  </w:tcPr>
                  <w:p w14:paraId="4DBBC275" w14:textId="77777777" w:rsidR="006F4DEE" w:rsidRDefault="006F4DEE">
                    <w:pPr>
                      <w:pStyle w:val="Bibliography"/>
                    </w:pPr>
                    <w:r>
                      <w:t xml:space="preserve">[13] </w:t>
                    </w:r>
                  </w:p>
                </w:tc>
                <w:tc>
                  <w:tcPr>
                    <w:tcW w:w="0" w:type="auto"/>
                    <w:hideMark/>
                  </w:tcPr>
                  <w:p w14:paraId="371FDE24" w14:textId="77777777" w:rsidR="006F4DEE" w:rsidRDefault="006F4DEE">
                    <w:pPr>
                      <w:pStyle w:val="Bibliography"/>
                    </w:pPr>
                    <w:r w:rsidRPr="006F4DEE">
                      <w:rPr>
                        <w:lang w:val="en-US"/>
                        <w:rPrChange w:id="541" w:author="Rodrigo LeaL" w:date="2020-05-01T11:30:00Z">
                          <w:rPr/>
                        </w:rPrChange>
                      </w:rPr>
                      <w:t xml:space="preserve">“OpenAPI-Specification/3.0.2.md at master · OAI/OpenAPI-Specification,” [Online]. </w:t>
                    </w:r>
                    <w:r>
                      <w:t>Available: https://github.com/OAI/OpenAPI-Specification/blob/master/versions/3.0.2.md. [Acedido em 27 04 2020].</w:t>
                    </w:r>
                  </w:p>
                </w:tc>
              </w:tr>
              <w:tr w:rsidR="006F4DEE" w14:paraId="0912CB67" w14:textId="77777777">
                <w:trPr>
                  <w:divId w:val="1616206104"/>
                  <w:tblCellSpacing w:w="15" w:type="dxa"/>
                </w:trPr>
                <w:tc>
                  <w:tcPr>
                    <w:tcW w:w="50" w:type="pct"/>
                    <w:hideMark/>
                  </w:tcPr>
                  <w:p w14:paraId="17C77359" w14:textId="77777777" w:rsidR="006F4DEE" w:rsidRDefault="006F4DEE">
                    <w:pPr>
                      <w:pStyle w:val="Bibliography"/>
                    </w:pPr>
                    <w:r>
                      <w:t xml:space="preserve">[14] </w:t>
                    </w:r>
                  </w:p>
                </w:tc>
                <w:tc>
                  <w:tcPr>
                    <w:tcW w:w="0" w:type="auto"/>
                    <w:hideMark/>
                  </w:tcPr>
                  <w:p w14:paraId="59A0CE2F" w14:textId="77777777" w:rsidR="006F4DEE" w:rsidRDefault="006F4DEE">
                    <w:pPr>
                      <w:pStyle w:val="Bibliography"/>
                    </w:pPr>
                    <w:r w:rsidRPr="006F4DEE">
                      <w:rPr>
                        <w:lang w:val="en-US"/>
                        <w:rPrChange w:id="542" w:author="Rodrigo LeaL" w:date="2020-05-01T11:30:00Z">
                          <w:rPr/>
                        </w:rPrChange>
                      </w:rPr>
                      <w:t xml:space="preserve">“ISe-leaning Swagger UI,” [Online]. Available: </w:t>
                    </w:r>
                    <w:r w:rsidRPr="006F4DEE">
                      <w:rPr>
                        <w:lang w:val="en-US"/>
                        <w:rPrChange w:id="543" w:author="Rodrigo LeaL" w:date="2020-05-01T11:30:00Z">
                          <w:rPr/>
                        </w:rPrChange>
                      </w:rPr>
                      <w:lastRenderedPageBreak/>
                      <w:t xml:space="preserve">https://joaoesantos.github.io/ise_learning/apiDocumentation. </w:t>
                    </w:r>
                    <w:r>
                      <w:t>[Acedido em 27 04 2020].</w:t>
                    </w:r>
                  </w:p>
                </w:tc>
              </w:tr>
              <w:tr w:rsidR="006F4DEE" w14:paraId="02049EC8" w14:textId="77777777">
                <w:trPr>
                  <w:divId w:val="1616206104"/>
                  <w:tblCellSpacing w:w="15" w:type="dxa"/>
                </w:trPr>
                <w:tc>
                  <w:tcPr>
                    <w:tcW w:w="50" w:type="pct"/>
                    <w:hideMark/>
                  </w:tcPr>
                  <w:p w14:paraId="3111D83B" w14:textId="77777777" w:rsidR="006F4DEE" w:rsidRDefault="006F4DEE">
                    <w:pPr>
                      <w:pStyle w:val="Bibliography"/>
                    </w:pPr>
                    <w:r>
                      <w:t xml:space="preserve">[15] </w:t>
                    </w:r>
                  </w:p>
                </w:tc>
                <w:tc>
                  <w:tcPr>
                    <w:tcW w:w="0" w:type="auto"/>
                    <w:hideMark/>
                  </w:tcPr>
                  <w:p w14:paraId="14A1108D" w14:textId="77777777" w:rsidR="006F4DEE" w:rsidRDefault="006F4DEE">
                    <w:pPr>
                      <w:pStyle w:val="Bibliography"/>
                    </w:pPr>
                    <w:r w:rsidRPr="006F4DEE">
                      <w:rPr>
                        <w:lang w:val="en-US"/>
                        <w:rPrChange w:id="544" w:author="Rodrigo LeaL" w:date="2020-05-01T11:30:00Z">
                          <w:rPr/>
                        </w:rPrChange>
                      </w:rPr>
                      <w:t xml:space="preserve">“Database - Third Normal Form (3NF) - Tutorialspoint,” [Online]. </w:t>
                    </w:r>
                    <w:r>
                      <w:t>Available: https://www.tutorialspoint.com/sql/third-normal-form.htm. [Acedido em 27 04 2020].</w:t>
                    </w:r>
                  </w:p>
                </w:tc>
              </w:tr>
            </w:tbl>
            <w:p w14:paraId="064C22EB" w14:textId="77777777" w:rsidR="006F4DEE" w:rsidRDefault="006F4DEE">
              <w:pPr>
                <w:divId w:val="1616206104"/>
                <w:rPr>
                  <w:rFonts w:eastAsia="Times New Roman"/>
                </w:rPr>
              </w:pPr>
            </w:p>
            <w:p w14:paraId="55B231D5" w14:textId="31E4570F" w:rsidR="006F4DEE" w:rsidDel="006F4DEE" w:rsidRDefault="006F4DEE">
              <w:pPr>
                <w:rPr>
                  <w:del w:id="545" w:author="Rodrigo LeaL" w:date="2020-05-01T11:30:00Z"/>
                  <w:sz w:val="22"/>
                  <w:szCs w:val="22"/>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6F4DEE" w:rsidDel="006F4DEE" w14:paraId="60184B1F" w14:textId="77777777">
                <w:trPr>
                  <w:divId w:val="1951692920"/>
                  <w:tblCellSpacing w:w="15" w:type="dxa"/>
                  <w:del w:id="546" w:author="Rodrigo LeaL" w:date="2020-05-01T11:30:00Z"/>
                </w:trPr>
                <w:tc>
                  <w:tcPr>
                    <w:tcW w:w="50" w:type="pct"/>
                    <w:hideMark/>
                  </w:tcPr>
                  <w:p w14:paraId="462F8932" w14:textId="04AC0115" w:rsidR="006F4DEE" w:rsidDel="006F4DEE" w:rsidRDefault="006F4DEE">
                    <w:pPr>
                      <w:pStyle w:val="Bibliography"/>
                      <w:rPr>
                        <w:del w:id="547" w:author="Rodrigo LeaL" w:date="2020-05-01T11:30:00Z"/>
                      </w:rPr>
                    </w:pPr>
                    <w:del w:id="548" w:author="Rodrigo LeaL" w:date="2020-05-01T11:30:00Z">
                      <w:r w:rsidDel="006F4DEE">
                        <w:delText xml:space="preserve">[1] </w:delText>
                      </w:r>
                    </w:del>
                  </w:p>
                </w:tc>
                <w:tc>
                  <w:tcPr>
                    <w:tcW w:w="0" w:type="auto"/>
                    <w:hideMark/>
                  </w:tcPr>
                  <w:p w14:paraId="28AF1729" w14:textId="77777777" w:rsidR="006F4DEE" w:rsidDel="006F4DEE" w:rsidRDefault="006F4DEE">
                    <w:pPr>
                      <w:pStyle w:val="Bibliography"/>
                      <w:rPr>
                        <w:del w:id="549" w:author="Rodrigo LeaL" w:date="2020-05-01T11:30:00Z"/>
                      </w:rPr>
                    </w:pPr>
                    <w:del w:id="550" w:author="Rodrigo LeaL" w:date="2020-05-01T11:30:00Z">
                      <w:r w:rsidRPr="002D4690" w:rsidDel="006F4DEE">
                        <w:delText xml:space="preserve">“React – A JavaScript library for building user interfaces,” [Online]. </w:delText>
                      </w:r>
                      <w:r w:rsidDel="006F4DEE">
                        <w:delText>Available: https://reactjs.org. [Acedido em 24 04 2020].</w:delText>
                      </w:r>
                    </w:del>
                  </w:p>
                </w:tc>
              </w:tr>
              <w:tr w:rsidR="006F4DEE" w:rsidRPr="006F4DEE" w:rsidDel="006F4DEE" w14:paraId="7F94C4BB" w14:textId="77777777">
                <w:trPr>
                  <w:divId w:val="1951692920"/>
                  <w:tblCellSpacing w:w="15" w:type="dxa"/>
                  <w:del w:id="551" w:author="Rodrigo LeaL" w:date="2020-05-01T11:30:00Z"/>
                </w:trPr>
                <w:tc>
                  <w:tcPr>
                    <w:tcW w:w="50" w:type="pct"/>
                    <w:hideMark/>
                  </w:tcPr>
                  <w:p w14:paraId="1F06CC31" w14:textId="77777777" w:rsidR="006F4DEE" w:rsidDel="006F4DEE" w:rsidRDefault="006F4DEE">
                    <w:pPr>
                      <w:pStyle w:val="Bibliography"/>
                      <w:rPr>
                        <w:del w:id="552" w:author="Rodrigo LeaL" w:date="2020-05-01T11:30:00Z"/>
                      </w:rPr>
                    </w:pPr>
                    <w:del w:id="553" w:author="Rodrigo LeaL" w:date="2020-05-01T11:30:00Z">
                      <w:r w:rsidDel="006F4DEE">
                        <w:delText xml:space="preserve">[2] </w:delText>
                      </w:r>
                    </w:del>
                  </w:p>
                </w:tc>
                <w:tc>
                  <w:tcPr>
                    <w:tcW w:w="0" w:type="auto"/>
                    <w:hideMark/>
                  </w:tcPr>
                  <w:p w14:paraId="62D424CD" w14:textId="77777777" w:rsidR="006F4DEE" w:rsidRPr="006F4DEE" w:rsidDel="006F4DEE" w:rsidRDefault="006F4DEE">
                    <w:pPr>
                      <w:pStyle w:val="Bibliography"/>
                      <w:rPr>
                        <w:del w:id="554" w:author="Rodrigo LeaL" w:date="2020-05-01T11:30:00Z"/>
                        <w:rPrChange w:id="555" w:author="Rodrigo LeaL" w:date="2020-05-01T11:30:00Z">
                          <w:rPr>
                            <w:del w:id="556" w:author="Rodrigo LeaL" w:date="2020-05-01T11:30:00Z"/>
                            <w:lang w:val="en-US"/>
                          </w:rPr>
                        </w:rPrChange>
                      </w:rPr>
                    </w:pPr>
                    <w:del w:id="557" w:author="Rodrigo LeaL" w:date="2020-05-01T11:30:00Z">
                      <w:r w:rsidRPr="006F4DEE" w:rsidDel="006F4DEE">
                        <w:rPr>
                          <w:rPrChange w:id="558" w:author="Rodrigo LeaL" w:date="2020-05-01T11:30:00Z">
                            <w:rPr>
                              <w:lang w:val="en-US"/>
                            </w:rPr>
                          </w:rPrChange>
                        </w:rPr>
                        <w:delText xml:space="preserve">A. Banks, Learning React: Functional Web Development with React and Redux, O'Reilly Media, 2017. </w:delText>
                      </w:r>
                    </w:del>
                  </w:p>
                </w:tc>
              </w:tr>
              <w:tr w:rsidR="006F4DEE" w:rsidRPr="006F4DEE" w:rsidDel="006F4DEE" w14:paraId="04FA2D7D" w14:textId="77777777">
                <w:trPr>
                  <w:divId w:val="1951692920"/>
                  <w:tblCellSpacing w:w="15" w:type="dxa"/>
                  <w:del w:id="559" w:author="Rodrigo LeaL" w:date="2020-05-01T11:30:00Z"/>
                </w:trPr>
                <w:tc>
                  <w:tcPr>
                    <w:tcW w:w="50" w:type="pct"/>
                    <w:hideMark/>
                  </w:tcPr>
                  <w:p w14:paraId="094C283B" w14:textId="77777777" w:rsidR="006F4DEE" w:rsidDel="006F4DEE" w:rsidRDefault="006F4DEE">
                    <w:pPr>
                      <w:pStyle w:val="Bibliography"/>
                      <w:rPr>
                        <w:del w:id="560" w:author="Rodrigo LeaL" w:date="2020-05-01T11:30:00Z"/>
                      </w:rPr>
                    </w:pPr>
                    <w:del w:id="561" w:author="Rodrigo LeaL" w:date="2020-05-01T11:30:00Z">
                      <w:r w:rsidDel="006F4DEE">
                        <w:delText xml:space="preserve">[3] </w:delText>
                      </w:r>
                    </w:del>
                  </w:p>
                </w:tc>
                <w:tc>
                  <w:tcPr>
                    <w:tcW w:w="0" w:type="auto"/>
                    <w:hideMark/>
                  </w:tcPr>
                  <w:p w14:paraId="49B0214C" w14:textId="77777777" w:rsidR="006F4DEE" w:rsidRPr="006F4DEE" w:rsidDel="006F4DEE" w:rsidRDefault="006F4DEE">
                    <w:pPr>
                      <w:pStyle w:val="Bibliography"/>
                      <w:rPr>
                        <w:del w:id="562" w:author="Rodrigo LeaL" w:date="2020-05-01T11:30:00Z"/>
                        <w:rPrChange w:id="563" w:author="Rodrigo LeaL" w:date="2020-05-01T11:30:00Z">
                          <w:rPr>
                            <w:del w:id="564" w:author="Rodrigo LeaL" w:date="2020-05-01T11:30:00Z"/>
                          </w:rPr>
                        </w:rPrChange>
                      </w:rPr>
                    </w:pPr>
                    <w:del w:id="565" w:author="Rodrigo LeaL" w:date="2020-05-01T11:30:00Z">
                      <w:r w:rsidRPr="002D4690" w:rsidDel="006F4DEE">
                        <w:delText>“Introducing JSX – React,” [Online]. Available: https://reactjs.org/docs/introducing-jsx.html. [Acedido em 24 04 2020].</w:delText>
                      </w:r>
                    </w:del>
                  </w:p>
                </w:tc>
              </w:tr>
              <w:tr w:rsidR="006F4DEE" w:rsidDel="006F4DEE" w14:paraId="42F104C5" w14:textId="77777777">
                <w:trPr>
                  <w:divId w:val="1951692920"/>
                  <w:tblCellSpacing w:w="15" w:type="dxa"/>
                  <w:del w:id="566" w:author="Rodrigo LeaL" w:date="2020-05-01T11:30:00Z"/>
                </w:trPr>
                <w:tc>
                  <w:tcPr>
                    <w:tcW w:w="50" w:type="pct"/>
                    <w:hideMark/>
                  </w:tcPr>
                  <w:p w14:paraId="0CAFD5D3" w14:textId="77777777" w:rsidR="006F4DEE" w:rsidDel="006F4DEE" w:rsidRDefault="006F4DEE">
                    <w:pPr>
                      <w:pStyle w:val="Bibliography"/>
                      <w:rPr>
                        <w:del w:id="567" w:author="Rodrigo LeaL" w:date="2020-05-01T11:30:00Z"/>
                      </w:rPr>
                    </w:pPr>
                    <w:del w:id="568" w:author="Rodrigo LeaL" w:date="2020-05-01T11:30:00Z">
                      <w:r w:rsidDel="006F4DEE">
                        <w:delText xml:space="preserve">[4] </w:delText>
                      </w:r>
                    </w:del>
                  </w:p>
                </w:tc>
                <w:tc>
                  <w:tcPr>
                    <w:tcW w:w="0" w:type="auto"/>
                    <w:hideMark/>
                  </w:tcPr>
                  <w:p w14:paraId="50AAC915" w14:textId="77777777" w:rsidR="006F4DEE" w:rsidDel="006F4DEE" w:rsidRDefault="006F4DEE">
                    <w:pPr>
                      <w:pStyle w:val="Bibliography"/>
                      <w:rPr>
                        <w:del w:id="569" w:author="Rodrigo LeaL" w:date="2020-05-01T11:30:00Z"/>
                      </w:rPr>
                    </w:pPr>
                    <w:del w:id="570" w:author="Rodrigo LeaL" w:date="2020-05-01T11:30:00Z">
                      <w:r w:rsidRPr="002D4690" w:rsidDel="006F4DEE">
                        <w:delText>“Spring Framework,” [Onlin</w:delText>
                      </w:r>
                      <w:r w:rsidRPr="006F4DEE" w:rsidDel="006F4DEE">
                        <w:rPr>
                          <w:rPrChange w:id="571" w:author="Rodrigo LeaL" w:date="2020-05-01T11:30:00Z">
                            <w:rPr/>
                          </w:rPrChange>
                        </w:rPr>
                        <w:delText xml:space="preserve">e]. Available: https://spring.io/projects/spring-framework. </w:delText>
                      </w:r>
                      <w:r w:rsidDel="006F4DEE">
                        <w:delText>[Acedido em 24 04 2020].</w:delText>
                      </w:r>
                    </w:del>
                  </w:p>
                </w:tc>
              </w:tr>
              <w:tr w:rsidR="006F4DEE" w:rsidDel="006F4DEE" w14:paraId="4C7952C1" w14:textId="77777777">
                <w:trPr>
                  <w:divId w:val="1951692920"/>
                  <w:tblCellSpacing w:w="15" w:type="dxa"/>
                  <w:del w:id="572" w:author="Rodrigo LeaL" w:date="2020-05-01T11:30:00Z"/>
                </w:trPr>
                <w:tc>
                  <w:tcPr>
                    <w:tcW w:w="50" w:type="pct"/>
                    <w:hideMark/>
                  </w:tcPr>
                  <w:p w14:paraId="3350C0C0" w14:textId="77777777" w:rsidR="006F4DEE" w:rsidDel="006F4DEE" w:rsidRDefault="006F4DEE">
                    <w:pPr>
                      <w:pStyle w:val="Bibliography"/>
                      <w:rPr>
                        <w:del w:id="573" w:author="Rodrigo LeaL" w:date="2020-05-01T11:30:00Z"/>
                      </w:rPr>
                    </w:pPr>
                    <w:del w:id="574" w:author="Rodrigo LeaL" w:date="2020-05-01T11:30:00Z">
                      <w:r w:rsidDel="006F4DEE">
                        <w:delText xml:space="preserve">[5] </w:delText>
                      </w:r>
                    </w:del>
                  </w:p>
                </w:tc>
                <w:tc>
                  <w:tcPr>
                    <w:tcW w:w="0" w:type="auto"/>
                    <w:hideMark/>
                  </w:tcPr>
                  <w:p w14:paraId="3BFF4EA8" w14:textId="77777777" w:rsidR="006F4DEE" w:rsidDel="006F4DEE" w:rsidRDefault="006F4DEE">
                    <w:pPr>
                      <w:pStyle w:val="Bibliography"/>
                      <w:rPr>
                        <w:del w:id="575" w:author="Rodrigo LeaL" w:date="2020-05-01T11:30:00Z"/>
                      </w:rPr>
                    </w:pPr>
                    <w:del w:id="576" w:author="Rodrigo LeaL" w:date="2020-05-01T11:30:00Z">
                      <w:r w:rsidRPr="002D4690" w:rsidDel="006F4DEE">
                        <w:delText xml:space="preserve">“2. Introduction to the Spring Framework,” [Online]. </w:delText>
                      </w:r>
                      <w:r w:rsidDel="006F4DEE">
                        <w:delText>Available: https://docs.spring.io/spring/docs/4.3.x/spring-framework-reference/html/overview.html. [Acedido em 24 04 2020].</w:delText>
                      </w:r>
                    </w:del>
                  </w:p>
                </w:tc>
              </w:tr>
              <w:tr w:rsidR="006F4DEE" w:rsidDel="006F4DEE" w14:paraId="67A8F894" w14:textId="77777777">
                <w:trPr>
                  <w:divId w:val="1951692920"/>
                  <w:tblCellSpacing w:w="15" w:type="dxa"/>
                  <w:del w:id="577" w:author="Rodrigo LeaL" w:date="2020-05-01T11:30:00Z"/>
                </w:trPr>
                <w:tc>
                  <w:tcPr>
                    <w:tcW w:w="50" w:type="pct"/>
                    <w:hideMark/>
                  </w:tcPr>
                  <w:p w14:paraId="65689A24" w14:textId="77777777" w:rsidR="006F4DEE" w:rsidDel="006F4DEE" w:rsidRDefault="006F4DEE">
                    <w:pPr>
                      <w:pStyle w:val="Bibliography"/>
                      <w:rPr>
                        <w:del w:id="578" w:author="Rodrigo LeaL" w:date="2020-05-01T11:30:00Z"/>
                      </w:rPr>
                    </w:pPr>
                    <w:del w:id="579" w:author="Rodrigo LeaL" w:date="2020-05-01T11:30:00Z">
                      <w:r w:rsidDel="006F4DEE">
                        <w:delText xml:space="preserve">[6] </w:delText>
                      </w:r>
                    </w:del>
                  </w:p>
                </w:tc>
                <w:tc>
                  <w:tcPr>
                    <w:tcW w:w="0" w:type="auto"/>
                    <w:hideMark/>
                  </w:tcPr>
                  <w:p w14:paraId="78EE43B9" w14:textId="77777777" w:rsidR="006F4DEE" w:rsidDel="006F4DEE" w:rsidRDefault="006F4DEE">
                    <w:pPr>
                      <w:pStyle w:val="Bibliography"/>
                      <w:rPr>
                        <w:del w:id="580" w:author="Rodrigo LeaL" w:date="2020-05-01T11:30:00Z"/>
                      </w:rPr>
                    </w:pPr>
                    <w:del w:id="581" w:author="Rodrigo LeaL" w:date="2020-05-01T11:30:00Z">
                      <w:r w:rsidRPr="002D4690" w:rsidDel="006F4DEE">
                        <w:delText xml:space="preserve">“Spring Boot,” [Online]. Available: https://spring.io/projects/spring-boot. </w:delText>
                      </w:r>
                      <w:r w:rsidDel="006F4DEE">
                        <w:delText>[Acedido em 04 24 2020].</w:delText>
                      </w:r>
                    </w:del>
                  </w:p>
                </w:tc>
              </w:tr>
              <w:tr w:rsidR="006F4DEE" w:rsidDel="006F4DEE" w14:paraId="39525F10" w14:textId="77777777">
                <w:trPr>
                  <w:divId w:val="1951692920"/>
                  <w:tblCellSpacing w:w="15" w:type="dxa"/>
                  <w:del w:id="582" w:author="Rodrigo LeaL" w:date="2020-05-01T11:30:00Z"/>
                </w:trPr>
                <w:tc>
                  <w:tcPr>
                    <w:tcW w:w="50" w:type="pct"/>
                    <w:hideMark/>
                  </w:tcPr>
                  <w:p w14:paraId="58554704" w14:textId="77777777" w:rsidR="006F4DEE" w:rsidDel="006F4DEE" w:rsidRDefault="006F4DEE">
                    <w:pPr>
                      <w:pStyle w:val="Bibliography"/>
                      <w:rPr>
                        <w:del w:id="583" w:author="Rodrigo LeaL" w:date="2020-05-01T11:30:00Z"/>
                      </w:rPr>
                    </w:pPr>
                    <w:del w:id="584" w:author="Rodrigo LeaL" w:date="2020-05-01T11:30:00Z">
                      <w:r w:rsidDel="006F4DEE">
                        <w:delText xml:space="preserve">[7] </w:delText>
                      </w:r>
                    </w:del>
                  </w:p>
                </w:tc>
                <w:tc>
                  <w:tcPr>
                    <w:tcW w:w="0" w:type="auto"/>
                    <w:hideMark/>
                  </w:tcPr>
                  <w:p w14:paraId="5A924AF4" w14:textId="77777777" w:rsidR="006F4DEE" w:rsidDel="006F4DEE" w:rsidRDefault="006F4DEE">
                    <w:pPr>
                      <w:pStyle w:val="Bibliography"/>
                      <w:rPr>
                        <w:del w:id="585" w:author="Rodrigo LeaL" w:date="2020-05-01T11:30:00Z"/>
                      </w:rPr>
                    </w:pPr>
                    <w:del w:id="586" w:author="Rodrigo LeaL" w:date="2020-05-01T11:30:00Z">
                      <w:r w:rsidRPr="002D4690" w:rsidDel="006F4DEE">
                        <w:delText xml:space="preserve">“Spring Security,” [Online]. Available: https://spring.io/projects/spring-security. </w:delText>
                      </w:r>
                      <w:r w:rsidDel="006F4DEE">
                        <w:delText>[Acedido em 24 04 2020].</w:delText>
                      </w:r>
                    </w:del>
                  </w:p>
                </w:tc>
              </w:tr>
              <w:tr w:rsidR="006F4DEE" w:rsidDel="006F4DEE" w14:paraId="3FD7844A" w14:textId="77777777">
                <w:trPr>
                  <w:divId w:val="1951692920"/>
                  <w:tblCellSpacing w:w="15" w:type="dxa"/>
                  <w:del w:id="587" w:author="Rodrigo LeaL" w:date="2020-05-01T11:30:00Z"/>
                </w:trPr>
                <w:tc>
                  <w:tcPr>
                    <w:tcW w:w="50" w:type="pct"/>
                    <w:hideMark/>
                  </w:tcPr>
                  <w:p w14:paraId="2815BC49" w14:textId="77777777" w:rsidR="006F4DEE" w:rsidDel="006F4DEE" w:rsidRDefault="006F4DEE">
                    <w:pPr>
                      <w:pStyle w:val="Bibliography"/>
                      <w:rPr>
                        <w:del w:id="588" w:author="Rodrigo LeaL" w:date="2020-05-01T11:30:00Z"/>
                      </w:rPr>
                    </w:pPr>
                    <w:del w:id="589" w:author="Rodrigo LeaL" w:date="2020-05-01T11:30:00Z">
                      <w:r w:rsidDel="006F4DEE">
                        <w:delText xml:space="preserve">[8] </w:delText>
                      </w:r>
                    </w:del>
                  </w:p>
                </w:tc>
                <w:tc>
                  <w:tcPr>
                    <w:tcW w:w="0" w:type="auto"/>
                    <w:hideMark/>
                  </w:tcPr>
                  <w:p w14:paraId="64E4FD55" w14:textId="77777777" w:rsidR="006F4DEE" w:rsidDel="006F4DEE" w:rsidRDefault="006F4DEE">
                    <w:pPr>
                      <w:pStyle w:val="Bibliography"/>
                      <w:rPr>
                        <w:del w:id="590" w:author="Rodrigo LeaL" w:date="2020-05-01T11:30:00Z"/>
                      </w:rPr>
                    </w:pPr>
                    <w:del w:id="591" w:author="Rodrigo LeaL" w:date="2020-05-01T11:30:00Z">
                      <w:r w:rsidRPr="002D4690" w:rsidDel="006F4DEE">
                        <w:delText xml:space="preserve">“Empowering App Development for Developers | Docker,” [Online]. Available: https://www.docker.com/. </w:delText>
                      </w:r>
                      <w:r w:rsidDel="006F4DEE">
                        <w:delText>[Acedido em 17 04 2020].</w:delText>
                      </w:r>
                    </w:del>
                  </w:p>
                </w:tc>
              </w:tr>
              <w:tr w:rsidR="006F4DEE" w:rsidDel="006F4DEE" w14:paraId="1F019691" w14:textId="77777777">
                <w:trPr>
                  <w:divId w:val="1951692920"/>
                  <w:tblCellSpacing w:w="15" w:type="dxa"/>
                  <w:del w:id="592" w:author="Rodrigo LeaL" w:date="2020-05-01T11:30:00Z"/>
                </w:trPr>
                <w:tc>
                  <w:tcPr>
                    <w:tcW w:w="50" w:type="pct"/>
                    <w:hideMark/>
                  </w:tcPr>
                  <w:p w14:paraId="49FADFA0" w14:textId="77777777" w:rsidR="006F4DEE" w:rsidDel="006F4DEE" w:rsidRDefault="006F4DEE">
                    <w:pPr>
                      <w:pStyle w:val="Bibliography"/>
                      <w:rPr>
                        <w:del w:id="593" w:author="Rodrigo LeaL" w:date="2020-05-01T11:30:00Z"/>
                      </w:rPr>
                    </w:pPr>
                    <w:del w:id="594" w:author="Rodrigo LeaL" w:date="2020-05-01T11:30:00Z">
                      <w:r w:rsidDel="006F4DEE">
                        <w:delText xml:space="preserve">[9] </w:delText>
                      </w:r>
                    </w:del>
                  </w:p>
                </w:tc>
                <w:tc>
                  <w:tcPr>
                    <w:tcW w:w="0" w:type="auto"/>
                    <w:hideMark/>
                  </w:tcPr>
                  <w:p w14:paraId="3861E7AC" w14:textId="77777777" w:rsidR="006F4DEE" w:rsidDel="006F4DEE" w:rsidRDefault="006F4DEE">
                    <w:pPr>
                      <w:pStyle w:val="Bibliography"/>
                      <w:rPr>
                        <w:del w:id="595" w:author="Rodrigo LeaL" w:date="2020-05-01T11:30:00Z"/>
                      </w:rPr>
                    </w:pPr>
                    <w:del w:id="596" w:author="Rodrigo LeaL" w:date="2020-05-01T11:30:00Z">
                      <w:r w:rsidRPr="002D4690" w:rsidDel="006F4DEE">
                        <w:delText xml:space="preserve">“Docker Documentation | Docker Documentation,” [Online]. Available: https://docs.docker.com/. </w:delText>
                      </w:r>
                      <w:r w:rsidDel="006F4DEE">
                        <w:delText>[Acedido em 17 04 2020].</w:delText>
                      </w:r>
                    </w:del>
                  </w:p>
                </w:tc>
              </w:tr>
              <w:tr w:rsidR="006F4DEE" w:rsidDel="006F4DEE" w14:paraId="4E2DCAA3" w14:textId="77777777">
                <w:trPr>
                  <w:divId w:val="1951692920"/>
                  <w:tblCellSpacing w:w="15" w:type="dxa"/>
                  <w:del w:id="597" w:author="Rodrigo LeaL" w:date="2020-05-01T11:30:00Z"/>
                </w:trPr>
                <w:tc>
                  <w:tcPr>
                    <w:tcW w:w="50" w:type="pct"/>
                    <w:hideMark/>
                  </w:tcPr>
                  <w:p w14:paraId="1AF9ED6E" w14:textId="77777777" w:rsidR="006F4DEE" w:rsidDel="006F4DEE" w:rsidRDefault="006F4DEE">
                    <w:pPr>
                      <w:pStyle w:val="Bibliography"/>
                      <w:rPr>
                        <w:del w:id="598" w:author="Rodrigo LeaL" w:date="2020-05-01T11:30:00Z"/>
                      </w:rPr>
                    </w:pPr>
                    <w:del w:id="599" w:author="Rodrigo LeaL" w:date="2020-05-01T11:30:00Z">
                      <w:r w:rsidDel="006F4DEE">
                        <w:delText xml:space="preserve">[10] </w:delText>
                      </w:r>
                    </w:del>
                  </w:p>
                </w:tc>
                <w:tc>
                  <w:tcPr>
                    <w:tcW w:w="0" w:type="auto"/>
                    <w:hideMark/>
                  </w:tcPr>
                  <w:p w14:paraId="011643A5" w14:textId="77777777" w:rsidR="006F4DEE" w:rsidDel="006F4DEE" w:rsidRDefault="006F4DEE">
                    <w:pPr>
                      <w:pStyle w:val="Bibliography"/>
                      <w:rPr>
                        <w:del w:id="600" w:author="Rodrigo LeaL" w:date="2020-05-01T11:30:00Z"/>
                      </w:rPr>
                    </w:pPr>
                    <w:del w:id="601" w:author="Rodrigo LeaL" w:date="2020-05-01T11:30:00Z">
                      <w:r w:rsidRPr="002D4690" w:rsidDel="006F4DEE">
                        <w:delText xml:space="preserve">“Docker Hub,” [Online]. Available: https://hub.docker.com/. </w:delText>
                      </w:r>
                      <w:r w:rsidDel="006F4DEE">
                        <w:delText>[Acedido em 17 04 2020].</w:delText>
                      </w:r>
                    </w:del>
                  </w:p>
                </w:tc>
              </w:tr>
              <w:tr w:rsidR="006F4DEE" w:rsidDel="006F4DEE" w14:paraId="1A2C76BC" w14:textId="77777777">
                <w:trPr>
                  <w:divId w:val="1951692920"/>
                  <w:tblCellSpacing w:w="15" w:type="dxa"/>
                  <w:del w:id="602" w:author="Rodrigo LeaL" w:date="2020-05-01T11:30:00Z"/>
                </w:trPr>
                <w:tc>
                  <w:tcPr>
                    <w:tcW w:w="50" w:type="pct"/>
                    <w:hideMark/>
                  </w:tcPr>
                  <w:p w14:paraId="4DC3A3CF" w14:textId="77777777" w:rsidR="006F4DEE" w:rsidDel="006F4DEE" w:rsidRDefault="006F4DEE">
                    <w:pPr>
                      <w:pStyle w:val="Bibliography"/>
                      <w:rPr>
                        <w:del w:id="603" w:author="Rodrigo LeaL" w:date="2020-05-01T11:30:00Z"/>
                      </w:rPr>
                    </w:pPr>
                    <w:del w:id="604" w:author="Rodrigo LeaL" w:date="2020-05-01T11:30:00Z">
                      <w:r w:rsidDel="006F4DEE">
                        <w:delText xml:space="preserve">[11] </w:delText>
                      </w:r>
                    </w:del>
                  </w:p>
                </w:tc>
                <w:tc>
                  <w:tcPr>
                    <w:tcW w:w="0" w:type="auto"/>
                    <w:hideMark/>
                  </w:tcPr>
                  <w:p w14:paraId="65702446" w14:textId="77777777" w:rsidR="006F4DEE" w:rsidDel="006F4DEE" w:rsidRDefault="006F4DEE">
                    <w:pPr>
                      <w:pStyle w:val="Bibliography"/>
                      <w:rPr>
                        <w:del w:id="605" w:author="Rodrigo LeaL" w:date="2020-05-01T11:30:00Z"/>
                      </w:rPr>
                    </w:pPr>
                    <w:del w:id="606" w:author="Rodrigo LeaL" w:date="2020-05-01T11:30:00Z">
                      <w:r w:rsidRPr="002D4690" w:rsidDel="006F4DEE">
                        <w:delText xml:space="preserve">“API Documentation &amp; Design Tools for Teams | Swagger | Swagger,” [Online]. </w:delText>
                      </w:r>
                      <w:r w:rsidDel="006F4DEE">
                        <w:delText>Available: https://swagger.io/. [Acedido em 24 04 2020].</w:delText>
                      </w:r>
                    </w:del>
                  </w:p>
                </w:tc>
              </w:tr>
              <w:tr w:rsidR="006F4DEE" w:rsidDel="006F4DEE" w14:paraId="2B542AF9" w14:textId="77777777">
                <w:trPr>
                  <w:divId w:val="1951692920"/>
                  <w:tblCellSpacing w:w="15" w:type="dxa"/>
                  <w:del w:id="607" w:author="Rodrigo LeaL" w:date="2020-05-01T11:30:00Z"/>
                </w:trPr>
                <w:tc>
                  <w:tcPr>
                    <w:tcW w:w="50" w:type="pct"/>
                    <w:hideMark/>
                  </w:tcPr>
                  <w:p w14:paraId="36D3D3F4" w14:textId="77777777" w:rsidR="006F4DEE" w:rsidDel="006F4DEE" w:rsidRDefault="006F4DEE">
                    <w:pPr>
                      <w:pStyle w:val="Bibliography"/>
                      <w:rPr>
                        <w:del w:id="608" w:author="Rodrigo LeaL" w:date="2020-05-01T11:30:00Z"/>
                      </w:rPr>
                    </w:pPr>
                    <w:del w:id="609" w:author="Rodrigo LeaL" w:date="2020-05-01T11:30:00Z">
                      <w:r w:rsidDel="006F4DEE">
                        <w:delText xml:space="preserve">[12] </w:delText>
                      </w:r>
                    </w:del>
                  </w:p>
                </w:tc>
                <w:tc>
                  <w:tcPr>
                    <w:tcW w:w="0" w:type="auto"/>
                    <w:hideMark/>
                  </w:tcPr>
                  <w:p w14:paraId="77770051" w14:textId="77777777" w:rsidR="006F4DEE" w:rsidDel="006F4DEE" w:rsidRDefault="006F4DEE">
                    <w:pPr>
                      <w:pStyle w:val="Bibliography"/>
                      <w:rPr>
                        <w:del w:id="610" w:author="Rodrigo LeaL" w:date="2020-05-01T11:30:00Z"/>
                      </w:rPr>
                    </w:pPr>
                    <w:del w:id="611" w:author="Rodrigo LeaL" w:date="2020-05-01T11:30:00Z">
                      <w:r w:rsidRPr="002D4690" w:rsidDel="006F4DEE">
                        <w:delText>“What is REST – Learn t</w:delText>
                      </w:r>
                      <w:r w:rsidRPr="006F4DEE" w:rsidDel="006F4DEE">
                        <w:rPr>
                          <w:rPrChange w:id="612" w:author="Rodrigo LeaL" w:date="2020-05-01T11:30:00Z">
                            <w:rPr/>
                          </w:rPrChange>
                        </w:rPr>
                        <w:delText xml:space="preserve">o create timeless REST APIs,” [Online]. </w:delText>
                      </w:r>
                      <w:r w:rsidDel="006F4DEE">
                        <w:delText>Available: https://restfulapi.net/. [Acedido em 01 05 2020].</w:delText>
                      </w:r>
                    </w:del>
                  </w:p>
                </w:tc>
              </w:tr>
              <w:tr w:rsidR="006F4DEE" w:rsidDel="006F4DEE" w14:paraId="05D7D383" w14:textId="77777777">
                <w:trPr>
                  <w:divId w:val="1951692920"/>
                  <w:tblCellSpacing w:w="15" w:type="dxa"/>
                  <w:del w:id="613" w:author="Rodrigo LeaL" w:date="2020-05-01T11:30:00Z"/>
                </w:trPr>
                <w:tc>
                  <w:tcPr>
                    <w:tcW w:w="50" w:type="pct"/>
                    <w:hideMark/>
                  </w:tcPr>
                  <w:p w14:paraId="57015C8F" w14:textId="77777777" w:rsidR="006F4DEE" w:rsidDel="006F4DEE" w:rsidRDefault="006F4DEE">
                    <w:pPr>
                      <w:pStyle w:val="Bibliography"/>
                      <w:rPr>
                        <w:del w:id="614" w:author="Rodrigo LeaL" w:date="2020-05-01T11:30:00Z"/>
                      </w:rPr>
                    </w:pPr>
                    <w:del w:id="615" w:author="Rodrigo LeaL" w:date="2020-05-01T11:30:00Z">
                      <w:r w:rsidDel="006F4DEE">
                        <w:delText xml:space="preserve">[13] </w:delText>
                      </w:r>
                    </w:del>
                  </w:p>
                </w:tc>
                <w:tc>
                  <w:tcPr>
                    <w:tcW w:w="0" w:type="auto"/>
                    <w:hideMark/>
                  </w:tcPr>
                  <w:p w14:paraId="6A48CC70" w14:textId="77777777" w:rsidR="006F4DEE" w:rsidDel="006F4DEE" w:rsidRDefault="006F4DEE">
                    <w:pPr>
                      <w:pStyle w:val="Bibliography"/>
                      <w:rPr>
                        <w:del w:id="616" w:author="Rodrigo LeaL" w:date="2020-05-01T11:30:00Z"/>
                      </w:rPr>
                    </w:pPr>
                    <w:del w:id="617" w:author="Rodrigo LeaL" w:date="2020-05-01T11:30:00Z">
                      <w:r w:rsidRPr="002D4690" w:rsidDel="006F4DEE">
                        <w:delText xml:space="preserve">“OpenAPI-Specification/3.0.2.md at master · OAI/OpenAPI-Specification,” [Online]. </w:delText>
                      </w:r>
                      <w:r w:rsidDel="006F4DEE">
                        <w:delText>Available: https://github.com/OAI/OpenAPI-Specification/blob/master/versions/3.0.2.md. [Acedido em 27 04 2020].</w:delText>
                      </w:r>
                    </w:del>
                  </w:p>
                </w:tc>
              </w:tr>
              <w:tr w:rsidR="006F4DEE" w:rsidDel="006F4DEE" w14:paraId="78FA2502" w14:textId="77777777">
                <w:trPr>
                  <w:divId w:val="1951692920"/>
                  <w:tblCellSpacing w:w="15" w:type="dxa"/>
                  <w:del w:id="618" w:author="Rodrigo LeaL" w:date="2020-05-01T11:30:00Z"/>
                </w:trPr>
                <w:tc>
                  <w:tcPr>
                    <w:tcW w:w="50" w:type="pct"/>
                    <w:hideMark/>
                  </w:tcPr>
                  <w:p w14:paraId="43D9EE81" w14:textId="77777777" w:rsidR="006F4DEE" w:rsidDel="006F4DEE" w:rsidRDefault="006F4DEE">
                    <w:pPr>
                      <w:pStyle w:val="Bibliography"/>
                      <w:rPr>
                        <w:del w:id="619" w:author="Rodrigo LeaL" w:date="2020-05-01T11:30:00Z"/>
                      </w:rPr>
                    </w:pPr>
                    <w:del w:id="620" w:author="Rodrigo LeaL" w:date="2020-05-01T11:30:00Z">
                      <w:r w:rsidDel="006F4DEE">
                        <w:delText xml:space="preserve">[14] </w:delText>
                      </w:r>
                    </w:del>
                  </w:p>
                </w:tc>
                <w:tc>
                  <w:tcPr>
                    <w:tcW w:w="0" w:type="auto"/>
                    <w:hideMark/>
                  </w:tcPr>
                  <w:p w14:paraId="1A9FA142" w14:textId="77777777" w:rsidR="006F4DEE" w:rsidDel="006F4DEE" w:rsidRDefault="006F4DEE">
                    <w:pPr>
                      <w:pStyle w:val="Bibliography"/>
                      <w:rPr>
                        <w:del w:id="621" w:author="Rodrigo LeaL" w:date="2020-05-01T11:30:00Z"/>
                      </w:rPr>
                    </w:pPr>
                    <w:del w:id="622" w:author="Rodrigo LeaL" w:date="2020-05-01T11:30:00Z">
                      <w:r w:rsidRPr="002D4690" w:rsidDel="006F4DEE">
                        <w:delText xml:space="preserve">“ISe-leaning Swagger UI,” [Online]. Available: https://joaoesantos.github.io/ise_learning/apiDocumentation. </w:delText>
                      </w:r>
                      <w:r w:rsidDel="006F4DEE">
                        <w:delText>[Acedido em 27 04 2020].</w:delText>
                      </w:r>
                    </w:del>
                  </w:p>
                </w:tc>
              </w:tr>
              <w:tr w:rsidR="006F4DEE" w:rsidDel="006F4DEE" w14:paraId="378A5E8C" w14:textId="77777777">
                <w:trPr>
                  <w:divId w:val="1951692920"/>
                  <w:tblCellSpacing w:w="15" w:type="dxa"/>
                  <w:del w:id="623" w:author="Rodrigo LeaL" w:date="2020-05-01T11:30:00Z"/>
                </w:trPr>
                <w:tc>
                  <w:tcPr>
                    <w:tcW w:w="50" w:type="pct"/>
                    <w:hideMark/>
                  </w:tcPr>
                  <w:p w14:paraId="2F6ABB3C" w14:textId="77777777" w:rsidR="006F4DEE" w:rsidDel="006F4DEE" w:rsidRDefault="006F4DEE">
                    <w:pPr>
                      <w:pStyle w:val="Bibliography"/>
                      <w:rPr>
                        <w:del w:id="624" w:author="Rodrigo LeaL" w:date="2020-05-01T11:30:00Z"/>
                      </w:rPr>
                    </w:pPr>
                    <w:del w:id="625" w:author="Rodrigo LeaL" w:date="2020-05-01T11:30:00Z">
                      <w:r w:rsidDel="006F4DEE">
                        <w:delText xml:space="preserve">[15] </w:delText>
                      </w:r>
                    </w:del>
                  </w:p>
                </w:tc>
                <w:tc>
                  <w:tcPr>
                    <w:tcW w:w="0" w:type="auto"/>
                    <w:hideMark/>
                  </w:tcPr>
                  <w:p w14:paraId="2C9DA9DD" w14:textId="77777777" w:rsidR="006F4DEE" w:rsidDel="006F4DEE" w:rsidRDefault="006F4DEE">
                    <w:pPr>
                      <w:pStyle w:val="Bibliography"/>
                      <w:rPr>
                        <w:del w:id="626" w:author="Rodrigo LeaL" w:date="2020-05-01T11:30:00Z"/>
                      </w:rPr>
                    </w:pPr>
                    <w:del w:id="627" w:author="Rodrigo LeaL" w:date="2020-05-01T11:30:00Z">
                      <w:r w:rsidRPr="002D4690" w:rsidDel="006F4DEE">
                        <w:delText>“Database - Third Normal Form (3NF) - Tutorialspoint,” [Online]</w:delText>
                      </w:r>
                      <w:r w:rsidRPr="006F4DEE" w:rsidDel="006F4DEE">
                        <w:rPr>
                          <w:rPrChange w:id="628" w:author="Rodrigo LeaL" w:date="2020-05-01T11:30:00Z">
                            <w:rPr/>
                          </w:rPrChange>
                        </w:rPr>
                        <w:delText xml:space="preserve">. </w:delText>
                      </w:r>
                      <w:r w:rsidDel="006F4DEE">
                        <w:delText>Available: https://www.tutorialspoint.com/sql/third-normal-form.htm. [Acedido em 27 04 2020].</w:delText>
                      </w:r>
                    </w:del>
                  </w:p>
                </w:tc>
              </w:tr>
            </w:tbl>
            <w:p w14:paraId="525A03D7" w14:textId="77777777" w:rsidR="006F4DEE" w:rsidDel="006F4DEE" w:rsidRDefault="006F4DEE">
              <w:pPr>
                <w:divId w:val="1951692920"/>
                <w:rPr>
                  <w:del w:id="629" w:author="Rodrigo LeaL" w:date="2020-05-01T11:30:00Z"/>
                  <w:rFonts w:eastAsia="Times New Roman"/>
                </w:rPr>
              </w:pPr>
            </w:p>
            <w:p w14:paraId="0F9FA7C8" w14:textId="2B7BE025" w:rsidR="00B06583" w:rsidRDefault="00B06583">
              <w:r>
                <w:rPr>
                  <w:b/>
                  <w:bCs/>
                </w:rPr>
                <w:fldChar w:fldCharType="end"/>
              </w:r>
            </w:p>
          </w:sdtContent>
        </w:sdt>
      </w:sdtContent>
    </w:sdt>
    <w:p w14:paraId="2C2441C3" w14:textId="77777777" w:rsidR="00B06583" w:rsidRDefault="00B06583" w:rsidP="00936E89">
      <w:pPr>
        <w:autoSpaceDE w:val="0"/>
        <w:autoSpaceDN w:val="0"/>
        <w:adjustRightInd w:val="0"/>
        <w:spacing w:after="0" w:line="240" w:lineRule="auto"/>
        <w:rPr>
          <w:rFonts w:ascii="CMR12" w:hAnsi="CMR12" w:cs="CMR12"/>
          <w:color w:val="000000"/>
        </w:rPr>
      </w:pPr>
    </w:p>
    <w:p w14:paraId="1FE0A24E" w14:textId="77777777" w:rsidR="00B06583" w:rsidRDefault="00B06583" w:rsidP="00936E89">
      <w:pPr>
        <w:autoSpaceDE w:val="0"/>
        <w:autoSpaceDN w:val="0"/>
        <w:adjustRightInd w:val="0"/>
        <w:spacing w:after="0" w:line="240" w:lineRule="auto"/>
        <w:rPr>
          <w:rFonts w:ascii="CMR12" w:hAnsi="CMR12" w:cs="CMR12"/>
          <w:color w:val="000000"/>
        </w:rPr>
      </w:pPr>
    </w:p>
    <w:p w14:paraId="4FFAD77E" w14:textId="77777777" w:rsidR="00B06583" w:rsidRDefault="00B06583" w:rsidP="00936E89">
      <w:pPr>
        <w:autoSpaceDE w:val="0"/>
        <w:autoSpaceDN w:val="0"/>
        <w:adjustRightInd w:val="0"/>
        <w:spacing w:after="0" w:line="240" w:lineRule="auto"/>
        <w:rPr>
          <w:rFonts w:ascii="CMR12" w:hAnsi="CMR12" w:cs="CMR12"/>
          <w:color w:val="000000"/>
        </w:rPr>
      </w:pPr>
    </w:p>
    <w:p w14:paraId="3E1B4436" w14:textId="07BF465B" w:rsidR="00936E89" w:rsidRDefault="00936E89" w:rsidP="00936E89">
      <w:pPr>
        <w:autoSpaceDE w:val="0"/>
        <w:autoSpaceDN w:val="0"/>
        <w:adjustRightInd w:val="0"/>
        <w:spacing w:after="0" w:line="240" w:lineRule="auto"/>
        <w:rPr>
          <w:rFonts w:ascii="CMR12" w:hAnsi="CMR12" w:cs="CMR12"/>
          <w:color w:val="000000"/>
          <w:lang w:val="en-US"/>
        </w:rPr>
      </w:pPr>
      <w:r>
        <w:rPr>
          <w:rFonts w:ascii="CMR12" w:hAnsi="CMR12" w:cs="CMR12"/>
          <w:color w:val="000000"/>
        </w:rPr>
        <w:t xml:space="preserve">AlgoExpert. </w:t>
      </w:r>
      <w:hyperlink r:id="rId32" w:history="1">
        <w:r>
          <w:rPr>
            <w:rStyle w:val="Hyperlink"/>
          </w:rPr>
          <w:t>https://www.algoexpert.io/product</w:t>
        </w:r>
      </w:hyperlink>
      <w:r w:rsidRPr="00812C43">
        <w:rPr>
          <w:rFonts w:ascii="CMR12" w:hAnsi="CMR12" w:cs="CMR12"/>
          <w:color w:val="000000"/>
        </w:rPr>
        <w:t xml:space="preserve">, 2020. </w:t>
      </w:r>
      <w:r w:rsidRPr="00812C43">
        <w:rPr>
          <w:rFonts w:ascii="CMR12" w:hAnsi="CMR12" w:cs="CMR12"/>
          <w:color w:val="000000"/>
          <w:lang w:val="en-US"/>
        </w:rPr>
        <w:t>[Online, accessed 2020/04/25].</w:t>
      </w:r>
    </w:p>
    <w:p w14:paraId="3714993E" w14:textId="77777777" w:rsidR="00936E89" w:rsidRDefault="00936E89" w:rsidP="00936E89">
      <w:pPr>
        <w:autoSpaceDE w:val="0"/>
        <w:autoSpaceDN w:val="0"/>
        <w:adjustRightInd w:val="0"/>
        <w:spacing w:after="0" w:line="240" w:lineRule="auto"/>
        <w:rPr>
          <w:rFonts w:ascii="CMR12" w:hAnsi="CMR12" w:cs="CMR12"/>
          <w:color w:val="000000"/>
          <w:lang w:val="en-US"/>
        </w:rPr>
      </w:pPr>
      <w:r w:rsidRPr="00936E89">
        <w:rPr>
          <w:rFonts w:ascii="CMR12" w:hAnsi="CMR12" w:cs="CMR12"/>
          <w:color w:val="000000"/>
          <w:lang w:val="en-US"/>
        </w:rPr>
        <w:t>Hackerrank.</w:t>
      </w:r>
      <w:r w:rsidRPr="00936E89">
        <w:rPr>
          <w:lang w:val="en-US"/>
        </w:rPr>
        <w:t xml:space="preserve"> </w:t>
      </w:r>
      <w:r w:rsidR="001466BB">
        <w:fldChar w:fldCharType="begin"/>
      </w:r>
      <w:r w:rsidR="001466BB" w:rsidRPr="00B06583">
        <w:rPr>
          <w:lang w:val="en-US"/>
          <w:rPrChange w:id="630" w:author="Rodrigo LeaL" w:date="2020-05-01T10:31:00Z">
            <w:rPr/>
          </w:rPrChange>
        </w:rPr>
        <w:instrText xml:space="preserve"> HYPERLINK "https://www.hackerrank.com/" </w:instrText>
      </w:r>
      <w:r w:rsidR="001466BB">
        <w:fldChar w:fldCharType="separate"/>
      </w:r>
      <w:r w:rsidRPr="00936E89">
        <w:rPr>
          <w:rStyle w:val="Hyperlink"/>
          <w:lang w:val="en-US"/>
        </w:rPr>
        <w:t>https://www.hackerrank.com/</w:t>
      </w:r>
      <w:r w:rsidR="001466BB">
        <w:rPr>
          <w:rStyle w:val="Hyperlink"/>
          <w:lang w:val="en-US"/>
        </w:rPr>
        <w:fldChar w:fldCharType="end"/>
      </w:r>
      <w:r w:rsidRPr="00936E89">
        <w:rPr>
          <w:rFonts w:ascii="CMR12" w:hAnsi="CMR12" w:cs="CMR12"/>
          <w:color w:val="000000"/>
          <w:lang w:val="en-US"/>
        </w:rPr>
        <w:t xml:space="preserve">, 2020. </w:t>
      </w:r>
      <w:r w:rsidRPr="00812C43">
        <w:rPr>
          <w:rFonts w:ascii="CMR12" w:hAnsi="CMR12" w:cs="CMR12"/>
          <w:color w:val="000000"/>
          <w:lang w:val="en-US"/>
        </w:rPr>
        <w:t>[Online, accessed 2020/04/25].</w:t>
      </w:r>
    </w:p>
    <w:p w14:paraId="2C47C042" w14:textId="77777777" w:rsidR="00936E89" w:rsidRPr="00062DA3" w:rsidRDefault="00936E89" w:rsidP="00936E89">
      <w:pPr>
        <w:autoSpaceDE w:val="0"/>
        <w:autoSpaceDN w:val="0"/>
        <w:adjustRightInd w:val="0"/>
        <w:spacing w:after="0" w:line="240" w:lineRule="auto"/>
        <w:rPr>
          <w:rFonts w:cstheme="minorHAnsi"/>
          <w:lang w:val="en-US"/>
        </w:rPr>
      </w:pPr>
      <w:r>
        <w:rPr>
          <w:rFonts w:ascii="CMR12" w:hAnsi="CMR12" w:cs="CMR12"/>
          <w:color w:val="000000"/>
          <w:lang w:val="en-US"/>
        </w:rPr>
        <w:t>LeetCode.</w:t>
      </w:r>
      <w:r w:rsidRPr="00812C43">
        <w:rPr>
          <w:lang w:val="en-US"/>
        </w:rPr>
        <w:t xml:space="preserve"> </w:t>
      </w:r>
      <w:r w:rsidR="001466BB">
        <w:fldChar w:fldCharType="begin"/>
      </w:r>
      <w:r w:rsidR="001466BB" w:rsidRPr="00B06583">
        <w:rPr>
          <w:lang w:val="en-US"/>
          <w:rPrChange w:id="631" w:author="Rodrigo LeaL" w:date="2020-05-01T10:31:00Z">
            <w:rPr/>
          </w:rPrChange>
        </w:rPr>
        <w:instrText xml:space="preserve"> HYPERLINK "https://leetcode.com/" </w:instrText>
      </w:r>
      <w:r w:rsidR="001466BB">
        <w:fldChar w:fldCharType="separate"/>
      </w:r>
      <w:r w:rsidRPr="00812C43">
        <w:rPr>
          <w:rStyle w:val="Hyperlink"/>
          <w:lang w:val="en-US"/>
        </w:rPr>
        <w:t>https://leetcode.com/</w:t>
      </w:r>
      <w:r w:rsidR="001466BB">
        <w:rPr>
          <w:rStyle w:val="Hyperlink"/>
          <w:lang w:val="en-US"/>
        </w:rPr>
        <w:fldChar w:fldCharType="end"/>
      </w:r>
      <w:r w:rsidRPr="00812C43">
        <w:rPr>
          <w:lang w:val="en-US"/>
        </w:rPr>
        <w:t>,</w:t>
      </w:r>
      <w:r w:rsidRPr="00812C43">
        <w:rPr>
          <w:rFonts w:ascii="CMR12" w:hAnsi="CMR12" w:cs="CMR12"/>
          <w:color w:val="000000"/>
          <w:lang w:val="en-US"/>
        </w:rPr>
        <w:t>2020. [Online, accessed 2020/04/25].</w:t>
      </w:r>
    </w:p>
    <w:p w14:paraId="57A76A8F" w14:textId="77777777" w:rsidR="00936E89" w:rsidRDefault="00936E89" w:rsidP="00936E89">
      <w:pPr>
        <w:autoSpaceDE w:val="0"/>
        <w:autoSpaceDN w:val="0"/>
        <w:adjustRightInd w:val="0"/>
        <w:spacing w:after="0" w:line="240" w:lineRule="auto"/>
        <w:rPr>
          <w:rFonts w:ascii="CMR12" w:hAnsi="CMR12" w:cs="CMR12"/>
          <w:color w:val="000000"/>
          <w:lang w:val="en-US"/>
        </w:rPr>
      </w:pPr>
      <w:r>
        <w:rPr>
          <w:lang w:val="en-US"/>
        </w:rPr>
        <w:t>C</w:t>
      </w:r>
      <w:r w:rsidRPr="00812C43">
        <w:rPr>
          <w:lang w:val="en-US"/>
        </w:rPr>
        <w:t xml:space="preserve">odewars. </w:t>
      </w:r>
      <w:r w:rsidR="001466BB">
        <w:fldChar w:fldCharType="begin"/>
      </w:r>
      <w:r w:rsidR="001466BB" w:rsidRPr="00B06583">
        <w:rPr>
          <w:lang w:val="en-US"/>
          <w:rPrChange w:id="632" w:author="Rodrigo LeaL" w:date="2020-05-01T10:31:00Z">
            <w:rPr/>
          </w:rPrChange>
        </w:rPr>
        <w:instrText xml:space="preserve"> HYPERLINK "https://www.codewars.com/" </w:instrText>
      </w:r>
      <w:r w:rsidR="001466BB">
        <w:fldChar w:fldCharType="separate"/>
      </w:r>
      <w:r w:rsidRPr="003C5B09">
        <w:rPr>
          <w:rStyle w:val="Hyperlink"/>
          <w:lang w:val="en-US"/>
        </w:rPr>
        <w:t>https://www.codewars.com/</w:t>
      </w:r>
      <w:r w:rsidR="001466BB">
        <w:rPr>
          <w:rStyle w:val="Hyperlink"/>
          <w:lang w:val="en-US"/>
        </w:rPr>
        <w:fldChar w:fldCharType="end"/>
      </w:r>
      <w:r>
        <w:rPr>
          <w:lang w:val="en-US"/>
        </w:rPr>
        <w:t xml:space="preserve">, </w:t>
      </w:r>
      <w:r w:rsidRPr="00812C43">
        <w:rPr>
          <w:rFonts w:ascii="CMR12" w:hAnsi="CMR12" w:cs="CMR12"/>
          <w:color w:val="000000"/>
          <w:lang w:val="en-US"/>
        </w:rPr>
        <w:t>2020. [Online, accessed 2020/04/25].</w:t>
      </w:r>
    </w:p>
    <w:p w14:paraId="4CAFCDD5" w14:textId="77777777" w:rsidR="00936E89" w:rsidRPr="00062DA3" w:rsidRDefault="00936E89" w:rsidP="00936E89">
      <w:pPr>
        <w:autoSpaceDE w:val="0"/>
        <w:autoSpaceDN w:val="0"/>
        <w:adjustRightInd w:val="0"/>
        <w:spacing w:after="0" w:line="240" w:lineRule="auto"/>
        <w:rPr>
          <w:rFonts w:cstheme="minorHAnsi"/>
          <w:lang w:val="en-US"/>
        </w:rPr>
      </w:pPr>
      <w:r>
        <w:rPr>
          <w:lang w:val="en-US"/>
        </w:rPr>
        <w:t>C</w:t>
      </w:r>
      <w:r w:rsidRPr="00812C43">
        <w:rPr>
          <w:lang w:val="en-US"/>
        </w:rPr>
        <w:t>ode</w:t>
      </w:r>
      <w:r>
        <w:rPr>
          <w:lang w:val="en-US"/>
        </w:rPr>
        <w:t>Chef</w:t>
      </w:r>
      <w:r w:rsidRPr="00812C43">
        <w:rPr>
          <w:lang w:val="en-US"/>
        </w:rPr>
        <w:t xml:space="preserve">. </w:t>
      </w:r>
      <w:hyperlink r:id="rId33" w:history="1">
        <w:r w:rsidRPr="0026229E">
          <w:rPr>
            <w:rStyle w:val="Hyperlink"/>
            <w:lang w:val="en-US"/>
          </w:rPr>
          <w:t>https://www.codechef.com/</w:t>
        </w:r>
      </w:hyperlink>
      <w:r>
        <w:rPr>
          <w:lang w:val="en-US"/>
        </w:rPr>
        <w:t xml:space="preserve">, </w:t>
      </w:r>
      <w:r w:rsidRPr="00812C43">
        <w:rPr>
          <w:rFonts w:ascii="CMR12" w:hAnsi="CMR12" w:cs="CMR12"/>
          <w:color w:val="000000"/>
          <w:lang w:val="en-US"/>
        </w:rPr>
        <w:t>2020. [Online, accessed 2020/04/25].</w:t>
      </w:r>
    </w:p>
    <w:p w14:paraId="7CCE5467" w14:textId="26D561F1" w:rsidR="00FC6040" w:rsidRPr="00FC6040" w:rsidRDefault="00FC6040" w:rsidP="00FC6040">
      <w:pPr>
        <w:sectPr w:rsidR="00FC6040" w:rsidRPr="00FC6040" w:rsidSect="0028377C">
          <w:pgSz w:w="11906" w:h="16838"/>
          <w:pgMar w:top="1701" w:right="993" w:bottom="1418" w:left="993" w:header="709" w:footer="709" w:gutter="0"/>
          <w:cols w:space="708"/>
          <w:titlePg/>
          <w:docGrid w:linePitch="360"/>
        </w:sectPr>
      </w:pPr>
    </w:p>
    <w:p w14:paraId="097FD9F6" w14:textId="6A829395" w:rsidR="00E66F6D" w:rsidRDefault="00E66F6D">
      <w:pPr>
        <w:spacing w:after="200"/>
        <w:jc w:val="left"/>
        <w:rPr>
          <w:rFonts w:ascii="Calibri" w:hAnsi="Calibri"/>
          <w:noProof w:val="0"/>
        </w:rPr>
      </w:pPr>
      <w:r>
        <w:rPr>
          <w:rFonts w:ascii="Calibri" w:hAnsi="Calibri"/>
          <w:noProof w:val="0"/>
        </w:rPr>
        <w:lastRenderedPageBreak/>
        <w:br w:type="page"/>
      </w:r>
    </w:p>
    <w:p w14:paraId="4B459A3B" w14:textId="0CC4A800" w:rsidR="00E66F6D" w:rsidRDefault="00E66F6D" w:rsidP="00E66F6D">
      <w:pPr>
        <w:pStyle w:val="Heading1"/>
      </w:pPr>
      <w:bookmarkStart w:id="633" w:name="_Toc39227635"/>
      <w:r>
        <w:lastRenderedPageBreak/>
        <w:t>Annex</w:t>
      </w:r>
      <w:bookmarkEnd w:id="633"/>
    </w:p>
    <w:p w14:paraId="2E64B1D1" w14:textId="48A71C49" w:rsidR="00A95392" w:rsidRPr="00E66F6D" w:rsidRDefault="00E66F6D" w:rsidP="00E66F6D">
      <w:pPr>
        <w:pStyle w:val="Heading2"/>
        <w:rPr>
          <w:color w:val="auto"/>
          <w:sz w:val="28"/>
          <w:szCs w:val="28"/>
        </w:rPr>
      </w:pPr>
      <w:bookmarkStart w:id="634" w:name="_Toc39227636"/>
      <w:r w:rsidRPr="00E66F6D">
        <w:rPr>
          <w:color w:val="auto"/>
          <w:sz w:val="28"/>
          <w:szCs w:val="28"/>
        </w:rPr>
        <w:t xml:space="preserve">9.1. </w:t>
      </w:r>
      <w:r w:rsidR="00C25230">
        <w:rPr>
          <w:color w:val="auto"/>
          <w:sz w:val="28"/>
          <w:szCs w:val="28"/>
        </w:rPr>
        <w:t>Supported v</w:t>
      </w:r>
      <w:r w:rsidRPr="00E66F6D">
        <w:rPr>
          <w:color w:val="auto"/>
          <w:sz w:val="28"/>
          <w:szCs w:val="28"/>
        </w:rPr>
        <w:t>ersion</w:t>
      </w:r>
      <w:r w:rsidR="000B1F70">
        <w:rPr>
          <w:color w:val="auto"/>
          <w:sz w:val="28"/>
          <w:szCs w:val="28"/>
        </w:rPr>
        <w:t>s</w:t>
      </w:r>
      <w:r w:rsidRPr="00E66F6D">
        <w:rPr>
          <w:color w:val="auto"/>
          <w:sz w:val="28"/>
          <w:szCs w:val="28"/>
        </w:rPr>
        <w:t xml:space="preserve"> of container dependencies</w:t>
      </w:r>
      <w:bookmarkEnd w:id="634"/>
    </w:p>
    <w:tbl>
      <w:tblPr>
        <w:tblStyle w:val="GridTable1Light"/>
        <w:tblW w:w="6761" w:type="dxa"/>
        <w:tblLook w:val="04A0" w:firstRow="1" w:lastRow="0" w:firstColumn="1" w:lastColumn="0" w:noHBand="0" w:noVBand="1"/>
      </w:tblPr>
      <w:tblGrid>
        <w:gridCol w:w="3044"/>
        <w:gridCol w:w="1684"/>
        <w:gridCol w:w="2033"/>
      </w:tblGrid>
      <w:tr w:rsidR="00E66F6D" w:rsidRPr="00E66F6D"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Container</w:t>
            </w:r>
          </w:p>
        </w:tc>
        <w:tc>
          <w:tcPr>
            <w:tcW w:w="1684" w:type="dxa"/>
            <w:noWrap/>
            <w:hideMark/>
          </w:tcPr>
          <w:p w14:paraId="2D66B59B" w14:textId="5D8EB790" w:rsidR="00E66F6D" w:rsidRPr="00E66F6D"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Dependency</w:t>
            </w:r>
            <w:proofErr w:type="spellEnd"/>
          </w:p>
        </w:tc>
        <w:tc>
          <w:tcPr>
            <w:tcW w:w="2033" w:type="dxa"/>
            <w:noWrap/>
            <w:hideMark/>
          </w:tcPr>
          <w:p w14:paraId="5851B407" w14:textId="44286A9C" w:rsidR="00E66F6D" w:rsidRPr="00E66F6D"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proofErr w:type="spellStart"/>
            <w:r>
              <w:rPr>
                <w:rFonts w:ascii="Calibri" w:eastAsia="Times New Roman" w:hAnsi="Calibri" w:cs="Calibri"/>
                <w:noProof w:val="0"/>
                <w:color w:val="000000"/>
                <w:lang w:eastAsia="pt-PT"/>
              </w:rPr>
              <w:t>Supported</w:t>
            </w:r>
            <w:proofErr w:type="spellEnd"/>
            <w:r>
              <w:rPr>
                <w:rFonts w:ascii="Calibri" w:eastAsia="Times New Roman" w:hAnsi="Calibri" w:cs="Calibri"/>
                <w:noProof w:val="0"/>
                <w:color w:val="000000"/>
                <w:lang w:eastAsia="pt-PT"/>
              </w:rPr>
              <w:t xml:space="preserve"> </w:t>
            </w:r>
            <w:proofErr w:type="spellStart"/>
            <w:r w:rsidR="00E66F6D" w:rsidRPr="00E66F6D">
              <w:rPr>
                <w:rFonts w:ascii="Calibri" w:eastAsia="Times New Roman" w:hAnsi="Calibri" w:cs="Calibri"/>
                <w:noProof w:val="0"/>
                <w:color w:val="000000"/>
                <w:lang w:eastAsia="pt-PT"/>
              </w:rPr>
              <w:t>Version</w:t>
            </w:r>
            <w:proofErr w:type="spellEnd"/>
          </w:p>
        </w:tc>
      </w:tr>
      <w:tr w:rsidR="00E66F6D" w:rsidRPr="00E66F6D"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 xml:space="preserve">Java </w:t>
            </w:r>
            <w:proofErr w:type="spellStart"/>
            <w:r w:rsidRPr="00E66F6D">
              <w:rPr>
                <w:rFonts w:ascii="Calibri" w:eastAsia="Times New Roman" w:hAnsi="Calibri" w:cs="Calibri"/>
                <w:noProof w:val="0"/>
                <w:color w:val="000000"/>
                <w:lang w:eastAsia="pt-PT"/>
              </w:rPr>
              <w:t>Exec</w:t>
            </w:r>
            <w:r>
              <w:rPr>
                <w:rFonts w:ascii="Calibri" w:eastAsia="Times New Roman" w:hAnsi="Calibri" w:cs="Calibri"/>
                <w:noProof w:val="0"/>
                <w:color w:val="000000"/>
                <w:lang w:eastAsia="pt-PT"/>
              </w:rPr>
              <w:t>ution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Env</w:t>
            </w:r>
            <w:r>
              <w:rPr>
                <w:rFonts w:ascii="Calibri" w:eastAsia="Times New Roman" w:hAnsi="Calibri" w:cs="Calibri"/>
                <w:noProof w:val="0"/>
                <w:color w:val="000000"/>
                <w:lang w:eastAsia="pt-PT"/>
              </w:rPr>
              <w:t>ironment</w:t>
            </w:r>
            <w:proofErr w:type="spellEnd"/>
          </w:p>
        </w:tc>
        <w:tc>
          <w:tcPr>
            <w:tcW w:w="1684" w:type="dxa"/>
            <w:noWrap/>
            <w:hideMark/>
          </w:tcPr>
          <w:p w14:paraId="42DB9BB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7DF1C3C6"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66F6D" w:rsidRDefault="00E66F6D" w:rsidP="00E66F6D">
            <w:pPr>
              <w:spacing w:after="0"/>
              <w:jc w:val="left"/>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Kotlin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Exec</w:t>
            </w:r>
            <w:r>
              <w:rPr>
                <w:rFonts w:ascii="Calibri" w:eastAsia="Times New Roman" w:hAnsi="Calibri" w:cs="Calibri"/>
                <w:noProof w:val="0"/>
                <w:color w:val="000000"/>
                <w:lang w:eastAsia="pt-PT"/>
              </w:rPr>
              <w:t>ution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Env</w:t>
            </w:r>
            <w:r>
              <w:rPr>
                <w:rFonts w:ascii="Calibri" w:eastAsia="Times New Roman" w:hAnsi="Calibri" w:cs="Calibri"/>
                <w:noProof w:val="0"/>
                <w:color w:val="000000"/>
                <w:lang w:eastAsia="pt-PT"/>
              </w:rPr>
              <w:t>ironment</w:t>
            </w:r>
            <w:proofErr w:type="spellEnd"/>
          </w:p>
        </w:tc>
        <w:tc>
          <w:tcPr>
            <w:tcW w:w="1684" w:type="dxa"/>
            <w:noWrap/>
            <w:hideMark/>
          </w:tcPr>
          <w:p w14:paraId="6FFB33A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12F9A134"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66F6D" w:rsidRDefault="00E66F6D" w:rsidP="00E66F6D">
            <w:pPr>
              <w:spacing w:after="0"/>
              <w:jc w:val="left"/>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Kotlin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Exec</w:t>
            </w:r>
            <w:r>
              <w:rPr>
                <w:rFonts w:ascii="Calibri" w:eastAsia="Times New Roman" w:hAnsi="Calibri" w:cs="Calibri"/>
                <w:noProof w:val="0"/>
                <w:color w:val="000000"/>
                <w:lang w:eastAsia="pt-PT"/>
              </w:rPr>
              <w:t>ution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Env</w:t>
            </w:r>
            <w:r>
              <w:rPr>
                <w:rFonts w:ascii="Calibri" w:eastAsia="Times New Roman" w:hAnsi="Calibri" w:cs="Calibri"/>
                <w:noProof w:val="0"/>
                <w:color w:val="000000"/>
                <w:lang w:eastAsia="pt-PT"/>
              </w:rPr>
              <w:t>ironment</w:t>
            </w:r>
            <w:proofErr w:type="spellEnd"/>
          </w:p>
        </w:tc>
        <w:tc>
          <w:tcPr>
            <w:tcW w:w="1684" w:type="dxa"/>
            <w:noWrap/>
            <w:hideMark/>
          </w:tcPr>
          <w:p w14:paraId="4FDF7729"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Kotlin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compiler</w:t>
            </w:r>
            <w:proofErr w:type="spellEnd"/>
          </w:p>
        </w:tc>
        <w:tc>
          <w:tcPr>
            <w:tcW w:w="2033" w:type="dxa"/>
            <w:noWrap/>
            <w:hideMark/>
          </w:tcPr>
          <w:p w14:paraId="4AEB3829"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1.3.71</w:t>
            </w:r>
          </w:p>
        </w:tc>
      </w:tr>
    </w:tbl>
    <w:p w14:paraId="74E8F4CF" w14:textId="77777777" w:rsidR="00E66F6D" w:rsidRPr="009C557C" w:rsidRDefault="00E66F6D" w:rsidP="00FC6040">
      <w:pPr>
        <w:spacing w:after="200"/>
        <w:jc w:val="left"/>
        <w:rPr>
          <w:rFonts w:ascii="Calibri" w:hAnsi="Calibri"/>
          <w:noProof w:val="0"/>
        </w:rPr>
      </w:pPr>
    </w:p>
    <w:sectPr w:rsidR="00E66F6D" w:rsidRPr="009C557C" w:rsidSect="0028377C">
      <w:pgSz w:w="11906" w:h="16838"/>
      <w:pgMar w:top="1701" w:right="993" w:bottom="1418" w:left="993"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57" w:author="André Oliveira" w:date="2020-04-28T15:30:00Z" w:initials="AO">
    <w:p w14:paraId="2F0AD47E" w14:textId="7C7AB424" w:rsidR="00E24372" w:rsidRDefault="00E24372">
      <w:pPr>
        <w:pStyle w:val="CommentText"/>
      </w:pPr>
      <w:r>
        <w:rPr>
          <w:rStyle w:val="CommentReference"/>
        </w:rPr>
        <w:annotationRef/>
      </w:r>
      <w:r>
        <w:t>Ou criarmos uma seção a defenir as answer, ou dentro dos challenges e questionares, temos de defilas. Ex: quem pode aceder, se posso ou não alterar, etc.</w:t>
      </w:r>
    </w:p>
  </w:comment>
  <w:comment w:id="358" w:author="joao eduardo santos" w:date="2020-04-29T11:44:00Z" w:initials="jes">
    <w:p w14:paraId="1FDED44D" w14:textId="249DA6E3" w:rsidR="00E24372" w:rsidRDefault="00E24372">
      <w:pPr>
        <w:pStyle w:val="CommentText"/>
      </w:pPr>
      <w:r>
        <w:rPr>
          <w:rStyle w:val="CommentReference"/>
        </w:rPr>
        <w:annotationRef/>
      </w:r>
      <w:r>
        <w:t>Não percebi o que escreveste</w:t>
      </w:r>
    </w:p>
  </w:comment>
  <w:comment w:id="359" w:author="Rodrigo LeaL" w:date="2020-04-29T19:23:00Z" w:initials="RL">
    <w:p w14:paraId="186BB3EE" w14:textId="55ADACA4" w:rsidR="00E24372" w:rsidRDefault="00E24372">
      <w:pPr>
        <w:pStyle w:val="CommentText"/>
      </w:pPr>
      <w:r>
        <w:rPr>
          <w:rStyle w:val="CommentReference"/>
        </w:rPr>
        <w:annotationRef/>
      </w:r>
      <w:r>
        <w:t>Tradução: deviamos detalhar melhor os requisitos dos questionnaire answers, ou num bullet a parte “Questionnaire answers” ou no mesmo bullet do “Questionnaire”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0AD47E" w15:done="0"/>
  <w15:commentEx w15:paraId="1FDED44D" w15:paraIdParent="2F0AD47E" w15:done="0"/>
  <w15:commentEx w15:paraId="186BB3EE" w15:paraIdParent="2F0AD47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0AD47E" w16cid:durableId="2252CAB3"/>
  <w16cid:commentId w16cid:paraId="1FDED44D" w16cid:durableId="2253E709"/>
  <w16cid:commentId w16cid:paraId="186BB3EE" w16cid:durableId="225452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681C6D" w14:textId="77777777" w:rsidR="00A90A09" w:rsidRDefault="00A90A09" w:rsidP="00DE7218">
      <w:pPr>
        <w:spacing w:after="0" w:line="240" w:lineRule="auto"/>
      </w:pPr>
      <w:r>
        <w:separator/>
      </w:r>
    </w:p>
  </w:endnote>
  <w:endnote w:type="continuationSeparator" w:id="0">
    <w:p w14:paraId="2E85C48F" w14:textId="77777777" w:rsidR="00A90A09" w:rsidRDefault="00A90A09"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AAB86" w14:textId="77777777" w:rsidR="00E24372" w:rsidRDefault="00E24372" w:rsidP="009C73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43165D" w14:textId="77777777" w:rsidR="00E24372" w:rsidRDefault="00E24372" w:rsidP="00513B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23168"/>
      <w:docPartObj>
        <w:docPartGallery w:val="Page Numbers (Bottom of Page)"/>
        <w:docPartUnique/>
      </w:docPartObj>
    </w:sdtPr>
    <w:sdtContent>
      <w:p w14:paraId="40252A66" w14:textId="172B7F3E" w:rsidR="00E24372" w:rsidRDefault="00E24372" w:rsidP="00DE7218">
        <w:pPr>
          <w:pStyle w:val="Footer"/>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08749966"/>
      <w:docPartObj>
        <w:docPartGallery w:val="Page Numbers (Bottom of Page)"/>
        <w:docPartUnique/>
      </w:docPartObj>
    </w:sdtPr>
    <w:sdtContent>
      <w:p w14:paraId="6C07DC54" w14:textId="77777777" w:rsidR="00E24372" w:rsidRPr="00B2443B" w:rsidRDefault="00E24372">
        <w:pPr>
          <w:pStyle w:val="Footer"/>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E24372" w:rsidRDefault="00E24372" w:rsidP="00DE721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DDDF6" w14:textId="77777777" w:rsidR="00E24372" w:rsidRDefault="00E2437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06DDE" w14:textId="77777777" w:rsidR="00E24372" w:rsidRPr="00513BF3" w:rsidRDefault="00E24372" w:rsidP="009C7359">
    <w:pPr>
      <w:pStyle w:val="Footer"/>
      <w:framePr w:wrap="around" w:vAnchor="text" w:hAnchor="margin" w:xAlign="right" w:y="1"/>
      <w:rPr>
        <w:rStyle w:val="PageNumber"/>
        <w:sz w:val="16"/>
        <w:szCs w:val="16"/>
      </w:rPr>
    </w:pPr>
    <w:r w:rsidRPr="00513BF3">
      <w:rPr>
        <w:rStyle w:val="PageNumber"/>
        <w:sz w:val="16"/>
        <w:szCs w:val="16"/>
      </w:rPr>
      <w:fldChar w:fldCharType="begin"/>
    </w:r>
    <w:r w:rsidRPr="00513BF3">
      <w:rPr>
        <w:rStyle w:val="PageNumber"/>
        <w:sz w:val="16"/>
        <w:szCs w:val="16"/>
      </w:rPr>
      <w:instrText xml:space="preserve">PAGE  </w:instrText>
    </w:r>
    <w:r w:rsidRPr="00513BF3">
      <w:rPr>
        <w:rStyle w:val="PageNumber"/>
        <w:sz w:val="16"/>
        <w:szCs w:val="16"/>
      </w:rPr>
      <w:fldChar w:fldCharType="separate"/>
    </w:r>
    <w:r>
      <w:rPr>
        <w:rStyle w:val="PageNumber"/>
        <w:sz w:val="16"/>
        <w:szCs w:val="16"/>
      </w:rPr>
      <w:t>19</w:t>
    </w:r>
    <w:r w:rsidRPr="00513BF3">
      <w:rPr>
        <w:rStyle w:val="PageNumber"/>
        <w:sz w:val="16"/>
        <w:szCs w:val="16"/>
      </w:rPr>
      <w:fldChar w:fldCharType="end"/>
    </w:r>
  </w:p>
  <w:p w14:paraId="5893D04A" w14:textId="77777777" w:rsidR="00E24372" w:rsidRPr="00513BF3" w:rsidRDefault="00E24372" w:rsidP="00F30602">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AD209" w14:textId="77777777" w:rsidR="00A90A09" w:rsidRDefault="00A90A09" w:rsidP="00DE7218">
      <w:pPr>
        <w:spacing w:after="0" w:line="240" w:lineRule="auto"/>
      </w:pPr>
      <w:r>
        <w:separator/>
      </w:r>
    </w:p>
  </w:footnote>
  <w:footnote w:type="continuationSeparator" w:id="0">
    <w:p w14:paraId="67494A88" w14:textId="77777777" w:rsidR="00A90A09" w:rsidRDefault="00A90A09"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620D2" w14:textId="77777777" w:rsidR="00E24372" w:rsidRDefault="00E243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3"/>
      <w:gridCol w:w="6017"/>
    </w:tblGrid>
    <w:tr w:rsidR="00E24372" w:rsidRPr="005B6B81" w14:paraId="6F471FB2" w14:textId="77777777" w:rsidTr="0076634F">
      <w:tc>
        <w:tcPr>
          <w:tcW w:w="895" w:type="pct"/>
        </w:tcPr>
        <w:p w14:paraId="19C17F0E" w14:textId="77777777" w:rsidR="00E24372" w:rsidRPr="005B6B81" w:rsidRDefault="00E24372"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9pt;height:48.95pt">
                <v:imagedata r:id="rId1" o:title=""/>
              </v:shape>
              <o:OLEObject Type="Embed" ProgID="Visio.Drawing.11" ShapeID="_x0000_i1025" DrawAspect="Content" ObjectID="_1649840394" r:id="rId2"/>
            </w:object>
          </w:r>
        </w:p>
      </w:tc>
      <w:tc>
        <w:tcPr>
          <w:tcW w:w="4105" w:type="pct"/>
        </w:tcPr>
        <w:p w14:paraId="2F33F1E3" w14:textId="38689ABA" w:rsidR="00E24372" w:rsidRPr="005B6B81" w:rsidRDefault="00E24372" w:rsidP="005B6B81">
          <w:pPr>
            <w:spacing w:line="220" w:lineRule="exact"/>
            <w:jc w:val="right"/>
          </w:pPr>
          <w:r w:rsidRPr="005B6B81">
            <w:t>2019/20</w:t>
          </w:r>
          <w:r w:rsidRPr="005B6B81">
            <w:rPr>
              <w:b/>
            </w:rPr>
            <w:br/>
          </w:r>
          <w:r>
            <w:t>Summer</w:t>
          </w:r>
        </w:p>
        <w:p w14:paraId="588C74AC" w14:textId="77777777" w:rsidR="00E24372" w:rsidRDefault="00E24372"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E24372" w:rsidRPr="005B6B81" w:rsidRDefault="00E24372"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E24372" w:rsidRDefault="00E243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pStyle w:val="Heading1"/>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9"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6"/>
  </w:num>
  <w:num w:numId="6">
    <w:abstractNumId w:val="13"/>
  </w:num>
  <w:num w:numId="7">
    <w:abstractNumId w:val="8"/>
  </w:num>
  <w:num w:numId="8">
    <w:abstractNumId w:val="0"/>
  </w:num>
  <w:num w:numId="9">
    <w:abstractNumId w:val="7"/>
  </w:num>
  <w:num w:numId="10">
    <w:abstractNumId w:val="4"/>
  </w:num>
  <w:num w:numId="11">
    <w:abstractNumId w:val="12"/>
  </w:num>
  <w:num w:numId="12">
    <w:abstractNumId w:val="1"/>
  </w:num>
  <w:num w:numId="13">
    <w:abstractNumId w:val="2"/>
  </w:num>
  <w:num w:numId="14">
    <w:abstractNumId w:val="1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drigo LeaL">
    <w15:presenceInfo w15:providerId="Windows Live" w15:userId="498daa2bb915593e"/>
  </w15:person>
  <w15:person w15:author="André Oliveira">
    <w15:presenceInfo w15:providerId="Windows Live" w15:userId="e322069285e78dc2"/>
  </w15:person>
  <w15:person w15:author="joao eduardo santos">
    <w15:presenceInfo w15:providerId="Windows Live" w15:userId="329686ab1dce4f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143A8"/>
    <w:rsid w:val="000154CA"/>
    <w:rsid w:val="0003139C"/>
    <w:rsid w:val="00031F50"/>
    <w:rsid w:val="0003296A"/>
    <w:rsid w:val="00032E6B"/>
    <w:rsid w:val="00034406"/>
    <w:rsid w:val="00047366"/>
    <w:rsid w:val="00050398"/>
    <w:rsid w:val="00052DFD"/>
    <w:rsid w:val="00053DD6"/>
    <w:rsid w:val="0006099D"/>
    <w:rsid w:val="0006256C"/>
    <w:rsid w:val="00063DD2"/>
    <w:rsid w:val="00063EE4"/>
    <w:rsid w:val="00066C59"/>
    <w:rsid w:val="000700A3"/>
    <w:rsid w:val="0007098F"/>
    <w:rsid w:val="00070C42"/>
    <w:rsid w:val="000713C9"/>
    <w:rsid w:val="00077D1D"/>
    <w:rsid w:val="000839CF"/>
    <w:rsid w:val="00084144"/>
    <w:rsid w:val="000904BA"/>
    <w:rsid w:val="00093589"/>
    <w:rsid w:val="00096A2F"/>
    <w:rsid w:val="000979CC"/>
    <w:rsid w:val="000A0074"/>
    <w:rsid w:val="000A6A02"/>
    <w:rsid w:val="000A6D4A"/>
    <w:rsid w:val="000B1F70"/>
    <w:rsid w:val="000B2799"/>
    <w:rsid w:val="000B30B5"/>
    <w:rsid w:val="000C7EF9"/>
    <w:rsid w:val="000D2DD5"/>
    <w:rsid w:val="000D35BB"/>
    <w:rsid w:val="000E0C04"/>
    <w:rsid w:val="000E19C0"/>
    <w:rsid w:val="000E465F"/>
    <w:rsid w:val="000F4A29"/>
    <w:rsid w:val="000F4B9B"/>
    <w:rsid w:val="00104A33"/>
    <w:rsid w:val="00105590"/>
    <w:rsid w:val="001112FD"/>
    <w:rsid w:val="00116892"/>
    <w:rsid w:val="0012624F"/>
    <w:rsid w:val="001304D1"/>
    <w:rsid w:val="001320BB"/>
    <w:rsid w:val="001327C4"/>
    <w:rsid w:val="00135800"/>
    <w:rsid w:val="00140823"/>
    <w:rsid w:val="001462AE"/>
    <w:rsid w:val="001466BB"/>
    <w:rsid w:val="0015746B"/>
    <w:rsid w:val="00160CC5"/>
    <w:rsid w:val="001671A1"/>
    <w:rsid w:val="001727C3"/>
    <w:rsid w:val="00177A39"/>
    <w:rsid w:val="00180610"/>
    <w:rsid w:val="00181A3B"/>
    <w:rsid w:val="00184925"/>
    <w:rsid w:val="00185B5A"/>
    <w:rsid w:val="0019106B"/>
    <w:rsid w:val="0019224E"/>
    <w:rsid w:val="001962F7"/>
    <w:rsid w:val="001A2015"/>
    <w:rsid w:val="001A2C4B"/>
    <w:rsid w:val="001A3F32"/>
    <w:rsid w:val="001B7871"/>
    <w:rsid w:val="001C1A3F"/>
    <w:rsid w:val="001C2E87"/>
    <w:rsid w:val="001D008B"/>
    <w:rsid w:val="001D03CD"/>
    <w:rsid w:val="001D21ED"/>
    <w:rsid w:val="001D796D"/>
    <w:rsid w:val="001E6E01"/>
    <w:rsid w:val="001F35DC"/>
    <w:rsid w:val="002015FD"/>
    <w:rsid w:val="002066AC"/>
    <w:rsid w:val="00211C12"/>
    <w:rsid w:val="00225B02"/>
    <w:rsid w:val="00227711"/>
    <w:rsid w:val="00227D8C"/>
    <w:rsid w:val="00231005"/>
    <w:rsid w:val="00232300"/>
    <w:rsid w:val="00234802"/>
    <w:rsid w:val="00242C7C"/>
    <w:rsid w:val="00245B2B"/>
    <w:rsid w:val="00255374"/>
    <w:rsid w:val="00265216"/>
    <w:rsid w:val="00282BA1"/>
    <w:rsid w:val="0028377C"/>
    <w:rsid w:val="00285CED"/>
    <w:rsid w:val="00291271"/>
    <w:rsid w:val="002963DB"/>
    <w:rsid w:val="002A5B01"/>
    <w:rsid w:val="002B3232"/>
    <w:rsid w:val="002B5950"/>
    <w:rsid w:val="002C242C"/>
    <w:rsid w:val="002C5DD8"/>
    <w:rsid w:val="002C6A51"/>
    <w:rsid w:val="002D4690"/>
    <w:rsid w:val="002D7715"/>
    <w:rsid w:val="002E6A93"/>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5770"/>
    <w:rsid w:val="00355317"/>
    <w:rsid w:val="00362402"/>
    <w:rsid w:val="003631A6"/>
    <w:rsid w:val="003718AF"/>
    <w:rsid w:val="003744E2"/>
    <w:rsid w:val="00377445"/>
    <w:rsid w:val="003809DC"/>
    <w:rsid w:val="003822F2"/>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47942"/>
    <w:rsid w:val="004503D3"/>
    <w:rsid w:val="004525C7"/>
    <w:rsid w:val="004631AF"/>
    <w:rsid w:val="004653D5"/>
    <w:rsid w:val="00465CA6"/>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6EC6"/>
    <w:rsid w:val="00596496"/>
    <w:rsid w:val="005A1816"/>
    <w:rsid w:val="005A6ADB"/>
    <w:rsid w:val="005B6B81"/>
    <w:rsid w:val="005C59A2"/>
    <w:rsid w:val="005D2BBF"/>
    <w:rsid w:val="005D6DD7"/>
    <w:rsid w:val="005D7119"/>
    <w:rsid w:val="005E3616"/>
    <w:rsid w:val="005E406C"/>
    <w:rsid w:val="005E4845"/>
    <w:rsid w:val="00603610"/>
    <w:rsid w:val="00604F20"/>
    <w:rsid w:val="00605D16"/>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856"/>
    <w:rsid w:val="006B1B43"/>
    <w:rsid w:val="006B3D32"/>
    <w:rsid w:val="006C7AC9"/>
    <w:rsid w:val="006D2427"/>
    <w:rsid w:val="006F4DEE"/>
    <w:rsid w:val="006F72BA"/>
    <w:rsid w:val="00703EED"/>
    <w:rsid w:val="00716AB6"/>
    <w:rsid w:val="0072020A"/>
    <w:rsid w:val="00721261"/>
    <w:rsid w:val="00730C4A"/>
    <w:rsid w:val="007345E9"/>
    <w:rsid w:val="00741478"/>
    <w:rsid w:val="007557FD"/>
    <w:rsid w:val="00765B93"/>
    <w:rsid w:val="0076634F"/>
    <w:rsid w:val="0076732F"/>
    <w:rsid w:val="00767B4E"/>
    <w:rsid w:val="00775FD2"/>
    <w:rsid w:val="00780D23"/>
    <w:rsid w:val="00780DE5"/>
    <w:rsid w:val="00781094"/>
    <w:rsid w:val="007854DF"/>
    <w:rsid w:val="00787CF5"/>
    <w:rsid w:val="00796E59"/>
    <w:rsid w:val="007A16FD"/>
    <w:rsid w:val="007A1B0E"/>
    <w:rsid w:val="007A4B78"/>
    <w:rsid w:val="007A68EA"/>
    <w:rsid w:val="007B5CB0"/>
    <w:rsid w:val="007C73DA"/>
    <w:rsid w:val="007C7B79"/>
    <w:rsid w:val="007D0570"/>
    <w:rsid w:val="007D0993"/>
    <w:rsid w:val="007D1C91"/>
    <w:rsid w:val="007E0F44"/>
    <w:rsid w:val="007E36BE"/>
    <w:rsid w:val="007E76E3"/>
    <w:rsid w:val="007F16C6"/>
    <w:rsid w:val="007F2972"/>
    <w:rsid w:val="00804380"/>
    <w:rsid w:val="00805221"/>
    <w:rsid w:val="008239DB"/>
    <w:rsid w:val="008250B3"/>
    <w:rsid w:val="008269E0"/>
    <w:rsid w:val="00831911"/>
    <w:rsid w:val="008324A5"/>
    <w:rsid w:val="00834B93"/>
    <w:rsid w:val="00835B92"/>
    <w:rsid w:val="008428C9"/>
    <w:rsid w:val="008447AE"/>
    <w:rsid w:val="00846EAA"/>
    <w:rsid w:val="0085205A"/>
    <w:rsid w:val="00870D0A"/>
    <w:rsid w:val="00870F1A"/>
    <w:rsid w:val="00880023"/>
    <w:rsid w:val="00880C0B"/>
    <w:rsid w:val="008810B7"/>
    <w:rsid w:val="00893C16"/>
    <w:rsid w:val="0089427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0BBC"/>
    <w:rsid w:val="0090147C"/>
    <w:rsid w:val="00903D98"/>
    <w:rsid w:val="00914BF3"/>
    <w:rsid w:val="009172BD"/>
    <w:rsid w:val="0092129A"/>
    <w:rsid w:val="009217AA"/>
    <w:rsid w:val="00930466"/>
    <w:rsid w:val="0093079B"/>
    <w:rsid w:val="00931470"/>
    <w:rsid w:val="00936440"/>
    <w:rsid w:val="00936E89"/>
    <w:rsid w:val="00941287"/>
    <w:rsid w:val="00943800"/>
    <w:rsid w:val="0094743A"/>
    <w:rsid w:val="0096385D"/>
    <w:rsid w:val="009654B3"/>
    <w:rsid w:val="00967744"/>
    <w:rsid w:val="009734D2"/>
    <w:rsid w:val="0099102F"/>
    <w:rsid w:val="009941FE"/>
    <w:rsid w:val="00997EA2"/>
    <w:rsid w:val="009A59D6"/>
    <w:rsid w:val="009A6658"/>
    <w:rsid w:val="009C2268"/>
    <w:rsid w:val="009C26E8"/>
    <w:rsid w:val="009C557C"/>
    <w:rsid w:val="009C7359"/>
    <w:rsid w:val="009D2C5A"/>
    <w:rsid w:val="009F1AE2"/>
    <w:rsid w:val="00A03C69"/>
    <w:rsid w:val="00A03EC8"/>
    <w:rsid w:val="00A054C7"/>
    <w:rsid w:val="00A1413F"/>
    <w:rsid w:val="00A14753"/>
    <w:rsid w:val="00A14F72"/>
    <w:rsid w:val="00A21C83"/>
    <w:rsid w:val="00A311AD"/>
    <w:rsid w:val="00A4355E"/>
    <w:rsid w:val="00A44349"/>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9087C"/>
    <w:rsid w:val="00A90A09"/>
    <w:rsid w:val="00A93381"/>
    <w:rsid w:val="00A95392"/>
    <w:rsid w:val="00A95A2B"/>
    <w:rsid w:val="00AA0FB2"/>
    <w:rsid w:val="00AB2A62"/>
    <w:rsid w:val="00AB6EF8"/>
    <w:rsid w:val="00AC1719"/>
    <w:rsid w:val="00AC2992"/>
    <w:rsid w:val="00AC6B76"/>
    <w:rsid w:val="00AD09D2"/>
    <w:rsid w:val="00AD353A"/>
    <w:rsid w:val="00AE290C"/>
    <w:rsid w:val="00AE4848"/>
    <w:rsid w:val="00AE7C0B"/>
    <w:rsid w:val="00AF0C83"/>
    <w:rsid w:val="00AF7963"/>
    <w:rsid w:val="00B06583"/>
    <w:rsid w:val="00B07DFA"/>
    <w:rsid w:val="00B153F5"/>
    <w:rsid w:val="00B2443B"/>
    <w:rsid w:val="00B3536A"/>
    <w:rsid w:val="00B367FE"/>
    <w:rsid w:val="00B43523"/>
    <w:rsid w:val="00B45F39"/>
    <w:rsid w:val="00B5539C"/>
    <w:rsid w:val="00B61933"/>
    <w:rsid w:val="00B6408B"/>
    <w:rsid w:val="00B7032C"/>
    <w:rsid w:val="00B7623D"/>
    <w:rsid w:val="00B82FA5"/>
    <w:rsid w:val="00B86211"/>
    <w:rsid w:val="00B94A68"/>
    <w:rsid w:val="00BA59D3"/>
    <w:rsid w:val="00BA6572"/>
    <w:rsid w:val="00BA6D56"/>
    <w:rsid w:val="00BA7055"/>
    <w:rsid w:val="00BB495B"/>
    <w:rsid w:val="00BC0B3B"/>
    <w:rsid w:val="00BC13E2"/>
    <w:rsid w:val="00BD0DFA"/>
    <w:rsid w:val="00BD58AC"/>
    <w:rsid w:val="00BE27A6"/>
    <w:rsid w:val="00BE5AA7"/>
    <w:rsid w:val="00BE6232"/>
    <w:rsid w:val="00BF70B5"/>
    <w:rsid w:val="00BF7560"/>
    <w:rsid w:val="00C02C82"/>
    <w:rsid w:val="00C03083"/>
    <w:rsid w:val="00C1043D"/>
    <w:rsid w:val="00C14D42"/>
    <w:rsid w:val="00C16541"/>
    <w:rsid w:val="00C16ABE"/>
    <w:rsid w:val="00C16B84"/>
    <w:rsid w:val="00C24EDA"/>
    <w:rsid w:val="00C25230"/>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5148"/>
    <w:rsid w:val="00D75949"/>
    <w:rsid w:val="00D809FE"/>
    <w:rsid w:val="00D825F6"/>
    <w:rsid w:val="00D9137A"/>
    <w:rsid w:val="00D96286"/>
    <w:rsid w:val="00D978AC"/>
    <w:rsid w:val="00DA0DED"/>
    <w:rsid w:val="00DA0EF4"/>
    <w:rsid w:val="00DA2494"/>
    <w:rsid w:val="00DA73C6"/>
    <w:rsid w:val="00DA7974"/>
    <w:rsid w:val="00DB5EE7"/>
    <w:rsid w:val="00DC2C06"/>
    <w:rsid w:val="00DC3F91"/>
    <w:rsid w:val="00DC5FF1"/>
    <w:rsid w:val="00DD7CD5"/>
    <w:rsid w:val="00DE1405"/>
    <w:rsid w:val="00DE7218"/>
    <w:rsid w:val="00DF0AFC"/>
    <w:rsid w:val="00DF450F"/>
    <w:rsid w:val="00DF6BF3"/>
    <w:rsid w:val="00E13085"/>
    <w:rsid w:val="00E1444E"/>
    <w:rsid w:val="00E24372"/>
    <w:rsid w:val="00E25D3D"/>
    <w:rsid w:val="00E3157F"/>
    <w:rsid w:val="00E40A50"/>
    <w:rsid w:val="00E50A33"/>
    <w:rsid w:val="00E51875"/>
    <w:rsid w:val="00E56A8C"/>
    <w:rsid w:val="00E65E3A"/>
    <w:rsid w:val="00E66F6D"/>
    <w:rsid w:val="00E7275D"/>
    <w:rsid w:val="00E73476"/>
    <w:rsid w:val="00E76B64"/>
    <w:rsid w:val="00E82B55"/>
    <w:rsid w:val="00E836A2"/>
    <w:rsid w:val="00E84BDC"/>
    <w:rsid w:val="00E86DB4"/>
    <w:rsid w:val="00E913E1"/>
    <w:rsid w:val="00EB4F10"/>
    <w:rsid w:val="00EB530F"/>
    <w:rsid w:val="00EC3A4E"/>
    <w:rsid w:val="00ED0438"/>
    <w:rsid w:val="00ED0A2B"/>
    <w:rsid w:val="00ED682D"/>
    <w:rsid w:val="00EE3AB7"/>
    <w:rsid w:val="00EF32AE"/>
    <w:rsid w:val="00EF39A6"/>
    <w:rsid w:val="00F012B3"/>
    <w:rsid w:val="00F0291D"/>
    <w:rsid w:val="00F30602"/>
    <w:rsid w:val="00F32994"/>
    <w:rsid w:val="00F32F74"/>
    <w:rsid w:val="00F401C2"/>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D043D"/>
    <w:rsid w:val="00FD4C64"/>
    <w:rsid w:val="00FD54FF"/>
    <w:rsid w:val="00FD6291"/>
    <w:rsid w:val="00FE0DE3"/>
    <w:rsid w:val="00FE4DD9"/>
    <w:rsid w:val="00FF1CAC"/>
    <w:rsid w:val="00FF1F43"/>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Heading1">
    <w:name w:val="heading 1"/>
    <w:basedOn w:val="Normal"/>
    <w:next w:val="Normal"/>
    <w:link w:val="Heading1Char"/>
    <w:autoRedefine/>
    <w:uiPriority w:val="9"/>
    <w:qFormat/>
    <w:rsid w:val="008F0F86"/>
    <w:pPr>
      <w:keepNext/>
      <w:keepLines/>
      <w:numPr>
        <w:numId w:val="10"/>
      </w:numPr>
      <w:spacing w:before="360" w:after="600"/>
      <w:ind w:left="426" w:hanging="426"/>
      <w:jc w:val="left"/>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3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3BE"/>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character" w:customStyle="1" w:styleId="TitleChar">
    <w:name w:val="Title Char"/>
    <w:basedOn w:val="DefaultParagraphFont"/>
    <w:link w:val="Title"/>
    <w:uiPriority w:val="10"/>
    <w:rsid w:val="00721261"/>
    <w:rPr>
      <w:rFonts w:asciiTheme="majorHAnsi" w:hAnsiTheme="majorHAnsi"/>
      <w:b/>
      <w:noProof/>
      <w:sz w:val="28"/>
      <w:szCs w:val="28"/>
      <w:lang w:val="en-US"/>
    </w:rPr>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character" w:customStyle="1" w:styleId="HeaderChar">
    <w:name w:val="Header Char"/>
    <w:basedOn w:val="DefaultParagraphFont"/>
    <w:link w:val="Header"/>
    <w:uiPriority w:val="99"/>
    <w:rsid w:val="00DE7218"/>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character" w:customStyle="1" w:styleId="FooterChar">
    <w:name w:val="Footer Char"/>
    <w:basedOn w:val="DefaultParagraphFont"/>
    <w:link w:val="Footer"/>
    <w:uiPriority w:val="99"/>
    <w:rsid w:val="00DE7218"/>
  </w:style>
  <w:style w:type="character" w:customStyle="1" w:styleId="Heading1Char">
    <w:name w:val="Heading 1 Char"/>
    <w:basedOn w:val="DefaultParagraphFont"/>
    <w:link w:val="Heading1"/>
    <w:uiPriority w:val="9"/>
    <w:rsid w:val="008F0F86"/>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DefaultParagraphFont"/>
    <w:link w:val="Texto"/>
    <w:rsid w:val="00A810D5"/>
    <w:rPr>
      <w:b/>
      <w:noProof/>
      <w:sz w:val="24"/>
      <w:szCs w:val="24"/>
    </w:rPr>
  </w:style>
  <w:style w:type="paragraph" w:styleId="Bibliography">
    <w:name w:val="Bibliography"/>
    <w:basedOn w:val="Normal"/>
    <w:next w:val="Normal"/>
    <w:uiPriority w:val="37"/>
    <w:unhideWhenUsed/>
    <w:rsid w:val="00A95392"/>
  </w:style>
  <w:style w:type="table" w:styleId="TableGrid">
    <w:name w:val="Table Grid"/>
    <w:basedOn w:val="Table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PlaceholderText">
    <w:name w:val="Placeholder Text"/>
    <w:basedOn w:val="DefaultParagraphFont"/>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TOC1">
    <w:name w:val="toc 1"/>
    <w:basedOn w:val="Normal"/>
    <w:next w:val="Normal"/>
    <w:autoRedefine/>
    <w:uiPriority w:val="39"/>
    <w:unhideWhenUsed/>
    <w:rsid w:val="0007098F"/>
    <w:pPr>
      <w:spacing w:after="100"/>
    </w:pPr>
  </w:style>
  <w:style w:type="character" w:customStyle="1" w:styleId="ProgramaCarcter">
    <w:name w:val="Programa Carácter"/>
    <w:basedOn w:val="DefaultParagraphFont"/>
    <w:link w:val="Programa"/>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Heading1Char"/>
    <w:link w:val="Ttulondice"/>
    <w:rsid w:val="0019106B"/>
    <w:rPr>
      <w:rFonts w:asciiTheme="majorHAnsi" w:eastAsiaTheme="majorEastAsia" w:hAnsiTheme="majorHAnsi" w:cstheme="majorBidi"/>
      <w:b/>
      <w:bCs/>
      <w:noProof/>
      <w:color w:val="000000" w:themeColor="text1"/>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character" w:customStyle="1" w:styleId="FootnoteTextChar">
    <w:name w:val="Footnote Text Char"/>
    <w:basedOn w:val="DefaultParagraphFont"/>
    <w:link w:val="FootnoteText"/>
    <w:uiPriority w:val="99"/>
    <w:rsid w:val="00FA0DF4"/>
    <w:rPr>
      <w:sz w:val="16"/>
      <w:szCs w:val="16"/>
    </w:rPr>
  </w:style>
  <w:style w:type="character" w:styleId="FootnoteReference">
    <w:name w:val="footnote reference"/>
    <w:basedOn w:val="DefaultParagraphFont"/>
    <w:uiPriority w:val="99"/>
    <w:unhideWhenUsed/>
    <w:rsid w:val="005D7119"/>
    <w:rPr>
      <w:vertAlign w:val="superscript"/>
    </w:rPr>
  </w:style>
  <w:style w:type="character" w:styleId="PageNumber">
    <w:name w:val="page number"/>
    <w:basedOn w:val="DefaultParagraphFont"/>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rsid w:val="0019106B"/>
    <w:pPr>
      <w:ind w:left="240" w:hanging="240"/>
    </w:pPr>
  </w:style>
  <w:style w:type="paragraph" w:styleId="Index2">
    <w:name w:val="index 2"/>
    <w:basedOn w:val="Normal"/>
    <w:next w:val="Normal"/>
    <w:autoRedefine/>
    <w:uiPriority w:val="99"/>
    <w:unhideWhenUsed/>
    <w:rsid w:val="0019106B"/>
    <w:pPr>
      <w:ind w:left="480" w:hanging="240"/>
    </w:pPr>
  </w:style>
  <w:style w:type="paragraph" w:styleId="Index3">
    <w:name w:val="index 3"/>
    <w:basedOn w:val="Normal"/>
    <w:next w:val="Normal"/>
    <w:autoRedefine/>
    <w:uiPriority w:val="99"/>
    <w:unhideWhenUsed/>
    <w:rsid w:val="0019106B"/>
    <w:pPr>
      <w:ind w:left="720" w:hanging="240"/>
    </w:pPr>
  </w:style>
  <w:style w:type="paragraph" w:styleId="Index4">
    <w:name w:val="index 4"/>
    <w:basedOn w:val="Normal"/>
    <w:next w:val="Normal"/>
    <w:autoRedefine/>
    <w:uiPriority w:val="99"/>
    <w:unhideWhenUsed/>
    <w:rsid w:val="0019106B"/>
    <w:pPr>
      <w:ind w:left="960" w:hanging="240"/>
    </w:pPr>
  </w:style>
  <w:style w:type="paragraph" w:styleId="Index5">
    <w:name w:val="index 5"/>
    <w:basedOn w:val="Normal"/>
    <w:next w:val="Normal"/>
    <w:autoRedefine/>
    <w:uiPriority w:val="99"/>
    <w:unhideWhenUsed/>
    <w:rsid w:val="0019106B"/>
    <w:pPr>
      <w:ind w:left="1200" w:hanging="240"/>
    </w:pPr>
  </w:style>
  <w:style w:type="paragraph" w:styleId="Index6">
    <w:name w:val="index 6"/>
    <w:basedOn w:val="Normal"/>
    <w:next w:val="Normal"/>
    <w:autoRedefine/>
    <w:uiPriority w:val="99"/>
    <w:unhideWhenUsed/>
    <w:rsid w:val="0019106B"/>
    <w:pPr>
      <w:ind w:left="1440" w:hanging="240"/>
    </w:pPr>
  </w:style>
  <w:style w:type="paragraph" w:styleId="Index7">
    <w:name w:val="index 7"/>
    <w:basedOn w:val="Normal"/>
    <w:next w:val="Normal"/>
    <w:autoRedefine/>
    <w:uiPriority w:val="99"/>
    <w:unhideWhenUsed/>
    <w:rsid w:val="0019106B"/>
    <w:pPr>
      <w:ind w:left="1680" w:hanging="240"/>
    </w:pPr>
  </w:style>
  <w:style w:type="paragraph" w:styleId="Index8">
    <w:name w:val="index 8"/>
    <w:basedOn w:val="Normal"/>
    <w:next w:val="Normal"/>
    <w:autoRedefine/>
    <w:uiPriority w:val="99"/>
    <w:unhideWhenUsed/>
    <w:rsid w:val="0019106B"/>
    <w:pPr>
      <w:ind w:left="1920" w:hanging="240"/>
    </w:pPr>
  </w:style>
  <w:style w:type="paragraph" w:styleId="Index9">
    <w:name w:val="index 9"/>
    <w:basedOn w:val="Normal"/>
    <w:next w:val="Normal"/>
    <w:autoRedefine/>
    <w:uiPriority w:val="99"/>
    <w:unhideWhenUsed/>
    <w:rsid w:val="0019106B"/>
    <w:pPr>
      <w:ind w:left="2160" w:hanging="240"/>
    </w:pPr>
  </w:style>
  <w:style w:type="paragraph" w:styleId="IndexHeading">
    <w:name w:val="index heading"/>
    <w:basedOn w:val="Normal"/>
    <w:next w:val="Index1"/>
    <w:uiPriority w:val="99"/>
    <w:unhideWhenUsed/>
    <w:rsid w:val="0019106B"/>
  </w:style>
  <w:style w:type="character" w:customStyle="1" w:styleId="Heading2Char">
    <w:name w:val="Heading 2 Char"/>
    <w:basedOn w:val="DefaultParagraphFont"/>
    <w:link w:val="Heading2"/>
    <w:uiPriority w:val="9"/>
    <w:rsid w:val="00941287"/>
    <w:rPr>
      <w:rFonts w:asciiTheme="majorHAnsi" w:eastAsiaTheme="majorEastAsia" w:hAnsiTheme="majorHAnsi" w:cstheme="majorBidi"/>
      <w:noProof/>
      <w:color w:val="365F91" w:themeColor="accent1" w:themeShade="BF"/>
      <w:sz w:val="26"/>
      <w:szCs w:val="26"/>
    </w:rPr>
  </w:style>
  <w:style w:type="paragraph" w:styleId="TOC2">
    <w:name w:val="toc 2"/>
    <w:basedOn w:val="Normal"/>
    <w:next w:val="Normal"/>
    <w:autoRedefine/>
    <w:uiPriority w:val="39"/>
    <w:unhideWhenUsed/>
    <w:rsid w:val="00941287"/>
    <w:pPr>
      <w:spacing w:after="100"/>
      <w:ind w:left="240"/>
    </w:pPr>
  </w:style>
  <w:style w:type="character" w:customStyle="1" w:styleId="Heading3Char">
    <w:name w:val="Heading 3 Char"/>
    <w:basedOn w:val="DefaultParagraphFont"/>
    <w:link w:val="Heading3"/>
    <w:uiPriority w:val="9"/>
    <w:rsid w:val="00F57CF8"/>
    <w:rPr>
      <w:rFonts w:asciiTheme="majorHAnsi" w:eastAsiaTheme="majorEastAsia" w:hAnsiTheme="majorHAnsi" w:cstheme="majorBidi"/>
      <w:noProof/>
      <w:color w:val="243F60" w:themeColor="accent1" w:themeShade="7F"/>
      <w:sz w:val="24"/>
      <w:szCs w:val="24"/>
    </w:rPr>
  </w:style>
  <w:style w:type="paragraph" w:styleId="TOC3">
    <w:name w:val="toc 3"/>
    <w:basedOn w:val="Normal"/>
    <w:next w:val="Normal"/>
    <w:autoRedefine/>
    <w:uiPriority w:val="39"/>
    <w:unhideWhenUsed/>
    <w:rsid w:val="00F57CF8"/>
    <w:pPr>
      <w:spacing w:after="100"/>
      <w:ind w:left="480"/>
    </w:pPr>
  </w:style>
  <w:style w:type="character" w:styleId="CommentReference">
    <w:name w:val="annotation reference"/>
    <w:basedOn w:val="DefaultParagraphFont"/>
    <w:uiPriority w:val="99"/>
    <w:semiHidden/>
    <w:unhideWhenUsed/>
    <w:rsid w:val="001727C3"/>
    <w:rPr>
      <w:sz w:val="16"/>
      <w:szCs w:val="16"/>
    </w:rPr>
  </w:style>
  <w:style w:type="paragraph" w:styleId="CommentText">
    <w:name w:val="annotation text"/>
    <w:basedOn w:val="Normal"/>
    <w:link w:val="CommentTextChar"/>
    <w:uiPriority w:val="99"/>
    <w:semiHidden/>
    <w:unhideWhenUsed/>
    <w:rsid w:val="001727C3"/>
    <w:pPr>
      <w:spacing w:line="240" w:lineRule="auto"/>
    </w:pPr>
    <w:rPr>
      <w:sz w:val="20"/>
      <w:szCs w:val="20"/>
    </w:rPr>
  </w:style>
  <w:style w:type="character" w:customStyle="1" w:styleId="CommentTextChar">
    <w:name w:val="Comment Text Char"/>
    <w:basedOn w:val="DefaultParagraphFont"/>
    <w:link w:val="CommentText"/>
    <w:uiPriority w:val="99"/>
    <w:semiHidden/>
    <w:rsid w:val="001727C3"/>
    <w:rPr>
      <w:noProof/>
      <w:sz w:val="20"/>
      <w:szCs w:val="20"/>
    </w:rPr>
  </w:style>
  <w:style w:type="paragraph" w:styleId="CommentSubject">
    <w:name w:val="annotation subject"/>
    <w:basedOn w:val="CommentText"/>
    <w:next w:val="CommentText"/>
    <w:link w:val="CommentSubjectChar"/>
    <w:uiPriority w:val="99"/>
    <w:semiHidden/>
    <w:unhideWhenUsed/>
    <w:rsid w:val="001727C3"/>
    <w:rPr>
      <w:b/>
      <w:bCs/>
    </w:rPr>
  </w:style>
  <w:style w:type="character" w:customStyle="1" w:styleId="CommentSubjectChar">
    <w:name w:val="Comment Subject Char"/>
    <w:basedOn w:val="CommentTextChar"/>
    <w:link w:val="CommentSubject"/>
    <w:uiPriority w:val="99"/>
    <w:semiHidden/>
    <w:rsid w:val="001727C3"/>
    <w:rPr>
      <w:b/>
      <w:bCs/>
      <w:noProof/>
      <w:sz w:val="20"/>
      <w:szCs w:val="20"/>
    </w:rPr>
  </w:style>
  <w:style w:type="paragraph" w:styleId="NoSpacing">
    <w:name w:val="No Spacing"/>
    <w:uiPriority w:val="1"/>
    <w:qFormat/>
    <w:rsid w:val="00285CED"/>
    <w:pPr>
      <w:spacing w:after="0" w:line="240" w:lineRule="auto"/>
    </w:pPr>
    <w:rPr>
      <w:rFonts w:eastAsiaTheme="minorHAnsi"/>
      <w:lang w:eastAsia="en-US"/>
    </w:rPr>
  </w:style>
  <w:style w:type="character" w:customStyle="1" w:styleId="Heading5Char">
    <w:name w:val="Heading 5 Char"/>
    <w:basedOn w:val="DefaultParagraphFont"/>
    <w:link w:val="Heading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DefaultParagraphFont"/>
    <w:uiPriority w:val="99"/>
    <w:semiHidden/>
    <w:unhideWhenUsed/>
    <w:rsid w:val="001320BB"/>
    <w:rPr>
      <w:color w:val="605E5C"/>
      <w:shd w:val="clear" w:color="auto" w:fill="E1DFDD"/>
    </w:rPr>
  </w:style>
  <w:style w:type="table" w:styleId="GridTable1Light">
    <w:name w:val="Grid Table 1 Light"/>
    <w:basedOn w:val="Table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619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hyperlink" Target="https://www.codechef.com/"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hyperlink" Target="https://www.algoexpert.io/product"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header" Target="header2.xml"/><Relationship Id="rId35" Type="http://schemas.microsoft.com/office/2011/relationships/people" Target="people.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5.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Rea20</b:Tag>
    <b:SourceType>InternetSite</b:SourceType>
    <b:Guid>{CE7EACDE-E722-4985-A22D-F1ECA121B84F}</b:Guid>
    <b:Title>React – A JavaScript library for building user interfaces</b:Title>
    <b:YearAccessed>2020</b:YearAccessed>
    <b:MonthAccessed>04</b:MonthAccessed>
    <b:DayAccessed>24</b:DayAccessed>
    <b:URL>https://reactjs.org</b:URL>
    <b:RefOrder>1</b:RefOrder>
  </b:Source>
  <b:Source>
    <b:Tag>Int20</b:Tag>
    <b:SourceType>InternetSite</b:SourceType>
    <b:Guid>{588C3DD0-AD63-415D-9A05-CCC6375CA28A}</b:Guid>
    <b:Title>Introducing JSX – React</b:Title>
    <b:YearAccessed>2020</b:YearAccessed>
    <b:MonthAccessed>04</b:MonthAccessed>
    <b:DayAccessed>24</b:DayAccessed>
    <b:URL>https://reactjs.org/docs/introducing-jsx.html</b:URL>
    <b:RefOrder>3</b:RefOrder>
  </b:Source>
  <b:Source>
    <b:Tag>Spr20</b:Tag>
    <b:SourceType>InternetSite</b:SourceType>
    <b:Guid>{555922F6-C313-4D9F-8705-A9A0D4CDA6B8}</b:Guid>
    <b:Title>Spring Framework</b:Title>
    <b:YearAccessed>2020</b:YearAccessed>
    <b:MonthAccessed>04</b:MonthAccessed>
    <b:DayAccessed>24</b:DayAccessed>
    <b:URL>https://spring.io/projects/spring-framework</b:URL>
    <b:RefOrder>4</b:RefOrder>
  </b:Source>
  <b:Source>
    <b:Tag>2In20</b:Tag>
    <b:SourceType>InternetSite</b:SourceType>
    <b:Guid>{65D1855B-F842-4923-AAD4-9A1030C45736}</b:Guid>
    <b:Title>2. Introduction to the Spring Framework</b:Title>
    <b:YearAccessed>2020</b:YearAccessed>
    <b:MonthAccessed>04</b:MonthAccessed>
    <b:DayAccessed>24</b:DayAccessed>
    <b:URL>https://docs.spring.io/spring/docs/4.3.x/spring-framework-reference/html/overview.html</b:URL>
    <b:RefOrder>5</b:RefOrder>
  </b:Source>
  <b:Source>
    <b:Tag>Spr201</b:Tag>
    <b:SourceType>InternetSite</b:SourceType>
    <b:Guid>{1CBF8B94-5A2A-40B0-9B81-347A538E29F2}</b:Guid>
    <b:Title>Spring Boot</b:Title>
    <b:YearAccessed>2020</b:YearAccessed>
    <b:MonthAccessed>24</b:MonthAccessed>
    <b:DayAccessed>04</b:DayAccessed>
    <b:URL>https://spring.io/projects/spring-boot</b:URL>
    <b:RefOrder>6</b:RefOrder>
  </b:Source>
  <b:Source>
    <b:Tag>Spr202</b:Tag>
    <b:SourceType>InternetSite</b:SourceType>
    <b:Guid>{56919017-25B4-41E0-9EF2-3E2F854A1830}</b:Guid>
    <b:Title>Spring Security</b:Title>
    <b:YearAccessed>2020</b:YearAccessed>
    <b:MonthAccessed>04</b:MonthAccessed>
    <b:DayAccessed>24</b:DayAccessed>
    <b:URL>https://spring.io/projects/spring-security</b:URL>
    <b:RefOrder>7</b:RefOrder>
  </b:Source>
  <b:Source>
    <b:Tag>Emp20</b:Tag>
    <b:SourceType>InternetSite</b:SourceType>
    <b:Guid>{36931BC5-8FD7-4DD7-8DC6-D84097AFAC1B}</b:Guid>
    <b:Title>Empowering App Development for Developers | Docker</b:Title>
    <b:YearAccessed>2020</b:YearAccessed>
    <b:MonthAccessed>04</b:MonthAccessed>
    <b:DayAccessed>17</b:DayAccessed>
    <b:URL>https://www.docker.com/</b:URL>
    <b:RefOrder>8</b:RefOrder>
  </b:Source>
  <b:Source>
    <b:Tag>Doc20</b:Tag>
    <b:SourceType>InternetSite</b:SourceType>
    <b:Guid>{1DC040FF-3772-4AC5-992A-52283CCFCEAB}</b:Guid>
    <b:Title>Docker Documentation | Docker Documentation</b:Title>
    <b:YearAccessed>2020</b:YearAccessed>
    <b:MonthAccessed>04</b:MonthAccessed>
    <b:DayAccessed>17</b:DayAccessed>
    <b:URL>https://docs.docker.com/</b:URL>
    <b:RefOrder>9</b:RefOrder>
  </b:Source>
  <b:Source>
    <b:Tag>Doc201</b:Tag>
    <b:SourceType>InternetSite</b:SourceType>
    <b:Guid>{FFC3A62A-C471-4710-96A3-12F6CF16E104}</b:Guid>
    <b:Title>Docker Hub</b:Title>
    <b:YearAccessed>2020</b:YearAccessed>
    <b:MonthAccessed>04</b:MonthAccessed>
    <b:DayAccessed>17</b:DayAccessed>
    <b:URL>https://hub.docker.com/</b:URL>
    <b:RefOrder>10</b:RefOrder>
  </b:Source>
  <b:Source>
    <b:Tag>API20</b:Tag>
    <b:SourceType>InternetSite</b:SourceType>
    <b:Guid>{B8B660F8-E367-45D8-9778-31ED7AF43800}</b:Guid>
    <b:Title>API Documentation &amp; Design Tools for Teams | Swagger | Swagger</b:Title>
    <b:YearAccessed>2020</b:YearAccessed>
    <b:MonthAccessed>04</b:MonthAccessed>
    <b:DayAccessed>24</b:DayAccessed>
    <b:URL>https://swagger.io/</b:URL>
    <b:RefOrder>11</b:RefOrder>
  </b:Source>
  <b:Source>
    <b:Tag>Wha20</b:Tag>
    <b:SourceType>InternetSite</b:SourceType>
    <b:Guid>{488CCD06-9D83-4F31-A0D2-806DA45246EC}</b:Guid>
    <b:Title>What is REST – Learn to create timeless REST APIs</b:Title>
    <b:YearAccessed>2020</b:YearAccessed>
    <b:MonthAccessed>05</b:MonthAccessed>
    <b:DayAccessed>01</b:DayAccessed>
    <b:URL>https://restfulapi.net/</b:URL>
    <b:RefOrder>12</b:RefOrder>
  </b:Source>
  <b:Source>
    <b:Tag>Ope20</b:Tag>
    <b:SourceType>InternetSite</b:SourceType>
    <b:Guid>{BD45F109-15DA-4370-AC6B-A1155CFBB9D6}</b:Guid>
    <b:Title>OpenAPI-Specification/3.0.2.md at master · OAI/OpenAPI-Specification</b:Title>
    <b:YearAccessed>2020</b:YearAccessed>
    <b:MonthAccessed>04</b:MonthAccessed>
    <b:DayAccessed>27</b:DayAccessed>
    <b:URL>https://github.com/OAI/OpenAPI-Specification/blob/master/versions/3.0.2.md</b:URL>
    <b:RefOrder>13</b:RefOrder>
  </b:Source>
  <b:Source>
    <b:Tag>Dat20</b:Tag>
    <b:SourceType>InternetSite</b:SourceType>
    <b:Guid>{CCDA0BA8-5EFA-476B-94E3-0C212212B499}</b:Guid>
    <b:Title>Database - Third Normal Form (3NF) - Tutorialspoint</b:Title>
    <b:YearAccessed>2020</b:YearAccessed>
    <b:MonthAccessed>04</b:MonthAccessed>
    <b:DayAccessed>27</b:DayAccessed>
    <b:URL>https://www.tutorialspoint.com/sql/third-normal-form.htm</b:URL>
    <b:RefOrder>15</b:RefOrder>
  </b:Source>
  <b:Source>
    <b:Tag>Swa20</b:Tag>
    <b:SourceType>InternetSite</b:SourceType>
    <b:Guid>{F4280F44-14C6-4FC2-9206-63C153A6581B}</b:Guid>
    <b:Title>ISe-leaning Swagger UI</b:Title>
    <b:YearAccessed>2020</b:YearAccessed>
    <b:MonthAccessed>04</b:MonthAccessed>
    <b:DayAccessed>27</b:DayAccessed>
    <b:URL>https://joaoesantos.github.io/ise_learning/apiDocumentation</b:URL>
    <b:RefOrder>14</b:RefOrder>
  </b:Source>
  <b:Source>
    <b:Tag>Ale17</b:Tag>
    <b:SourceType>Book</b:SourceType>
    <b:Guid>{36EA759F-C8E3-4FD4-A0F0-2704E9E6FEEF}</b:Guid>
    <b:Title>Learning React: Functional Web Development with React and Redux</b:Title>
    <b:Year>2017</b:Year>
    <b:Author>
      <b:Author>
        <b:NameList>
          <b:Person>
            <b:Last>Banks</b:Last>
            <b:First>Alex</b:First>
          </b:Person>
        </b:NameList>
      </b:Author>
    </b:Author>
    <b:Publisher>O'Reilly Media</b:Publisher>
    <b:RefOrder>2</b:RefOrder>
  </b:Source>
</b:Sources>
</file>

<file path=customXml/itemProps1.xml><?xml version="1.0" encoding="utf-8"?>
<ds:datastoreItem xmlns:ds="http://schemas.openxmlformats.org/officeDocument/2006/customXml" ds:itemID="{98F8C703-1955-4102-96F8-73061EA36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4656</TotalTime>
  <Pages>41</Pages>
  <Words>6828</Words>
  <Characters>36876</Characters>
  <Application>Microsoft Office Word</Application>
  <DocSecurity>0</DocSecurity>
  <Lines>307</Lines>
  <Paragraphs>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Hiscox</Company>
  <LinksUpToDate>false</LinksUpToDate>
  <CharactersWithSpaces>43617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Rodrigo LeaL</cp:lastModifiedBy>
  <cp:revision>41</cp:revision>
  <cp:lastPrinted>2018-10-17T18:27:00Z</cp:lastPrinted>
  <dcterms:created xsi:type="dcterms:W3CDTF">2018-10-17T10:07:00Z</dcterms:created>
  <dcterms:modified xsi:type="dcterms:W3CDTF">2020-05-01T11:13:00Z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