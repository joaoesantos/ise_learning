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tulo"/>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elacomGrelha"/>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proofErr w:type="spellStart"/>
      <w:r w:rsidRPr="00EE2337">
        <w:rPr>
          <w:rFonts w:asciiTheme="majorHAnsi" w:hAnsiTheme="majorHAnsi"/>
          <w:sz w:val="30"/>
          <w:szCs w:val="30"/>
        </w:rPr>
        <w:t>Report</w:t>
      </w:r>
      <w:proofErr w:type="spellEnd"/>
      <w:r w:rsidRPr="00EE2337">
        <w:rPr>
          <w:rFonts w:asciiTheme="majorHAnsi" w:hAnsiTheme="majorHAnsi"/>
          <w:sz w:val="30"/>
          <w:szCs w:val="30"/>
        </w:rPr>
        <w:t xml:space="preserve"> for Unidade Curricular de Proje</w:t>
      </w:r>
      <w:del w:id="0" w:author="André Oliveira" w:date="2020-09-26T10:50:00Z">
        <w:r w:rsidRPr="00EE2337" w:rsidDel="001F4CA2">
          <w:rPr>
            <w:rFonts w:asciiTheme="majorHAnsi" w:hAnsiTheme="majorHAnsi"/>
            <w:sz w:val="30"/>
            <w:szCs w:val="30"/>
          </w:rPr>
          <w:delText>c</w:delText>
        </w:r>
      </w:del>
      <w:r w:rsidRPr="00EE2337">
        <w:rPr>
          <w:rFonts w:asciiTheme="majorHAnsi" w:hAnsiTheme="majorHAnsi"/>
          <w:sz w:val="30"/>
          <w:szCs w:val="30"/>
        </w:rPr>
        <w:t>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ins w:id="1" w:author="André Oliveira" w:date="2020-09-26T15:41:00Z"/>
          <w:lang w:val="en-US"/>
        </w:rPr>
      </w:pPr>
      <w:ins w:id="2" w:author="André Oliveira" w:date="2020-09-26T15:41:00Z">
        <w:r>
          <w:rPr>
            <w:lang w:val="en-US"/>
          </w:rPr>
          <w:lastRenderedPageBreak/>
          <w:br w:type="page"/>
        </w:r>
      </w:ins>
    </w:p>
    <w:p w14:paraId="6EC881AD" w14:textId="1AD986EE" w:rsidR="0077459D" w:rsidRDefault="0077459D" w:rsidP="0077459D">
      <w:pPr>
        <w:pStyle w:val="Ttulondice"/>
        <w:rPr>
          <w:ins w:id="3" w:author="André Oliveira" w:date="2020-09-26T15:41:00Z"/>
          <w:lang w:val="en-US"/>
        </w:rPr>
      </w:pPr>
      <w:ins w:id="4" w:author="André Oliveira" w:date="2020-09-26T15:41:00Z">
        <w:r>
          <w:rPr>
            <w:lang w:val="en-US"/>
          </w:rPr>
          <w:lastRenderedPageBreak/>
          <w:t>Abstract</w:t>
        </w:r>
      </w:ins>
    </w:p>
    <w:p w14:paraId="2D55F8ED" w14:textId="77777777" w:rsidR="0077459D" w:rsidRPr="0077459D" w:rsidRDefault="0077459D" w:rsidP="0077459D">
      <w:pPr>
        <w:spacing w:after="0" w:line="240" w:lineRule="auto"/>
        <w:rPr>
          <w:ins w:id="5" w:author="André Oliveira" w:date="2020-09-26T15:45:00Z"/>
          <w:lang w:val="en-US"/>
        </w:rPr>
        <w:pPrChange w:id="6" w:author="André Oliveira" w:date="2020-09-26T15:45:00Z">
          <w:pPr>
            <w:spacing w:after="0" w:line="240" w:lineRule="auto"/>
            <w:jc w:val="left"/>
          </w:pPr>
        </w:pPrChange>
      </w:pPr>
      <w:bookmarkStart w:id="7" w:name="_Hlk52027560"/>
      <w:ins w:id="8" w:author="André Oliveira" w:date="2020-09-26T15:45:00Z">
        <w:r w:rsidRPr="0077459D">
          <w:rPr>
            <w:lang w:val="en-US"/>
          </w:rPr>
          <w:t xml:space="preserve">In today’s competitive job market, programming jobs are amongst the most desirable careers. The ability to innovate, create and troubleshoot all kinds of technologies, </w:t>
        </w:r>
        <w:proofErr w:type="gramStart"/>
        <w:r w:rsidRPr="0077459D">
          <w:rPr>
            <w:lang w:val="en-US"/>
          </w:rPr>
          <w:t>on a daily basis</w:t>
        </w:r>
        <w:proofErr w:type="gramEnd"/>
        <w:r w:rsidRPr="0077459D">
          <w:rPr>
            <w:lang w:val="en-US"/>
          </w:rPr>
          <w:t>, is what drives many individuals to seek experience and pursue a future in computer science or coding.</w:t>
        </w:r>
      </w:ins>
    </w:p>
    <w:p w14:paraId="563B6839" w14:textId="699C64CD" w:rsidR="0077459D" w:rsidRPr="0077459D" w:rsidRDefault="0077459D" w:rsidP="0077459D">
      <w:pPr>
        <w:spacing w:after="0" w:line="240" w:lineRule="auto"/>
        <w:rPr>
          <w:ins w:id="9" w:author="André Oliveira" w:date="2020-09-26T15:45:00Z"/>
          <w:lang w:val="en-US"/>
        </w:rPr>
        <w:pPrChange w:id="10" w:author="André Oliveira" w:date="2020-09-26T15:45:00Z">
          <w:pPr>
            <w:spacing w:after="0" w:line="240" w:lineRule="auto"/>
            <w:jc w:val="left"/>
          </w:pPr>
        </w:pPrChange>
      </w:pPr>
      <w:ins w:id="11" w:author="André Oliveira" w:date="2020-09-26T15:45:00Z">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is no different. It is constantly changing and evolving, and new trends appear every day, along with new technologies and marketing strategies. To this is clear that no matter how long one codes, eventually will be faced with the need to keep learning new skills and improve oneself, to prevent becoming outdated, or to be better prepared for a new job interview, or even if just to improve the academic performance. </w:t>
        </w:r>
      </w:ins>
    </w:p>
    <w:p w14:paraId="261A1288" w14:textId="5C8EB401" w:rsidR="0077459D" w:rsidRDefault="0077459D" w:rsidP="0077459D">
      <w:pPr>
        <w:spacing w:after="0" w:line="240" w:lineRule="auto"/>
        <w:rPr>
          <w:ins w:id="12" w:author="André Oliveira" w:date="2020-09-26T15:41:00Z"/>
          <w:rFonts w:asciiTheme="majorHAnsi" w:hAnsiTheme="majorHAnsi"/>
          <w:b/>
          <w:bCs/>
          <w:sz w:val="32"/>
          <w:szCs w:val="32"/>
          <w:lang w:val="en-US"/>
        </w:rPr>
        <w:pPrChange w:id="13" w:author="André Oliveira" w:date="2020-09-26T15:45:00Z">
          <w:pPr>
            <w:spacing w:after="0" w:line="240" w:lineRule="auto"/>
            <w:jc w:val="left"/>
          </w:pPr>
        </w:pPrChange>
      </w:pPr>
      <w:ins w:id="14" w:author="André Oliveira" w:date="2020-09-26T15:45:00Z">
        <w:r w:rsidRPr="0077459D">
          <w:rPr>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ins>
      <w:bookmarkEnd w:id="7"/>
      <w:ins w:id="15" w:author="André Oliveira" w:date="2020-09-26T15:41:00Z">
        <w:r>
          <w:rPr>
            <w:lang w:val="en-US"/>
          </w:rPr>
          <w:br w:type="page"/>
        </w:r>
      </w:ins>
    </w:p>
    <w:p w14:paraId="51EA0BF5" w14:textId="5145BC7A" w:rsidR="0077459D" w:rsidRDefault="0077459D">
      <w:pPr>
        <w:spacing w:after="0" w:line="240" w:lineRule="auto"/>
        <w:jc w:val="left"/>
        <w:rPr>
          <w:ins w:id="16" w:author="André Oliveira" w:date="2020-09-26T15:42:00Z"/>
          <w:rFonts w:asciiTheme="majorHAnsi" w:hAnsiTheme="majorHAnsi"/>
          <w:b/>
          <w:bCs/>
          <w:sz w:val="32"/>
          <w:szCs w:val="32"/>
          <w:lang w:val="en-US"/>
        </w:rPr>
      </w:pPr>
      <w:ins w:id="17" w:author="André Oliveira" w:date="2020-09-26T15:42:00Z">
        <w:r>
          <w:rPr>
            <w:lang w:val="en-US"/>
          </w:rPr>
          <w:lastRenderedPageBreak/>
          <w:br w:type="page"/>
        </w:r>
      </w:ins>
    </w:p>
    <w:p w14:paraId="7B5C82B0" w14:textId="3938D6C6" w:rsidR="0077459D" w:rsidRPr="004C134A" w:rsidRDefault="0077459D" w:rsidP="0077459D">
      <w:pPr>
        <w:pStyle w:val="Ttulondice"/>
        <w:rPr>
          <w:ins w:id="18" w:author="André Oliveira" w:date="2020-09-26T15:42:00Z"/>
          <w:rPrChange w:id="19" w:author="André Oliveira" w:date="2020-09-26T16:50:00Z">
            <w:rPr>
              <w:ins w:id="20" w:author="André Oliveira" w:date="2020-09-26T15:42:00Z"/>
              <w:lang w:val="en-US"/>
            </w:rPr>
          </w:rPrChange>
        </w:rPr>
      </w:pPr>
      <w:ins w:id="21" w:author="André Oliveira" w:date="2020-09-26T15:42:00Z">
        <w:r w:rsidRPr="004C134A">
          <w:rPr>
            <w:rPrChange w:id="22" w:author="André Oliveira" w:date="2020-09-26T16:50:00Z">
              <w:rPr>
                <w:lang w:val="en-US"/>
              </w:rPr>
            </w:rPrChange>
          </w:rPr>
          <w:lastRenderedPageBreak/>
          <w:t>Resumo</w:t>
        </w:r>
      </w:ins>
    </w:p>
    <w:p w14:paraId="2D31D105" w14:textId="059B2F54" w:rsidR="000155DE" w:rsidRPr="000155DE" w:rsidRDefault="000155DE" w:rsidP="000155DE">
      <w:pPr>
        <w:spacing w:after="0" w:line="240" w:lineRule="auto"/>
        <w:rPr>
          <w:ins w:id="23" w:author="André Oliveira" w:date="2020-09-26T15:46:00Z"/>
          <w:rPrChange w:id="24" w:author="André Oliveira" w:date="2020-09-26T15:46:00Z">
            <w:rPr>
              <w:ins w:id="25" w:author="André Oliveira" w:date="2020-09-26T15:46:00Z"/>
              <w:lang w:val="en-US"/>
            </w:rPr>
          </w:rPrChange>
        </w:rPr>
        <w:pPrChange w:id="26" w:author="André Oliveira" w:date="2020-09-26T15:46:00Z">
          <w:pPr>
            <w:spacing w:after="0" w:line="240" w:lineRule="auto"/>
            <w:jc w:val="left"/>
          </w:pPr>
        </w:pPrChange>
      </w:pPr>
      <w:ins w:id="27" w:author="André Oliveira" w:date="2020-09-26T15:46:00Z">
        <w:r w:rsidRPr="000155DE">
          <w:rPr>
            <w:rPrChange w:id="28" w:author="André Oliveira" w:date="2020-09-26T15:46:00Z">
              <w:rPr>
                <w:lang w:val="en-US"/>
              </w:rPr>
            </w:rPrChange>
          </w:rPr>
          <w:t xml:space="preserve">No </w:t>
        </w:r>
      </w:ins>
      <w:ins w:id="29" w:author="André Oliveira" w:date="2020-09-26T15:48:00Z">
        <w:r>
          <w:t xml:space="preserve">atual </w:t>
        </w:r>
      </w:ins>
      <w:ins w:id="30" w:author="André Oliveira" w:date="2020-09-26T15:46:00Z">
        <w:r w:rsidRPr="000155DE">
          <w:rPr>
            <w:rPrChange w:id="31" w:author="André Oliveira" w:date="2020-09-26T15:46:00Z">
              <w:rPr>
                <w:lang w:val="en-US"/>
              </w:rPr>
            </w:rPrChange>
          </w:rPr>
          <w:t xml:space="preserve">competitivo mercado de trabalho, </w:t>
        </w:r>
      </w:ins>
      <w:ins w:id="32" w:author="André Oliveira" w:date="2020-09-26T15:48:00Z">
        <w:r>
          <w:t xml:space="preserve">os </w:t>
        </w:r>
      </w:ins>
      <w:ins w:id="33" w:author="André Oliveira" w:date="2020-09-26T15:46:00Z">
        <w:r w:rsidRPr="000155DE">
          <w:rPr>
            <w:rPrChange w:id="34" w:author="André Oliveira" w:date="2020-09-26T15:46:00Z">
              <w:rPr>
                <w:lang w:val="en-US"/>
              </w:rPr>
            </w:rPrChange>
          </w:rPr>
          <w:t>trabalhos de programação estão entre as carreiras mais desejáveis. A capacidade de inovar, criar e solucionar problemas de todos os tipos de tecnologias, diariamente, é o que leva muitos indivíduos a buscar experiência e buscar um futuro na ciência da computação ou codificação.</w:t>
        </w:r>
      </w:ins>
    </w:p>
    <w:p w14:paraId="6B2C76FE" w14:textId="0F450066" w:rsidR="000155DE" w:rsidRPr="000155DE" w:rsidRDefault="000155DE" w:rsidP="000155DE">
      <w:pPr>
        <w:spacing w:after="0" w:line="240" w:lineRule="auto"/>
        <w:rPr>
          <w:ins w:id="35" w:author="André Oliveira" w:date="2020-09-26T15:46:00Z"/>
          <w:rPrChange w:id="36" w:author="André Oliveira" w:date="2020-09-26T15:46:00Z">
            <w:rPr>
              <w:ins w:id="37" w:author="André Oliveira" w:date="2020-09-26T15:46:00Z"/>
              <w:lang w:val="en-US"/>
            </w:rPr>
          </w:rPrChange>
        </w:rPr>
        <w:pPrChange w:id="38" w:author="André Oliveira" w:date="2020-09-26T15:46:00Z">
          <w:pPr>
            <w:spacing w:after="0" w:line="240" w:lineRule="auto"/>
            <w:jc w:val="left"/>
          </w:pPr>
        </w:pPrChange>
      </w:pPr>
      <w:ins w:id="39" w:author="André Oliveira" w:date="2020-09-26T15:46:00Z">
        <w:r w:rsidRPr="000155DE">
          <w:rPr>
            <w:rPrChange w:id="40" w:author="André Oliveira" w:date="2020-09-26T15:46:00Z">
              <w:rPr>
                <w:lang w:val="en-US"/>
              </w:rPr>
            </w:rPrChange>
          </w:rPr>
          <w:t>Para realizar esta ambição, pode-se ser um entusiasta autodidata, ou pode-se buscar o conhecimento de profissionais em todos os tipos de cursos e universidades para adquirir uma quantidade considerável de conjuntos de habilidades que permitirão ter sucesso em qualquer campo de escolha que se comprometerem programa. Mas uma coisa é certa, vivemos em um mundo acelerado e com Tecnologia da Informação não é diferente. Ele está em constante mudança e evolução, e novas tendências aparecem todos os dias, juntamente com novas tecnologias e estratégias de marketing. Para isso fica claro que por mais que se codifique, acabará se deparando com a necessidade de continuar aprendendo novas habilidades e se aperfeiçoar, para evitar ficar desatualizado, ou para estar mais bem preparado para uma nova entrevista de emprego, ou mesmo apenas para melhorar o desempenho acadêmico.</w:t>
        </w:r>
      </w:ins>
    </w:p>
    <w:p w14:paraId="5494341C" w14:textId="49AD2646" w:rsidR="0077459D" w:rsidRPr="000155DE" w:rsidRDefault="000155DE" w:rsidP="000155DE">
      <w:pPr>
        <w:spacing w:after="0" w:line="240" w:lineRule="auto"/>
        <w:rPr>
          <w:ins w:id="41" w:author="André Oliveira" w:date="2020-09-26T15:42:00Z"/>
          <w:rFonts w:asciiTheme="majorHAnsi" w:hAnsiTheme="majorHAnsi"/>
          <w:b/>
          <w:bCs/>
          <w:sz w:val="32"/>
          <w:szCs w:val="32"/>
          <w:rPrChange w:id="42" w:author="André Oliveira" w:date="2020-09-26T15:46:00Z">
            <w:rPr>
              <w:ins w:id="43" w:author="André Oliveira" w:date="2020-09-26T15:42:00Z"/>
              <w:rFonts w:asciiTheme="majorHAnsi" w:hAnsiTheme="majorHAnsi"/>
              <w:b/>
              <w:bCs/>
              <w:sz w:val="32"/>
              <w:szCs w:val="32"/>
              <w:lang w:val="en-US"/>
            </w:rPr>
          </w:rPrChange>
        </w:rPr>
        <w:pPrChange w:id="44" w:author="André Oliveira" w:date="2020-09-26T15:46:00Z">
          <w:pPr>
            <w:spacing w:after="0" w:line="240" w:lineRule="auto"/>
            <w:jc w:val="left"/>
          </w:pPr>
        </w:pPrChange>
      </w:pPr>
      <w:ins w:id="45" w:author="André Oliveira" w:date="2020-09-26T15:46:00Z">
        <w:r w:rsidRPr="000155DE">
          <w:rPr>
            <w:rPrChange w:id="46" w:author="André Oliveira" w:date="2020-09-26T15:46:00Z">
              <w:rPr>
                <w:lang w:val="en-US"/>
              </w:rPr>
            </w:rPrChange>
          </w:rPr>
          <w:t>Por este motivo, existem por aí algumas plataformas que fornecem um ambiente para definição de algoritmos e testes. No entanto, muitos deles não são de código aberto, ou não têm um ambiente tão atraente, ou simplesmente não permitem vários idiomas. Portanto, este projeto pretende combinar todos os pontos fortes mencionados acima com nenhuma das barreiras e criar a plataforma IS E-Learning, uma plataforma de e-learning para ajudar outros programadores a atingir seus objetivos.</w:t>
        </w:r>
      </w:ins>
      <w:ins w:id="47" w:author="André Oliveira" w:date="2020-09-26T15:42:00Z">
        <w:r w:rsidR="0077459D" w:rsidRPr="000155DE">
          <w:rPr>
            <w:rPrChange w:id="48" w:author="André Oliveira" w:date="2020-09-26T15:46:00Z">
              <w:rPr>
                <w:lang w:val="en-US"/>
              </w:rPr>
            </w:rPrChange>
          </w:rPr>
          <w:br w:type="page"/>
        </w:r>
      </w:ins>
    </w:p>
    <w:p w14:paraId="640F478D" w14:textId="77777777" w:rsidR="0077459D" w:rsidRPr="000155DE" w:rsidRDefault="0077459D" w:rsidP="0077459D">
      <w:pPr>
        <w:pStyle w:val="Ttulondice"/>
        <w:rPr>
          <w:ins w:id="49" w:author="André Oliveira" w:date="2020-09-26T15:41:00Z"/>
          <w:rPrChange w:id="50" w:author="André Oliveira" w:date="2020-09-26T15:46:00Z">
            <w:rPr>
              <w:ins w:id="51" w:author="André Oliveira" w:date="2020-09-26T15:41:00Z"/>
              <w:lang w:val="en-US"/>
            </w:rPr>
          </w:rPrChange>
        </w:rPr>
      </w:pPr>
    </w:p>
    <w:p w14:paraId="42370CEB" w14:textId="67BD952C" w:rsidR="00257874" w:rsidRPr="000155DE" w:rsidRDefault="002D0913">
      <w:pPr>
        <w:spacing w:after="200"/>
        <w:jc w:val="left"/>
        <w:rPr>
          <w:rFonts w:asciiTheme="majorHAnsi" w:hAnsiTheme="majorHAnsi"/>
          <w:b/>
          <w:bCs/>
          <w:sz w:val="32"/>
          <w:szCs w:val="32"/>
          <w:rPrChange w:id="52" w:author="André Oliveira" w:date="2020-09-26T15:46:00Z">
            <w:rPr>
              <w:rFonts w:asciiTheme="majorHAnsi" w:hAnsiTheme="majorHAnsi"/>
              <w:b/>
              <w:bCs/>
              <w:sz w:val="32"/>
              <w:szCs w:val="32"/>
              <w:lang w:val="en-US"/>
            </w:rPr>
          </w:rPrChange>
        </w:rPr>
      </w:pPr>
      <w:r w:rsidRPr="000155DE">
        <w:rPr>
          <w:rPrChange w:id="53" w:author="André Oliveira" w:date="2020-09-26T15:46:00Z">
            <w:rPr>
              <w:lang w:val="en-US"/>
            </w:rPr>
          </w:rPrChange>
        </w:rPr>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5BF4CF04" w14:textId="6FC9C536" w:rsidR="004C134A" w:rsidRDefault="009B6BEC">
          <w:pPr>
            <w:pStyle w:val="ndice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031387" w:history="1">
            <w:r w:rsidR="004C134A" w:rsidRPr="00700261">
              <w:rPr>
                <w:rStyle w:val="Hiperligao"/>
                <w:noProof/>
              </w:rPr>
              <w:t>1.</w:t>
            </w:r>
            <w:r w:rsidR="004C134A">
              <w:rPr>
                <w:noProof/>
                <w:sz w:val="22"/>
                <w:szCs w:val="22"/>
                <w:lang w:eastAsia="pt-PT"/>
              </w:rPr>
              <w:tab/>
            </w:r>
            <w:r w:rsidR="004C134A" w:rsidRPr="00700261">
              <w:rPr>
                <w:rStyle w:val="Hiperligao"/>
                <w:noProof/>
              </w:rPr>
              <w:t>Introduction</w:t>
            </w:r>
            <w:r w:rsidR="004C134A">
              <w:rPr>
                <w:noProof/>
                <w:webHidden/>
              </w:rPr>
              <w:tab/>
            </w:r>
            <w:r w:rsidR="004C134A">
              <w:rPr>
                <w:noProof/>
                <w:webHidden/>
              </w:rPr>
              <w:fldChar w:fldCharType="begin"/>
            </w:r>
            <w:r w:rsidR="004C134A">
              <w:rPr>
                <w:noProof/>
                <w:webHidden/>
              </w:rPr>
              <w:instrText xml:space="preserve"> PAGEREF _Toc52031387 \h </w:instrText>
            </w:r>
            <w:r w:rsidR="004C134A">
              <w:rPr>
                <w:noProof/>
                <w:webHidden/>
              </w:rPr>
            </w:r>
            <w:r w:rsidR="004C134A">
              <w:rPr>
                <w:noProof/>
                <w:webHidden/>
              </w:rPr>
              <w:fldChar w:fldCharType="separate"/>
            </w:r>
            <w:r w:rsidR="004C134A">
              <w:rPr>
                <w:noProof/>
                <w:webHidden/>
              </w:rPr>
              <w:t>13</w:t>
            </w:r>
            <w:r w:rsidR="004C134A">
              <w:rPr>
                <w:noProof/>
                <w:webHidden/>
              </w:rPr>
              <w:fldChar w:fldCharType="end"/>
            </w:r>
          </w:hyperlink>
        </w:p>
        <w:p w14:paraId="59B6B101" w14:textId="596123F5" w:rsidR="004C134A" w:rsidRDefault="004C134A">
          <w:pPr>
            <w:pStyle w:val="ndice2"/>
            <w:tabs>
              <w:tab w:val="right" w:leader="dot" w:pos="8494"/>
            </w:tabs>
            <w:rPr>
              <w:noProof/>
              <w:sz w:val="22"/>
              <w:szCs w:val="22"/>
              <w:lang w:eastAsia="pt-PT"/>
            </w:rPr>
          </w:pPr>
          <w:hyperlink w:anchor="_Toc52031388" w:history="1">
            <w:r w:rsidRPr="00700261">
              <w:rPr>
                <w:rStyle w:val="Hiperligao"/>
                <w:noProof/>
                <w:lang w:val="en-US"/>
              </w:rPr>
              <w:t>1.1. Open Source</w:t>
            </w:r>
            <w:r>
              <w:rPr>
                <w:noProof/>
                <w:webHidden/>
              </w:rPr>
              <w:tab/>
            </w:r>
            <w:r>
              <w:rPr>
                <w:noProof/>
                <w:webHidden/>
              </w:rPr>
              <w:fldChar w:fldCharType="begin"/>
            </w:r>
            <w:r>
              <w:rPr>
                <w:noProof/>
                <w:webHidden/>
              </w:rPr>
              <w:instrText xml:space="preserve"> PAGEREF _Toc52031388 \h </w:instrText>
            </w:r>
            <w:r>
              <w:rPr>
                <w:noProof/>
                <w:webHidden/>
              </w:rPr>
            </w:r>
            <w:r>
              <w:rPr>
                <w:noProof/>
                <w:webHidden/>
              </w:rPr>
              <w:fldChar w:fldCharType="separate"/>
            </w:r>
            <w:r>
              <w:rPr>
                <w:noProof/>
                <w:webHidden/>
              </w:rPr>
              <w:t>14</w:t>
            </w:r>
            <w:r>
              <w:rPr>
                <w:noProof/>
                <w:webHidden/>
              </w:rPr>
              <w:fldChar w:fldCharType="end"/>
            </w:r>
          </w:hyperlink>
        </w:p>
        <w:p w14:paraId="50B16A6C" w14:textId="1709BDA3" w:rsidR="004C134A" w:rsidRDefault="004C134A">
          <w:pPr>
            <w:pStyle w:val="ndice2"/>
            <w:tabs>
              <w:tab w:val="right" w:leader="dot" w:pos="8494"/>
            </w:tabs>
            <w:rPr>
              <w:noProof/>
              <w:sz w:val="22"/>
              <w:szCs w:val="22"/>
              <w:lang w:eastAsia="pt-PT"/>
            </w:rPr>
          </w:pPr>
          <w:hyperlink w:anchor="_Toc52031389" w:history="1">
            <w:r w:rsidRPr="00700261">
              <w:rPr>
                <w:rStyle w:val="Hiperligao"/>
                <w:noProof/>
                <w:lang w:val="en-US"/>
              </w:rPr>
              <w:t>1.2. Methodology</w:t>
            </w:r>
            <w:r>
              <w:rPr>
                <w:noProof/>
                <w:webHidden/>
              </w:rPr>
              <w:tab/>
            </w:r>
            <w:r>
              <w:rPr>
                <w:noProof/>
                <w:webHidden/>
              </w:rPr>
              <w:fldChar w:fldCharType="begin"/>
            </w:r>
            <w:r>
              <w:rPr>
                <w:noProof/>
                <w:webHidden/>
              </w:rPr>
              <w:instrText xml:space="preserve"> PAGEREF _Toc52031389 \h </w:instrText>
            </w:r>
            <w:r>
              <w:rPr>
                <w:noProof/>
                <w:webHidden/>
              </w:rPr>
            </w:r>
            <w:r>
              <w:rPr>
                <w:noProof/>
                <w:webHidden/>
              </w:rPr>
              <w:fldChar w:fldCharType="separate"/>
            </w:r>
            <w:r>
              <w:rPr>
                <w:noProof/>
                <w:webHidden/>
              </w:rPr>
              <w:t>15</w:t>
            </w:r>
            <w:r>
              <w:rPr>
                <w:noProof/>
                <w:webHidden/>
              </w:rPr>
              <w:fldChar w:fldCharType="end"/>
            </w:r>
          </w:hyperlink>
        </w:p>
        <w:p w14:paraId="414CA320" w14:textId="0E43D766" w:rsidR="004C134A" w:rsidRDefault="004C134A">
          <w:pPr>
            <w:pStyle w:val="ndice2"/>
            <w:tabs>
              <w:tab w:val="right" w:leader="dot" w:pos="8494"/>
            </w:tabs>
            <w:rPr>
              <w:noProof/>
              <w:sz w:val="22"/>
              <w:szCs w:val="22"/>
              <w:lang w:eastAsia="pt-PT"/>
            </w:rPr>
          </w:pPr>
          <w:hyperlink w:anchor="_Toc52031390" w:history="1">
            <w:r w:rsidRPr="00700261">
              <w:rPr>
                <w:rStyle w:val="Hiperligao"/>
                <w:noProof/>
                <w:lang w:val="en-US"/>
              </w:rPr>
              <w:t>1.3. Solution</w:t>
            </w:r>
            <w:r>
              <w:rPr>
                <w:noProof/>
                <w:webHidden/>
              </w:rPr>
              <w:tab/>
            </w:r>
            <w:r>
              <w:rPr>
                <w:noProof/>
                <w:webHidden/>
              </w:rPr>
              <w:fldChar w:fldCharType="begin"/>
            </w:r>
            <w:r>
              <w:rPr>
                <w:noProof/>
                <w:webHidden/>
              </w:rPr>
              <w:instrText xml:space="preserve"> PAGEREF _Toc52031390 \h </w:instrText>
            </w:r>
            <w:r>
              <w:rPr>
                <w:noProof/>
                <w:webHidden/>
              </w:rPr>
            </w:r>
            <w:r>
              <w:rPr>
                <w:noProof/>
                <w:webHidden/>
              </w:rPr>
              <w:fldChar w:fldCharType="separate"/>
            </w:r>
            <w:r>
              <w:rPr>
                <w:noProof/>
                <w:webHidden/>
              </w:rPr>
              <w:t>15</w:t>
            </w:r>
            <w:r>
              <w:rPr>
                <w:noProof/>
                <w:webHidden/>
              </w:rPr>
              <w:fldChar w:fldCharType="end"/>
            </w:r>
          </w:hyperlink>
        </w:p>
        <w:p w14:paraId="341AE010" w14:textId="57AF250A" w:rsidR="004C134A" w:rsidRDefault="004C134A">
          <w:pPr>
            <w:pStyle w:val="ndice2"/>
            <w:tabs>
              <w:tab w:val="right" w:leader="dot" w:pos="8494"/>
            </w:tabs>
            <w:rPr>
              <w:noProof/>
              <w:sz w:val="22"/>
              <w:szCs w:val="22"/>
              <w:lang w:eastAsia="pt-PT"/>
            </w:rPr>
          </w:pPr>
          <w:hyperlink w:anchor="_Toc52031391" w:history="1">
            <w:r w:rsidRPr="00700261">
              <w:rPr>
                <w:rStyle w:val="Hiperligao"/>
                <w:noProof/>
                <w:lang w:val="en-US"/>
              </w:rPr>
              <w:t>1.4. Outline</w:t>
            </w:r>
            <w:r>
              <w:rPr>
                <w:noProof/>
                <w:webHidden/>
              </w:rPr>
              <w:tab/>
            </w:r>
            <w:r>
              <w:rPr>
                <w:noProof/>
                <w:webHidden/>
              </w:rPr>
              <w:fldChar w:fldCharType="begin"/>
            </w:r>
            <w:r>
              <w:rPr>
                <w:noProof/>
                <w:webHidden/>
              </w:rPr>
              <w:instrText xml:space="preserve"> PAGEREF _Toc52031391 \h </w:instrText>
            </w:r>
            <w:r>
              <w:rPr>
                <w:noProof/>
                <w:webHidden/>
              </w:rPr>
            </w:r>
            <w:r>
              <w:rPr>
                <w:noProof/>
                <w:webHidden/>
              </w:rPr>
              <w:fldChar w:fldCharType="separate"/>
            </w:r>
            <w:r>
              <w:rPr>
                <w:noProof/>
                <w:webHidden/>
              </w:rPr>
              <w:t>15</w:t>
            </w:r>
            <w:r>
              <w:rPr>
                <w:noProof/>
                <w:webHidden/>
              </w:rPr>
              <w:fldChar w:fldCharType="end"/>
            </w:r>
          </w:hyperlink>
        </w:p>
        <w:p w14:paraId="06128CB3" w14:textId="1EFEC603" w:rsidR="004C134A" w:rsidRDefault="004C134A">
          <w:pPr>
            <w:pStyle w:val="ndice1"/>
            <w:tabs>
              <w:tab w:val="left" w:pos="480"/>
              <w:tab w:val="right" w:leader="dot" w:pos="8494"/>
            </w:tabs>
            <w:rPr>
              <w:noProof/>
              <w:sz w:val="22"/>
              <w:szCs w:val="22"/>
              <w:lang w:eastAsia="pt-PT"/>
            </w:rPr>
          </w:pPr>
          <w:hyperlink w:anchor="_Toc52031392" w:history="1">
            <w:r w:rsidRPr="00700261">
              <w:rPr>
                <w:rStyle w:val="Hiperligao"/>
                <w:noProof/>
              </w:rPr>
              <w:t>2.</w:t>
            </w:r>
            <w:r>
              <w:rPr>
                <w:noProof/>
                <w:sz w:val="22"/>
                <w:szCs w:val="22"/>
                <w:lang w:eastAsia="pt-PT"/>
              </w:rPr>
              <w:tab/>
            </w:r>
            <w:r w:rsidRPr="00700261">
              <w:rPr>
                <w:rStyle w:val="Hiperligao"/>
                <w:noProof/>
              </w:rPr>
              <w:t>Requirements</w:t>
            </w:r>
            <w:r>
              <w:rPr>
                <w:noProof/>
                <w:webHidden/>
              </w:rPr>
              <w:tab/>
            </w:r>
            <w:r>
              <w:rPr>
                <w:noProof/>
                <w:webHidden/>
              </w:rPr>
              <w:fldChar w:fldCharType="begin"/>
            </w:r>
            <w:r>
              <w:rPr>
                <w:noProof/>
                <w:webHidden/>
              </w:rPr>
              <w:instrText xml:space="preserve"> PAGEREF _Toc52031392 \h </w:instrText>
            </w:r>
            <w:r>
              <w:rPr>
                <w:noProof/>
                <w:webHidden/>
              </w:rPr>
            </w:r>
            <w:r>
              <w:rPr>
                <w:noProof/>
                <w:webHidden/>
              </w:rPr>
              <w:fldChar w:fldCharType="separate"/>
            </w:r>
            <w:r>
              <w:rPr>
                <w:noProof/>
                <w:webHidden/>
              </w:rPr>
              <w:t>17</w:t>
            </w:r>
            <w:r>
              <w:rPr>
                <w:noProof/>
                <w:webHidden/>
              </w:rPr>
              <w:fldChar w:fldCharType="end"/>
            </w:r>
          </w:hyperlink>
        </w:p>
        <w:p w14:paraId="10AC5C10" w14:textId="7F9D75CA" w:rsidR="004C134A" w:rsidRDefault="004C134A">
          <w:pPr>
            <w:pStyle w:val="ndice2"/>
            <w:tabs>
              <w:tab w:val="right" w:leader="dot" w:pos="8494"/>
            </w:tabs>
            <w:rPr>
              <w:noProof/>
              <w:sz w:val="22"/>
              <w:szCs w:val="22"/>
              <w:lang w:eastAsia="pt-PT"/>
            </w:rPr>
          </w:pPr>
          <w:hyperlink w:anchor="_Toc52031393" w:history="1">
            <w:r w:rsidRPr="00700261">
              <w:rPr>
                <w:rStyle w:val="Hiperligao"/>
                <w:rFonts w:asciiTheme="majorHAnsi" w:eastAsiaTheme="majorEastAsia" w:hAnsiTheme="majorHAnsi" w:cstheme="majorBidi"/>
                <w:noProof/>
                <w:lang w:val="en-US"/>
              </w:rPr>
              <w:t>2.1. Functional Requirements</w:t>
            </w:r>
            <w:r>
              <w:rPr>
                <w:noProof/>
                <w:webHidden/>
              </w:rPr>
              <w:tab/>
            </w:r>
            <w:r>
              <w:rPr>
                <w:noProof/>
                <w:webHidden/>
              </w:rPr>
              <w:fldChar w:fldCharType="begin"/>
            </w:r>
            <w:r>
              <w:rPr>
                <w:noProof/>
                <w:webHidden/>
              </w:rPr>
              <w:instrText xml:space="preserve"> PAGEREF _Toc52031393 \h </w:instrText>
            </w:r>
            <w:r>
              <w:rPr>
                <w:noProof/>
                <w:webHidden/>
              </w:rPr>
            </w:r>
            <w:r>
              <w:rPr>
                <w:noProof/>
                <w:webHidden/>
              </w:rPr>
              <w:fldChar w:fldCharType="separate"/>
            </w:r>
            <w:r>
              <w:rPr>
                <w:noProof/>
                <w:webHidden/>
              </w:rPr>
              <w:t>17</w:t>
            </w:r>
            <w:r>
              <w:rPr>
                <w:noProof/>
                <w:webHidden/>
              </w:rPr>
              <w:fldChar w:fldCharType="end"/>
            </w:r>
          </w:hyperlink>
        </w:p>
        <w:p w14:paraId="3F548BA8" w14:textId="492F8819" w:rsidR="004C134A" w:rsidRDefault="004C134A">
          <w:pPr>
            <w:pStyle w:val="ndice3"/>
            <w:tabs>
              <w:tab w:val="right" w:leader="dot" w:pos="8494"/>
            </w:tabs>
            <w:rPr>
              <w:noProof/>
              <w:sz w:val="22"/>
              <w:szCs w:val="22"/>
              <w:lang w:eastAsia="pt-PT"/>
            </w:rPr>
          </w:pPr>
          <w:hyperlink w:anchor="_Toc52031394" w:history="1">
            <w:r w:rsidRPr="00700261">
              <w:rPr>
                <w:rStyle w:val="Hiperligao"/>
                <w:noProof/>
                <w:lang w:val="en-US"/>
              </w:rPr>
              <w:t>2.1.1 Execute Code</w:t>
            </w:r>
            <w:r>
              <w:rPr>
                <w:noProof/>
                <w:webHidden/>
              </w:rPr>
              <w:tab/>
            </w:r>
            <w:r>
              <w:rPr>
                <w:noProof/>
                <w:webHidden/>
              </w:rPr>
              <w:fldChar w:fldCharType="begin"/>
            </w:r>
            <w:r>
              <w:rPr>
                <w:noProof/>
                <w:webHidden/>
              </w:rPr>
              <w:instrText xml:space="preserve"> PAGEREF _Toc52031394 \h </w:instrText>
            </w:r>
            <w:r>
              <w:rPr>
                <w:noProof/>
                <w:webHidden/>
              </w:rPr>
            </w:r>
            <w:r>
              <w:rPr>
                <w:noProof/>
                <w:webHidden/>
              </w:rPr>
              <w:fldChar w:fldCharType="separate"/>
            </w:r>
            <w:r>
              <w:rPr>
                <w:noProof/>
                <w:webHidden/>
              </w:rPr>
              <w:t>17</w:t>
            </w:r>
            <w:r>
              <w:rPr>
                <w:noProof/>
                <w:webHidden/>
              </w:rPr>
              <w:fldChar w:fldCharType="end"/>
            </w:r>
          </w:hyperlink>
        </w:p>
        <w:p w14:paraId="297E8E90" w14:textId="72B7728E" w:rsidR="004C134A" w:rsidRDefault="004C134A">
          <w:pPr>
            <w:pStyle w:val="ndice3"/>
            <w:tabs>
              <w:tab w:val="right" w:leader="dot" w:pos="8494"/>
            </w:tabs>
            <w:rPr>
              <w:noProof/>
              <w:sz w:val="22"/>
              <w:szCs w:val="22"/>
              <w:lang w:eastAsia="pt-PT"/>
            </w:rPr>
          </w:pPr>
          <w:hyperlink w:anchor="_Toc52031395" w:history="1">
            <w:r w:rsidRPr="00700261">
              <w:rPr>
                <w:rStyle w:val="Hiperligao"/>
                <w:noProof/>
                <w:lang w:val="en-US"/>
              </w:rPr>
              <w:t>2.1.2 Challenges</w:t>
            </w:r>
            <w:r>
              <w:rPr>
                <w:noProof/>
                <w:webHidden/>
              </w:rPr>
              <w:tab/>
            </w:r>
            <w:r>
              <w:rPr>
                <w:noProof/>
                <w:webHidden/>
              </w:rPr>
              <w:fldChar w:fldCharType="begin"/>
            </w:r>
            <w:r>
              <w:rPr>
                <w:noProof/>
                <w:webHidden/>
              </w:rPr>
              <w:instrText xml:space="preserve"> PAGEREF _Toc52031395 \h </w:instrText>
            </w:r>
            <w:r>
              <w:rPr>
                <w:noProof/>
                <w:webHidden/>
              </w:rPr>
            </w:r>
            <w:r>
              <w:rPr>
                <w:noProof/>
                <w:webHidden/>
              </w:rPr>
              <w:fldChar w:fldCharType="separate"/>
            </w:r>
            <w:r>
              <w:rPr>
                <w:noProof/>
                <w:webHidden/>
              </w:rPr>
              <w:t>17</w:t>
            </w:r>
            <w:r>
              <w:rPr>
                <w:noProof/>
                <w:webHidden/>
              </w:rPr>
              <w:fldChar w:fldCharType="end"/>
            </w:r>
          </w:hyperlink>
        </w:p>
        <w:p w14:paraId="772FFEAE" w14:textId="2BFB15AE" w:rsidR="004C134A" w:rsidRDefault="004C134A">
          <w:pPr>
            <w:pStyle w:val="ndice3"/>
            <w:tabs>
              <w:tab w:val="right" w:leader="dot" w:pos="8494"/>
            </w:tabs>
            <w:rPr>
              <w:noProof/>
              <w:sz w:val="22"/>
              <w:szCs w:val="22"/>
              <w:lang w:eastAsia="pt-PT"/>
            </w:rPr>
          </w:pPr>
          <w:hyperlink w:anchor="_Toc52031396" w:history="1">
            <w:r w:rsidRPr="00700261">
              <w:rPr>
                <w:rStyle w:val="Hiperligao"/>
                <w:noProof/>
                <w:lang w:val="en-US"/>
              </w:rPr>
              <w:t>2.1.3 Questionnaire</w:t>
            </w:r>
            <w:r>
              <w:rPr>
                <w:noProof/>
                <w:webHidden/>
              </w:rPr>
              <w:tab/>
            </w:r>
            <w:r>
              <w:rPr>
                <w:noProof/>
                <w:webHidden/>
              </w:rPr>
              <w:fldChar w:fldCharType="begin"/>
            </w:r>
            <w:r>
              <w:rPr>
                <w:noProof/>
                <w:webHidden/>
              </w:rPr>
              <w:instrText xml:space="preserve"> PAGEREF _Toc52031396 \h </w:instrText>
            </w:r>
            <w:r>
              <w:rPr>
                <w:noProof/>
                <w:webHidden/>
              </w:rPr>
            </w:r>
            <w:r>
              <w:rPr>
                <w:noProof/>
                <w:webHidden/>
              </w:rPr>
              <w:fldChar w:fldCharType="separate"/>
            </w:r>
            <w:r>
              <w:rPr>
                <w:noProof/>
                <w:webHidden/>
              </w:rPr>
              <w:t>18</w:t>
            </w:r>
            <w:r>
              <w:rPr>
                <w:noProof/>
                <w:webHidden/>
              </w:rPr>
              <w:fldChar w:fldCharType="end"/>
            </w:r>
          </w:hyperlink>
        </w:p>
        <w:p w14:paraId="074A4749" w14:textId="562DEBC1" w:rsidR="004C134A" w:rsidRDefault="004C134A">
          <w:pPr>
            <w:pStyle w:val="ndice3"/>
            <w:tabs>
              <w:tab w:val="right" w:leader="dot" w:pos="8494"/>
            </w:tabs>
            <w:rPr>
              <w:noProof/>
              <w:sz w:val="22"/>
              <w:szCs w:val="22"/>
              <w:lang w:eastAsia="pt-PT"/>
            </w:rPr>
          </w:pPr>
          <w:hyperlink w:anchor="_Toc52031397" w:history="1">
            <w:r w:rsidRPr="00700261">
              <w:rPr>
                <w:rStyle w:val="Hiperligao"/>
                <w:noProof/>
                <w:lang w:val="en-US"/>
              </w:rPr>
              <w:t>2.1.4 Authentication</w:t>
            </w:r>
            <w:r>
              <w:rPr>
                <w:noProof/>
                <w:webHidden/>
              </w:rPr>
              <w:tab/>
            </w:r>
            <w:r>
              <w:rPr>
                <w:noProof/>
                <w:webHidden/>
              </w:rPr>
              <w:fldChar w:fldCharType="begin"/>
            </w:r>
            <w:r>
              <w:rPr>
                <w:noProof/>
                <w:webHidden/>
              </w:rPr>
              <w:instrText xml:space="preserve"> PAGEREF _Toc52031397 \h </w:instrText>
            </w:r>
            <w:r>
              <w:rPr>
                <w:noProof/>
                <w:webHidden/>
              </w:rPr>
            </w:r>
            <w:r>
              <w:rPr>
                <w:noProof/>
                <w:webHidden/>
              </w:rPr>
              <w:fldChar w:fldCharType="separate"/>
            </w:r>
            <w:r>
              <w:rPr>
                <w:noProof/>
                <w:webHidden/>
              </w:rPr>
              <w:t>18</w:t>
            </w:r>
            <w:r>
              <w:rPr>
                <w:noProof/>
                <w:webHidden/>
              </w:rPr>
              <w:fldChar w:fldCharType="end"/>
            </w:r>
          </w:hyperlink>
        </w:p>
        <w:p w14:paraId="479D688D" w14:textId="10AF5F12" w:rsidR="004C134A" w:rsidRDefault="004C134A">
          <w:pPr>
            <w:pStyle w:val="ndice3"/>
            <w:tabs>
              <w:tab w:val="right" w:leader="dot" w:pos="8494"/>
            </w:tabs>
            <w:rPr>
              <w:noProof/>
              <w:sz w:val="22"/>
              <w:szCs w:val="22"/>
              <w:lang w:eastAsia="pt-PT"/>
            </w:rPr>
          </w:pPr>
          <w:hyperlink w:anchor="_Toc52031398" w:history="1">
            <w:r w:rsidRPr="00700261">
              <w:rPr>
                <w:rStyle w:val="Hiperligao"/>
                <w:noProof/>
                <w:lang w:val="en-US"/>
              </w:rPr>
              <w:t>2.1.5 Multi-Language</w:t>
            </w:r>
            <w:r>
              <w:rPr>
                <w:noProof/>
                <w:webHidden/>
              </w:rPr>
              <w:tab/>
            </w:r>
            <w:r>
              <w:rPr>
                <w:noProof/>
                <w:webHidden/>
              </w:rPr>
              <w:fldChar w:fldCharType="begin"/>
            </w:r>
            <w:r>
              <w:rPr>
                <w:noProof/>
                <w:webHidden/>
              </w:rPr>
              <w:instrText xml:space="preserve"> PAGEREF _Toc52031398 \h </w:instrText>
            </w:r>
            <w:r>
              <w:rPr>
                <w:noProof/>
                <w:webHidden/>
              </w:rPr>
            </w:r>
            <w:r>
              <w:rPr>
                <w:noProof/>
                <w:webHidden/>
              </w:rPr>
              <w:fldChar w:fldCharType="separate"/>
            </w:r>
            <w:r>
              <w:rPr>
                <w:noProof/>
                <w:webHidden/>
              </w:rPr>
              <w:t>18</w:t>
            </w:r>
            <w:r>
              <w:rPr>
                <w:noProof/>
                <w:webHidden/>
              </w:rPr>
              <w:fldChar w:fldCharType="end"/>
            </w:r>
          </w:hyperlink>
        </w:p>
        <w:p w14:paraId="7CC0C96D" w14:textId="65E6C6E1" w:rsidR="004C134A" w:rsidRDefault="004C134A">
          <w:pPr>
            <w:pStyle w:val="ndice2"/>
            <w:tabs>
              <w:tab w:val="right" w:leader="dot" w:pos="8494"/>
            </w:tabs>
            <w:rPr>
              <w:noProof/>
              <w:sz w:val="22"/>
              <w:szCs w:val="22"/>
              <w:lang w:eastAsia="pt-PT"/>
            </w:rPr>
          </w:pPr>
          <w:hyperlink w:anchor="_Toc52031399" w:history="1">
            <w:r w:rsidRPr="00700261">
              <w:rPr>
                <w:rStyle w:val="Hiperligao"/>
                <w:rFonts w:asciiTheme="majorHAnsi" w:eastAsiaTheme="majorEastAsia" w:hAnsiTheme="majorHAnsi" w:cstheme="majorBidi"/>
                <w:noProof/>
                <w:lang w:val="en-US"/>
              </w:rPr>
              <w:t>2.3. User Journeys</w:t>
            </w:r>
            <w:r>
              <w:rPr>
                <w:noProof/>
                <w:webHidden/>
              </w:rPr>
              <w:tab/>
            </w:r>
            <w:r>
              <w:rPr>
                <w:noProof/>
                <w:webHidden/>
              </w:rPr>
              <w:fldChar w:fldCharType="begin"/>
            </w:r>
            <w:r>
              <w:rPr>
                <w:noProof/>
                <w:webHidden/>
              </w:rPr>
              <w:instrText xml:space="preserve"> PAGEREF _Toc52031399 \h </w:instrText>
            </w:r>
            <w:r>
              <w:rPr>
                <w:noProof/>
                <w:webHidden/>
              </w:rPr>
            </w:r>
            <w:r>
              <w:rPr>
                <w:noProof/>
                <w:webHidden/>
              </w:rPr>
              <w:fldChar w:fldCharType="separate"/>
            </w:r>
            <w:r>
              <w:rPr>
                <w:noProof/>
                <w:webHidden/>
              </w:rPr>
              <w:t>19</w:t>
            </w:r>
            <w:r>
              <w:rPr>
                <w:noProof/>
                <w:webHidden/>
              </w:rPr>
              <w:fldChar w:fldCharType="end"/>
            </w:r>
          </w:hyperlink>
        </w:p>
        <w:p w14:paraId="0AFC637F" w14:textId="5A3F6DB2" w:rsidR="004C134A" w:rsidRDefault="004C134A">
          <w:pPr>
            <w:pStyle w:val="ndice3"/>
            <w:tabs>
              <w:tab w:val="right" w:leader="dot" w:pos="8494"/>
            </w:tabs>
            <w:rPr>
              <w:noProof/>
              <w:sz w:val="22"/>
              <w:szCs w:val="22"/>
              <w:lang w:eastAsia="pt-PT"/>
            </w:rPr>
          </w:pPr>
          <w:hyperlink w:anchor="_Toc52031400" w:history="1">
            <w:r w:rsidRPr="00700261">
              <w:rPr>
                <w:rStyle w:val="Hiperligao"/>
                <w:noProof/>
              </w:rPr>
              <w:t>2.3.1. Run code</w:t>
            </w:r>
            <w:r>
              <w:rPr>
                <w:noProof/>
                <w:webHidden/>
              </w:rPr>
              <w:tab/>
            </w:r>
            <w:r>
              <w:rPr>
                <w:noProof/>
                <w:webHidden/>
              </w:rPr>
              <w:fldChar w:fldCharType="begin"/>
            </w:r>
            <w:r>
              <w:rPr>
                <w:noProof/>
                <w:webHidden/>
              </w:rPr>
              <w:instrText xml:space="preserve"> PAGEREF _Toc52031400 \h </w:instrText>
            </w:r>
            <w:r>
              <w:rPr>
                <w:noProof/>
                <w:webHidden/>
              </w:rPr>
            </w:r>
            <w:r>
              <w:rPr>
                <w:noProof/>
                <w:webHidden/>
              </w:rPr>
              <w:fldChar w:fldCharType="separate"/>
            </w:r>
            <w:r>
              <w:rPr>
                <w:noProof/>
                <w:webHidden/>
              </w:rPr>
              <w:t>20</w:t>
            </w:r>
            <w:r>
              <w:rPr>
                <w:noProof/>
                <w:webHidden/>
              </w:rPr>
              <w:fldChar w:fldCharType="end"/>
            </w:r>
          </w:hyperlink>
        </w:p>
        <w:p w14:paraId="0F81AD39" w14:textId="48033FC5" w:rsidR="004C134A" w:rsidRDefault="004C134A">
          <w:pPr>
            <w:pStyle w:val="ndice3"/>
            <w:tabs>
              <w:tab w:val="right" w:leader="dot" w:pos="8494"/>
            </w:tabs>
            <w:rPr>
              <w:noProof/>
              <w:sz w:val="22"/>
              <w:szCs w:val="22"/>
              <w:lang w:eastAsia="pt-PT"/>
            </w:rPr>
          </w:pPr>
          <w:hyperlink w:anchor="_Toc52031401" w:history="1">
            <w:r w:rsidRPr="00700261">
              <w:rPr>
                <w:rStyle w:val="Hiperligao"/>
                <w:noProof/>
                <w:lang w:val="en-US"/>
              </w:rPr>
              <w:t>2.3.2. Registration</w:t>
            </w:r>
            <w:r>
              <w:rPr>
                <w:noProof/>
                <w:webHidden/>
              </w:rPr>
              <w:tab/>
            </w:r>
            <w:r>
              <w:rPr>
                <w:noProof/>
                <w:webHidden/>
              </w:rPr>
              <w:fldChar w:fldCharType="begin"/>
            </w:r>
            <w:r>
              <w:rPr>
                <w:noProof/>
                <w:webHidden/>
              </w:rPr>
              <w:instrText xml:space="preserve"> PAGEREF _Toc52031401 \h </w:instrText>
            </w:r>
            <w:r>
              <w:rPr>
                <w:noProof/>
                <w:webHidden/>
              </w:rPr>
            </w:r>
            <w:r>
              <w:rPr>
                <w:noProof/>
                <w:webHidden/>
              </w:rPr>
              <w:fldChar w:fldCharType="separate"/>
            </w:r>
            <w:r>
              <w:rPr>
                <w:noProof/>
                <w:webHidden/>
              </w:rPr>
              <w:t>20</w:t>
            </w:r>
            <w:r>
              <w:rPr>
                <w:noProof/>
                <w:webHidden/>
              </w:rPr>
              <w:fldChar w:fldCharType="end"/>
            </w:r>
          </w:hyperlink>
        </w:p>
        <w:p w14:paraId="7CDF0C04" w14:textId="1884599E" w:rsidR="004C134A" w:rsidRDefault="004C134A">
          <w:pPr>
            <w:pStyle w:val="ndice3"/>
            <w:tabs>
              <w:tab w:val="right" w:leader="dot" w:pos="8494"/>
            </w:tabs>
            <w:rPr>
              <w:noProof/>
              <w:sz w:val="22"/>
              <w:szCs w:val="22"/>
              <w:lang w:eastAsia="pt-PT"/>
            </w:rPr>
          </w:pPr>
          <w:hyperlink w:anchor="_Toc52031402" w:history="1">
            <w:r w:rsidRPr="00700261">
              <w:rPr>
                <w:rStyle w:val="Hiperligao"/>
                <w:noProof/>
                <w:lang w:val="en-US"/>
              </w:rPr>
              <w:t>2.3.3. Solving a Challenge</w:t>
            </w:r>
            <w:r>
              <w:rPr>
                <w:noProof/>
                <w:webHidden/>
              </w:rPr>
              <w:tab/>
            </w:r>
            <w:r>
              <w:rPr>
                <w:noProof/>
                <w:webHidden/>
              </w:rPr>
              <w:fldChar w:fldCharType="begin"/>
            </w:r>
            <w:r>
              <w:rPr>
                <w:noProof/>
                <w:webHidden/>
              </w:rPr>
              <w:instrText xml:space="preserve"> PAGEREF _Toc52031402 \h </w:instrText>
            </w:r>
            <w:r>
              <w:rPr>
                <w:noProof/>
                <w:webHidden/>
              </w:rPr>
            </w:r>
            <w:r>
              <w:rPr>
                <w:noProof/>
                <w:webHidden/>
              </w:rPr>
              <w:fldChar w:fldCharType="separate"/>
            </w:r>
            <w:r>
              <w:rPr>
                <w:noProof/>
                <w:webHidden/>
              </w:rPr>
              <w:t>21</w:t>
            </w:r>
            <w:r>
              <w:rPr>
                <w:noProof/>
                <w:webHidden/>
              </w:rPr>
              <w:fldChar w:fldCharType="end"/>
            </w:r>
          </w:hyperlink>
        </w:p>
        <w:p w14:paraId="13DCEB05" w14:textId="195EAE7E" w:rsidR="004C134A" w:rsidRDefault="004C134A">
          <w:pPr>
            <w:pStyle w:val="ndice3"/>
            <w:tabs>
              <w:tab w:val="right" w:leader="dot" w:pos="8494"/>
            </w:tabs>
            <w:rPr>
              <w:noProof/>
              <w:sz w:val="22"/>
              <w:szCs w:val="22"/>
              <w:lang w:eastAsia="pt-PT"/>
            </w:rPr>
          </w:pPr>
          <w:hyperlink w:anchor="_Toc52031403" w:history="1">
            <w:r w:rsidRPr="00700261">
              <w:rPr>
                <w:rStyle w:val="Hiperligao"/>
                <w:noProof/>
                <w:lang w:val="en-US"/>
              </w:rPr>
              <w:t>2.3.4. Create a Challenge</w:t>
            </w:r>
            <w:r>
              <w:rPr>
                <w:noProof/>
                <w:webHidden/>
              </w:rPr>
              <w:tab/>
            </w:r>
            <w:r>
              <w:rPr>
                <w:noProof/>
                <w:webHidden/>
              </w:rPr>
              <w:fldChar w:fldCharType="begin"/>
            </w:r>
            <w:r>
              <w:rPr>
                <w:noProof/>
                <w:webHidden/>
              </w:rPr>
              <w:instrText xml:space="preserve"> PAGEREF _Toc52031403 \h </w:instrText>
            </w:r>
            <w:r>
              <w:rPr>
                <w:noProof/>
                <w:webHidden/>
              </w:rPr>
            </w:r>
            <w:r>
              <w:rPr>
                <w:noProof/>
                <w:webHidden/>
              </w:rPr>
              <w:fldChar w:fldCharType="separate"/>
            </w:r>
            <w:r>
              <w:rPr>
                <w:noProof/>
                <w:webHidden/>
              </w:rPr>
              <w:t>22</w:t>
            </w:r>
            <w:r>
              <w:rPr>
                <w:noProof/>
                <w:webHidden/>
              </w:rPr>
              <w:fldChar w:fldCharType="end"/>
            </w:r>
          </w:hyperlink>
        </w:p>
        <w:p w14:paraId="1D30D225" w14:textId="59657497" w:rsidR="004C134A" w:rsidRDefault="004C134A">
          <w:pPr>
            <w:pStyle w:val="ndice3"/>
            <w:tabs>
              <w:tab w:val="right" w:leader="dot" w:pos="8494"/>
            </w:tabs>
            <w:rPr>
              <w:noProof/>
              <w:sz w:val="22"/>
              <w:szCs w:val="22"/>
              <w:lang w:eastAsia="pt-PT"/>
            </w:rPr>
          </w:pPr>
          <w:hyperlink w:anchor="_Toc52031404" w:history="1">
            <w:r w:rsidRPr="00700261">
              <w:rPr>
                <w:rStyle w:val="Hiperligao"/>
                <w:noProof/>
                <w:lang w:val="en-US"/>
              </w:rPr>
              <w:t>2.3.5. Create a Questionnaire</w:t>
            </w:r>
            <w:r>
              <w:rPr>
                <w:noProof/>
                <w:webHidden/>
              </w:rPr>
              <w:tab/>
            </w:r>
            <w:r>
              <w:rPr>
                <w:noProof/>
                <w:webHidden/>
              </w:rPr>
              <w:fldChar w:fldCharType="begin"/>
            </w:r>
            <w:r>
              <w:rPr>
                <w:noProof/>
                <w:webHidden/>
              </w:rPr>
              <w:instrText xml:space="preserve"> PAGEREF _Toc52031404 \h </w:instrText>
            </w:r>
            <w:r>
              <w:rPr>
                <w:noProof/>
                <w:webHidden/>
              </w:rPr>
            </w:r>
            <w:r>
              <w:rPr>
                <w:noProof/>
                <w:webHidden/>
              </w:rPr>
              <w:fldChar w:fldCharType="separate"/>
            </w:r>
            <w:r>
              <w:rPr>
                <w:noProof/>
                <w:webHidden/>
              </w:rPr>
              <w:t>23</w:t>
            </w:r>
            <w:r>
              <w:rPr>
                <w:noProof/>
                <w:webHidden/>
              </w:rPr>
              <w:fldChar w:fldCharType="end"/>
            </w:r>
          </w:hyperlink>
        </w:p>
        <w:p w14:paraId="74FA992C" w14:textId="14EA5063" w:rsidR="004C134A" w:rsidRDefault="004C134A">
          <w:pPr>
            <w:pStyle w:val="ndice3"/>
            <w:tabs>
              <w:tab w:val="right" w:leader="dot" w:pos="8494"/>
            </w:tabs>
            <w:rPr>
              <w:noProof/>
              <w:sz w:val="22"/>
              <w:szCs w:val="22"/>
              <w:lang w:eastAsia="pt-PT"/>
            </w:rPr>
          </w:pPr>
          <w:hyperlink w:anchor="_Toc52031405" w:history="1">
            <w:r w:rsidRPr="00700261">
              <w:rPr>
                <w:rStyle w:val="Hiperligao"/>
                <w:noProof/>
                <w:lang w:val="en-US"/>
              </w:rPr>
              <w:t>2.3.6. Answer a Questionnaire</w:t>
            </w:r>
            <w:r>
              <w:rPr>
                <w:noProof/>
                <w:webHidden/>
              </w:rPr>
              <w:tab/>
            </w:r>
            <w:r>
              <w:rPr>
                <w:noProof/>
                <w:webHidden/>
              </w:rPr>
              <w:fldChar w:fldCharType="begin"/>
            </w:r>
            <w:r>
              <w:rPr>
                <w:noProof/>
                <w:webHidden/>
              </w:rPr>
              <w:instrText xml:space="preserve"> PAGEREF _Toc52031405 \h </w:instrText>
            </w:r>
            <w:r>
              <w:rPr>
                <w:noProof/>
                <w:webHidden/>
              </w:rPr>
            </w:r>
            <w:r>
              <w:rPr>
                <w:noProof/>
                <w:webHidden/>
              </w:rPr>
              <w:fldChar w:fldCharType="separate"/>
            </w:r>
            <w:r>
              <w:rPr>
                <w:noProof/>
                <w:webHidden/>
              </w:rPr>
              <w:t>24</w:t>
            </w:r>
            <w:r>
              <w:rPr>
                <w:noProof/>
                <w:webHidden/>
              </w:rPr>
              <w:fldChar w:fldCharType="end"/>
            </w:r>
          </w:hyperlink>
        </w:p>
        <w:p w14:paraId="4CD334FB" w14:textId="4BF92CCB" w:rsidR="004C134A" w:rsidRDefault="004C134A">
          <w:pPr>
            <w:pStyle w:val="ndice1"/>
            <w:tabs>
              <w:tab w:val="left" w:pos="480"/>
              <w:tab w:val="right" w:leader="dot" w:pos="8494"/>
            </w:tabs>
            <w:rPr>
              <w:noProof/>
              <w:sz w:val="22"/>
              <w:szCs w:val="22"/>
              <w:lang w:eastAsia="pt-PT"/>
            </w:rPr>
          </w:pPr>
          <w:hyperlink w:anchor="_Toc52031406" w:history="1">
            <w:r w:rsidRPr="00700261">
              <w:rPr>
                <w:rStyle w:val="Hiperligao"/>
                <w:noProof/>
              </w:rPr>
              <w:t>3.</w:t>
            </w:r>
            <w:r>
              <w:rPr>
                <w:noProof/>
                <w:sz w:val="22"/>
                <w:szCs w:val="22"/>
                <w:lang w:eastAsia="pt-PT"/>
              </w:rPr>
              <w:tab/>
            </w:r>
            <w:r w:rsidRPr="00700261">
              <w:rPr>
                <w:rStyle w:val="Hiperligao"/>
                <w:noProof/>
              </w:rPr>
              <w:t>Related work</w:t>
            </w:r>
            <w:r>
              <w:rPr>
                <w:noProof/>
                <w:webHidden/>
              </w:rPr>
              <w:tab/>
            </w:r>
            <w:r>
              <w:rPr>
                <w:noProof/>
                <w:webHidden/>
              </w:rPr>
              <w:fldChar w:fldCharType="begin"/>
            </w:r>
            <w:r>
              <w:rPr>
                <w:noProof/>
                <w:webHidden/>
              </w:rPr>
              <w:instrText xml:space="preserve"> PAGEREF _Toc52031406 \h </w:instrText>
            </w:r>
            <w:r>
              <w:rPr>
                <w:noProof/>
                <w:webHidden/>
              </w:rPr>
            </w:r>
            <w:r>
              <w:rPr>
                <w:noProof/>
                <w:webHidden/>
              </w:rPr>
              <w:fldChar w:fldCharType="separate"/>
            </w:r>
            <w:r>
              <w:rPr>
                <w:noProof/>
                <w:webHidden/>
              </w:rPr>
              <w:t>25</w:t>
            </w:r>
            <w:r>
              <w:rPr>
                <w:noProof/>
                <w:webHidden/>
              </w:rPr>
              <w:fldChar w:fldCharType="end"/>
            </w:r>
          </w:hyperlink>
        </w:p>
        <w:p w14:paraId="5DA44EBC" w14:textId="476CDE6A" w:rsidR="004C134A" w:rsidRDefault="004C134A">
          <w:pPr>
            <w:pStyle w:val="ndice2"/>
            <w:tabs>
              <w:tab w:val="left" w:pos="880"/>
              <w:tab w:val="right" w:leader="dot" w:pos="8494"/>
            </w:tabs>
            <w:rPr>
              <w:noProof/>
              <w:sz w:val="22"/>
              <w:szCs w:val="22"/>
              <w:lang w:eastAsia="pt-PT"/>
            </w:rPr>
          </w:pPr>
          <w:hyperlink w:anchor="_Toc52031407" w:history="1">
            <w:r w:rsidRPr="00700261">
              <w:rPr>
                <w:rStyle w:val="Hiperligao"/>
                <w:noProof/>
                <w:lang w:val="en-US"/>
              </w:rPr>
              <w:t>1.1.</w:t>
            </w:r>
            <w:r>
              <w:rPr>
                <w:noProof/>
                <w:sz w:val="22"/>
                <w:szCs w:val="22"/>
                <w:lang w:eastAsia="pt-PT"/>
              </w:rPr>
              <w:tab/>
            </w:r>
            <w:r w:rsidRPr="00700261">
              <w:rPr>
                <w:rStyle w:val="Hiperligao"/>
                <w:noProof/>
                <w:lang w:val="en-US"/>
              </w:rPr>
              <w:t>AlgoExpert</w:t>
            </w:r>
            <w:r>
              <w:rPr>
                <w:noProof/>
                <w:webHidden/>
              </w:rPr>
              <w:tab/>
            </w:r>
            <w:r>
              <w:rPr>
                <w:noProof/>
                <w:webHidden/>
              </w:rPr>
              <w:fldChar w:fldCharType="begin"/>
            </w:r>
            <w:r>
              <w:rPr>
                <w:noProof/>
                <w:webHidden/>
              </w:rPr>
              <w:instrText xml:space="preserve"> PAGEREF _Toc52031407 \h </w:instrText>
            </w:r>
            <w:r>
              <w:rPr>
                <w:noProof/>
                <w:webHidden/>
              </w:rPr>
            </w:r>
            <w:r>
              <w:rPr>
                <w:noProof/>
                <w:webHidden/>
              </w:rPr>
              <w:fldChar w:fldCharType="separate"/>
            </w:r>
            <w:r>
              <w:rPr>
                <w:noProof/>
                <w:webHidden/>
              </w:rPr>
              <w:t>25</w:t>
            </w:r>
            <w:r>
              <w:rPr>
                <w:noProof/>
                <w:webHidden/>
              </w:rPr>
              <w:fldChar w:fldCharType="end"/>
            </w:r>
          </w:hyperlink>
        </w:p>
        <w:p w14:paraId="036D5C11" w14:textId="5D943BBD" w:rsidR="004C134A" w:rsidRDefault="004C134A">
          <w:pPr>
            <w:pStyle w:val="ndice2"/>
            <w:tabs>
              <w:tab w:val="left" w:pos="880"/>
              <w:tab w:val="right" w:leader="dot" w:pos="8494"/>
            </w:tabs>
            <w:rPr>
              <w:noProof/>
              <w:sz w:val="22"/>
              <w:szCs w:val="22"/>
              <w:lang w:eastAsia="pt-PT"/>
            </w:rPr>
          </w:pPr>
          <w:hyperlink w:anchor="_Toc52031408" w:history="1">
            <w:r w:rsidRPr="00700261">
              <w:rPr>
                <w:rStyle w:val="Hiperligao"/>
                <w:noProof/>
                <w:lang w:val="en-US"/>
              </w:rPr>
              <w:t>1.2.</w:t>
            </w:r>
            <w:r>
              <w:rPr>
                <w:noProof/>
                <w:sz w:val="22"/>
                <w:szCs w:val="22"/>
                <w:lang w:eastAsia="pt-PT"/>
              </w:rPr>
              <w:tab/>
            </w:r>
            <w:r w:rsidRPr="00700261">
              <w:rPr>
                <w:rStyle w:val="Hiperligao"/>
                <w:noProof/>
                <w:lang w:val="en-US"/>
              </w:rPr>
              <w:t>HackerRank</w:t>
            </w:r>
            <w:r>
              <w:rPr>
                <w:noProof/>
                <w:webHidden/>
              </w:rPr>
              <w:tab/>
            </w:r>
            <w:r>
              <w:rPr>
                <w:noProof/>
                <w:webHidden/>
              </w:rPr>
              <w:fldChar w:fldCharType="begin"/>
            </w:r>
            <w:r>
              <w:rPr>
                <w:noProof/>
                <w:webHidden/>
              </w:rPr>
              <w:instrText xml:space="preserve"> PAGEREF _Toc52031408 \h </w:instrText>
            </w:r>
            <w:r>
              <w:rPr>
                <w:noProof/>
                <w:webHidden/>
              </w:rPr>
            </w:r>
            <w:r>
              <w:rPr>
                <w:noProof/>
                <w:webHidden/>
              </w:rPr>
              <w:fldChar w:fldCharType="separate"/>
            </w:r>
            <w:r>
              <w:rPr>
                <w:noProof/>
                <w:webHidden/>
              </w:rPr>
              <w:t>25</w:t>
            </w:r>
            <w:r>
              <w:rPr>
                <w:noProof/>
                <w:webHidden/>
              </w:rPr>
              <w:fldChar w:fldCharType="end"/>
            </w:r>
          </w:hyperlink>
        </w:p>
        <w:p w14:paraId="15719C85" w14:textId="661B42A4" w:rsidR="004C134A" w:rsidRDefault="004C134A">
          <w:pPr>
            <w:pStyle w:val="ndice2"/>
            <w:tabs>
              <w:tab w:val="left" w:pos="880"/>
              <w:tab w:val="right" w:leader="dot" w:pos="8494"/>
            </w:tabs>
            <w:rPr>
              <w:noProof/>
              <w:sz w:val="22"/>
              <w:szCs w:val="22"/>
              <w:lang w:eastAsia="pt-PT"/>
            </w:rPr>
          </w:pPr>
          <w:hyperlink w:anchor="_Toc52031409" w:history="1">
            <w:r w:rsidRPr="00700261">
              <w:rPr>
                <w:rStyle w:val="Hiperligao"/>
                <w:noProof/>
                <w:lang w:val="en-US"/>
              </w:rPr>
              <w:t>1.3.</w:t>
            </w:r>
            <w:r>
              <w:rPr>
                <w:noProof/>
                <w:sz w:val="22"/>
                <w:szCs w:val="22"/>
                <w:lang w:eastAsia="pt-PT"/>
              </w:rPr>
              <w:tab/>
            </w:r>
            <w:r w:rsidRPr="00700261">
              <w:rPr>
                <w:rStyle w:val="Hiperligao"/>
                <w:noProof/>
                <w:lang w:val="en-US"/>
              </w:rPr>
              <w:t>LeetCode</w:t>
            </w:r>
            <w:r>
              <w:rPr>
                <w:noProof/>
                <w:webHidden/>
              </w:rPr>
              <w:tab/>
            </w:r>
            <w:r>
              <w:rPr>
                <w:noProof/>
                <w:webHidden/>
              </w:rPr>
              <w:fldChar w:fldCharType="begin"/>
            </w:r>
            <w:r>
              <w:rPr>
                <w:noProof/>
                <w:webHidden/>
              </w:rPr>
              <w:instrText xml:space="preserve"> PAGEREF _Toc52031409 \h </w:instrText>
            </w:r>
            <w:r>
              <w:rPr>
                <w:noProof/>
                <w:webHidden/>
              </w:rPr>
            </w:r>
            <w:r>
              <w:rPr>
                <w:noProof/>
                <w:webHidden/>
              </w:rPr>
              <w:fldChar w:fldCharType="separate"/>
            </w:r>
            <w:r>
              <w:rPr>
                <w:noProof/>
                <w:webHidden/>
              </w:rPr>
              <w:t>25</w:t>
            </w:r>
            <w:r>
              <w:rPr>
                <w:noProof/>
                <w:webHidden/>
              </w:rPr>
              <w:fldChar w:fldCharType="end"/>
            </w:r>
          </w:hyperlink>
        </w:p>
        <w:p w14:paraId="428E5177" w14:textId="37B400A0" w:rsidR="004C134A" w:rsidRDefault="004C134A">
          <w:pPr>
            <w:pStyle w:val="ndice2"/>
            <w:tabs>
              <w:tab w:val="left" w:pos="880"/>
              <w:tab w:val="right" w:leader="dot" w:pos="8494"/>
            </w:tabs>
            <w:rPr>
              <w:noProof/>
              <w:sz w:val="22"/>
              <w:szCs w:val="22"/>
              <w:lang w:eastAsia="pt-PT"/>
            </w:rPr>
          </w:pPr>
          <w:hyperlink w:anchor="_Toc52031410" w:history="1">
            <w:r w:rsidRPr="00700261">
              <w:rPr>
                <w:rStyle w:val="Hiperligao"/>
                <w:noProof/>
                <w:lang w:val="en-US"/>
              </w:rPr>
              <w:t>1.4.</w:t>
            </w:r>
            <w:r>
              <w:rPr>
                <w:noProof/>
                <w:sz w:val="22"/>
                <w:szCs w:val="22"/>
                <w:lang w:eastAsia="pt-PT"/>
              </w:rPr>
              <w:tab/>
            </w:r>
            <w:r w:rsidRPr="00700261">
              <w:rPr>
                <w:rStyle w:val="Hiperligao"/>
                <w:noProof/>
                <w:lang w:val="en-US"/>
              </w:rPr>
              <w:t>Codewars</w:t>
            </w:r>
            <w:r>
              <w:rPr>
                <w:noProof/>
                <w:webHidden/>
              </w:rPr>
              <w:tab/>
            </w:r>
            <w:r>
              <w:rPr>
                <w:noProof/>
                <w:webHidden/>
              </w:rPr>
              <w:fldChar w:fldCharType="begin"/>
            </w:r>
            <w:r>
              <w:rPr>
                <w:noProof/>
                <w:webHidden/>
              </w:rPr>
              <w:instrText xml:space="preserve"> PAGEREF _Toc52031410 \h </w:instrText>
            </w:r>
            <w:r>
              <w:rPr>
                <w:noProof/>
                <w:webHidden/>
              </w:rPr>
            </w:r>
            <w:r>
              <w:rPr>
                <w:noProof/>
                <w:webHidden/>
              </w:rPr>
              <w:fldChar w:fldCharType="separate"/>
            </w:r>
            <w:r>
              <w:rPr>
                <w:noProof/>
                <w:webHidden/>
              </w:rPr>
              <w:t>26</w:t>
            </w:r>
            <w:r>
              <w:rPr>
                <w:noProof/>
                <w:webHidden/>
              </w:rPr>
              <w:fldChar w:fldCharType="end"/>
            </w:r>
          </w:hyperlink>
        </w:p>
        <w:p w14:paraId="68D81014" w14:textId="28F797F5" w:rsidR="004C134A" w:rsidRDefault="004C134A">
          <w:pPr>
            <w:pStyle w:val="ndice2"/>
            <w:tabs>
              <w:tab w:val="left" w:pos="880"/>
              <w:tab w:val="right" w:leader="dot" w:pos="8494"/>
            </w:tabs>
            <w:rPr>
              <w:noProof/>
              <w:sz w:val="22"/>
              <w:szCs w:val="22"/>
              <w:lang w:eastAsia="pt-PT"/>
            </w:rPr>
          </w:pPr>
          <w:hyperlink w:anchor="_Toc52031411" w:history="1">
            <w:r w:rsidRPr="00700261">
              <w:rPr>
                <w:rStyle w:val="Hiperligao"/>
                <w:noProof/>
                <w:lang w:val="en-US"/>
              </w:rPr>
              <w:t>1.5.</w:t>
            </w:r>
            <w:r>
              <w:rPr>
                <w:noProof/>
                <w:sz w:val="22"/>
                <w:szCs w:val="22"/>
                <w:lang w:eastAsia="pt-PT"/>
              </w:rPr>
              <w:tab/>
            </w:r>
            <w:r w:rsidRPr="00700261">
              <w:rPr>
                <w:rStyle w:val="Hiperligao"/>
                <w:noProof/>
                <w:lang w:val="en-US"/>
              </w:rPr>
              <w:t>CodeChef</w:t>
            </w:r>
            <w:r>
              <w:rPr>
                <w:noProof/>
                <w:webHidden/>
              </w:rPr>
              <w:tab/>
            </w:r>
            <w:r>
              <w:rPr>
                <w:noProof/>
                <w:webHidden/>
              </w:rPr>
              <w:fldChar w:fldCharType="begin"/>
            </w:r>
            <w:r>
              <w:rPr>
                <w:noProof/>
                <w:webHidden/>
              </w:rPr>
              <w:instrText xml:space="preserve"> PAGEREF _Toc52031411 \h </w:instrText>
            </w:r>
            <w:r>
              <w:rPr>
                <w:noProof/>
                <w:webHidden/>
              </w:rPr>
            </w:r>
            <w:r>
              <w:rPr>
                <w:noProof/>
                <w:webHidden/>
              </w:rPr>
              <w:fldChar w:fldCharType="separate"/>
            </w:r>
            <w:r>
              <w:rPr>
                <w:noProof/>
                <w:webHidden/>
              </w:rPr>
              <w:t>26</w:t>
            </w:r>
            <w:r>
              <w:rPr>
                <w:noProof/>
                <w:webHidden/>
              </w:rPr>
              <w:fldChar w:fldCharType="end"/>
            </w:r>
          </w:hyperlink>
        </w:p>
        <w:p w14:paraId="43EDC4E7" w14:textId="634B4D8B" w:rsidR="004C134A" w:rsidRDefault="004C134A">
          <w:pPr>
            <w:pStyle w:val="ndice1"/>
            <w:tabs>
              <w:tab w:val="left" w:pos="480"/>
              <w:tab w:val="right" w:leader="dot" w:pos="8494"/>
            </w:tabs>
            <w:rPr>
              <w:noProof/>
              <w:sz w:val="22"/>
              <w:szCs w:val="22"/>
              <w:lang w:eastAsia="pt-PT"/>
            </w:rPr>
          </w:pPr>
          <w:hyperlink w:anchor="_Toc52031412" w:history="1">
            <w:r w:rsidRPr="00700261">
              <w:rPr>
                <w:rStyle w:val="Hiperligao"/>
                <w:noProof/>
              </w:rPr>
              <w:t>4.</w:t>
            </w:r>
            <w:r>
              <w:rPr>
                <w:noProof/>
                <w:sz w:val="22"/>
                <w:szCs w:val="22"/>
                <w:lang w:eastAsia="pt-PT"/>
              </w:rPr>
              <w:tab/>
            </w:r>
            <w:r w:rsidRPr="00700261">
              <w:rPr>
                <w:rStyle w:val="Hiperligao"/>
                <w:noProof/>
              </w:rPr>
              <w:t>Related Technologies</w:t>
            </w:r>
            <w:r>
              <w:rPr>
                <w:noProof/>
                <w:webHidden/>
              </w:rPr>
              <w:tab/>
            </w:r>
            <w:r>
              <w:rPr>
                <w:noProof/>
                <w:webHidden/>
              </w:rPr>
              <w:fldChar w:fldCharType="begin"/>
            </w:r>
            <w:r>
              <w:rPr>
                <w:noProof/>
                <w:webHidden/>
              </w:rPr>
              <w:instrText xml:space="preserve"> PAGEREF _Toc52031412 \h </w:instrText>
            </w:r>
            <w:r>
              <w:rPr>
                <w:noProof/>
                <w:webHidden/>
              </w:rPr>
            </w:r>
            <w:r>
              <w:rPr>
                <w:noProof/>
                <w:webHidden/>
              </w:rPr>
              <w:fldChar w:fldCharType="separate"/>
            </w:r>
            <w:r>
              <w:rPr>
                <w:noProof/>
                <w:webHidden/>
              </w:rPr>
              <w:t>29</w:t>
            </w:r>
            <w:r>
              <w:rPr>
                <w:noProof/>
                <w:webHidden/>
              </w:rPr>
              <w:fldChar w:fldCharType="end"/>
            </w:r>
          </w:hyperlink>
        </w:p>
        <w:p w14:paraId="13A7B281" w14:textId="320A9BDC" w:rsidR="004C134A" w:rsidRDefault="004C134A">
          <w:pPr>
            <w:pStyle w:val="ndice2"/>
            <w:tabs>
              <w:tab w:val="right" w:leader="dot" w:pos="8494"/>
            </w:tabs>
            <w:rPr>
              <w:noProof/>
              <w:sz w:val="22"/>
              <w:szCs w:val="22"/>
              <w:lang w:eastAsia="pt-PT"/>
            </w:rPr>
          </w:pPr>
          <w:hyperlink w:anchor="_Toc52031413" w:history="1">
            <w:r w:rsidRPr="00700261">
              <w:rPr>
                <w:rStyle w:val="Hiperligao"/>
                <w:noProof/>
                <w:lang w:val="en-US"/>
              </w:rPr>
              <w:t>4.1. React</w:t>
            </w:r>
            <w:r>
              <w:rPr>
                <w:noProof/>
                <w:webHidden/>
              </w:rPr>
              <w:tab/>
            </w:r>
            <w:r>
              <w:rPr>
                <w:noProof/>
                <w:webHidden/>
              </w:rPr>
              <w:fldChar w:fldCharType="begin"/>
            </w:r>
            <w:r>
              <w:rPr>
                <w:noProof/>
                <w:webHidden/>
              </w:rPr>
              <w:instrText xml:space="preserve"> PAGEREF _Toc52031413 \h </w:instrText>
            </w:r>
            <w:r>
              <w:rPr>
                <w:noProof/>
                <w:webHidden/>
              </w:rPr>
            </w:r>
            <w:r>
              <w:rPr>
                <w:noProof/>
                <w:webHidden/>
              </w:rPr>
              <w:fldChar w:fldCharType="separate"/>
            </w:r>
            <w:r>
              <w:rPr>
                <w:noProof/>
                <w:webHidden/>
              </w:rPr>
              <w:t>29</w:t>
            </w:r>
            <w:r>
              <w:rPr>
                <w:noProof/>
                <w:webHidden/>
              </w:rPr>
              <w:fldChar w:fldCharType="end"/>
            </w:r>
          </w:hyperlink>
        </w:p>
        <w:p w14:paraId="2377B783" w14:textId="7F97A033" w:rsidR="004C134A" w:rsidRDefault="004C134A">
          <w:pPr>
            <w:pStyle w:val="ndice2"/>
            <w:tabs>
              <w:tab w:val="right" w:leader="dot" w:pos="8494"/>
            </w:tabs>
            <w:rPr>
              <w:noProof/>
              <w:sz w:val="22"/>
              <w:szCs w:val="22"/>
              <w:lang w:eastAsia="pt-PT"/>
            </w:rPr>
          </w:pPr>
          <w:hyperlink w:anchor="_Toc52031414" w:history="1">
            <w:r w:rsidRPr="00700261">
              <w:rPr>
                <w:rStyle w:val="Hiperligao"/>
                <w:noProof/>
                <w:lang w:val="en-US"/>
              </w:rPr>
              <w:t>4.2. Spring</w:t>
            </w:r>
            <w:r>
              <w:rPr>
                <w:noProof/>
                <w:webHidden/>
              </w:rPr>
              <w:tab/>
            </w:r>
            <w:r>
              <w:rPr>
                <w:noProof/>
                <w:webHidden/>
              </w:rPr>
              <w:fldChar w:fldCharType="begin"/>
            </w:r>
            <w:r>
              <w:rPr>
                <w:noProof/>
                <w:webHidden/>
              </w:rPr>
              <w:instrText xml:space="preserve"> PAGEREF _Toc52031414 \h </w:instrText>
            </w:r>
            <w:r>
              <w:rPr>
                <w:noProof/>
                <w:webHidden/>
              </w:rPr>
            </w:r>
            <w:r>
              <w:rPr>
                <w:noProof/>
                <w:webHidden/>
              </w:rPr>
              <w:fldChar w:fldCharType="separate"/>
            </w:r>
            <w:r>
              <w:rPr>
                <w:noProof/>
                <w:webHidden/>
              </w:rPr>
              <w:t>29</w:t>
            </w:r>
            <w:r>
              <w:rPr>
                <w:noProof/>
                <w:webHidden/>
              </w:rPr>
              <w:fldChar w:fldCharType="end"/>
            </w:r>
          </w:hyperlink>
        </w:p>
        <w:p w14:paraId="42C7DC5B" w14:textId="0A02E1C0" w:rsidR="004C134A" w:rsidRDefault="004C134A">
          <w:pPr>
            <w:pStyle w:val="ndice3"/>
            <w:tabs>
              <w:tab w:val="right" w:leader="dot" w:pos="8494"/>
            </w:tabs>
            <w:rPr>
              <w:noProof/>
              <w:sz w:val="22"/>
              <w:szCs w:val="22"/>
              <w:lang w:eastAsia="pt-PT"/>
            </w:rPr>
          </w:pPr>
          <w:hyperlink w:anchor="_Toc52031415" w:history="1">
            <w:r w:rsidRPr="00700261">
              <w:rPr>
                <w:rStyle w:val="Hiperligao"/>
                <w:noProof/>
                <w:lang w:val="en-US"/>
              </w:rPr>
              <w:t>4.2.1. Spring Boot</w:t>
            </w:r>
            <w:r>
              <w:rPr>
                <w:noProof/>
                <w:webHidden/>
              </w:rPr>
              <w:tab/>
            </w:r>
            <w:r>
              <w:rPr>
                <w:noProof/>
                <w:webHidden/>
              </w:rPr>
              <w:fldChar w:fldCharType="begin"/>
            </w:r>
            <w:r>
              <w:rPr>
                <w:noProof/>
                <w:webHidden/>
              </w:rPr>
              <w:instrText xml:space="preserve"> PAGEREF _Toc52031415 \h </w:instrText>
            </w:r>
            <w:r>
              <w:rPr>
                <w:noProof/>
                <w:webHidden/>
              </w:rPr>
            </w:r>
            <w:r>
              <w:rPr>
                <w:noProof/>
                <w:webHidden/>
              </w:rPr>
              <w:fldChar w:fldCharType="separate"/>
            </w:r>
            <w:r>
              <w:rPr>
                <w:noProof/>
                <w:webHidden/>
              </w:rPr>
              <w:t>29</w:t>
            </w:r>
            <w:r>
              <w:rPr>
                <w:noProof/>
                <w:webHidden/>
              </w:rPr>
              <w:fldChar w:fldCharType="end"/>
            </w:r>
          </w:hyperlink>
        </w:p>
        <w:p w14:paraId="085D58A4" w14:textId="23F3C1EE" w:rsidR="004C134A" w:rsidRDefault="004C134A">
          <w:pPr>
            <w:pStyle w:val="ndice2"/>
            <w:tabs>
              <w:tab w:val="right" w:leader="dot" w:pos="8494"/>
            </w:tabs>
            <w:rPr>
              <w:noProof/>
              <w:sz w:val="22"/>
              <w:szCs w:val="22"/>
              <w:lang w:eastAsia="pt-PT"/>
            </w:rPr>
          </w:pPr>
          <w:hyperlink w:anchor="_Toc52031416" w:history="1">
            <w:r w:rsidRPr="00700261">
              <w:rPr>
                <w:rStyle w:val="Hiperligao"/>
                <w:noProof/>
                <w:lang w:val="en-US"/>
              </w:rPr>
              <w:t>4.3. Swagger</w:t>
            </w:r>
            <w:r>
              <w:rPr>
                <w:noProof/>
                <w:webHidden/>
              </w:rPr>
              <w:tab/>
            </w:r>
            <w:r>
              <w:rPr>
                <w:noProof/>
                <w:webHidden/>
              </w:rPr>
              <w:fldChar w:fldCharType="begin"/>
            </w:r>
            <w:r>
              <w:rPr>
                <w:noProof/>
                <w:webHidden/>
              </w:rPr>
              <w:instrText xml:space="preserve"> PAGEREF _Toc52031416 \h </w:instrText>
            </w:r>
            <w:r>
              <w:rPr>
                <w:noProof/>
                <w:webHidden/>
              </w:rPr>
            </w:r>
            <w:r>
              <w:rPr>
                <w:noProof/>
                <w:webHidden/>
              </w:rPr>
              <w:fldChar w:fldCharType="separate"/>
            </w:r>
            <w:r>
              <w:rPr>
                <w:noProof/>
                <w:webHidden/>
              </w:rPr>
              <w:t>30</w:t>
            </w:r>
            <w:r>
              <w:rPr>
                <w:noProof/>
                <w:webHidden/>
              </w:rPr>
              <w:fldChar w:fldCharType="end"/>
            </w:r>
          </w:hyperlink>
        </w:p>
        <w:p w14:paraId="001E4D4B" w14:textId="16F8044C" w:rsidR="004C134A" w:rsidRDefault="004C134A">
          <w:pPr>
            <w:pStyle w:val="ndice2"/>
            <w:tabs>
              <w:tab w:val="right" w:leader="dot" w:pos="8494"/>
            </w:tabs>
            <w:rPr>
              <w:noProof/>
              <w:sz w:val="22"/>
              <w:szCs w:val="22"/>
              <w:lang w:eastAsia="pt-PT"/>
            </w:rPr>
          </w:pPr>
          <w:hyperlink w:anchor="_Toc52031417" w:history="1">
            <w:r w:rsidRPr="00700261">
              <w:rPr>
                <w:rStyle w:val="Hiperligao"/>
                <w:noProof/>
                <w:lang w:val="en-US"/>
              </w:rPr>
              <w:t>4.4. Docker</w:t>
            </w:r>
            <w:r>
              <w:rPr>
                <w:noProof/>
                <w:webHidden/>
              </w:rPr>
              <w:tab/>
            </w:r>
            <w:r>
              <w:rPr>
                <w:noProof/>
                <w:webHidden/>
              </w:rPr>
              <w:fldChar w:fldCharType="begin"/>
            </w:r>
            <w:r>
              <w:rPr>
                <w:noProof/>
                <w:webHidden/>
              </w:rPr>
              <w:instrText xml:space="preserve"> PAGEREF _Toc52031417 \h </w:instrText>
            </w:r>
            <w:r>
              <w:rPr>
                <w:noProof/>
                <w:webHidden/>
              </w:rPr>
            </w:r>
            <w:r>
              <w:rPr>
                <w:noProof/>
                <w:webHidden/>
              </w:rPr>
              <w:fldChar w:fldCharType="separate"/>
            </w:r>
            <w:r>
              <w:rPr>
                <w:noProof/>
                <w:webHidden/>
              </w:rPr>
              <w:t>30</w:t>
            </w:r>
            <w:r>
              <w:rPr>
                <w:noProof/>
                <w:webHidden/>
              </w:rPr>
              <w:fldChar w:fldCharType="end"/>
            </w:r>
          </w:hyperlink>
        </w:p>
        <w:p w14:paraId="2587F530" w14:textId="6D33AE6B" w:rsidR="004C134A" w:rsidRDefault="004C134A">
          <w:pPr>
            <w:pStyle w:val="ndice1"/>
            <w:tabs>
              <w:tab w:val="left" w:pos="480"/>
              <w:tab w:val="right" w:leader="dot" w:pos="8494"/>
            </w:tabs>
            <w:rPr>
              <w:noProof/>
              <w:sz w:val="22"/>
              <w:szCs w:val="22"/>
              <w:lang w:eastAsia="pt-PT"/>
            </w:rPr>
          </w:pPr>
          <w:hyperlink w:anchor="_Toc52031418" w:history="1">
            <w:r w:rsidRPr="00700261">
              <w:rPr>
                <w:rStyle w:val="Hiperligao"/>
                <w:noProof/>
              </w:rPr>
              <w:t>5.</w:t>
            </w:r>
            <w:r>
              <w:rPr>
                <w:noProof/>
                <w:sz w:val="22"/>
                <w:szCs w:val="22"/>
                <w:lang w:eastAsia="pt-PT"/>
              </w:rPr>
              <w:tab/>
            </w:r>
            <w:r w:rsidRPr="00700261">
              <w:rPr>
                <w:rStyle w:val="Hiperligao"/>
                <w:noProof/>
              </w:rPr>
              <w:t>Architecture</w:t>
            </w:r>
            <w:r>
              <w:rPr>
                <w:noProof/>
                <w:webHidden/>
              </w:rPr>
              <w:tab/>
            </w:r>
            <w:r>
              <w:rPr>
                <w:noProof/>
                <w:webHidden/>
              </w:rPr>
              <w:fldChar w:fldCharType="begin"/>
            </w:r>
            <w:r>
              <w:rPr>
                <w:noProof/>
                <w:webHidden/>
              </w:rPr>
              <w:instrText xml:space="preserve"> PAGEREF _Toc52031418 \h </w:instrText>
            </w:r>
            <w:r>
              <w:rPr>
                <w:noProof/>
                <w:webHidden/>
              </w:rPr>
            </w:r>
            <w:r>
              <w:rPr>
                <w:noProof/>
                <w:webHidden/>
              </w:rPr>
              <w:fldChar w:fldCharType="separate"/>
            </w:r>
            <w:r>
              <w:rPr>
                <w:noProof/>
                <w:webHidden/>
              </w:rPr>
              <w:t>31</w:t>
            </w:r>
            <w:r>
              <w:rPr>
                <w:noProof/>
                <w:webHidden/>
              </w:rPr>
              <w:fldChar w:fldCharType="end"/>
            </w:r>
          </w:hyperlink>
        </w:p>
        <w:p w14:paraId="6BD5FC17" w14:textId="600A384C" w:rsidR="004C134A" w:rsidRDefault="004C134A">
          <w:pPr>
            <w:pStyle w:val="ndice2"/>
            <w:tabs>
              <w:tab w:val="right" w:leader="dot" w:pos="8494"/>
            </w:tabs>
            <w:rPr>
              <w:noProof/>
              <w:sz w:val="22"/>
              <w:szCs w:val="22"/>
              <w:lang w:eastAsia="pt-PT"/>
            </w:rPr>
          </w:pPr>
          <w:hyperlink w:anchor="_Toc52031419" w:history="1">
            <w:r w:rsidRPr="00700261">
              <w:rPr>
                <w:rStyle w:val="Hiperligao"/>
                <w:noProof/>
                <w:lang w:val="en-US"/>
              </w:rPr>
              <w:t>5.1. Web Client</w:t>
            </w:r>
            <w:r>
              <w:rPr>
                <w:noProof/>
                <w:webHidden/>
              </w:rPr>
              <w:tab/>
            </w:r>
            <w:r>
              <w:rPr>
                <w:noProof/>
                <w:webHidden/>
              </w:rPr>
              <w:fldChar w:fldCharType="begin"/>
            </w:r>
            <w:r>
              <w:rPr>
                <w:noProof/>
                <w:webHidden/>
              </w:rPr>
              <w:instrText xml:space="preserve"> PAGEREF _Toc52031419 \h </w:instrText>
            </w:r>
            <w:r>
              <w:rPr>
                <w:noProof/>
                <w:webHidden/>
              </w:rPr>
            </w:r>
            <w:r>
              <w:rPr>
                <w:noProof/>
                <w:webHidden/>
              </w:rPr>
              <w:fldChar w:fldCharType="separate"/>
            </w:r>
            <w:r>
              <w:rPr>
                <w:noProof/>
                <w:webHidden/>
              </w:rPr>
              <w:t>31</w:t>
            </w:r>
            <w:r>
              <w:rPr>
                <w:noProof/>
                <w:webHidden/>
              </w:rPr>
              <w:fldChar w:fldCharType="end"/>
            </w:r>
          </w:hyperlink>
        </w:p>
        <w:p w14:paraId="0B34FBCA" w14:textId="2CB596B8" w:rsidR="004C134A" w:rsidRDefault="004C134A">
          <w:pPr>
            <w:pStyle w:val="ndice3"/>
            <w:tabs>
              <w:tab w:val="right" w:leader="dot" w:pos="8494"/>
            </w:tabs>
            <w:rPr>
              <w:noProof/>
              <w:sz w:val="22"/>
              <w:szCs w:val="22"/>
              <w:lang w:eastAsia="pt-PT"/>
            </w:rPr>
          </w:pPr>
          <w:hyperlink w:anchor="_Toc52031420" w:history="1">
            <w:r w:rsidRPr="00700261">
              <w:rPr>
                <w:rStyle w:val="Hiperligao"/>
                <w:noProof/>
                <w:lang w:val="en-US"/>
              </w:rPr>
              <w:t>5.1.1 Material-UI</w:t>
            </w:r>
            <w:r>
              <w:rPr>
                <w:noProof/>
                <w:webHidden/>
              </w:rPr>
              <w:tab/>
            </w:r>
            <w:r>
              <w:rPr>
                <w:noProof/>
                <w:webHidden/>
              </w:rPr>
              <w:fldChar w:fldCharType="begin"/>
            </w:r>
            <w:r>
              <w:rPr>
                <w:noProof/>
                <w:webHidden/>
              </w:rPr>
              <w:instrText xml:space="preserve"> PAGEREF _Toc52031420 \h </w:instrText>
            </w:r>
            <w:r>
              <w:rPr>
                <w:noProof/>
                <w:webHidden/>
              </w:rPr>
            </w:r>
            <w:r>
              <w:rPr>
                <w:noProof/>
                <w:webHidden/>
              </w:rPr>
              <w:fldChar w:fldCharType="separate"/>
            </w:r>
            <w:r>
              <w:rPr>
                <w:noProof/>
                <w:webHidden/>
              </w:rPr>
              <w:t>32</w:t>
            </w:r>
            <w:r>
              <w:rPr>
                <w:noProof/>
                <w:webHidden/>
              </w:rPr>
              <w:fldChar w:fldCharType="end"/>
            </w:r>
          </w:hyperlink>
        </w:p>
        <w:p w14:paraId="0AAC2A8F" w14:textId="4513A854" w:rsidR="004C134A" w:rsidRDefault="004C134A">
          <w:pPr>
            <w:pStyle w:val="ndice3"/>
            <w:tabs>
              <w:tab w:val="right" w:leader="dot" w:pos="8494"/>
            </w:tabs>
            <w:rPr>
              <w:noProof/>
              <w:sz w:val="22"/>
              <w:szCs w:val="22"/>
              <w:lang w:eastAsia="pt-PT"/>
            </w:rPr>
          </w:pPr>
          <w:hyperlink w:anchor="_Toc52031421" w:history="1">
            <w:r w:rsidRPr="00700261">
              <w:rPr>
                <w:rStyle w:val="Hiperligao"/>
                <w:noProof/>
                <w:lang w:val="en-US"/>
              </w:rPr>
              <w:t>5.1.2 CodeMirror</w:t>
            </w:r>
            <w:r>
              <w:rPr>
                <w:noProof/>
                <w:webHidden/>
              </w:rPr>
              <w:tab/>
            </w:r>
            <w:r>
              <w:rPr>
                <w:noProof/>
                <w:webHidden/>
              </w:rPr>
              <w:fldChar w:fldCharType="begin"/>
            </w:r>
            <w:r>
              <w:rPr>
                <w:noProof/>
                <w:webHidden/>
              </w:rPr>
              <w:instrText xml:space="preserve"> PAGEREF _Toc52031421 \h </w:instrText>
            </w:r>
            <w:r>
              <w:rPr>
                <w:noProof/>
                <w:webHidden/>
              </w:rPr>
            </w:r>
            <w:r>
              <w:rPr>
                <w:noProof/>
                <w:webHidden/>
              </w:rPr>
              <w:fldChar w:fldCharType="separate"/>
            </w:r>
            <w:r>
              <w:rPr>
                <w:noProof/>
                <w:webHidden/>
              </w:rPr>
              <w:t>32</w:t>
            </w:r>
            <w:r>
              <w:rPr>
                <w:noProof/>
                <w:webHidden/>
              </w:rPr>
              <w:fldChar w:fldCharType="end"/>
            </w:r>
          </w:hyperlink>
        </w:p>
        <w:p w14:paraId="09E96FF1" w14:textId="4E20F567" w:rsidR="004C134A" w:rsidRDefault="004C134A">
          <w:pPr>
            <w:pStyle w:val="ndice3"/>
            <w:tabs>
              <w:tab w:val="right" w:leader="dot" w:pos="8494"/>
            </w:tabs>
            <w:rPr>
              <w:noProof/>
              <w:sz w:val="22"/>
              <w:szCs w:val="22"/>
              <w:lang w:eastAsia="pt-PT"/>
            </w:rPr>
          </w:pPr>
          <w:hyperlink w:anchor="_Toc52031422" w:history="1">
            <w:r w:rsidRPr="00700261">
              <w:rPr>
                <w:rStyle w:val="Hiperligao"/>
                <w:noProof/>
                <w:lang w:val="en-US"/>
              </w:rPr>
              <w:t>5.1.2 Formik</w:t>
            </w:r>
            <w:r>
              <w:rPr>
                <w:noProof/>
                <w:webHidden/>
              </w:rPr>
              <w:tab/>
            </w:r>
            <w:r>
              <w:rPr>
                <w:noProof/>
                <w:webHidden/>
              </w:rPr>
              <w:fldChar w:fldCharType="begin"/>
            </w:r>
            <w:r>
              <w:rPr>
                <w:noProof/>
                <w:webHidden/>
              </w:rPr>
              <w:instrText xml:space="preserve"> PAGEREF _Toc52031422 \h </w:instrText>
            </w:r>
            <w:r>
              <w:rPr>
                <w:noProof/>
                <w:webHidden/>
              </w:rPr>
            </w:r>
            <w:r>
              <w:rPr>
                <w:noProof/>
                <w:webHidden/>
              </w:rPr>
              <w:fldChar w:fldCharType="separate"/>
            </w:r>
            <w:r>
              <w:rPr>
                <w:noProof/>
                <w:webHidden/>
              </w:rPr>
              <w:t>32</w:t>
            </w:r>
            <w:r>
              <w:rPr>
                <w:noProof/>
                <w:webHidden/>
              </w:rPr>
              <w:fldChar w:fldCharType="end"/>
            </w:r>
          </w:hyperlink>
        </w:p>
        <w:p w14:paraId="5B7828AC" w14:textId="660DA1B7" w:rsidR="004C134A" w:rsidRDefault="004C134A">
          <w:pPr>
            <w:pStyle w:val="ndice3"/>
            <w:tabs>
              <w:tab w:val="right" w:leader="dot" w:pos="8494"/>
            </w:tabs>
            <w:rPr>
              <w:noProof/>
              <w:sz w:val="22"/>
              <w:szCs w:val="22"/>
              <w:lang w:eastAsia="pt-PT"/>
            </w:rPr>
          </w:pPr>
          <w:hyperlink w:anchor="_Toc52031423" w:history="1">
            <w:r w:rsidRPr="00700261">
              <w:rPr>
                <w:rStyle w:val="Hiperligao"/>
                <w:noProof/>
                <w:lang w:val="en-US"/>
              </w:rPr>
              <w:t>5.1.2 Yup</w:t>
            </w:r>
            <w:r>
              <w:rPr>
                <w:noProof/>
                <w:webHidden/>
              </w:rPr>
              <w:tab/>
            </w:r>
            <w:r>
              <w:rPr>
                <w:noProof/>
                <w:webHidden/>
              </w:rPr>
              <w:fldChar w:fldCharType="begin"/>
            </w:r>
            <w:r>
              <w:rPr>
                <w:noProof/>
                <w:webHidden/>
              </w:rPr>
              <w:instrText xml:space="preserve"> PAGEREF _Toc52031423 \h </w:instrText>
            </w:r>
            <w:r>
              <w:rPr>
                <w:noProof/>
                <w:webHidden/>
              </w:rPr>
            </w:r>
            <w:r>
              <w:rPr>
                <w:noProof/>
                <w:webHidden/>
              </w:rPr>
              <w:fldChar w:fldCharType="separate"/>
            </w:r>
            <w:r>
              <w:rPr>
                <w:noProof/>
                <w:webHidden/>
              </w:rPr>
              <w:t>32</w:t>
            </w:r>
            <w:r>
              <w:rPr>
                <w:noProof/>
                <w:webHidden/>
              </w:rPr>
              <w:fldChar w:fldCharType="end"/>
            </w:r>
          </w:hyperlink>
        </w:p>
        <w:p w14:paraId="2BBD2A33" w14:textId="7E1AA2BA" w:rsidR="004C134A" w:rsidRDefault="004C134A">
          <w:pPr>
            <w:pStyle w:val="ndice2"/>
            <w:tabs>
              <w:tab w:val="right" w:leader="dot" w:pos="8494"/>
            </w:tabs>
            <w:rPr>
              <w:noProof/>
              <w:sz w:val="22"/>
              <w:szCs w:val="22"/>
              <w:lang w:eastAsia="pt-PT"/>
            </w:rPr>
          </w:pPr>
          <w:hyperlink w:anchor="_Toc52031424" w:history="1">
            <w:r w:rsidRPr="00700261">
              <w:rPr>
                <w:rStyle w:val="Hiperligao"/>
                <w:noProof/>
                <w:lang w:val="en-US"/>
              </w:rPr>
              <w:t>5.2. Services</w:t>
            </w:r>
            <w:r>
              <w:rPr>
                <w:noProof/>
                <w:webHidden/>
              </w:rPr>
              <w:tab/>
            </w:r>
            <w:r>
              <w:rPr>
                <w:noProof/>
                <w:webHidden/>
              </w:rPr>
              <w:fldChar w:fldCharType="begin"/>
            </w:r>
            <w:r>
              <w:rPr>
                <w:noProof/>
                <w:webHidden/>
              </w:rPr>
              <w:instrText xml:space="preserve"> PAGEREF _Toc52031424 \h </w:instrText>
            </w:r>
            <w:r>
              <w:rPr>
                <w:noProof/>
                <w:webHidden/>
              </w:rPr>
            </w:r>
            <w:r>
              <w:rPr>
                <w:noProof/>
                <w:webHidden/>
              </w:rPr>
              <w:fldChar w:fldCharType="separate"/>
            </w:r>
            <w:r>
              <w:rPr>
                <w:noProof/>
                <w:webHidden/>
              </w:rPr>
              <w:t>33</w:t>
            </w:r>
            <w:r>
              <w:rPr>
                <w:noProof/>
                <w:webHidden/>
              </w:rPr>
              <w:fldChar w:fldCharType="end"/>
            </w:r>
          </w:hyperlink>
        </w:p>
        <w:p w14:paraId="1308A698" w14:textId="14136C63" w:rsidR="004C134A" w:rsidRDefault="004C134A">
          <w:pPr>
            <w:pStyle w:val="ndice3"/>
            <w:tabs>
              <w:tab w:val="right" w:leader="dot" w:pos="8494"/>
            </w:tabs>
            <w:rPr>
              <w:noProof/>
              <w:sz w:val="22"/>
              <w:szCs w:val="22"/>
              <w:lang w:eastAsia="pt-PT"/>
            </w:rPr>
          </w:pPr>
          <w:hyperlink w:anchor="_Toc52031425" w:history="1">
            <w:r w:rsidRPr="00700261">
              <w:rPr>
                <w:rStyle w:val="Hiperligao"/>
                <w:noProof/>
                <w:lang w:val="en-US"/>
              </w:rPr>
              <w:t>5.2.1 Data Model</w:t>
            </w:r>
            <w:r>
              <w:rPr>
                <w:noProof/>
                <w:webHidden/>
              </w:rPr>
              <w:tab/>
            </w:r>
            <w:r>
              <w:rPr>
                <w:noProof/>
                <w:webHidden/>
              </w:rPr>
              <w:fldChar w:fldCharType="begin"/>
            </w:r>
            <w:r>
              <w:rPr>
                <w:noProof/>
                <w:webHidden/>
              </w:rPr>
              <w:instrText xml:space="preserve"> PAGEREF _Toc52031425 \h </w:instrText>
            </w:r>
            <w:r>
              <w:rPr>
                <w:noProof/>
                <w:webHidden/>
              </w:rPr>
            </w:r>
            <w:r>
              <w:rPr>
                <w:noProof/>
                <w:webHidden/>
              </w:rPr>
              <w:fldChar w:fldCharType="separate"/>
            </w:r>
            <w:r>
              <w:rPr>
                <w:noProof/>
                <w:webHidden/>
              </w:rPr>
              <w:t>34</w:t>
            </w:r>
            <w:r>
              <w:rPr>
                <w:noProof/>
                <w:webHidden/>
              </w:rPr>
              <w:fldChar w:fldCharType="end"/>
            </w:r>
          </w:hyperlink>
        </w:p>
        <w:p w14:paraId="4DEBD44F" w14:textId="7B839979" w:rsidR="004C134A" w:rsidRDefault="004C134A">
          <w:pPr>
            <w:pStyle w:val="ndice2"/>
            <w:tabs>
              <w:tab w:val="right" w:leader="dot" w:pos="8494"/>
            </w:tabs>
            <w:rPr>
              <w:noProof/>
              <w:sz w:val="22"/>
              <w:szCs w:val="22"/>
              <w:lang w:eastAsia="pt-PT"/>
            </w:rPr>
          </w:pPr>
          <w:hyperlink w:anchor="_Toc52031426" w:history="1">
            <w:r w:rsidRPr="00700261">
              <w:rPr>
                <w:rStyle w:val="Hiperligao"/>
                <w:noProof/>
                <w:lang w:val="en-US"/>
              </w:rPr>
              <w:t>5.3. Execution Environments</w:t>
            </w:r>
            <w:r>
              <w:rPr>
                <w:noProof/>
                <w:webHidden/>
              </w:rPr>
              <w:tab/>
            </w:r>
            <w:r>
              <w:rPr>
                <w:noProof/>
                <w:webHidden/>
              </w:rPr>
              <w:fldChar w:fldCharType="begin"/>
            </w:r>
            <w:r>
              <w:rPr>
                <w:noProof/>
                <w:webHidden/>
              </w:rPr>
              <w:instrText xml:space="preserve"> PAGEREF _Toc52031426 \h </w:instrText>
            </w:r>
            <w:r>
              <w:rPr>
                <w:noProof/>
                <w:webHidden/>
              </w:rPr>
            </w:r>
            <w:r>
              <w:rPr>
                <w:noProof/>
                <w:webHidden/>
              </w:rPr>
              <w:fldChar w:fldCharType="separate"/>
            </w:r>
            <w:r>
              <w:rPr>
                <w:noProof/>
                <w:webHidden/>
              </w:rPr>
              <w:t>35</w:t>
            </w:r>
            <w:r>
              <w:rPr>
                <w:noProof/>
                <w:webHidden/>
              </w:rPr>
              <w:fldChar w:fldCharType="end"/>
            </w:r>
          </w:hyperlink>
        </w:p>
        <w:p w14:paraId="6B3CB24A" w14:textId="2FDDBBA7" w:rsidR="004C134A" w:rsidRDefault="004C134A">
          <w:pPr>
            <w:pStyle w:val="ndice1"/>
            <w:tabs>
              <w:tab w:val="left" w:pos="480"/>
              <w:tab w:val="right" w:leader="dot" w:pos="8494"/>
            </w:tabs>
            <w:rPr>
              <w:noProof/>
              <w:sz w:val="22"/>
              <w:szCs w:val="22"/>
              <w:lang w:eastAsia="pt-PT"/>
            </w:rPr>
          </w:pPr>
          <w:hyperlink w:anchor="_Toc52031427" w:history="1">
            <w:r w:rsidRPr="00700261">
              <w:rPr>
                <w:rStyle w:val="Hiperligao"/>
                <w:noProof/>
              </w:rPr>
              <w:t>6.</w:t>
            </w:r>
            <w:r>
              <w:rPr>
                <w:noProof/>
                <w:sz w:val="22"/>
                <w:szCs w:val="22"/>
                <w:lang w:eastAsia="pt-PT"/>
              </w:rPr>
              <w:tab/>
            </w:r>
            <w:r w:rsidRPr="00700261">
              <w:rPr>
                <w:rStyle w:val="Hiperligao"/>
                <w:noProof/>
              </w:rPr>
              <w:t>Implementation Details</w:t>
            </w:r>
            <w:r>
              <w:rPr>
                <w:noProof/>
                <w:webHidden/>
              </w:rPr>
              <w:tab/>
            </w:r>
            <w:r>
              <w:rPr>
                <w:noProof/>
                <w:webHidden/>
              </w:rPr>
              <w:fldChar w:fldCharType="begin"/>
            </w:r>
            <w:r>
              <w:rPr>
                <w:noProof/>
                <w:webHidden/>
              </w:rPr>
              <w:instrText xml:space="preserve"> PAGEREF _Toc52031427 \h </w:instrText>
            </w:r>
            <w:r>
              <w:rPr>
                <w:noProof/>
                <w:webHidden/>
              </w:rPr>
            </w:r>
            <w:r>
              <w:rPr>
                <w:noProof/>
                <w:webHidden/>
              </w:rPr>
              <w:fldChar w:fldCharType="separate"/>
            </w:r>
            <w:r>
              <w:rPr>
                <w:noProof/>
                <w:webHidden/>
              </w:rPr>
              <w:t>37</w:t>
            </w:r>
            <w:r>
              <w:rPr>
                <w:noProof/>
                <w:webHidden/>
              </w:rPr>
              <w:fldChar w:fldCharType="end"/>
            </w:r>
          </w:hyperlink>
        </w:p>
        <w:p w14:paraId="1290A7B0" w14:textId="115846E5" w:rsidR="004C134A" w:rsidRDefault="004C134A">
          <w:pPr>
            <w:pStyle w:val="ndice2"/>
            <w:tabs>
              <w:tab w:val="right" w:leader="dot" w:pos="8494"/>
            </w:tabs>
            <w:rPr>
              <w:noProof/>
              <w:sz w:val="22"/>
              <w:szCs w:val="22"/>
              <w:lang w:eastAsia="pt-PT"/>
            </w:rPr>
          </w:pPr>
          <w:hyperlink w:anchor="_Toc52031428" w:history="1">
            <w:r w:rsidRPr="00700261">
              <w:rPr>
                <w:rStyle w:val="Hiperligao"/>
                <w:noProof/>
                <w:lang w:val="en-US"/>
              </w:rPr>
              <w:t>6.1. Authentication</w:t>
            </w:r>
            <w:r>
              <w:rPr>
                <w:noProof/>
                <w:webHidden/>
              </w:rPr>
              <w:tab/>
            </w:r>
            <w:r>
              <w:rPr>
                <w:noProof/>
                <w:webHidden/>
              </w:rPr>
              <w:fldChar w:fldCharType="begin"/>
            </w:r>
            <w:r>
              <w:rPr>
                <w:noProof/>
                <w:webHidden/>
              </w:rPr>
              <w:instrText xml:space="preserve"> PAGEREF _Toc52031428 \h </w:instrText>
            </w:r>
            <w:r>
              <w:rPr>
                <w:noProof/>
                <w:webHidden/>
              </w:rPr>
            </w:r>
            <w:r>
              <w:rPr>
                <w:noProof/>
                <w:webHidden/>
              </w:rPr>
              <w:fldChar w:fldCharType="separate"/>
            </w:r>
            <w:r>
              <w:rPr>
                <w:noProof/>
                <w:webHidden/>
              </w:rPr>
              <w:t>37</w:t>
            </w:r>
            <w:r>
              <w:rPr>
                <w:noProof/>
                <w:webHidden/>
              </w:rPr>
              <w:fldChar w:fldCharType="end"/>
            </w:r>
          </w:hyperlink>
        </w:p>
        <w:p w14:paraId="527DC681" w14:textId="165718AF" w:rsidR="004C134A" w:rsidRDefault="004C134A">
          <w:pPr>
            <w:pStyle w:val="ndice2"/>
            <w:tabs>
              <w:tab w:val="right" w:leader="dot" w:pos="8494"/>
            </w:tabs>
            <w:rPr>
              <w:noProof/>
              <w:sz w:val="22"/>
              <w:szCs w:val="22"/>
              <w:lang w:eastAsia="pt-PT"/>
            </w:rPr>
          </w:pPr>
          <w:hyperlink w:anchor="_Toc52031429" w:history="1">
            <w:r w:rsidRPr="00700261">
              <w:rPr>
                <w:rStyle w:val="Hiperligao"/>
                <w:noProof/>
                <w:lang w:val="en-US"/>
              </w:rPr>
              <w:t>6.2. Services</w:t>
            </w:r>
            <w:r>
              <w:rPr>
                <w:noProof/>
                <w:webHidden/>
              </w:rPr>
              <w:tab/>
            </w:r>
            <w:r>
              <w:rPr>
                <w:noProof/>
                <w:webHidden/>
              </w:rPr>
              <w:fldChar w:fldCharType="begin"/>
            </w:r>
            <w:r>
              <w:rPr>
                <w:noProof/>
                <w:webHidden/>
              </w:rPr>
              <w:instrText xml:space="preserve"> PAGEREF _Toc52031429 \h </w:instrText>
            </w:r>
            <w:r>
              <w:rPr>
                <w:noProof/>
                <w:webHidden/>
              </w:rPr>
            </w:r>
            <w:r>
              <w:rPr>
                <w:noProof/>
                <w:webHidden/>
              </w:rPr>
              <w:fldChar w:fldCharType="separate"/>
            </w:r>
            <w:r>
              <w:rPr>
                <w:noProof/>
                <w:webHidden/>
              </w:rPr>
              <w:t>37</w:t>
            </w:r>
            <w:r>
              <w:rPr>
                <w:noProof/>
                <w:webHidden/>
              </w:rPr>
              <w:fldChar w:fldCharType="end"/>
            </w:r>
          </w:hyperlink>
        </w:p>
        <w:p w14:paraId="3E352C37" w14:textId="6281EFDA" w:rsidR="004C134A" w:rsidRDefault="004C134A">
          <w:pPr>
            <w:pStyle w:val="ndice3"/>
            <w:tabs>
              <w:tab w:val="right" w:leader="dot" w:pos="8494"/>
            </w:tabs>
            <w:rPr>
              <w:noProof/>
              <w:sz w:val="22"/>
              <w:szCs w:val="22"/>
              <w:lang w:eastAsia="pt-PT"/>
            </w:rPr>
          </w:pPr>
          <w:hyperlink w:anchor="_Toc52031430" w:history="1">
            <w:r w:rsidRPr="00700261">
              <w:rPr>
                <w:rStyle w:val="Hiperligao"/>
                <w:noProof/>
                <w:lang w:val="en-US"/>
              </w:rPr>
              <w:t>6.2.1 Users</w:t>
            </w:r>
            <w:r>
              <w:rPr>
                <w:noProof/>
                <w:webHidden/>
              </w:rPr>
              <w:tab/>
            </w:r>
            <w:r>
              <w:rPr>
                <w:noProof/>
                <w:webHidden/>
              </w:rPr>
              <w:fldChar w:fldCharType="begin"/>
            </w:r>
            <w:r>
              <w:rPr>
                <w:noProof/>
                <w:webHidden/>
              </w:rPr>
              <w:instrText xml:space="preserve"> PAGEREF _Toc52031430 \h </w:instrText>
            </w:r>
            <w:r>
              <w:rPr>
                <w:noProof/>
                <w:webHidden/>
              </w:rPr>
            </w:r>
            <w:r>
              <w:rPr>
                <w:noProof/>
                <w:webHidden/>
              </w:rPr>
              <w:fldChar w:fldCharType="separate"/>
            </w:r>
            <w:r>
              <w:rPr>
                <w:noProof/>
                <w:webHidden/>
              </w:rPr>
              <w:t>37</w:t>
            </w:r>
            <w:r>
              <w:rPr>
                <w:noProof/>
                <w:webHidden/>
              </w:rPr>
              <w:fldChar w:fldCharType="end"/>
            </w:r>
          </w:hyperlink>
        </w:p>
        <w:p w14:paraId="18EDFC4B" w14:textId="4B9AEEEE" w:rsidR="004C134A" w:rsidRDefault="004C134A">
          <w:pPr>
            <w:pStyle w:val="ndice3"/>
            <w:tabs>
              <w:tab w:val="right" w:leader="dot" w:pos="8494"/>
            </w:tabs>
            <w:rPr>
              <w:noProof/>
              <w:sz w:val="22"/>
              <w:szCs w:val="22"/>
              <w:lang w:eastAsia="pt-PT"/>
            </w:rPr>
          </w:pPr>
          <w:hyperlink w:anchor="_Toc52031431" w:history="1">
            <w:r w:rsidRPr="00700261">
              <w:rPr>
                <w:rStyle w:val="Hiperligao"/>
                <w:noProof/>
                <w:lang w:val="en-US"/>
              </w:rPr>
              <w:t>6.2.2 Execute code</w:t>
            </w:r>
            <w:r>
              <w:rPr>
                <w:noProof/>
                <w:webHidden/>
              </w:rPr>
              <w:tab/>
            </w:r>
            <w:r>
              <w:rPr>
                <w:noProof/>
                <w:webHidden/>
              </w:rPr>
              <w:fldChar w:fldCharType="begin"/>
            </w:r>
            <w:r>
              <w:rPr>
                <w:noProof/>
                <w:webHidden/>
              </w:rPr>
              <w:instrText xml:space="preserve"> PAGEREF _Toc52031431 \h </w:instrText>
            </w:r>
            <w:r>
              <w:rPr>
                <w:noProof/>
                <w:webHidden/>
              </w:rPr>
            </w:r>
            <w:r>
              <w:rPr>
                <w:noProof/>
                <w:webHidden/>
              </w:rPr>
              <w:fldChar w:fldCharType="separate"/>
            </w:r>
            <w:r>
              <w:rPr>
                <w:noProof/>
                <w:webHidden/>
              </w:rPr>
              <w:t>38</w:t>
            </w:r>
            <w:r>
              <w:rPr>
                <w:noProof/>
                <w:webHidden/>
              </w:rPr>
              <w:fldChar w:fldCharType="end"/>
            </w:r>
          </w:hyperlink>
        </w:p>
        <w:p w14:paraId="7CF49991" w14:textId="6CD9E76A" w:rsidR="004C134A" w:rsidRDefault="004C134A">
          <w:pPr>
            <w:pStyle w:val="ndice3"/>
            <w:tabs>
              <w:tab w:val="right" w:leader="dot" w:pos="8494"/>
            </w:tabs>
            <w:rPr>
              <w:noProof/>
              <w:sz w:val="22"/>
              <w:szCs w:val="22"/>
              <w:lang w:eastAsia="pt-PT"/>
            </w:rPr>
          </w:pPr>
          <w:hyperlink w:anchor="_Toc52031432" w:history="1">
            <w:r w:rsidRPr="00700261">
              <w:rPr>
                <w:rStyle w:val="Hiperligao"/>
                <w:noProof/>
                <w:lang w:val="en-US"/>
              </w:rPr>
              <w:t>6.2.3 Challenges</w:t>
            </w:r>
            <w:r>
              <w:rPr>
                <w:noProof/>
                <w:webHidden/>
              </w:rPr>
              <w:tab/>
            </w:r>
            <w:r>
              <w:rPr>
                <w:noProof/>
                <w:webHidden/>
              </w:rPr>
              <w:fldChar w:fldCharType="begin"/>
            </w:r>
            <w:r>
              <w:rPr>
                <w:noProof/>
                <w:webHidden/>
              </w:rPr>
              <w:instrText xml:space="preserve"> PAGEREF _Toc52031432 \h </w:instrText>
            </w:r>
            <w:r>
              <w:rPr>
                <w:noProof/>
                <w:webHidden/>
              </w:rPr>
            </w:r>
            <w:r>
              <w:rPr>
                <w:noProof/>
                <w:webHidden/>
              </w:rPr>
              <w:fldChar w:fldCharType="separate"/>
            </w:r>
            <w:r>
              <w:rPr>
                <w:noProof/>
                <w:webHidden/>
              </w:rPr>
              <w:t>38</w:t>
            </w:r>
            <w:r>
              <w:rPr>
                <w:noProof/>
                <w:webHidden/>
              </w:rPr>
              <w:fldChar w:fldCharType="end"/>
            </w:r>
          </w:hyperlink>
        </w:p>
        <w:p w14:paraId="4EB44516" w14:textId="47156A8F" w:rsidR="004C134A" w:rsidRDefault="004C134A">
          <w:pPr>
            <w:pStyle w:val="ndice3"/>
            <w:tabs>
              <w:tab w:val="right" w:leader="dot" w:pos="8494"/>
            </w:tabs>
            <w:rPr>
              <w:noProof/>
              <w:sz w:val="22"/>
              <w:szCs w:val="22"/>
              <w:lang w:eastAsia="pt-PT"/>
            </w:rPr>
          </w:pPr>
          <w:hyperlink w:anchor="_Toc52031433" w:history="1">
            <w:r w:rsidRPr="00700261">
              <w:rPr>
                <w:rStyle w:val="Hiperligao"/>
                <w:noProof/>
                <w:lang w:val="en-US"/>
              </w:rPr>
              <w:t>6.2.4 Questionnaires</w:t>
            </w:r>
            <w:r>
              <w:rPr>
                <w:noProof/>
                <w:webHidden/>
              </w:rPr>
              <w:tab/>
            </w:r>
            <w:r>
              <w:rPr>
                <w:noProof/>
                <w:webHidden/>
              </w:rPr>
              <w:fldChar w:fldCharType="begin"/>
            </w:r>
            <w:r>
              <w:rPr>
                <w:noProof/>
                <w:webHidden/>
              </w:rPr>
              <w:instrText xml:space="preserve"> PAGEREF _Toc52031433 \h </w:instrText>
            </w:r>
            <w:r>
              <w:rPr>
                <w:noProof/>
                <w:webHidden/>
              </w:rPr>
            </w:r>
            <w:r>
              <w:rPr>
                <w:noProof/>
                <w:webHidden/>
              </w:rPr>
              <w:fldChar w:fldCharType="separate"/>
            </w:r>
            <w:r>
              <w:rPr>
                <w:noProof/>
                <w:webHidden/>
              </w:rPr>
              <w:t>38</w:t>
            </w:r>
            <w:r>
              <w:rPr>
                <w:noProof/>
                <w:webHidden/>
              </w:rPr>
              <w:fldChar w:fldCharType="end"/>
            </w:r>
          </w:hyperlink>
        </w:p>
        <w:p w14:paraId="74CB4F1B" w14:textId="52CBB0BB" w:rsidR="004C134A" w:rsidRDefault="004C134A">
          <w:pPr>
            <w:pStyle w:val="ndice3"/>
            <w:tabs>
              <w:tab w:val="right" w:leader="dot" w:pos="8494"/>
            </w:tabs>
            <w:rPr>
              <w:noProof/>
              <w:sz w:val="22"/>
              <w:szCs w:val="22"/>
              <w:lang w:eastAsia="pt-PT"/>
            </w:rPr>
          </w:pPr>
          <w:hyperlink w:anchor="_Toc52031434" w:history="1">
            <w:r w:rsidRPr="00700261">
              <w:rPr>
                <w:rStyle w:val="Hiperligao"/>
                <w:noProof/>
                <w:lang w:val="en-US"/>
              </w:rPr>
              <w:t>6.2.5 Code Languages</w:t>
            </w:r>
            <w:r>
              <w:rPr>
                <w:noProof/>
                <w:webHidden/>
              </w:rPr>
              <w:tab/>
            </w:r>
            <w:r>
              <w:rPr>
                <w:noProof/>
                <w:webHidden/>
              </w:rPr>
              <w:fldChar w:fldCharType="begin"/>
            </w:r>
            <w:r>
              <w:rPr>
                <w:noProof/>
                <w:webHidden/>
              </w:rPr>
              <w:instrText xml:space="preserve"> PAGEREF _Toc52031434 \h </w:instrText>
            </w:r>
            <w:r>
              <w:rPr>
                <w:noProof/>
                <w:webHidden/>
              </w:rPr>
            </w:r>
            <w:r>
              <w:rPr>
                <w:noProof/>
                <w:webHidden/>
              </w:rPr>
              <w:fldChar w:fldCharType="separate"/>
            </w:r>
            <w:r>
              <w:rPr>
                <w:noProof/>
                <w:webHidden/>
              </w:rPr>
              <w:t>39</w:t>
            </w:r>
            <w:r>
              <w:rPr>
                <w:noProof/>
                <w:webHidden/>
              </w:rPr>
              <w:fldChar w:fldCharType="end"/>
            </w:r>
          </w:hyperlink>
        </w:p>
        <w:p w14:paraId="36A6B126" w14:textId="4FC091D1" w:rsidR="004C134A" w:rsidRDefault="004C134A">
          <w:pPr>
            <w:pStyle w:val="ndice3"/>
            <w:tabs>
              <w:tab w:val="right" w:leader="dot" w:pos="8494"/>
            </w:tabs>
            <w:rPr>
              <w:noProof/>
              <w:sz w:val="22"/>
              <w:szCs w:val="22"/>
              <w:lang w:eastAsia="pt-PT"/>
            </w:rPr>
          </w:pPr>
          <w:hyperlink w:anchor="_Toc52031435" w:history="1">
            <w:r w:rsidRPr="00700261">
              <w:rPr>
                <w:rStyle w:val="Hiperligao"/>
                <w:noProof/>
                <w:lang w:val="en-US"/>
              </w:rPr>
              <w:t>6.2.6. Validations</w:t>
            </w:r>
            <w:r>
              <w:rPr>
                <w:noProof/>
                <w:webHidden/>
              </w:rPr>
              <w:tab/>
            </w:r>
            <w:r>
              <w:rPr>
                <w:noProof/>
                <w:webHidden/>
              </w:rPr>
              <w:fldChar w:fldCharType="begin"/>
            </w:r>
            <w:r>
              <w:rPr>
                <w:noProof/>
                <w:webHidden/>
              </w:rPr>
              <w:instrText xml:space="preserve"> PAGEREF _Toc52031435 \h </w:instrText>
            </w:r>
            <w:r>
              <w:rPr>
                <w:noProof/>
                <w:webHidden/>
              </w:rPr>
            </w:r>
            <w:r>
              <w:rPr>
                <w:noProof/>
                <w:webHidden/>
              </w:rPr>
              <w:fldChar w:fldCharType="separate"/>
            </w:r>
            <w:r>
              <w:rPr>
                <w:noProof/>
                <w:webHidden/>
              </w:rPr>
              <w:t>39</w:t>
            </w:r>
            <w:r>
              <w:rPr>
                <w:noProof/>
                <w:webHidden/>
              </w:rPr>
              <w:fldChar w:fldCharType="end"/>
            </w:r>
          </w:hyperlink>
        </w:p>
        <w:p w14:paraId="33E6DFD6" w14:textId="15BFB48B" w:rsidR="004C134A" w:rsidRDefault="004C134A">
          <w:pPr>
            <w:pStyle w:val="ndice3"/>
            <w:tabs>
              <w:tab w:val="right" w:leader="dot" w:pos="8494"/>
            </w:tabs>
            <w:rPr>
              <w:noProof/>
              <w:sz w:val="22"/>
              <w:szCs w:val="22"/>
              <w:lang w:eastAsia="pt-PT"/>
            </w:rPr>
          </w:pPr>
          <w:hyperlink w:anchor="_Toc52031436" w:history="1">
            <w:r w:rsidRPr="00700261">
              <w:rPr>
                <w:rStyle w:val="Hiperligao"/>
                <w:noProof/>
                <w:lang w:val="en-US"/>
              </w:rPr>
              <w:t>6.2.7. Error Handling</w:t>
            </w:r>
            <w:r>
              <w:rPr>
                <w:noProof/>
                <w:webHidden/>
              </w:rPr>
              <w:tab/>
            </w:r>
            <w:r>
              <w:rPr>
                <w:noProof/>
                <w:webHidden/>
              </w:rPr>
              <w:fldChar w:fldCharType="begin"/>
            </w:r>
            <w:r>
              <w:rPr>
                <w:noProof/>
                <w:webHidden/>
              </w:rPr>
              <w:instrText xml:space="preserve"> PAGEREF _Toc52031436 \h </w:instrText>
            </w:r>
            <w:r>
              <w:rPr>
                <w:noProof/>
                <w:webHidden/>
              </w:rPr>
            </w:r>
            <w:r>
              <w:rPr>
                <w:noProof/>
                <w:webHidden/>
              </w:rPr>
              <w:fldChar w:fldCharType="separate"/>
            </w:r>
            <w:r>
              <w:rPr>
                <w:noProof/>
                <w:webHidden/>
              </w:rPr>
              <w:t>40</w:t>
            </w:r>
            <w:r>
              <w:rPr>
                <w:noProof/>
                <w:webHidden/>
              </w:rPr>
              <w:fldChar w:fldCharType="end"/>
            </w:r>
          </w:hyperlink>
        </w:p>
        <w:p w14:paraId="3B25F733" w14:textId="394218C2" w:rsidR="004C134A" w:rsidRDefault="004C134A">
          <w:pPr>
            <w:pStyle w:val="ndice2"/>
            <w:tabs>
              <w:tab w:val="right" w:leader="dot" w:pos="8494"/>
            </w:tabs>
            <w:rPr>
              <w:noProof/>
              <w:sz w:val="22"/>
              <w:szCs w:val="22"/>
              <w:lang w:eastAsia="pt-PT"/>
            </w:rPr>
          </w:pPr>
          <w:hyperlink w:anchor="_Toc52031437" w:history="1">
            <w:r w:rsidRPr="00700261">
              <w:rPr>
                <w:rStyle w:val="Hiperligao"/>
                <w:noProof/>
                <w:lang w:val="en-US"/>
              </w:rPr>
              <w:t>6.3. Database</w:t>
            </w:r>
            <w:r>
              <w:rPr>
                <w:noProof/>
                <w:webHidden/>
              </w:rPr>
              <w:tab/>
            </w:r>
            <w:r>
              <w:rPr>
                <w:noProof/>
                <w:webHidden/>
              </w:rPr>
              <w:fldChar w:fldCharType="begin"/>
            </w:r>
            <w:r>
              <w:rPr>
                <w:noProof/>
                <w:webHidden/>
              </w:rPr>
              <w:instrText xml:space="preserve"> PAGEREF _Toc52031437 \h </w:instrText>
            </w:r>
            <w:r>
              <w:rPr>
                <w:noProof/>
                <w:webHidden/>
              </w:rPr>
            </w:r>
            <w:r>
              <w:rPr>
                <w:noProof/>
                <w:webHidden/>
              </w:rPr>
              <w:fldChar w:fldCharType="separate"/>
            </w:r>
            <w:r>
              <w:rPr>
                <w:noProof/>
                <w:webHidden/>
              </w:rPr>
              <w:t>40</w:t>
            </w:r>
            <w:r>
              <w:rPr>
                <w:noProof/>
                <w:webHidden/>
              </w:rPr>
              <w:fldChar w:fldCharType="end"/>
            </w:r>
          </w:hyperlink>
        </w:p>
        <w:p w14:paraId="3A892CEE" w14:textId="525FE248" w:rsidR="004C134A" w:rsidRDefault="004C134A">
          <w:pPr>
            <w:pStyle w:val="ndice3"/>
            <w:tabs>
              <w:tab w:val="right" w:leader="dot" w:pos="8494"/>
            </w:tabs>
            <w:rPr>
              <w:noProof/>
              <w:sz w:val="22"/>
              <w:szCs w:val="22"/>
              <w:lang w:eastAsia="pt-PT"/>
            </w:rPr>
          </w:pPr>
          <w:hyperlink w:anchor="_Toc52031438" w:history="1">
            <w:r w:rsidRPr="00700261">
              <w:rPr>
                <w:rStyle w:val="Hiperligao"/>
                <w:noProof/>
                <w:lang w:val="en-US"/>
              </w:rPr>
              <w:t>6.3.1. Data base access</w:t>
            </w:r>
            <w:r>
              <w:rPr>
                <w:noProof/>
                <w:webHidden/>
              </w:rPr>
              <w:tab/>
            </w:r>
            <w:r>
              <w:rPr>
                <w:noProof/>
                <w:webHidden/>
              </w:rPr>
              <w:fldChar w:fldCharType="begin"/>
            </w:r>
            <w:r>
              <w:rPr>
                <w:noProof/>
                <w:webHidden/>
              </w:rPr>
              <w:instrText xml:space="preserve"> PAGEREF _Toc52031438 \h </w:instrText>
            </w:r>
            <w:r>
              <w:rPr>
                <w:noProof/>
                <w:webHidden/>
              </w:rPr>
            </w:r>
            <w:r>
              <w:rPr>
                <w:noProof/>
                <w:webHidden/>
              </w:rPr>
              <w:fldChar w:fldCharType="separate"/>
            </w:r>
            <w:r>
              <w:rPr>
                <w:noProof/>
                <w:webHidden/>
              </w:rPr>
              <w:t>40</w:t>
            </w:r>
            <w:r>
              <w:rPr>
                <w:noProof/>
                <w:webHidden/>
              </w:rPr>
              <w:fldChar w:fldCharType="end"/>
            </w:r>
          </w:hyperlink>
        </w:p>
        <w:p w14:paraId="3B8D724A" w14:textId="5BEA6FCE" w:rsidR="004C134A" w:rsidRDefault="004C134A">
          <w:pPr>
            <w:pStyle w:val="ndice2"/>
            <w:tabs>
              <w:tab w:val="right" w:leader="dot" w:pos="8494"/>
            </w:tabs>
            <w:rPr>
              <w:noProof/>
              <w:sz w:val="22"/>
              <w:szCs w:val="22"/>
              <w:lang w:eastAsia="pt-PT"/>
            </w:rPr>
          </w:pPr>
          <w:hyperlink w:anchor="_Toc52031439" w:history="1">
            <w:r w:rsidRPr="00700261">
              <w:rPr>
                <w:rStyle w:val="Hiperligao"/>
                <w:noProof/>
                <w:lang w:val="en-US"/>
              </w:rPr>
              <w:t>6.4. Execution Environments</w:t>
            </w:r>
            <w:r>
              <w:rPr>
                <w:noProof/>
                <w:webHidden/>
              </w:rPr>
              <w:tab/>
            </w:r>
            <w:r>
              <w:rPr>
                <w:noProof/>
                <w:webHidden/>
              </w:rPr>
              <w:fldChar w:fldCharType="begin"/>
            </w:r>
            <w:r>
              <w:rPr>
                <w:noProof/>
                <w:webHidden/>
              </w:rPr>
              <w:instrText xml:space="preserve"> PAGEREF _Toc52031439 \h </w:instrText>
            </w:r>
            <w:r>
              <w:rPr>
                <w:noProof/>
                <w:webHidden/>
              </w:rPr>
            </w:r>
            <w:r>
              <w:rPr>
                <w:noProof/>
                <w:webHidden/>
              </w:rPr>
              <w:fldChar w:fldCharType="separate"/>
            </w:r>
            <w:r>
              <w:rPr>
                <w:noProof/>
                <w:webHidden/>
              </w:rPr>
              <w:t>41</w:t>
            </w:r>
            <w:r>
              <w:rPr>
                <w:noProof/>
                <w:webHidden/>
              </w:rPr>
              <w:fldChar w:fldCharType="end"/>
            </w:r>
          </w:hyperlink>
        </w:p>
        <w:p w14:paraId="3C6653D4" w14:textId="472218B2" w:rsidR="004C134A" w:rsidRDefault="004C134A">
          <w:pPr>
            <w:pStyle w:val="ndice3"/>
            <w:tabs>
              <w:tab w:val="right" w:leader="dot" w:pos="8494"/>
            </w:tabs>
            <w:rPr>
              <w:noProof/>
              <w:sz w:val="22"/>
              <w:szCs w:val="22"/>
              <w:lang w:eastAsia="pt-PT"/>
            </w:rPr>
          </w:pPr>
          <w:hyperlink w:anchor="_Toc52031440" w:history="1">
            <w:r w:rsidRPr="00700261">
              <w:rPr>
                <w:rStyle w:val="Hiperligao"/>
                <w:noProof/>
                <w:lang w:val="en-US"/>
              </w:rPr>
              <w:t>6.4.1. Java &amp; Kotlin</w:t>
            </w:r>
            <w:r>
              <w:rPr>
                <w:noProof/>
                <w:webHidden/>
              </w:rPr>
              <w:tab/>
            </w:r>
            <w:r>
              <w:rPr>
                <w:noProof/>
                <w:webHidden/>
              </w:rPr>
              <w:fldChar w:fldCharType="begin"/>
            </w:r>
            <w:r>
              <w:rPr>
                <w:noProof/>
                <w:webHidden/>
              </w:rPr>
              <w:instrText xml:space="preserve"> PAGEREF _Toc52031440 \h </w:instrText>
            </w:r>
            <w:r>
              <w:rPr>
                <w:noProof/>
                <w:webHidden/>
              </w:rPr>
            </w:r>
            <w:r>
              <w:rPr>
                <w:noProof/>
                <w:webHidden/>
              </w:rPr>
              <w:fldChar w:fldCharType="separate"/>
            </w:r>
            <w:r>
              <w:rPr>
                <w:noProof/>
                <w:webHidden/>
              </w:rPr>
              <w:t>41</w:t>
            </w:r>
            <w:r>
              <w:rPr>
                <w:noProof/>
                <w:webHidden/>
              </w:rPr>
              <w:fldChar w:fldCharType="end"/>
            </w:r>
          </w:hyperlink>
        </w:p>
        <w:p w14:paraId="3CAAC8C7" w14:textId="1E9C2B77" w:rsidR="004C134A" w:rsidRDefault="004C134A">
          <w:pPr>
            <w:pStyle w:val="ndice3"/>
            <w:tabs>
              <w:tab w:val="right" w:leader="dot" w:pos="8494"/>
            </w:tabs>
            <w:rPr>
              <w:noProof/>
              <w:sz w:val="22"/>
              <w:szCs w:val="22"/>
              <w:lang w:eastAsia="pt-PT"/>
            </w:rPr>
          </w:pPr>
          <w:hyperlink w:anchor="_Toc52031441" w:history="1">
            <w:r w:rsidRPr="00700261">
              <w:rPr>
                <w:rStyle w:val="Hiperligao"/>
                <w:noProof/>
                <w:lang w:val="en-US"/>
              </w:rPr>
              <w:t>6.4.2. JavaScript</w:t>
            </w:r>
            <w:r>
              <w:rPr>
                <w:noProof/>
                <w:webHidden/>
              </w:rPr>
              <w:tab/>
            </w:r>
            <w:r>
              <w:rPr>
                <w:noProof/>
                <w:webHidden/>
              </w:rPr>
              <w:fldChar w:fldCharType="begin"/>
            </w:r>
            <w:r>
              <w:rPr>
                <w:noProof/>
                <w:webHidden/>
              </w:rPr>
              <w:instrText xml:space="preserve"> PAGEREF _Toc52031441 \h </w:instrText>
            </w:r>
            <w:r>
              <w:rPr>
                <w:noProof/>
                <w:webHidden/>
              </w:rPr>
            </w:r>
            <w:r>
              <w:rPr>
                <w:noProof/>
                <w:webHidden/>
              </w:rPr>
              <w:fldChar w:fldCharType="separate"/>
            </w:r>
            <w:r>
              <w:rPr>
                <w:noProof/>
                <w:webHidden/>
              </w:rPr>
              <w:t>42</w:t>
            </w:r>
            <w:r>
              <w:rPr>
                <w:noProof/>
                <w:webHidden/>
              </w:rPr>
              <w:fldChar w:fldCharType="end"/>
            </w:r>
          </w:hyperlink>
        </w:p>
        <w:p w14:paraId="7EE54F2F" w14:textId="44ADD202" w:rsidR="004C134A" w:rsidRDefault="004C134A">
          <w:pPr>
            <w:pStyle w:val="ndice3"/>
            <w:tabs>
              <w:tab w:val="right" w:leader="dot" w:pos="8494"/>
            </w:tabs>
            <w:rPr>
              <w:noProof/>
              <w:sz w:val="22"/>
              <w:szCs w:val="22"/>
              <w:lang w:eastAsia="pt-PT"/>
            </w:rPr>
          </w:pPr>
          <w:hyperlink w:anchor="_Toc52031442" w:history="1">
            <w:r w:rsidRPr="00700261">
              <w:rPr>
                <w:rStyle w:val="Hiperligao"/>
                <w:noProof/>
                <w:lang w:val="en-US"/>
              </w:rPr>
              <w:t>6.4.3 C#</w:t>
            </w:r>
            <w:r>
              <w:rPr>
                <w:noProof/>
                <w:webHidden/>
              </w:rPr>
              <w:tab/>
            </w:r>
            <w:r>
              <w:rPr>
                <w:noProof/>
                <w:webHidden/>
              </w:rPr>
              <w:fldChar w:fldCharType="begin"/>
            </w:r>
            <w:r>
              <w:rPr>
                <w:noProof/>
                <w:webHidden/>
              </w:rPr>
              <w:instrText xml:space="preserve"> PAGEREF _Toc52031442 \h </w:instrText>
            </w:r>
            <w:r>
              <w:rPr>
                <w:noProof/>
                <w:webHidden/>
              </w:rPr>
            </w:r>
            <w:r>
              <w:rPr>
                <w:noProof/>
                <w:webHidden/>
              </w:rPr>
              <w:fldChar w:fldCharType="separate"/>
            </w:r>
            <w:r>
              <w:rPr>
                <w:noProof/>
                <w:webHidden/>
              </w:rPr>
              <w:t>42</w:t>
            </w:r>
            <w:r>
              <w:rPr>
                <w:noProof/>
                <w:webHidden/>
              </w:rPr>
              <w:fldChar w:fldCharType="end"/>
            </w:r>
          </w:hyperlink>
        </w:p>
        <w:p w14:paraId="3E1BB68F" w14:textId="1BE87028" w:rsidR="004C134A" w:rsidRDefault="004C134A">
          <w:pPr>
            <w:pStyle w:val="ndice3"/>
            <w:tabs>
              <w:tab w:val="right" w:leader="dot" w:pos="8494"/>
            </w:tabs>
            <w:rPr>
              <w:noProof/>
              <w:sz w:val="22"/>
              <w:szCs w:val="22"/>
              <w:lang w:eastAsia="pt-PT"/>
            </w:rPr>
          </w:pPr>
          <w:hyperlink w:anchor="_Toc52031443" w:history="1">
            <w:r w:rsidRPr="00700261">
              <w:rPr>
                <w:rStyle w:val="Hiperligao"/>
                <w:noProof/>
                <w:lang w:val="en-US"/>
              </w:rPr>
              <w:t>6.4.4 Python</w:t>
            </w:r>
            <w:r>
              <w:rPr>
                <w:noProof/>
                <w:webHidden/>
              </w:rPr>
              <w:tab/>
            </w:r>
            <w:r>
              <w:rPr>
                <w:noProof/>
                <w:webHidden/>
              </w:rPr>
              <w:fldChar w:fldCharType="begin"/>
            </w:r>
            <w:r>
              <w:rPr>
                <w:noProof/>
                <w:webHidden/>
              </w:rPr>
              <w:instrText xml:space="preserve"> PAGEREF _Toc52031443 \h </w:instrText>
            </w:r>
            <w:r>
              <w:rPr>
                <w:noProof/>
                <w:webHidden/>
              </w:rPr>
            </w:r>
            <w:r>
              <w:rPr>
                <w:noProof/>
                <w:webHidden/>
              </w:rPr>
              <w:fldChar w:fldCharType="separate"/>
            </w:r>
            <w:r>
              <w:rPr>
                <w:noProof/>
                <w:webHidden/>
              </w:rPr>
              <w:t>42</w:t>
            </w:r>
            <w:r>
              <w:rPr>
                <w:noProof/>
                <w:webHidden/>
              </w:rPr>
              <w:fldChar w:fldCharType="end"/>
            </w:r>
          </w:hyperlink>
        </w:p>
        <w:p w14:paraId="483768C9" w14:textId="0B3D9EB6" w:rsidR="004C134A" w:rsidRDefault="004C134A">
          <w:pPr>
            <w:pStyle w:val="ndice3"/>
            <w:tabs>
              <w:tab w:val="right" w:leader="dot" w:pos="8494"/>
            </w:tabs>
            <w:rPr>
              <w:noProof/>
              <w:sz w:val="22"/>
              <w:szCs w:val="22"/>
              <w:lang w:eastAsia="pt-PT"/>
            </w:rPr>
          </w:pPr>
          <w:hyperlink w:anchor="_Toc52031444" w:history="1">
            <w:r w:rsidRPr="00700261">
              <w:rPr>
                <w:rStyle w:val="Hiperligao"/>
                <w:noProof/>
                <w:lang w:val="en-US"/>
              </w:rPr>
              <w:t>6.4.5 Additional language support</w:t>
            </w:r>
            <w:r>
              <w:rPr>
                <w:noProof/>
                <w:webHidden/>
              </w:rPr>
              <w:tab/>
            </w:r>
            <w:r>
              <w:rPr>
                <w:noProof/>
                <w:webHidden/>
              </w:rPr>
              <w:fldChar w:fldCharType="begin"/>
            </w:r>
            <w:r>
              <w:rPr>
                <w:noProof/>
                <w:webHidden/>
              </w:rPr>
              <w:instrText xml:space="preserve"> PAGEREF _Toc52031444 \h </w:instrText>
            </w:r>
            <w:r>
              <w:rPr>
                <w:noProof/>
                <w:webHidden/>
              </w:rPr>
            </w:r>
            <w:r>
              <w:rPr>
                <w:noProof/>
                <w:webHidden/>
              </w:rPr>
              <w:fldChar w:fldCharType="separate"/>
            </w:r>
            <w:r>
              <w:rPr>
                <w:noProof/>
                <w:webHidden/>
              </w:rPr>
              <w:t>43</w:t>
            </w:r>
            <w:r>
              <w:rPr>
                <w:noProof/>
                <w:webHidden/>
              </w:rPr>
              <w:fldChar w:fldCharType="end"/>
            </w:r>
          </w:hyperlink>
        </w:p>
        <w:p w14:paraId="10BBC2E3" w14:textId="46184877" w:rsidR="004C134A" w:rsidRDefault="004C134A">
          <w:pPr>
            <w:pStyle w:val="ndice1"/>
            <w:tabs>
              <w:tab w:val="left" w:pos="480"/>
              <w:tab w:val="right" w:leader="dot" w:pos="8494"/>
            </w:tabs>
            <w:rPr>
              <w:noProof/>
              <w:sz w:val="22"/>
              <w:szCs w:val="22"/>
              <w:lang w:eastAsia="pt-PT"/>
            </w:rPr>
          </w:pPr>
          <w:hyperlink w:anchor="_Toc52031445" w:history="1">
            <w:r w:rsidRPr="00700261">
              <w:rPr>
                <w:rStyle w:val="Hiperligao"/>
                <w:noProof/>
              </w:rPr>
              <w:t>7.</w:t>
            </w:r>
            <w:r>
              <w:rPr>
                <w:noProof/>
                <w:sz w:val="22"/>
                <w:szCs w:val="22"/>
                <w:lang w:eastAsia="pt-PT"/>
              </w:rPr>
              <w:tab/>
            </w:r>
            <w:r w:rsidRPr="00700261">
              <w:rPr>
                <w:rStyle w:val="Hiperligao"/>
                <w:noProof/>
              </w:rPr>
              <w:t>Cloud deployment</w:t>
            </w:r>
            <w:r>
              <w:rPr>
                <w:noProof/>
                <w:webHidden/>
              </w:rPr>
              <w:tab/>
            </w:r>
            <w:r>
              <w:rPr>
                <w:noProof/>
                <w:webHidden/>
              </w:rPr>
              <w:fldChar w:fldCharType="begin"/>
            </w:r>
            <w:r>
              <w:rPr>
                <w:noProof/>
                <w:webHidden/>
              </w:rPr>
              <w:instrText xml:space="preserve"> PAGEREF _Toc52031445 \h </w:instrText>
            </w:r>
            <w:r>
              <w:rPr>
                <w:noProof/>
                <w:webHidden/>
              </w:rPr>
            </w:r>
            <w:r>
              <w:rPr>
                <w:noProof/>
                <w:webHidden/>
              </w:rPr>
              <w:fldChar w:fldCharType="separate"/>
            </w:r>
            <w:r>
              <w:rPr>
                <w:noProof/>
                <w:webHidden/>
              </w:rPr>
              <w:t>45</w:t>
            </w:r>
            <w:r>
              <w:rPr>
                <w:noProof/>
                <w:webHidden/>
              </w:rPr>
              <w:fldChar w:fldCharType="end"/>
            </w:r>
          </w:hyperlink>
        </w:p>
        <w:p w14:paraId="0E30261B" w14:textId="2973CCA6" w:rsidR="004C134A" w:rsidRDefault="004C134A">
          <w:pPr>
            <w:pStyle w:val="ndice2"/>
            <w:tabs>
              <w:tab w:val="right" w:leader="dot" w:pos="8494"/>
            </w:tabs>
            <w:rPr>
              <w:noProof/>
              <w:sz w:val="22"/>
              <w:szCs w:val="22"/>
              <w:lang w:eastAsia="pt-PT"/>
            </w:rPr>
          </w:pPr>
          <w:hyperlink w:anchor="_Toc52031446" w:history="1">
            <w:r w:rsidRPr="00700261">
              <w:rPr>
                <w:rStyle w:val="Hiperligao"/>
                <w:noProof/>
                <w:lang w:val="en-US"/>
              </w:rPr>
              <w:t>7.1. Container orchestration tools</w:t>
            </w:r>
            <w:r>
              <w:rPr>
                <w:noProof/>
                <w:webHidden/>
              </w:rPr>
              <w:tab/>
            </w:r>
            <w:r>
              <w:rPr>
                <w:noProof/>
                <w:webHidden/>
              </w:rPr>
              <w:fldChar w:fldCharType="begin"/>
            </w:r>
            <w:r>
              <w:rPr>
                <w:noProof/>
                <w:webHidden/>
              </w:rPr>
              <w:instrText xml:space="preserve"> PAGEREF _Toc52031446 \h </w:instrText>
            </w:r>
            <w:r>
              <w:rPr>
                <w:noProof/>
                <w:webHidden/>
              </w:rPr>
            </w:r>
            <w:r>
              <w:rPr>
                <w:noProof/>
                <w:webHidden/>
              </w:rPr>
              <w:fldChar w:fldCharType="separate"/>
            </w:r>
            <w:r>
              <w:rPr>
                <w:noProof/>
                <w:webHidden/>
              </w:rPr>
              <w:t>45</w:t>
            </w:r>
            <w:r>
              <w:rPr>
                <w:noProof/>
                <w:webHidden/>
              </w:rPr>
              <w:fldChar w:fldCharType="end"/>
            </w:r>
          </w:hyperlink>
        </w:p>
        <w:p w14:paraId="683290A7" w14:textId="50792A8C" w:rsidR="004C134A" w:rsidRDefault="004C134A">
          <w:pPr>
            <w:pStyle w:val="ndice3"/>
            <w:tabs>
              <w:tab w:val="right" w:leader="dot" w:pos="8494"/>
            </w:tabs>
            <w:rPr>
              <w:noProof/>
              <w:sz w:val="22"/>
              <w:szCs w:val="22"/>
              <w:lang w:eastAsia="pt-PT"/>
            </w:rPr>
          </w:pPr>
          <w:hyperlink w:anchor="_Toc52031447" w:history="1">
            <w:r w:rsidRPr="00700261">
              <w:rPr>
                <w:rStyle w:val="Hiperligao"/>
                <w:noProof/>
                <w:lang w:val="en-US"/>
              </w:rPr>
              <w:t>7.1.1. Docker Swarm</w:t>
            </w:r>
            <w:r>
              <w:rPr>
                <w:noProof/>
                <w:webHidden/>
              </w:rPr>
              <w:tab/>
            </w:r>
            <w:r>
              <w:rPr>
                <w:noProof/>
                <w:webHidden/>
              </w:rPr>
              <w:fldChar w:fldCharType="begin"/>
            </w:r>
            <w:r>
              <w:rPr>
                <w:noProof/>
                <w:webHidden/>
              </w:rPr>
              <w:instrText xml:space="preserve"> PAGEREF _Toc52031447 \h </w:instrText>
            </w:r>
            <w:r>
              <w:rPr>
                <w:noProof/>
                <w:webHidden/>
              </w:rPr>
            </w:r>
            <w:r>
              <w:rPr>
                <w:noProof/>
                <w:webHidden/>
              </w:rPr>
              <w:fldChar w:fldCharType="separate"/>
            </w:r>
            <w:r>
              <w:rPr>
                <w:noProof/>
                <w:webHidden/>
              </w:rPr>
              <w:t>45</w:t>
            </w:r>
            <w:r>
              <w:rPr>
                <w:noProof/>
                <w:webHidden/>
              </w:rPr>
              <w:fldChar w:fldCharType="end"/>
            </w:r>
          </w:hyperlink>
        </w:p>
        <w:p w14:paraId="76E4555E" w14:textId="3F03FD0B" w:rsidR="004C134A" w:rsidRDefault="004C134A">
          <w:pPr>
            <w:pStyle w:val="ndice3"/>
            <w:tabs>
              <w:tab w:val="right" w:leader="dot" w:pos="8494"/>
            </w:tabs>
            <w:rPr>
              <w:noProof/>
              <w:sz w:val="22"/>
              <w:szCs w:val="22"/>
              <w:lang w:eastAsia="pt-PT"/>
            </w:rPr>
          </w:pPr>
          <w:hyperlink w:anchor="_Toc52031448" w:history="1">
            <w:r w:rsidRPr="00700261">
              <w:rPr>
                <w:rStyle w:val="Hiperligao"/>
                <w:noProof/>
                <w:lang w:val="en-US"/>
              </w:rPr>
              <w:t>7.1.2. Kubernets</w:t>
            </w:r>
            <w:r>
              <w:rPr>
                <w:noProof/>
                <w:webHidden/>
              </w:rPr>
              <w:tab/>
            </w:r>
            <w:r>
              <w:rPr>
                <w:noProof/>
                <w:webHidden/>
              </w:rPr>
              <w:fldChar w:fldCharType="begin"/>
            </w:r>
            <w:r>
              <w:rPr>
                <w:noProof/>
                <w:webHidden/>
              </w:rPr>
              <w:instrText xml:space="preserve"> PAGEREF _Toc52031448 \h </w:instrText>
            </w:r>
            <w:r>
              <w:rPr>
                <w:noProof/>
                <w:webHidden/>
              </w:rPr>
            </w:r>
            <w:r>
              <w:rPr>
                <w:noProof/>
                <w:webHidden/>
              </w:rPr>
              <w:fldChar w:fldCharType="separate"/>
            </w:r>
            <w:r>
              <w:rPr>
                <w:noProof/>
                <w:webHidden/>
              </w:rPr>
              <w:t>47</w:t>
            </w:r>
            <w:r>
              <w:rPr>
                <w:noProof/>
                <w:webHidden/>
              </w:rPr>
              <w:fldChar w:fldCharType="end"/>
            </w:r>
          </w:hyperlink>
        </w:p>
        <w:p w14:paraId="30ABFD45" w14:textId="52532647" w:rsidR="004C134A" w:rsidRDefault="004C134A">
          <w:pPr>
            <w:pStyle w:val="ndice2"/>
            <w:tabs>
              <w:tab w:val="right" w:leader="dot" w:pos="8494"/>
            </w:tabs>
            <w:rPr>
              <w:noProof/>
              <w:sz w:val="22"/>
              <w:szCs w:val="22"/>
              <w:lang w:eastAsia="pt-PT"/>
            </w:rPr>
          </w:pPr>
          <w:hyperlink w:anchor="_Toc52031449" w:history="1">
            <w:r w:rsidRPr="00700261">
              <w:rPr>
                <w:rStyle w:val="Hiperligao"/>
                <w:noProof/>
                <w:lang w:val="en-US"/>
              </w:rPr>
              <w:t>7.2. Kubernetes vs Docker Swarm comparison</w:t>
            </w:r>
            <w:r>
              <w:rPr>
                <w:noProof/>
                <w:webHidden/>
              </w:rPr>
              <w:tab/>
            </w:r>
            <w:r>
              <w:rPr>
                <w:noProof/>
                <w:webHidden/>
              </w:rPr>
              <w:fldChar w:fldCharType="begin"/>
            </w:r>
            <w:r>
              <w:rPr>
                <w:noProof/>
                <w:webHidden/>
              </w:rPr>
              <w:instrText xml:space="preserve"> PAGEREF _Toc52031449 \h </w:instrText>
            </w:r>
            <w:r>
              <w:rPr>
                <w:noProof/>
                <w:webHidden/>
              </w:rPr>
            </w:r>
            <w:r>
              <w:rPr>
                <w:noProof/>
                <w:webHidden/>
              </w:rPr>
              <w:fldChar w:fldCharType="separate"/>
            </w:r>
            <w:r>
              <w:rPr>
                <w:noProof/>
                <w:webHidden/>
              </w:rPr>
              <w:t>48</w:t>
            </w:r>
            <w:r>
              <w:rPr>
                <w:noProof/>
                <w:webHidden/>
              </w:rPr>
              <w:fldChar w:fldCharType="end"/>
            </w:r>
          </w:hyperlink>
        </w:p>
        <w:p w14:paraId="51201F4D" w14:textId="2BB875C7" w:rsidR="004C134A" w:rsidRDefault="004C134A">
          <w:pPr>
            <w:pStyle w:val="ndice3"/>
            <w:tabs>
              <w:tab w:val="right" w:leader="dot" w:pos="8494"/>
            </w:tabs>
            <w:rPr>
              <w:noProof/>
              <w:sz w:val="22"/>
              <w:szCs w:val="22"/>
              <w:lang w:eastAsia="pt-PT"/>
            </w:rPr>
          </w:pPr>
          <w:hyperlink w:anchor="_Toc52031450" w:history="1">
            <w:r w:rsidRPr="00700261">
              <w:rPr>
                <w:rStyle w:val="Hiperligao"/>
                <w:noProof/>
                <w:lang w:val="en-US"/>
              </w:rPr>
              <w:t>7.2.1. Application deployment</w:t>
            </w:r>
            <w:r>
              <w:rPr>
                <w:noProof/>
                <w:webHidden/>
              </w:rPr>
              <w:tab/>
            </w:r>
            <w:r>
              <w:rPr>
                <w:noProof/>
                <w:webHidden/>
              </w:rPr>
              <w:fldChar w:fldCharType="begin"/>
            </w:r>
            <w:r>
              <w:rPr>
                <w:noProof/>
                <w:webHidden/>
              </w:rPr>
              <w:instrText xml:space="preserve"> PAGEREF _Toc52031450 \h </w:instrText>
            </w:r>
            <w:r>
              <w:rPr>
                <w:noProof/>
                <w:webHidden/>
              </w:rPr>
            </w:r>
            <w:r>
              <w:rPr>
                <w:noProof/>
                <w:webHidden/>
              </w:rPr>
              <w:fldChar w:fldCharType="separate"/>
            </w:r>
            <w:r>
              <w:rPr>
                <w:noProof/>
                <w:webHidden/>
              </w:rPr>
              <w:t>48</w:t>
            </w:r>
            <w:r>
              <w:rPr>
                <w:noProof/>
                <w:webHidden/>
              </w:rPr>
              <w:fldChar w:fldCharType="end"/>
            </w:r>
          </w:hyperlink>
        </w:p>
        <w:p w14:paraId="585DA1A4" w14:textId="24298BEE" w:rsidR="004C134A" w:rsidRDefault="004C134A">
          <w:pPr>
            <w:pStyle w:val="ndice3"/>
            <w:tabs>
              <w:tab w:val="right" w:leader="dot" w:pos="8494"/>
            </w:tabs>
            <w:rPr>
              <w:noProof/>
              <w:sz w:val="22"/>
              <w:szCs w:val="22"/>
              <w:lang w:eastAsia="pt-PT"/>
            </w:rPr>
          </w:pPr>
          <w:hyperlink w:anchor="_Toc52031451" w:history="1">
            <w:r w:rsidRPr="00700261">
              <w:rPr>
                <w:rStyle w:val="Hiperligao"/>
                <w:noProof/>
                <w:lang w:val="en-US"/>
              </w:rPr>
              <w:t>7.2.2. Application scalability constructs</w:t>
            </w:r>
            <w:r>
              <w:rPr>
                <w:noProof/>
                <w:webHidden/>
              </w:rPr>
              <w:tab/>
            </w:r>
            <w:r>
              <w:rPr>
                <w:noProof/>
                <w:webHidden/>
              </w:rPr>
              <w:fldChar w:fldCharType="begin"/>
            </w:r>
            <w:r>
              <w:rPr>
                <w:noProof/>
                <w:webHidden/>
              </w:rPr>
              <w:instrText xml:space="preserve"> PAGEREF _Toc52031451 \h </w:instrText>
            </w:r>
            <w:r>
              <w:rPr>
                <w:noProof/>
                <w:webHidden/>
              </w:rPr>
            </w:r>
            <w:r>
              <w:rPr>
                <w:noProof/>
                <w:webHidden/>
              </w:rPr>
              <w:fldChar w:fldCharType="separate"/>
            </w:r>
            <w:r>
              <w:rPr>
                <w:noProof/>
                <w:webHidden/>
              </w:rPr>
              <w:t>49</w:t>
            </w:r>
            <w:r>
              <w:rPr>
                <w:noProof/>
                <w:webHidden/>
              </w:rPr>
              <w:fldChar w:fldCharType="end"/>
            </w:r>
          </w:hyperlink>
        </w:p>
        <w:p w14:paraId="1B0EF429" w14:textId="725B78BB" w:rsidR="004C134A" w:rsidRDefault="004C134A">
          <w:pPr>
            <w:pStyle w:val="ndice3"/>
            <w:tabs>
              <w:tab w:val="right" w:leader="dot" w:pos="8494"/>
            </w:tabs>
            <w:rPr>
              <w:noProof/>
              <w:sz w:val="22"/>
              <w:szCs w:val="22"/>
              <w:lang w:eastAsia="pt-PT"/>
            </w:rPr>
          </w:pPr>
          <w:hyperlink w:anchor="_Toc52031452" w:history="1">
            <w:r w:rsidRPr="00700261">
              <w:rPr>
                <w:rStyle w:val="Hiperligao"/>
                <w:noProof/>
                <w:lang w:val="en-US"/>
              </w:rPr>
              <w:t>7.2.3. High availability</w:t>
            </w:r>
            <w:r>
              <w:rPr>
                <w:noProof/>
                <w:webHidden/>
              </w:rPr>
              <w:tab/>
            </w:r>
            <w:r>
              <w:rPr>
                <w:noProof/>
                <w:webHidden/>
              </w:rPr>
              <w:fldChar w:fldCharType="begin"/>
            </w:r>
            <w:r>
              <w:rPr>
                <w:noProof/>
                <w:webHidden/>
              </w:rPr>
              <w:instrText xml:space="preserve"> PAGEREF _Toc52031452 \h </w:instrText>
            </w:r>
            <w:r>
              <w:rPr>
                <w:noProof/>
                <w:webHidden/>
              </w:rPr>
            </w:r>
            <w:r>
              <w:rPr>
                <w:noProof/>
                <w:webHidden/>
              </w:rPr>
              <w:fldChar w:fldCharType="separate"/>
            </w:r>
            <w:r>
              <w:rPr>
                <w:noProof/>
                <w:webHidden/>
              </w:rPr>
              <w:t>49</w:t>
            </w:r>
            <w:r>
              <w:rPr>
                <w:noProof/>
                <w:webHidden/>
              </w:rPr>
              <w:fldChar w:fldCharType="end"/>
            </w:r>
          </w:hyperlink>
        </w:p>
        <w:p w14:paraId="27B98BBB" w14:textId="16341B03" w:rsidR="004C134A" w:rsidRDefault="004C134A">
          <w:pPr>
            <w:pStyle w:val="ndice3"/>
            <w:tabs>
              <w:tab w:val="right" w:leader="dot" w:pos="8494"/>
            </w:tabs>
            <w:rPr>
              <w:noProof/>
              <w:sz w:val="22"/>
              <w:szCs w:val="22"/>
              <w:lang w:eastAsia="pt-PT"/>
            </w:rPr>
          </w:pPr>
          <w:hyperlink w:anchor="_Toc52031453" w:history="1">
            <w:r w:rsidRPr="00700261">
              <w:rPr>
                <w:rStyle w:val="Hiperligao"/>
                <w:noProof/>
                <w:lang w:val="en-US"/>
              </w:rPr>
              <w:t>7.2.3. Load balancing</w:t>
            </w:r>
            <w:r>
              <w:rPr>
                <w:noProof/>
                <w:webHidden/>
              </w:rPr>
              <w:tab/>
            </w:r>
            <w:r>
              <w:rPr>
                <w:noProof/>
                <w:webHidden/>
              </w:rPr>
              <w:fldChar w:fldCharType="begin"/>
            </w:r>
            <w:r>
              <w:rPr>
                <w:noProof/>
                <w:webHidden/>
              </w:rPr>
              <w:instrText xml:space="preserve"> PAGEREF _Toc52031453 \h </w:instrText>
            </w:r>
            <w:r>
              <w:rPr>
                <w:noProof/>
                <w:webHidden/>
              </w:rPr>
            </w:r>
            <w:r>
              <w:rPr>
                <w:noProof/>
                <w:webHidden/>
              </w:rPr>
              <w:fldChar w:fldCharType="separate"/>
            </w:r>
            <w:r>
              <w:rPr>
                <w:noProof/>
                <w:webHidden/>
              </w:rPr>
              <w:t>49</w:t>
            </w:r>
            <w:r>
              <w:rPr>
                <w:noProof/>
                <w:webHidden/>
              </w:rPr>
              <w:fldChar w:fldCharType="end"/>
            </w:r>
          </w:hyperlink>
        </w:p>
        <w:p w14:paraId="14325FAD" w14:textId="70AAB7A9" w:rsidR="004C134A" w:rsidRDefault="004C134A">
          <w:pPr>
            <w:pStyle w:val="ndice3"/>
            <w:tabs>
              <w:tab w:val="right" w:leader="dot" w:pos="8494"/>
            </w:tabs>
            <w:rPr>
              <w:noProof/>
              <w:sz w:val="22"/>
              <w:szCs w:val="22"/>
              <w:lang w:eastAsia="pt-PT"/>
            </w:rPr>
          </w:pPr>
          <w:hyperlink w:anchor="_Toc52031454" w:history="1">
            <w:r w:rsidRPr="00700261">
              <w:rPr>
                <w:rStyle w:val="Hiperligao"/>
                <w:noProof/>
                <w:lang w:val="en-US"/>
              </w:rPr>
              <w:t>7.2.4. Auto-scaling</w:t>
            </w:r>
            <w:r>
              <w:rPr>
                <w:noProof/>
                <w:webHidden/>
              </w:rPr>
              <w:tab/>
            </w:r>
            <w:r>
              <w:rPr>
                <w:noProof/>
                <w:webHidden/>
              </w:rPr>
              <w:fldChar w:fldCharType="begin"/>
            </w:r>
            <w:r>
              <w:rPr>
                <w:noProof/>
                <w:webHidden/>
              </w:rPr>
              <w:instrText xml:space="preserve"> PAGEREF _Toc52031454 \h </w:instrText>
            </w:r>
            <w:r>
              <w:rPr>
                <w:noProof/>
                <w:webHidden/>
              </w:rPr>
            </w:r>
            <w:r>
              <w:rPr>
                <w:noProof/>
                <w:webHidden/>
              </w:rPr>
              <w:fldChar w:fldCharType="separate"/>
            </w:r>
            <w:r>
              <w:rPr>
                <w:noProof/>
                <w:webHidden/>
              </w:rPr>
              <w:t>49</w:t>
            </w:r>
            <w:r>
              <w:rPr>
                <w:noProof/>
                <w:webHidden/>
              </w:rPr>
              <w:fldChar w:fldCharType="end"/>
            </w:r>
          </w:hyperlink>
        </w:p>
        <w:p w14:paraId="6B8D220C" w14:textId="1CE3A3CC" w:rsidR="004C134A" w:rsidRDefault="004C134A">
          <w:pPr>
            <w:pStyle w:val="ndice2"/>
            <w:tabs>
              <w:tab w:val="right" w:leader="dot" w:pos="8494"/>
            </w:tabs>
            <w:rPr>
              <w:noProof/>
              <w:sz w:val="22"/>
              <w:szCs w:val="22"/>
              <w:lang w:eastAsia="pt-PT"/>
            </w:rPr>
          </w:pPr>
          <w:hyperlink w:anchor="_Toc52031455" w:history="1">
            <w:r w:rsidRPr="00700261">
              <w:rPr>
                <w:rStyle w:val="Hiperligao"/>
                <w:noProof/>
                <w:lang w:val="en-US"/>
              </w:rPr>
              <w:t>7.3. Google Cloud Run</w:t>
            </w:r>
            <w:r>
              <w:rPr>
                <w:noProof/>
                <w:webHidden/>
              </w:rPr>
              <w:tab/>
            </w:r>
            <w:r>
              <w:rPr>
                <w:noProof/>
                <w:webHidden/>
              </w:rPr>
              <w:fldChar w:fldCharType="begin"/>
            </w:r>
            <w:r>
              <w:rPr>
                <w:noProof/>
                <w:webHidden/>
              </w:rPr>
              <w:instrText xml:space="preserve"> PAGEREF _Toc52031455 \h </w:instrText>
            </w:r>
            <w:r>
              <w:rPr>
                <w:noProof/>
                <w:webHidden/>
              </w:rPr>
            </w:r>
            <w:r>
              <w:rPr>
                <w:noProof/>
                <w:webHidden/>
              </w:rPr>
              <w:fldChar w:fldCharType="separate"/>
            </w:r>
            <w:r>
              <w:rPr>
                <w:noProof/>
                <w:webHidden/>
              </w:rPr>
              <w:t>51</w:t>
            </w:r>
            <w:r>
              <w:rPr>
                <w:noProof/>
                <w:webHidden/>
              </w:rPr>
              <w:fldChar w:fldCharType="end"/>
            </w:r>
          </w:hyperlink>
        </w:p>
        <w:p w14:paraId="20601B06" w14:textId="5786BD21" w:rsidR="004C134A" w:rsidRDefault="004C134A">
          <w:pPr>
            <w:pStyle w:val="ndice2"/>
            <w:tabs>
              <w:tab w:val="right" w:leader="dot" w:pos="8494"/>
            </w:tabs>
            <w:rPr>
              <w:noProof/>
              <w:sz w:val="22"/>
              <w:szCs w:val="22"/>
              <w:lang w:eastAsia="pt-PT"/>
            </w:rPr>
          </w:pPr>
          <w:hyperlink w:anchor="_Toc52031456" w:history="1">
            <w:r w:rsidRPr="00700261">
              <w:rPr>
                <w:rStyle w:val="Hiperligao"/>
                <w:noProof/>
                <w:lang w:val="en-US"/>
              </w:rPr>
              <w:t>7.4. Deployment on Google Cloud Run services</w:t>
            </w:r>
            <w:r>
              <w:rPr>
                <w:noProof/>
                <w:webHidden/>
              </w:rPr>
              <w:tab/>
            </w:r>
            <w:r>
              <w:rPr>
                <w:noProof/>
                <w:webHidden/>
              </w:rPr>
              <w:fldChar w:fldCharType="begin"/>
            </w:r>
            <w:r>
              <w:rPr>
                <w:noProof/>
                <w:webHidden/>
              </w:rPr>
              <w:instrText xml:space="preserve"> PAGEREF _Toc52031456 \h </w:instrText>
            </w:r>
            <w:r>
              <w:rPr>
                <w:noProof/>
                <w:webHidden/>
              </w:rPr>
            </w:r>
            <w:r>
              <w:rPr>
                <w:noProof/>
                <w:webHidden/>
              </w:rPr>
              <w:fldChar w:fldCharType="separate"/>
            </w:r>
            <w:r>
              <w:rPr>
                <w:noProof/>
                <w:webHidden/>
              </w:rPr>
              <w:t>51</w:t>
            </w:r>
            <w:r>
              <w:rPr>
                <w:noProof/>
                <w:webHidden/>
              </w:rPr>
              <w:fldChar w:fldCharType="end"/>
            </w:r>
          </w:hyperlink>
        </w:p>
        <w:p w14:paraId="21F987FA" w14:textId="22370FB9" w:rsidR="004C134A" w:rsidRDefault="004C134A">
          <w:pPr>
            <w:pStyle w:val="ndice3"/>
            <w:tabs>
              <w:tab w:val="right" w:leader="dot" w:pos="8494"/>
            </w:tabs>
            <w:rPr>
              <w:noProof/>
              <w:sz w:val="22"/>
              <w:szCs w:val="22"/>
              <w:lang w:eastAsia="pt-PT"/>
            </w:rPr>
          </w:pPr>
          <w:hyperlink w:anchor="_Toc52031457" w:history="1">
            <w:r w:rsidRPr="00700261">
              <w:rPr>
                <w:rStyle w:val="Hiperligao"/>
                <w:noProof/>
                <w:lang w:val="en-US"/>
              </w:rPr>
              <w:t>7.4.1. Pre-requisites</w:t>
            </w:r>
            <w:r>
              <w:rPr>
                <w:noProof/>
                <w:webHidden/>
              </w:rPr>
              <w:tab/>
            </w:r>
            <w:r>
              <w:rPr>
                <w:noProof/>
                <w:webHidden/>
              </w:rPr>
              <w:fldChar w:fldCharType="begin"/>
            </w:r>
            <w:r>
              <w:rPr>
                <w:noProof/>
                <w:webHidden/>
              </w:rPr>
              <w:instrText xml:space="preserve"> PAGEREF _Toc52031457 \h </w:instrText>
            </w:r>
            <w:r>
              <w:rPr>
                <w:noProof/>
                <w:webHidden/>
              </w:rPr>
            </w:r>
            <w:r>
              <w:rPr>
                <w:noProof/>
                <w:webHidden/>
              </w:rPr>
              <w:fldChar w:fldCharType="separate"/>
            </w:r>
            <w:r>
              <w:rPr>
                <w:noProof/>
                <w:webHidden/>
              </w:rPr>
              <w:t>52</w:t>
            </w:r>
            <w:r>
              <w:rPr>
                <w:noProof/>
                <w:webHidden/>
              </w:rPr>
              <w:fldChar w:fldCharType="end"/>
            </w:r>
          </w:hyperlink>
        </w:p>
        <w:p w14:paraId="7CE250A4" w14:textId="010A5F08" w:rsidR="004C134A" w:rsidRDefault="004C134A">
          <w:pPr>
            <w:pStyle w:val="ndice3"/>
            <w:tabs>
              <w:tab w:val="right" w:leader="dot" w:pos="8494"/>
            </w:tabs>
            <w:rPr>
              <w:noProof/>
              <w:sz w:val="22"/>
              <w:szCs w:val="22"/>
              <w:lang w:eastAsia="pt-PT"/>
            </w:rPr>
          </w:pPr>
          <w:hyperlink w:anchor="_Toc52031458" w:history="1">
            <w:r w:rsidRPr="00700261">
              <w:rPr>
                <w:rStyle w:val="Hiperligao"/>
                <w:noProof/>
                <w:lang w:val="en-US"/>
              </w:rPr>
              <w:t>7.4.2. Build and Push Docker image</w:t>
            </w:r>
            <w:r>
              <w:rPr>
                <w:noProof/>
                <w:webHidden/>
              </w:rPr>
              <w:tab/>
            </w:r>
            <w:r>
              <w:rPr>
                <w:noProof/>
                <w:webHidden/>
              </w:rPr>
              <w:fldChar w:fldCharType="begin"/>
            </w:r>
            <w:r>
              <w:rPr>
                <w:noProof/>
                <w:webHidden/>
              </w:rPr>
              <w:instrText xml:space="preserve"> PAGEREF _Toc52031458 \h </w:instrText>
            </w:r>
            <w:r>
              <w:rPr>
                <w:noProof/>
                <w:webHidden/>
              </w:rPr>
            </w:r>
            <w:r>
              <w:rPr>
                <w:noProof/>
                <w:webHidden/>
              </w:rPr>
              <w:fldChar w:fldCharType="separate"/>
            </w:r>
            <w:r>
              <w:rPr>
                <w:noProof/>
                <w:webHidden/>
              </w:rPr>
              <w:t>52</w:t>
            </w:r>
            <w:r>
              <w:rPr>
                <w:noProof/>
                <w:webHidden/>
              </w:rPr>
              <w:fldChar w:fldCharType="end"/>
            </w:r>
          </w:hyperlink>
        </w:p>
        <w:p w14:paraId="113CA715" w14:textId="033B0454" w:rsidR="004C134A" w:rsidRDefault="004C134A">
          <w:pPr>
            <w:pStyle w:val="ndice3"/>
            <w:tabs>
              <w:tab w:val="right" w:leader="dot" w:pos="8494"/>
            </w:tabs>
            <w:rPr>
              <w:noProof/>
              <w:sz w:val="22"/>
              <w:szCs w:val="22"/>
              <w:lang w:eastAsia="pt-PT"/>
            </w:rPr>
          </w:pPr>
          <w:hyperlink w:anchor="_Toc52031459" w:history="1">
            <w:r w:rsidRPr="00700261">
              <w:rPr>
                <w:rStyle w:val="Hiperligao"/>
                <w:noProof/>
                <w:lang w:val="en-US"/>
              </w:rPr>
              <w:t>7.4.3. Deploy to Cloud Run</w:t>
            </w:r>
            <w:r>
              <w:rPr>
                <w:noProof/>
                <w:webHidden/>
              </w:rPr>
              <w:tab/>
            </w:r>
            <w:r>
              <w:rPr>
                <w:noProof/>
                <w:webHidden/>
              </w:rPr>
              <w:fldChar w:fldCharType="begin"/>
            </w:r>
            <w:r>
              <w:rPr>
                <w:noProof/>
                <w:webHidden/>
              </w:rPr>
              <w:instrText xml:space="preserve"> PAGEREF _Toc52031459 \h </w:instrText>
            </w:r>
            <w:r>
              <w:rPr>
                <w:noProof/>
                <w:webHidden/>
              </w:rPr>
            </w:r>
            <w:r>
              <w:rPr>
                <w:noProof/>
                <w:webHidden/>
              </w:rPr>
              <w:fldChar w:fldCharType="separate"/>
            </w:r>
            <w:r>
              <w:rPr>
                <w:noProof/>
                <w:webHidden/>
              </w:rPr>
              <w:t>52</w:t>
            </w:r>
            <w:r>
              <w:rPr>
                <w:noProof/>
                <w:webHidden/>
              </w:rPr>
              <w:fldChar w:fldCharType="end"/>
            </w:r>
          </w:hyperlink>
        </w:p>
        <w:p w14:paraId="5EE27BB6" w14:textId="5A9A8F03" w:rsidR="004C134A" w:rsidRDefault="004C134A">
          <w:pPr>
            <w:pStyle w:val="ndice2"/>
            <w:tabs>
              <w:tab w:val="right" w:leader="dot" w:pos="8494"/>
            </w:tabs>
            <w:rPr>
              <w:noProof/>
              <w:sz w:val="22"/>
              <w:szCs w:val="22"/>
              <w:lang w:eastAsia="pt-PT"/>
            </w:rPr>
          </w:pPr>
          <w:hyperlink w:anchor="_Toc52031460" w:history="1">
            <w:r w:rsidRPr="00700261">
              <w:rPr>
                <w:rStyle w:val="Hiperligao"/>
                <w:noProof/>
                <w:lang w:val="en-US"/>
              </w:rPr>
              <w:t>7.5. Database Cloud SQL</w:t>
            </w:r>
            <w:r>
              <w:rPr>
                <w:noProof/>
                <w:webHidden/>
              </w:rPr>
              <w:tab/>
            </w:r>
            <w:r>
              <w:rPr>
                <w:noProof/>
                <w:webHidden/>
              </w:rPr>
              <w:fldChar w:fldCharType="begin"/>
            </w:r>
            <w:r>
              <w:rPr>
                <w:noProof/>
                <w:webHidden/>
              </w:rPr>
              <w:instrText xml:space="preserve"> PAGEREF _Toc52031460 \h </w:instrText>
            </w:r>
            <w:r>
              <w:rPr>
                <w:noProof/>
                <w:webHidden/>
              </w:rPr>
            </w:r>
            <w:r>
              <w:rPr>
                <w:noProof/>
                <w:webHidden/>
              </w:rPr>
              <w:fldChar w:fldCharType="separate"/>
            </w:r>
            <w:r>
              <w:rPr>
                <w:noProof/>
                <w:webHidden/>
              </w:rPr>
              <w:t>53</w:t>
            </w:r>
            <w:r>
              <w:rPr>
                <w:noProof/>
                <w:webHidden/>
              </w:rPr>
              <w:fldChar w:fldCharType="end"/>
            </w:r>
          </w:hyperlink>
        </w:p>
        <w:p w14:paraId="31B0DFF7" w14:textId="523D5019" w:rsidR="004C134A" w:rsidRDefault="004C134A">
          <w:pPr>
            <w:pStyle w:val="ndice1"/>
            <w:tabs>
              <w:tab w:val="left" w:pos="480"/>
              <w:tab w:val="right" w:leader="dot" w:pos="8494"/>
            </w:tabs>
            <w:rPr>
              <w:noProof/>
              <w:sz w:val="22"/>
              <w:szCs w:val="22"/>
              <w:lang w:eastAsia="pt-PT"/>
            </w:rPr>
          </w:pPr>
          <w:hyperlink w:anchor="_Toc52031461" w:history="1">
            <w:r w:rsidRPr="00700261">
              <w:rPr>
                <w:rStyle w:val="Hiperligao"/>
                <w:noProof/>
              </w:rPr>
              <w:t>8.</w:t>
            </w:r>
            <w:r>
              <w:rPr>
                <w:noProof/>
                <w:sz w:val="22"/>
                <w:szCs w:val="22"/>
                <w:lang w:eastAsia="pt-PT"/>
              </w:rPr>
              <w:tab/>
            </w:r>
            <w:r w:rsidRPr="00700261">
              <w:rPr>
                <w:rStyle w:val="Hiperligao"/>
                <w:noProof/>
              </w:rPr>
              <w:t>Final Remarks</w:t>
            </w:r>
            <w:r>
              <w:rPr>
                <w:noProof/>
                <w:webHidden/>
              </w:rPr>
              <w:tab/>
            </w:r>
            <w:r>
              <w:rPr>
                <w:noProof/>
                <w:webHidden/>
              </w:rPr>
              <w:fldChar w:fldCharType="begin"/>
            </w:r>
            <w:r>
              <w:rPr>
                <w:noProof/>
                <w:webHidden/>
              </w:rPr>
              <w:instrText xml:space="preserve"> PAGEREF _Toc52031461 \h </w:instrText>
            </w:r>
            <w:r>
              <w:rPr>
                <w:noProof/>
                <w:webHidden/>
              </w:rPr>
            </w:r>
            <w:r>
              <w:rPr>
                <w:noProof/>
                <w:webHidden/>
              </w:rPr>
              <w:fldChar w:fldCharType="separate"/>
            </w:r>
            <w:r>
              <w:rPr>
                <w:noProof/>
                <w:webHidden/>
              </w:rPr>
              <w:t>54</w:t>
            </w:r>
            <w:r>
              <w:rPr>
                <w:noProof/>
                <w:webHidden/>
              </w:rPr>
              <w:fldChar w:fldCharType="end"/>
            </w:r>
          </w:hyperlink>
        </w:p>
        <w:p w14:paraId="698CE151" w14:textId="21D1B287" w:rsidR="004C134A" w:rsidRDefault="004C134A">
          <w:pPr>
            <w:pStyle w:val="ndice2"/>
            <w:tabs>
              <w:tab w:val="right" w:leader="dot" w:pos="8494"/>
            </w:tabs>
            <w:rPr>
              <w:noProof/>
              <w:sz w:val="22"/>
              <w:szCs w:val="22"/>
              <w:lang w:eastAsia="pt-PT"/>
            </w:rPr>
          </w:pPr>
          <w:hyperlink w:anchor="_Toc52031462" w:history="1">
            <w:r w:rsidRPr="00700261">
              <w:rPr>
                <w:rStyle w:val="Hiperligao"/>
                <w:noProof/>
                <w:lang w:val="en-US"/>
              </w:rPr>
              <w:t>8.1. Future work</w:t>
            </w:r>
            <w:r>
              <w:rPr>
                <w:noProof/>
                <w:webHidden/>
              </w:rPr>
              <w:tab/>
            </w:r>
            <w:r>
              <w:rPr>
                <w:noProof/>
                <w:webHidden/>
              </w:rPr>
              <w:fldChar w:fldCharType="begin"/>
            </w:r>
            <w:r>
              <w:rPr>
                <w:noProof/>
                <w:webHidden/>
              </w:rPr>
              <w:instrText xml:space="preserve"> PAGEREF _Toc52031462 \h </w:instrText>
            </w:r>
            <w:r>
              <w:rPr>
                <w:noProof/>
                <w:webHidden/>
              </w:rPr>
            </w:r>
            <w:r>
              <w:rPr>
                <w:noProof/>
                <w:webHidden/>
              </w:rPr>
              <w:fldChar w:fldCharType="separate"/>
            </w:r>
            <w:r>
              <w:rPr>
                <w:noProof/>
                <w:webHidden/>
              </w:rPr>
              <w:t>54</w:t>
            </w:r>
            <w:r>
              <w:rPr>
                <w:noProof/>
                <w:webHidden/>
              </w:rPr>
              <w:fldChar w:fldCharType="end"/>
            </w:r>
          </w:hyperlink>
        </w:p>
        <w:p w14:paraId="5CACD16B" w14:textId="3C84F0D4" w:rsidR="004C134A" w:rsidRDefault="004C134A">
          <w:pPr>
            <w:pStyle w:val="ndice1"/>
            <w:tabs>
              <w:tab w:val="left" w:pos="480"/>
              <w:tab w:val="right" w:leader="dot" w:pos="8494"/>
            </w:tabs>
            <w:rPr>
              <w:noProof/>
              <w:sz w:val="22"/>
              <w:szCs w:val="22"/>
              <w:lang w:eastAsia="pt-PT"/>
            </w:rPr>
          </w:pPr>
          <w:hyperlink w:anchor="_Toc52031463" w:history="1">
            <w:r w:rsidRPr="00700261">
              <w:rPr>
                <w:rStyle w:val="Hiperligao"/>
                <w:noProof/>
              </w:rPr>
              <w:t>9.</w:t>
            </w:r>
            <w:r>
              <w:rPr>
                <w:noProof/>
                <w:sz w:val="22"/>
                <w:szCs w:val="22"/>
                <w:lang w:eastAsia="pt-PT"/>
              </w:rPr>
              <w:tab/>
            </w:r>
            <w:r w:rsidRPr="00700261">
              <w:rPr>
                <w:rStyle w:val="Hiperligao"/>
                <w:noProof/>
              </w:rPr>
              <w:t>Lexicon</w:t>
            </w:r>
            <w:r>
              <w:rPr>
                <w:noProof/>
                <w:webHidden/>
              </w:rPr>
              <w:tab/>
            </w:r>
            <w:r>
              <w:rPr>
                <w:noProof/>
                <w:webHidden/>
              </w:rPr>
              <w:fldChar w:fldCharType="begin"/>
            </w:r>
            <w:r>
              <w:rPr>
                <w:noProof/>
                <w:webHidden/>
              </w:rPr>
              <w:instrText xml:space="preserve"> PAGEREF _Toc52031463 \h </w:instrText>
            </w:r>
            <w:r>
              <w:rPr>
                <w:noProof/>
                <w:webHidden/>
              </w:rPr>
            </w:r>
            <w:r>
              <w:rPr>
                <w:noProof/>
                <w:webHidden/>
              </w:rPr>
              <w:fldChar w:fldCharType="separate"/>
            </w:r>
            <w:r>
              <w:rPr>
                <w:noProof/>
                <w:webHidden/>
              </w:rPr>
              <w:t>56</w:t>
            </w:r>
            <w:r>
              <w:rPr>
                <w:noProof/>
                <w:webHidden/>
              </w:rPr>
              <w:fldChar w:fldCharType="end"/>
            </w:r>
          </w:hyperlink>
        </w:p>
        <w:p w14:paraId="6CEACC69" w14:textId="1971EDC9" w:rsidR="004C134A" w:rsidRDefault="004C134A">
          <w:pPr>
            <w:pStyle w:val="ndice1"/>
            <w:tabs>
              <w:tab w:val="left" w:pos="660"/>
              <w:tab w:val="right" w:leader="dot" w:pos="8494"/>
            </w:tabs>
            <w:rPr>
              <w:noProof/>
              <w:sz w:val="22"/>
              <w:szCs w:val="22"/>
              <w:lang w:eastAsia="pt-PT"/>
            </w:rPr>
          </w:pPr>
          <w:hyperlink w:anchor="_Toc52031464" w:history="1">
            <w:r w:rsidRPr="00700261">
              <w:rPr>
                <w:rStyle w:val="Hiperligao"/>
                <w:noProof/>
              </w:rPr>
              <w:t>10.</w:t>
            </w:r>
            <w:r>
              <w:rPr>
                <w:noProof/>
                <w:sz w:val="22"/>
                <w:szCs w:val="22"/>
                <w:lang w:eastAsia="pt-PT"/>
              </w:rPr>
              <w:tab/>
            </w:r>
            <w:r w:rsidRPr="00700261">
              <w:rPr>
                <w:rStyle w:val="Hiperligao"/>
                <w:noProof/>
              </w:rPr>
              <w:t>References</w:t>
            </w:r>
            <w:r>
              <w:rPr>
                <w:noProof/>
                <w:webHidden/>
              </w:rPr>
              <w:tab/>
            </w:r>
            <w:r>
              <w:rPr>
                <w:noProof/>
                <w:webHidden/>
              </w:rPr>
              <w:fldChar w:fldCharType="begin"/>
            </w:r>
            <w:r>
              <w:rPr>
                <w:noProof/>
                <w:webHidden/>
              </w:rPr>
              <w:instrText xml:space="preserve"> PAGEREF _Toc52031464 \h </w:instrText>
            </w:r>
            <w:r>
              <w:rPr>
                <w:noProof/>
                <w:webHidden/>
              </w:rPr>
            </w:r>
            <w:r>
              <w:rPr>
                <w:noProof/>
                <w:webHidden/>
              </w:rPr>
              <w:fldChar w:fldCharType="separate"/>
            </w:r>
            <w:r>
              <w:rPr>
                <w:noProof/>
                <w:webHidden/>
              </w:rPr>
              <w:t>58</w:t>
            </w:r>
            <w:r>
              <w:rPr>
                <w:noProof/>
                <w:webHidden/>
              </w:rPr>
              <w:fldChar w:fldCharType="end"/>
            </w:r>
          </w:hyperlink>
        </w:p>
        <w:p w14:paraId="06B0D07C" w14:textId="7F5591F3" w:rsidR="004C134A" w:rsidRDefault="004C134A">
          <w:pPr>
            <w:pStyle w:val="ndice1"/>
            <w:tabs>
              <w:tab w:val="left" w:pos="660"/>
              <w:tab w:val="right" w:leader="dot" w:pos="8494"/>
            </w:tabs>
            <w:rPr>
              <w:noProof/>
              <w:sz w:val="22"/>
              <w:szCs w:val="22"/>
              <w:lang w:eastAsia="pt-PT"/>
            </w:rPr>
          </w:pPr>
          <w:hyperlink w:anchor="_Toc52031465" w:history="1">
            <w:r w:rsidRPr="00700261">
              <w:rPr>
                <w:rStyle w:val="Hiperligao"/>
                <w:noProof/>
              </w:rPr>
              <w:t>11.</w:t>
            </w:r>
            <w:r>
              <w:rPr>
                <w:noProof/>
                <w:sz w:val="22"/>
                <w:szCs w:val="22"/>
                <w:lang w:eastAsia="pt-PT"/>
              </w:rPr>
              <w:tab/>
            </w:r>
            <w:r w:rsidRPr="00700261">
              <w:rPr>
                <w:rStyle w:val="Hiperligao"/>
                <w:noProof/>
              </w:rPr>
              <w:t>Annex</w:t>
            </w:r>
            <w:r>
              <w:rPr>
                <w:noProof/>
                <w:webHidden/>
              </w:rPr>
              <w:tab/>
            </w:r>
            <w:r>
              <w:rPr>
                <w:noProof/>
                <w:webHidden/>
              </w:rPr>
              <w:fldChar w:fldCharType="begin"/>
            </w:r>
            <w:r>
              <w:rPr>
                <w:noProof/>
                <w:webHidden/>
              </w:rPr>
              <w:instrText xml:space="preserve"> PAGEREF _Toc52031465 \h </w:instrText>
            </w:r>
            <w:r>
              <w:rPr>
                <w:noProof/>
                <w:webHidden/>
              </w:rPr>
            </w:r>
            <w:r>
              <w:rPr>
                <w:noProof/>
                <w:webHidden/>
              </w:rPr>
              <w:fldChar w:fldCharType="separate"/>
            </w:r>
            <w:r>
              <w:rPr>
                <w:noProof/>
                <w:webHidden/>
              </w:rPr>
              <w:t>62</w:t>
            </w:r>
            <w:r>
              <w:rPr>
                <w:noProof/>
                <w:webHidden/>
              </w:rPr>
              <w:fldChar w:fldCharType="end"/>
            </w:r>
          </w:hyperlink>
        </w:p>
        <w:p w14:paraId="483ACDBC" w14:textId="34B3C464" w:rsidR="004C134A" w:rsidRDefault="004C134A">
          <w:pPr>
            <w:pStyle w:val="ndice2"/>
            <w:tabs>
              <w:tab w:val="left" w:pos="1540"/>
              <w:tab w:val="right" w:leader="dot" w:pos="8494"/>
            </w:tabs>
            <w:rPr>
              <w:noProof/>
              <w:sz w:val="22"/>
              <w:szCs w:val="22"/>
              <w:lang w:eastAsia="pt-PT"/>
            </w:rPr>
          </w:pPr>
          <w:hyperlink w:anchor="_Toc52031466" w:history="1">
            <w:r w:rsidRPr="00700261">
              <w:rPr>
                <w:rStyle w:val="Hiperligao"/>
                <w:noProof/>
                <w:lang w:val="en-US"/>
              </w:rPr>
              <w:t>Annex A.</w:t>
            </w:r>
            <w:r>
              <w:rPr>
                <w:noProof/>
                <w:sz w:val="22"/>
                <w:szCs w:val="22"/>
                <w:lang w:eastAsia="pt-PT"/>
              </w:rPr>
              <w:tab/>
            </w:r>
            <w:r w:rsidRPr="00700261">
              <w:rPr>
                <w:rStyle w:val="Hiperligao"/>
                <w:noProof/>
                <w:lang w:val="en-US"/>
              </w:rPr>
              <w:t>Supported versions of container dependencies</w:t>
            </w:r>
            <w:r>
              <w:rPr>
                <w:noProof/>
                <w:webHidden/>
              </w:rPr>
              <w:tab/>
            </w:r>
            <w:r>
              <w:rPr>
                <w:noProof/>
                <w:webHidden/>
              </w:rPr>
              <w:fldChar w:fldCharType="begin"/>
            </w:r>
            <w:r>
              <w:rPr>
                <w:noProof/>
                <w:webHidden/>
              </w:rPr>
              <w:instrText xml:space="preserve"> PAGEREF _Toc52031466 \h </w:instrText>
            </w:r>
            <w:r>
              <w:rPr>
                <w:noProof/>
                <w:webHidden/>
              </w:rPr>
            </w:r>
            <w:r>
              <w:rPr>
                <w:noProof/>
                <w:webHidden/>
              </w:rPr>
              <w:fldChar w:fldCharType="separate"/>
            </w:r>
            <w:r>
              <w:rPr>
                <w:noProof/>
                <w:webHidden/>
              </w:rPr>
              <w:t>62</w:t>
            </w:r>
            <w:r>
              <w:rPr>
                <w:noProof/>
                <w:webHidden/>
              </w:rPr>
              <w:fldChar w:fldCharType="end"/>
            </w:r>
          </w:hyperlink>
        </w:p>
        <w:p w14:paraId="12F370FA" w14:textId="3CEECB8E" w:rsidR="004C134A" w:rsidRDefault="004C134A">
          <w:pPr>
            <w:pStyle w:val="ndice2"/>
            <w:tabs>
              <w:tab w:val="left" w:pos="1540"/>
              <w:tab w:val="right" w:leader="dot" w:pos="8494"/>
            </w:tabs>
            <w:rPr>
              <w:noProof/>
              <w:sz w:val="22"/>
              <w:szCs w:val="22"/>
              <w:lang w:eastAsia="pt-PT"/>
            </w:rPr>
          </w:pPr>
          <w:hyperlink w:anchor="_Toc52031467" w:history="1">
            <w:r w:rsidRPr="00700261">
              <w:rPr>
                <w:rStyle w:val="Hiperligao"/>
                <w:noProof/>
                <w:lang w:val="en-US"/>
              </w:rPr>
              <w:t>Annex B.</w:t>
            </w:r>
            <w:r>
              <w:rPr>
                <w:noProof/>
                <w:sz w:val="22"/>
                <w:szCs w:val="22"/>
                <w:lang w:eastAsia="pt-PT"/>
              </w:rPr>
              <w:tab/>
            </w:r>
            <w:r w:rsidRPr="00700261">
              <w:rPr>
                <w:rStyle w:val="Hiperligao"/>
                <w:noProof/>
                <w:lang w:val="en-US"/>
              </w:rPr>
              <w:t>Data Model</w:t>
            </w:r>
            <w:r>
              <w:rPr>
                <w:noProof/>
                <w:webHidden/>
              </w:rPr>
              <w:tab/>
            </w:r>
            <w:r>
              <w:rPr>
                <w:noProof/>
                <w:webHidden/>
              </w:rPr>
              <w:fldChar w:fldCharType="begin"/>
            </w:r>
            <w:r>
              <w:rPr>
                <w:noProof/>
                <w:webHidden/>
              </w:rPr>
              <w:instrText xml:space="preserve"> PAGEREF _Toc52031467 \h </w:instrText>
            </w:r>
            <w:r>
              <w:rPr>
                <w:noProof/>
                <w:webHidden/>
              </w:rPr>
            </w:r>
            <w:r>
              <w:rPr>
                <w:noProof/>
                <w:webHidden/>
              </w:rPr>
              <w:fldChar w:fldCharType="separate"/>
            </w:r>
            <w:r>
              <w:rPr>
                <w:noProof/>
                <w:webHidden/>
              </w:rPr>
              <w:t>63</w:t>
            </w:r>
            <w:r>
              <w:rPr>
                <w:noProof/>
                <w:webHidden/>
              </w:rPr>
              <w:fldChar w:fldCharType="end"/>
            </w:r>
          </w:hyperlink>
        </w:p>
        <w:p w14:paraId="1670AFEE" w14:textId="7D91F269" w:rsidR="00257874" w:rsidRDefault="009B6BEC">
          <w:pPr>
            <w:pStyle w:val="ndice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54" w:name="_Hlk527280685"/>
      <w:bookmarkEnd w:id="54"/>
    </w:p>
    <w:p w14:paraId="66320CB5" w14:textId="34274395" w:rsidR="004C134A" w:rsidRPr="004C134A" w:rsidRDefault="009B6BEC">
      <w:pPr>
        <w:pStyle w:val="ndicedeilustra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4C134A" w:rsidRPr="0076755F">
        <w:rPr>
          <w:noProof/>
          <w:lang w:val="en-US"/>
        </w:rPr>
        <w:t>Figure 1 - User Journey for running a piece of code</w:t>
      </w:r>
      <w:r w:rsidR="004C134A" w:rsidRPr="004C134A">
        <w:rPr>
          <w:noProof/>
          <w:lang w:val="en-US"/>
        </w:rPr>
        <w:tab/>
      </w:r>
      <w:r w:rsidR="004C134A">
        <w:rPr>
          <w:noProof/>
        </w:rPr>
        <w:fldChar w:fldCharType="begin"/>
      </w:r>
      <w:r w:rsidR="004C134A" w:rsidRPr="004C134A">
        <w:rPr>
          <w:noProof/>
          <w:lang w:val="en-US"/>
        </w:rPr>
        <w:instrText xml:space="preserve"> PAGEREF _Toc52031468 \h </w:instrText>
      </w:r>
      <w:r w:rsidR="004C134A">
        <w:rPr>
          <w:noProof/>
        </w:rPr>
      </w:r>
      <w:r w:rsidR="004C134A">
        <w:rPr>
          <w:noProof/>
        </w:rPr>
        <w:fldChar w:fldCharType="separate"/>
      </w:r>
      <w:r w:rsidR="004C134A" w:rsidRPr="004C134A">
        <w:rPr>
          <w:noProof/>
          <w:lang w:val="en-US"/>
        </w:rPr>
        <w:t>20</w:t>
      </w:r>
      <w:r w:rsidR="004C134A">
        <w:rPr>
          <w:noProof/>
        </w:rPr>
        <w:fldChar w:fldCharType="end"/>
      </w:r>
    </w:p>
    <w:p w14:paraId="291E6D6C" w14:textId="02603330" w:rsidR="004C134A" w:rsidRPr="004C134A" w:rsidRDefault="004C134A">
      <w:pPr>
        <w:pStyle w:val="ndicedeilustraes"/>
        <w:tabs>
          <w:tab w:val="right" w:leader="dot" w:pos="8494"/>
        </w:tabs>
        <w:rPr>
          <w:noProof/>
          <w:sz w:val="22"/>
          <w:szCs w:val="22"/>
          <w:lang w:val="en-US" w:eastAsia="pt-PT"/>
        </w:rPr>
      </w:pPr>
      <w:r w:rsidRPr="0076755F">
        <w:rPr>
          <w:noProof/>
          <w:lang w:val="en-US"/>
        </w:rPr>
        <w:t>Figure 2 - User Journey for user's registration</w:t>
      </w:r>
      <w:r w:rsidRPr="004C134A">
        <w:rPr>
          <w:noProof/>
          <w:lang w:val="en-US"/>
        </w:rPr>
        <w:tab/>
      </w:r>
      <w:r>
        <w:rPr>
          <w:noProof/>
        </w:rPr>
        <w:fldChar w:fldCharType="begin"/>
      </w:r>
      <w:r w:rsidRPr="004C134A">
        <w:rPr>
          <w:noProof/>
          <w:lang w:val="en-US"/>
        </w:rPr>
        <w:instrText xml:space="preserve"> PAGEREF _Toc52031469 \h </w:instrText>
      </w:r>
      <w:r>
        <w:rPr>
          <w:noProof/>
        </w:rPr>
      </w:r>
      <w:r>
        <w:rPr>
          <w:noProof/>
        </w:rPr>
        <w:fldChar w:fldCharType="separate"/>
      </w:r>
      <w:r w:rsidRPr="004C134A">
        <w:rPr>
          <w:noProof/>
          <w:lang w:val="en-US"/>
        </w:rPr>
        <w:t>20</w:t>
      </w:r>
      <w:r>
        <w:rPr>
          <w:noProof/>
        </w:rPr>
        <w:fldChar w:fldCharType="end"/>
      </w:r>
    </w:p>
    <w:p w14:paraId="0F5890C5" w14:textId="5C2D9184" w:rsidR="004C134A" w:rsidRPr="004C134A" w:rsidRDefault="004C134A">
      <w:pPr>
        <w:pStyle w:val="ndicedeilustraes"/>
        <w:tabs>
          <w:tab w:val="right" w:leader="dot" w:pos="8494"/>
        </w:tabs>
        <w:rPr>
          <w:noProof/>
          <w:sz w:val="22"/>
          <w:szCs w:val="22"/>
          <w:lang w:val="en-US" w:eastAsia="pt-PT"/>
        </w:rPr>
      </w:pPr>
      <w:r w:rsidRPr="0076755F">
        <w:rPr>
          <w:noProof/>
          <w:lang w:val="en-US"/>
        </w:rPr>
        <w:t>Figure 3 - User Journey for solving a Challenge</w:t>
      </w:r>
      <w:r w:rsidRPr="004C134A">
        <w:rPr>
          <w:noProof/>
          <w:lang w:val="en-US"/>
        </w:rPr>
        <w:tab/>
      </w:r>
      <w:r>
        <w:rPr>
          <w:noProof/>
        </w:rPr>
        <w:fldChar w:fldCharType="begin"/>
      </w:r>
      <w:r w:rsidRPr="004C134A">
        <w:rPr>
          <w:noProof/>
          <w:lang w:val="en-US"/>
        </w:rPr>
        <w:instrText xml:space="preserve"> PAGEREF _Toc52031470 \h </w:instrText>
      </w:r>
      <w:r>
        <w:rPr>
          <w:noProof/>
        </w:rPr>
      </w:r>
      <w:r>
        <w:rPr>
          <w:noProof/>
        </w:rPr>
        <w:fldChar w:fldCharType="separate"/>
      </w:r>
      <w:r w:rsidRPr="004C134A">
        <w:rPr>
          <w:noProof/>
          <w:lang w:val="en-US"/>
        </w:rPr>
        <w:t>21</w:t>
      </w:r>
      <w:r>
        <w:rPr>
          <w:noProof/>
        </w:rPr>
        <w:fldChar w:fldCharType="end"/>
      </w:r>
    </w:p>
    <w:p w14:paraId="53B68273" w14:textId="772CAC12" w:rsidR="004C134A" w:rsidRPr="004C134A" w:rsidRDefault="004C134A">
      <w:pPr>
        <w:pStyle w:val="ndicedeilustraes"/>
        <w:tabs>
          <w:tab w:val="right" w:leader="dot" w:pos="8494"/>
        </w:tabs>
        <w:rPr>
          <w:noProof/>
          <w:sz w:val="22"/>
          <w:szCs w:val="22"/>
          <w:lang w:val="en-US" w:eastAsia="pt-PT"/>
        </w:rPr>
      </w:pPr>
      <w:r w:rsidRPr="0076755F">
        <w:rPr>
          <w:noProof/>
          <w:lang w:val="en-US"/>
        </w:rPr>
        <w:t>Figure 4 - User Journey for creating a Challenge</w:t>
      </w:r>
      <w:r w:rsidRPr="004C134A">
        <w:rPr>
          <w:noProof/>
          <w:lang w:val="en-US"/>
        </w:rPr>
        <w:tab/>
      </w:r>
      <w:r>
        <w:rPr>
          <w:noProof/>
        </w:rPr>
        <w:fldChar w:fldCharType="begin"/>
      </w:r>
      <w:r w:rsidRPr="004C134A">
        <w:rPr>
          <w:noProof/>
          <w:lang w:val="en-US"/>
        </w:rPr>
        <w:instrText xml:space="preserve"> PAGEREF _Toc52031471 \h </w:instrText>
      </w:r>
      <w:r>
        <w:rPr>
          <w:noProof/>
        </w:rPr>
      </w:r>
      <w:r>
        <w:rPr>
          <w:noProof/>
        </w:rPr>
        <w:fldChar w:fldCharType="separate"/>
      </w:r>
      <w:r w:rsidRPr="004C134A">
        <w:rPr>
          <w:noProof/>
          <w:lang w:val="en-US"/>
        </w:rPr>
        <w:t>22</w:t>
      </w:r>
      <w:r>
        <w:rPr>
          <w:noProof/>
        </w:rPr>
        <w:fldChar w:fldCharType="end"/>
      </w:r>
    </w:p>
    <w:p w14:paraId="1BB7480D" w14:textId="056C16DB" w:rsidR="004C134A" w:rsidRPr="004C134A" w:rsidRDefault="004C134A">
      <w:pPr>
        <w:pStyle w:val="ndicedeilustraes"/>
        <w:tabs>
          <w:tab w:val="right" w:leader="dot" w:pos="8494"/>
        </w:tabs>
        <w:rPr>
          <w:noProof/>
          <w:sz w:val="22"/>
          <w:szCs w:val="22"/>
          <w:lang w:val="en-US" w:eastAsia="pt-PT"/>
        </w:rPr>
      </w:pPr>
      <w:r w:rsidRPr="0076755F">
        <w:rPr>
          <w:noProof/>
          <w:lang w:val="en-US"/>
        </w:rPr>
        <w:t>Figure 5 - User Journey for creating a Questionnaire</w:t>
      </w:r>
      <w:r w:rsidRPr="004C134A">
        <w:rPr>
          <w:noProof/>
          <w:lang w:val="en-US"/>
        </w:rPr>
        <w:tab/>
      </w:r>
      <w:r>
        <w:rPr>
          <w:noProof/>
        </w:rPr>
        <w:fldChar w:fldCharType="begin"/>
      </w:r>
      <w:r w:rsidRPr="004C134A">
        <w:rPr>
          <w:noProof/>
          <w:lang w:val="en-US"/>
        </w:rPr>
        <w:instrText xml:space="preserve"> PAGEREF _Toc52031472 \h </w:instrText>
      </w:r>
      <w:r>
        <w:rPr>
          <w:noProof/>
        </w:rPr>
      </w:r>
      <w:r>
        <w:rPr>
          <w:noProof/>
        </w:rPr>
        <w:fldChar w:fldCharType="separate"/>
      </w:r>
      <w:r w:rsidRPr="004C134A">
        <w:rPr>
          <w:noProof/>
          <w:lang w:val="en-US"/>
        </w:rPr>
        <w:t>23</w:t>
      </w:r>
      <w:r>
        <w:rPr>
          <w:noProof/>
        </w:rPr>
        <w:fldChar w:fldCharType="end"/>
      </w:r>
    </w:p>
    <w:p w14:paraId="6153DF21" w14:textId="03F6039C" w:rsidR="004C134A" w:rsidRPr="004C134A" w:rsidRDefault="004C134A">
      <w:pPr>
        <w:pStyle w:val="ndicedeilustraes"/>
        <w:tabs>
          <w:tab w:val="right" w:leader="dot" w:pos="8494"/>
        </w:tabs>
        <w:rPr>
          <w:noProof/>
          <w:sz w:val="22"/>
          <w:szCs w:val="22"/>
          <w:lang w:val="en-US" w:eastAsia="pt-PT"/>
        </w:rPr>
      </w:pPr>
      <w:r w:rsidRPr="0076755F">
        <w:rPr>
          <w:noProof/>
          <w:lang w:val="en-US"/>
        </w:rPr>
        <w:t>Figure 6 - User Journey for answering a Questionnaire</w:t>
      </w:r>
      <w:r w:rsidRPr="004C134A">
        <w:rPr>
          <w:noProof/>
          <w:lang w:val="en-US"/>
        </w:rPr>
        <w:tab/>
      </w:r>
      <w:r>
        <w:rPr>
          <w:noProof/>
        </w:rPr>
        <w:fldChar w:fldCharType="begin"/>
      </w:r>
      <w:r w:rsidRPr="004C134A">
        <w:rPr>
          <w:noProof/>
          <w:lang w:val="en-US"/>
        </w:rPr>
        <w:instrText xml:space="preserve"> PAGEREF _Toc52031473 \h </w:instrText>
      </w:r>
      <w:r>
        <w:rPr>
          <w:noProof/>
        </w:rPr>
      </w:r>
      <w:r>
        <w:rPr>
          <w:noProof/>
        </w:rPr>
        <w:fldChar w:fldCharType="separate"/>
      </w:r>
      <w:r w:rsidRPr="004C134A">
        <w:rPr>
          <w:noProof/>
          <w:lang w:val="en-US"/>
        </w:rPr>
        <w:t>24</w:t>
      </w:r>
      <w:r>
        <w:rPr>
          <w:noProof/>
        </w:rPr>
        <w:fldChar w:fldCharType="end"/>
      </w:r>
    </w:p>
    <w:p w14:paraId="69A3EEF8" w14:textId="0B0B7CF0" w:rsidR="004C134A" w:rsidRPr="004C134A" w:rsidRDefault="004C134A">
      <w:pPr>
        <w:pStyle w:val="ndicedeilustraes"/>
        <w:tabs>
          <w:tab w:val="right" w:leader="dot" w:pos="8494"/>
        </w:tabs>
        <w:rPr>
          <w:noProof/>
          <w:sz w:val="22"/>
          <w:szCs w:val="22"/>
          <w:lang w:val="en-US" w:eastAsia="pt-PT"/>
        </w:rPr>
      </w:pPr>
      <w:r w:rsidRPr="0076755F">
        <w:rPr>
          <w:noProof/>
          <w:lang w:val="en-US"/>
        </w:rPr>
        <w:t>Figure 7 – Architectural Layered Module view, with inter module interactions</w:t>
      </w:r>
      <w:r w:rsidRPr="004C134A">
        <w:rPr>
          <w:noProof/>
          <w:lang w:val="en-US"/>
        </w:rPr>
        <w:tab/>
      </w:r>
      <w:r>
        <w:rPr>
          <w:noProof/>
        </w:rPr>
        <w:fldChar w:fldCharType="begin"/>
      </w:r>
      <w:r w:rsidRPr="004C134A">
        <w:rPr>
          <w:noProof/>
          <w:lang w:val="en-US"/>
        </w:rPr>
        <w:instrText xml:space="preserve"> PAGEREF _Toc52031474 \h </w:instrText>
      </w:r>
      <w:r>
        <w:rPr>
          <w:noProof/>
        </w:rPr>
      </w:r>
      <w:r>
        <w:rPr>
          <w:noProof/>
        </w:rPr>
        <w:fldChar w:fldCharType="separate"/>
      </w:r>
      <w:r w:rsidRPr="004C134A">
        <w:rPr>
          <w:noProof/>
          <w:lang w:val="en-US"/>
        </w:rPr>
        <w:t>31</w:t>
      </w:r>
      <w:r>
        <w:rPr>
          <w:noProof/>
        </w:rPr>
        <w:fldChar w:fldCharType="end"/>
      </w:r>
    </w:p>
    <w:p w14:paraId="51139535" w14:textId="3D61BB7B" w:rsidR="004C134A" w:rsidRPr="004C134A" w:rsidRDefault="004C134A">
      <w:pPr>
        <w:pStyle w:val="ndicedeilustraes"/>
        <w:tabs>
          <w:tab w:val="right" w:leader="dot" w:pos="8494"/>
        </w:tabs>
        <w:rPr>
          <w:noProof/>
          <w:sz w:val="22"/>
          <w:szCs w:val="22"/>
          <w:lang w:val="en-US" w:eastAsia="pt-PT"/>
        </w:rPr>
      </w:pPr>
      <w:r w:rsidRPr="0076755F">
        <w:rPr>
          <w:noProof/>
          <w:lang w:val="en-US"/>
        </w:rPr>
        <w:t>Figure 8 – Detailed view of Services Module including DB</w:t>
      </w:r>
      <w:r w:rsidRPr="004C134A">
        <w:rPr>
          <w:noProof/>
          <w:lang w:val="en-US"/>
        </w:rPr>
        <w:tab/>
      </w:r>
      <w:r>
        <w:rPr>
          <w:noProof/>
        </w:rPr>
        <w:fldChar w:fldCharType="begin"/>
      </w:r>
      <w:r w:rsidRPr="004C134A">
        <w:rPr>
          <w:noProof/>
          <w:lang w:val="en-US"/>
        </w:rPr>
        <w:instrText xml:space="preserve"> PAGEREF _Toc52031475 \h </w:instrText>
      </w:r>
      <w:r>
        <w:rPr>
          <w:noProof/>
        </w:rPr>
      </w:r>
      <w:r>
        <w:rPr>
          <w:noProof/>
        </w:rPr>
        <w:fldChar w:fldCharType="separate"/>
      </w:r>
      <w:r w:rsidRPr="004C134A">
        <w:rPr>
          <w:noProof/>
          <w:lang w:val="en-US"/>
        </w:rPr>
        <w:t>33</w:t>
      </w:r>
      <w:r>
        <w:rPr>
          <w:noProof/>
        </w:rPr>
        <w:fldChar w:fldCharType="end"/>
      </w:r>
    </w:p>
    <w:p w14:paraId="774FE86B" w14:textId="3B7D73AA" w:rsidR="004C134A" w:rsidRPr="004C134A" w:rsidRDefault="004C134A">
      <w:pPr>
        <w:pStyle w:val="ndicedeilustraes"/>
        <w:tabs>
          <w:tab w:val="right" w:leader="dot" w:pos="8494"/>
        </w:tabs>
        <w:rPr>
          <w:noProof/>
          <w:sz w:val="22"/>
          <w:szCs w:val="22"/>
          <w:lang w:val="en-US" w:eastAsia="pt-PT"/>
        </w:rPr>
      </w:pPr>
      <w:r w:rsidRPr="0076755F">
        <w:rPr>
          <w:noProof/>
          <w:lang w:val="en-US"/>
        </w:rPr>
        <w:t xml:space="preserve">Figure 9 – Detailed view of </w:t>
      </w:r>
      <w:r w:rsidRPr="0076755F">
        <w:rPr>
          <w:i/>
          <w:iCs/>
          <w:noProof/>
          <w:lang w:val="en-US"/>
        </w:rPr>
        <w:t>Execution Environments</w:t>
      </w:r>
      <w:r w:rsidRPr="0076755F">
        <w:rPr>
          <w:noProof/>
          <w:lang w:val="en-US"/>
        </w:rPr>
        <w:t xml:space="preserve"> Module</w:t>
      </w:r>
      <w:r w:rsidRPr="004C134A">
        <w:rPr>
          <w:noProof/>
          <w:lang w:val="en-US"/>
        </w:rPr>
        <w:tab/>
      </w:r>
      <w:r>
        <w:rPr>
          <w:noProof/>
        </w:rPr>
        <w:fldChar w:fldCharType="begin"/>
      </w:r>
      <w:r w:rsidRPr="004C134A">
        <w:rPr>
          <w:noProof/>
          <w:lang w:val="en-US"/>
        </w:rPr>
        <w:instrText xml:space="preserve"> PAGEREF _Toc52031476 \h </w:instrText>
      </w:r>
      <w:r>
        <w:rPr>
          <w:noProof/>
        </w:rPr>
      </w:r>
      <w:r>
        <w:rPr>
          <w:noProof/>
        </w:rPr>
        <w:fldChar w:fldCharType="separate"/>
      </w:r>
      <w:r w:rsidRPr="004C134A">
        <w:rPr>
          <w:noProof/>
          <w:lang w:val="en-US"/>
        </w:rPr>
        <w:t>36</w:t>
      </w:r>
      <w:r>
        <w:rPr>
          <w:noProof/>
        </w:rPr>
        <w:fldChar w:fldCharType="end"/>
      </w:r>
    </w:p>
    <w:p w14:paraId="4F944CBA" w14:textId="5AE1FDA0" w:rsidR="004C134A" w:rsidRPr="004C134A" w:rsidRDefault="004C134A">
      <w:pPr>
        <w:pStyle w:val="ndicedeilustraes"/>
        <w:tabs>
          <w:tab w:val="right" w:leader="dot" w:pos="8494"/>
        </w:tabs>
        <w:rPr>
          <w:noProof/>
          <w:sz w:val="22"/>
          <w:szCs w:val="22"/>
          <w:lang w:val="en-US" w:eastAsia="pt-PT"/>
        </w:rPr>
      </w:pPr>
      <w:r w:rsidRPr="0076755F">
        <w:rPr>
          <w:noProof/>
          <w:lang w:val="en-US"/>
        </w:rPr>
        <w:t>Figure 10 - Docker Swarm architecture (adaptado de [X])</w:t>
      </w:r>
      <w:r w:rsidRPr="004C134A">
        <w:rPr>
          <w:noProof/>
          <w:lang w:val="en-US"/>
        </w:rPr>
        <w:tab/>
      </w:r>
      <w:r>
        <w:rPr>
          <w:noProof/>
        </w:rPr>
        <w:fldChar w:fldCharType="begin"/>
      </w:r>
      <w:r w:rsidRPr="004C134A">
        <w:rPr>
          <w:noProof/>
          <w:lang w:val="en-US"/>
        </w:rPr>
        <w:instrText xml:space="preserve"> PAGEREF _Toc52031477 \h </w:instrText>
      </w:r>
      <w:r>
        <w:rPr>
          <w:noProof/>
        </w:rPr>
      </w:r>
      <w:r>
        <w:rPr>
          <w:noProof/>
        </w:rPr>
        <w:fldChar w:fldCharType="separate"/>
      </w:r>
      <w:r w:rsidRPr="004C134A">
        <w:rPr>
          <w:noProof/>
          <w:lang w:val="en-US"/>
        </w:rPr>
        <w:t>46</w:t>
      </w:r>
      <w:r>
        <w:rPr>
          <w:noProof/>
        </w:rPr>
        <w:fldChar w:fldCharType="end"/>
      </w:r>
    </w:p>
    <w:p w14:paraId="07505F27" w14:textId="68C2F0E1" w:rsidR="004C134A" w:rsidRPr="004C134A" w:rsidRDefault="004C134A">
      <w:pPr>
        <w:pStyle w:val="ndicedeilustraes"/>
        <w:tabs>
          <w:tab w:val="right" w:leader="dot" w:pos="8494"/>
        </w:tabs>
        <w:rPr>
          <w:noProof/>
          <w:sz w:val="22"/>
          <w:szCs w:val="22"/>
          <w:lang w:val="en-US" w:eastAsia="pt-PT"/>
        </w:rPr>
      </w:pPr>
      <w:r w:rsidRPr="0076755F">
        <w:rPr>
          <w:noProof/>
          <w:lang w:val="en-US"/>
        </w:rPr>
        <w:t>Figure 11 - Kubernetes architecture</w:t>
      </w:r>
      <w:r w:rsidRPr="004C134A">
        <w:rPr>
          <w:noProof/>
          <w:lang w:val="en-US"/>
        </w:rPr>
        <w:tab/>
      </w:r>
      <w:r>
        <w:rPr>
          <w:noProof/>
        </w:rPr>
        <w:fldChar w:fldCharType="begin"/>
      </w:r>
      <w:r w:rsidRPr="004C134A">
        <w:rPr>
          <w:noProof/>
          <w:lang w:val="en-US"/>
        </w:rPr>
        <w:instrText xml:space="preserve"> PAGEREF _Toc52031478 \h </w:instrText>
      </w:r>
      <w:r>
        <w:rPr>
          <w:noProof/>
        </w:rPr>
      </w:r>
      <w:r>
        <w:rPr>
          <w:noProof/>
        </w:rPr>
        <w:fldChar w:fldCharType="separate"/>
      </w:r>
      <w:r w:rsidRPr="004C134A">
        <w:rPr>
          <w:noProof/>
          <w:lang w:val="en-US"/>
        </w:rPr>
        <w:t>47</w:t>
      </w:r>
      <w:r>
        <w:rPr>
          <w:noProof/>
        </w:rPr>
        <w:fldChar w:fldCharType="end"/>
      </w:r>
    </w:p>
    <w:p w14:paraId="315F1E01" w14:textId="48799870" w:rsidR="004C134A" w:rsidRDefault="004C134A">
      <w:pPr>
        <w:pStyle w:val="ndicedeilustraes"/>
        <w:tabs>
          <w:tab w:val="right" w:leader="dot" w:pos="8494"/>
        </w:tabs>
        <w:rPr>
          <w:noProof/>
          <w:sz w:val="22"/>
          <w:szCs w:val="22"/>
          <w:lang w:eastAsia="pt-PT"/>
        </w:rPr>
      </w:pPr>
      <w:r w:rsidRPr="0076755F">
        <w:rPr>
          <w:noProof/>
          <w:lang w:val="en-US"/>
        </w:rPr>
        <w:t>Figure 14 – Data model</w:t>
      </w:r>
      <w:r>
        <w:rPr>
          <w:noProof/>
        </w:rPr>
        <w:tab/>
      </w:r>
      <w:r>
        <w:rPr>
          <w:noProof/>
        </w:rPr>
        <w:fldChar w:fldCharType="begin"/>
      </w:r>
      <w:r>
        <w:rPr>
          <w:noProof/>
        </w:rPr>
        <w:instrText xml:space="preserve"> PAGEREF _Toc52031479 \h </w:instrText>
      </w:r>
      <w:r>
        <w:rPr>
          <w:noProof/>
        </w:rPr>
      </w:r>
      <w:r>
        <w:rPr>
          <w:noProof/>
        </w:rPr>
        <w:fldChar w:fldCharType="separate"/>
      </w:r>
      <w:r>
        <w:rPr>
          <w:noProof/>
        </w:rPr>
        <w:t>63</w:t>
      </w:r>
      <w:r>
        <w:rPr>
          <w:noProof/>
        </w:rPr>
        <w:fldChar w:fldCharType="end"/>
      </w:r>
    </w:p>
    <w:p w14:paraId="48D923E7" w14:textId="67A15C3D" w:rsidR="00257874" w:rsidRDefault="009B6BEC">
      <w:pPr>
        <w:pStyle w:val="ndicedeilustra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ndicedeilustra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ndicedeilustra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ndicedeilustra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Ttulo1"/>
        <w:numPr>
          <w:ilvl w:val="0"/>
          <w:numId w:val="5"/>
        </w:numPr>
      </w:pPr>
      <w:bookmarkStart w:id="55" w:name="_Ref50751089"/>
      <w:bookmarkStart w:id="56" w:name="_Toc52031387"/>
      <w:commentRangeStart w:id="57"/>
      <w:r>
        <w:lastRenderedPageBreak/>
        <w:t>Introduction</w:t>
      </w:r>
      <w:bookmarkEnd w:id="55"/>
      <w:commentRangeEnd w:id="57"/>
      <w:r w:rsidR="00C44293">
        <w:rPr>
          <w:rStyle w:val="Refdecomentrio"/>
          <w:rFonts w:asciiTheme="minorHAnsi" w:eastAsiaTheme="minorEastAsia" w:hAnsiTheme="minorHAnsi" w:cstheme="minorBidi"/>
          <w:b w:val="0"/>
          <w:bCs w:val="0"/>
          <w:color w:val="auto"/>
          <w:lang w:val="pt-PT"/>
        </w:rPr>
        <w:commentReference w:id="57"/>
      </w:r>
      <w:bookmarkEnd w:id="56"/>
    </w:p>
    <w:p w14:paraId="28B9065B" w14:textId="476E78B8" w:rsidR="00257874" w:rsidRDefault="002D0913">
      <w:pPr>
        <w:rPr>
          <w:lang w:val="en-US"/>
        </w:rPr>
      </w:pPr>
      <w:bookmarkStart w:id="58"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w:t>
      </w:r>
      <w:proofErr w:type="gramStart"/>
      <w:r>
        <w:rPr>
          <w:lang w:val="en-US"/>
        </w:rPr>
        <w:t>on a daily basis</w:t>
      </w:r>
      <w:proofErr w:type="gramEnd"/>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58"/>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Ttulo2"/>
        <w:rPr>
          <w:color w:val="auto"/>
          <w:sz w:val="28"/>
          <w:szCs w:val="28"/>
          <w:lang w:val="en-US"/>
        </w:rPr>
      </w:pPr>
      <w:bookmarkStart w:id="59" w:name="_Toc52031388"/>
      <w:r>
        <w:rPr>
          <w:color w:val="auto"/>
          <w:sz w:val="28"/>
          <w:szCs w:val="28"/>
          <w:lang w:val="en-US"/>
        </w:rPr>
        <w:t>1.1. Open Source</w:t>
      </w:r>
      <w:bookmarkEnd w:id="59"/>
    </w:p>
    <w:p w14:paraId="049B185D" w14:textId="77777777" w:rsidR="009828C0" w:rsidRDefault="009828C0" w:rsidP="009828C0">
      <w:pPr>
        <w:rPr>
          <w:lang w:val="en-US"/>
        </w:rPr>
      </w:pPr>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52BF6C77" w14:textId="77777777" w:rsidR="00EA152A" w:rsidRDefault="00EA152A" w:rsidP="00EA152A">
      <w:pPr>
        <w:pStyle w:val="Ttulo2"/>
        <w:rPr>
          <w:color w:val="auto"/>
          <w:sz w:val="28"/>
          <w:szCs w:val="28"/>
          <w:lang w:val="en-US"/>
        </w:rPr>
      </w:pPr>
      <w:bookmarkStart w:id="60" w:name="_Ref50751276"/>
      <w:bookmarkStart w:id="61" w:name="_Toc5203138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0"/>
      <w:bookmarkEnd w:id="61"/>
    </w:p>
    <w:p w14:paraId="14B0DFD5" w14:textId="77777777" w:rsidR="00EA152A" w:rsidRDefault="00EA152A">
      <w:pPr>
        <w:rPr>
          <w:lang w:val="en-US"/>
        </w:rPr>
      </w:pPr>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methodology follows the</w:t>
      </w:r>
      <w:r w:rsidR="00A13D5F">
        <w:rPr>
          <w:rFonts w:cstheme="minorHAnsi"/>
          <w:lang w:val="en-US"/>
        </w:rPr>
        <w:t xml:space="preserv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586F371" w:rsidR="00B131D9" w:rsidRDefault="0093698F">
      <w:pPr>
        <w:rPr>
          <w:ins w:id="62" w:author="José Simão" w:date="2020-09-22T16:31:00Z"/>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w:t>
      </w:r>
      <w:proofErr w:type="gramStart"/>
      <w:r w:rsidRPr="00A13D5F">
        <w:rPr>
          <w:rFonts w:ascii="Consolas" w:hAnsi="Consolas"/>
          <w:lang w:val="en-US"/>
        </w:rPr>
        <w:t>&gt;.&lt;</w:t>
      </w:r>
      <w:proofErr w:type="gramEnd"/>
      <w:r w:rsidRPr="00A13D5F">
        <w:rPr>
          <w:rFonts w:ascii="Consolas" w:hAnsi="Consolas"/>
          <w:lang w:val="en-US"/>
        </w:rPr>
        <w: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09C442CE" w14:textId="28F1F823" w:rsidR="0071042F" w:rsidDel="00A13D5F" w:rsidRDefault="0071042F">
      <w:pPr>
        <w:rPr>
          <w:del w:id="63" w:author="José Simão" w:date="2020-09-22T16:31:00Z"/>
          <w:lang w:val="en-US"/>
        </w:rPr>
      </w:pPr>
      <w:commentRangeStart w:id="64"/>
      <w:commentRangeStart w:id="65"/>
      <w:ins w:id="66" w:author="José Simão" w:date="2020-09-22T16:31:00Z">
        <w:r>
          <w:rPr>
            <w:lang w:val="en-US"/>
          </w:rPr>
          <w:t xml:space="preserve"> </w:t>
        </w:r>
        <w:commentRangeEnd w:id="64"/>
        <w:r>
          <w:rPr>
            <w:rStyle w:val="Refdecomentrio"/>
          </w:rPr>
          <w:commentReference w:id="64"/>
        </w:r>
      </w:ins>
      <w:commentRangeEnd w:id="65"/>
      <w:r w:rsidR="005242AB">
        <w:rPr>
          <w:rStyle w:val="Refdecomentrio"/>
        </w:rPr>
        <w:commentReference w:id="65"/>
      </w:r>
    </w:p>
    <w:p w14:paraId="5F7F388F" w14:textId="72544A71" w:rsidR="00A13D5F" w:rsidRDefault="00A13D5F" w:rsidP="00A13D5F">
      <w:pPr>
        <w:pStyle w:val="Ttulo2"/>
        <w:rPr>
          <w:ins w:id="67" w:author="André Oliveira" w:date="2020-09-26T16:03:00Z"/>
          <w:color w:val="auto"/>
          <w:sz w:val="28"/>
          <w:szCs w:val="28"/>
          <w:lang w:val="en-US"/>
        </w:rPr>
      </w:pPr>
      <w:bookmarkStart w:id="68" w:name="_Toc52031390"/>
      <w:ins w:id="69" w:author="André Oliveira" w:date="2020-09-26T16:03:00Z">
        <w:r>
          <w:rPr>
            <w:color w:val="auto"/>
            <w:sz w:val="28"/>
            <w:szCs w:val="28"/>
            <w:lang w:val="en-US"/>
          </w:rPr>
          <w:t xml:space="preserve">1.3. </w:t>
        </w:r>
        <w:r>
          <w:rPr>
            <w:color w:val="auto"/>
            <w:sz w:val="28"/>
            <w:szCs w:val="28"/>
            <w:lang w:val="en-US"/>
          </w:rPr>
          <w:t>Solution</w:t>
        </w:r>
        <w:bookmarkEnd w:id="68"/>
      </w:ins>
    </w:p>
    <w:p w14:paraId="26B8CDCF" w14:textId="77777777" w:rsidR="00A13D5F" w:rsidRPr="00A13D5F" w:rsidRDefault="00A13D5F" w:rsidP="00A13D5F">
      <w:pPr>
        <w:rPr>
          <w:ins w:id="70" w:author="André Oliveira" w:date="2020-09-26T16:03:00Z"/>
          <w:lang w:val="en-US"/>
          <w:rPrChange w:id="71" w:author="André Oliveira" w:date="2020-09-26T16:03:00Z">
            <w:rPr>
              <w:ins w:id="72" w:author="André Oliveira" w:date="2020-09-26T16:03:00Z"/>
              <w:color w:val="auto"/>
              <w:sz w:val="28"/>
              <w:szCs w:val="28"/>
              <w:lang w:val="en-US"/>
            </w:rPr>
          </w:rPrChange>
        </w:rPr>
        <w:pPrChange w:id="73" w:author="André Oliveira" w:date="2020-09-26T16:03:00Z">
          <w:pPr>
            <w:pStyle w:val="Ttulo2"/>
          </w:pPr>
        </w:pPrChange>
      </w:pPr>
    </w:p>
    <w:p w14:paraId="3A2127A4" w14:textId="77777777" w:rsidR="00A13D5F" w:rsidRDefault="00A13D5F">
      <w:pPr>
        <w:rPr>
          <w:ins w:id="74" w:author="André Oliveira" w:date="2020-09-26T16:03:00Z"/>
          <w:lang w:val="en-US"/>
        </w:rPr>
      </w:pPr>
    </w:p>
    <w:p w14:paraId="40EFA44C" w14:textId="4BC0D7E7" w:rsidR="00257874" w:rsidRDefault="002D0913">
      <w:pPr>
        <w:pStyle w:val="Ttulo2"/>
        <w:rPr>
          <w:color w:val="auto"/>
          <w:sz w:val="28"/>
          <w:szCs w:val="28"/>
          <w:lang w:val="en-US"/>
        </w:rPr>
      </w:pPr>
      <w:bookmarkStart w:id="75" w:name="_Toc27948158"/>
      <w:bookmarkStart w:id="76" w:name="_Toc52031391"/>
      <w:r>
        <w:rPr>
          <w:color w:val="auto"/>
          <w:sz w:val="28"/>
          <w:szCs w:val="28"/>
          <w:lang w:val="en-US"/>
        </w:rPr>
        <w:t>1.</w:t>
      </w:r>
      <w:r w:rsidR="00A13D5F">
        <w:rPr>
          <w:color w:val="auto"/>
          <w:sz w:val="28"/>
          <w:szCs w:val="28"/>
          <w:lang w:val="en-US"/>
        </w:rPr>
        <w:t>4</w:t>
      </w:r>
      <w:r>
        <w:rPr>
          <w:color w:val="auto"/>
          <w:sz w:val="28"/>
          <w:szCs w:val="28"/>
          <w:lang w:val="en-US"/>
        </w:rPr>
        <w:t>. Outline</w:t>
      </w:r>
      <w:bookmarkStart w:id="77" w:name="_Hlk38980377"/>
      <w:bookmarkEnd w:id="75"/>
      <w:bookmarkEnd w:id="76"/>
      <w:bookmarkEnd w:id="77"/>
    </w:p>
    <w:p w14:paraId="447EDD5D" w14:textId="77777777" w:rsidR="00257874" w:rsidRDefault="00257874">
      <w:pPr>
        <w:rPr>
          <w:lang w:val="en-US"/>
        </w:rPr>
      </w:pPr>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lastRenderedPageBreak/>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Ttulo1"/>
        <w:numPr>
          <w:ilvl w:val="0"/>
          <w:numId w:val="5"/>
        </w:numPr>
      </w:pPr>
      <w:bookmarkStart w:id="78" w:name="_Ref39266593"/>
      <w:bookmarkStart w:id="79" w:name="_Ref39266674"/>
      <w:bookmarkStart w:id="80" w:name="_Ref39266722"/>
      <w:bookmarkStart w:id="81" w:name="_Ref39266710"/>
      <w:bookmarkStart w:id="82" w:name="_Ref50751068"/>
      <w:bookmarkStart w:id="83" w:name="_Toc52031392"/>
      <w:r>
        <w:lastRenderedPageBreak/>
        <w:t>Requirements</w:t>
      </w:r>
      <w:bookmarkEnd w:id="78"/>
      <w:bookmarkEnd w:id="79"/>
      <w:bookmarkEnd w:id="80"/>
      <w:bookmarkEnd w:id="81"/>
      <w:bookmarkEnd w:id="82"/>
      <w:bookmarkEnd w:id="83"/>
    </w:p>
    <w:p w14:paraId="45BBE051" w14:textId="585102FC" w:rsidR="00257874" w:rsidRDefault="002D0913">
      <w:pPr>
        <w:rPr>
          <w:lang w:val="en-US"/>
        </w:rPr>
      </w:pPr>
      <w:r>
        <w:rPr>
          <w:lang w:val="en-US"/>
        </w:rPr>
        <w:t xml:space="preserve">For this </w:t>
      </w:r>
      <w:proofErr w:type="gramStart"/>
      <w:r>
        <w:rPr>
          <w:lang w:val="en-US"/>
        </w:rPr>
        <w:t>project</w:t>
      </w:r>
      <w:proofErr w:type="gramEnd"/>
      <w:r>
        <w:rPr>
          <w:lang w:val="en-US"/>
        </w:rPr>
        <w:t xml:space="preserve">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84" w:name="_Toc52031393"/>
      <w:r>
        <w:rPr>
          <w:rFonts w:asciiTheme="majorHAnsi" w:eastAsiaTheme="majorEastAsia" w:hAnsiTheme="majorHAnsi" w:cstheme="majorBidi"/>
          <w:sz w:val="28"/>
          <w:szCs w:val="28"/>
          <w:lang w:val="en-US"/>
        </w:rPr>
        <w:t>2.1. Functional Requirements</w:t>
      </w:r>
      <w:bookmarkEnd w:id="84"/>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Ttulo3"/>
        <w:rPr>
          <w:color w:val="auto"/>
          <w:sz w:val="32"/>
          <w:szCs w:val="32"/>
          <w:lang w:val="en-US"/>
        </w:rPr>
      </w:pPr>
      <w:bookmarkStart w:id="85" w:name="_Toc52031394"/>
      <w:r>
        <w:rPr>
          <w:color w:val="auto"/>
          <w:sz w:val="28"/>
          <w:szCs w:val="28"/>
          <w:lang w:val="en-US"/>
        </w:rPr>
        <w:t xml:space="preserve">2.1.1 </w:t>
      </w:r>
      <w:r>
        <w:rPr>
          <w:color w:val="auto"/>
          <w:sz w:val="28"/>
          <w:szCs w:val="28"/>
          <w:lang w:val="en-US"/>
        </w:rPr>
        <w:t>Execute Code</w:t>
      </w:r>
      <w:bookmarkEnd w:id="85"/>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PargrafodaLista"/>
        <w:numPr>
          <w:ilvl w:val="0"/>
          <w:numId w:val="4"/>
        </w:numPr>
        <w:rPr>
          <w:lang w:val="en-US"/>
        </w:rPr>
      </w:pPr>
      <w:r>
        <w:rPr>
          <w:lang w:val="en-US"/>
        </w:rPr>
        <w:t xml:space="preserve">Users don´t have to be authenticated in to use this </w:t>
      </w:r>
      <w:proofErr w:type="gramStart"/>
      <w:r>
        <w:rPr>
          <w:lang w:val="en-US"/>
        </w:rPr>
        <w:t>functionality;</w:t>
      </w:r>
      <w:proofErr w:type="gramEnd"/>
    </w:p>
    <w:p w14:paraId="48790ABB" w14:textId="77777777" w:rsidR="00841550" w:rsidRDefault="00841550" w:rsidP="00841550">
      <w:pPr>
        <w:pStyle w:val="PargrafodaLista"/>
        <w:numPr>
          <w:ilvl w:val="0"/>
          <w:numId w:val="4"/>
        </w:numPr>
        <w:rPr>
          <w:lang w:val="en-US"/>
        </w:rPr>
      </w:pPr>
      <w:r>
        <w:rPr>
          <w:lang w:val="en-US"/>
        </w:rPr>
        <w:t xml:space="preserve">Users can choose a language to write </w:t>
      </w:r>
      <w:proofErr w:type="gramStart"/>
      <w:r>
        <w:rPr>
          <w:lang w:val="en-US"/>
        </w:rPr>
        <w:t>code;</w:t>
      </w:r>
      <w:proofErr w:type="gramEnd"/>
    </w:p>
    <w:p w14:paraId="32413209" w14:textId="50CE0B7F" w:rsidR="00841550" w:rsidRDefault="00841550" w:rsidP="00841550">
      <w:pPr>
        <w:pStyle w:val="PargrafodaLista"/>
        <w:numPr>
          <w:ilvl w:val="0"/>
          <w:numId w:val="4"/>
        </w:numPr>
        <w:rPr>
          <w:lang w:val="en-US"/>
        </w:rPr>
      </w:pPr>
      <w:r>
        <w:rPr>
          <w:lang w:val="en-US"/>
        </w:rPr>
        <w:t xml:space="preserve">Users can run then written code and verify the </w:t>
      </w:r>
      <w:proofErr w:type="gramStart"/>
      <w:r>
        <w:rPr>
          <w:lang w:val="en-US"/>
        </w:rPr>
        <w:t>output;</w:t>
      </w:r>
      <w:proofErr w:type="gramEnd"/>
    </w:p>
    <w:p w14:paraId="0B9BECD2" w14:textId="01C9C3E4" w:rsidR="00841550" w:rsidRPr="00841550" w:rsidRDefault="00841550" w:rsidP="00841550">
      <w:pPr>
        <w:pStyle w:val="PargrafodaLista"/>
        <w:numPr>
          <w:ilvl w:val="0"/>
          <w:numId w:val="4"/>
        </w:numPr>
        <w:rPr>
          <w:lang w:val="en-US"/>
        </w:rPr>
      </w:pPr>
      <w:r>
        <w:rPr>
          <w:lang w:val="en-US"/>
        </w:rPr>
        <w:t xml:space="preserve">Users can run then written code and verify the </w:t>
      </w:r>
      <w:proofErr w:type="gramStart"/>
      <w:r>
        <w:rPr>
          <w:lang w:val="en-US"/>
        </w:rPr>
        <w:t>output;</w:t>
      </w:r>
      <w:proofErr w:type="gramEnd"/>
      <w:r>
        <w:rPr>
          <w:lang w:val="en-US"/>
        </w:rPr>
        <w:t xml:space="preserve"> </w:t>
      </w:r>
    </w:p>
    <w:p w14:paraId="4822F1F4" w14:textId="79291DB2" w:rsidR="00257874" w:rsidRDefault="00257874">
      <w:pPr>
        <w:rPr>
          <w:lang w:val="en-US"/>
        </w:rPr>
      </w:pPr>
    </w:p>
    <w:p w14:paraId="75708913" w14:textId="29D2FD66" w:rsidR="00841550" w:rsidRDefault="00841550" w:rsidP="00841550">
      <w:pPr>
        <w:pStyle w:val="Ttulo3"/>
        <w:rPr>
          <w:color w:val="auto"/>
          <w:sz w:val="32"/>
          <w:szCs w:val="32"/>
          <w:lang w:val="en-US"/>
        </w:rPr>
      </w:pPr>
      <w:bookmarkStart w:id="86" w:name="_Toc52031395"/>
      <w:r>
        <w:rPr>
          <w:color w:val="auto"/>
          <w:sz w:val="28"/>
          <w:szCs w:val="28"/>
          <w:lang w:val="en-US"/>
        </w:rPr>
        <w:t>2</w:t>
      </w:r>
      <w:r>
        <w:rPr>
          <w:color w:val="auto"/>
          <w:sz w:val="28"/>
          <w:szCs w:val="28"/>
          <w:lang w:val="en-US"/>
        </w:rPr>
        <w:t>.1.</w:t>
      </w:r>
      <w:r>
        <w:rPr>
          <w:color w:val="auto"/>
          <w:sz w:val="28"/>
          <w:szCs w:val="28"/>
          <w:lang w:val="en-US"/>
        </w:rPr>
        <w:t>2</w:t>
      </w:r>
      <w:r>
        <w:rPr>
          <w:color w:val="auto"/>
          <w:sz w:val="28"/>
          <w:szCs w:val="28"/>
          <w:lang w:val="en-US"/>
        </w:rPr>
        <w:t xml:space="preserve"> </w:t>
      </w:r>
      <w:r>
        <w:rPr>
          <w:color w:val="auto"/>
          <w:sz w:val="28"/>
          <w:szCs w:val="28"/>
          <w:lang w:val="en-US"/>
        </w:rPr>
        <w:t>Challenges</w:t>
      </w:r>
      <w:bookmarkEnd w:id="86"/>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PargrafodaLista"/>
        <w:numPr>
          <w:ilvl w:val="0"/>
          <w:numId w:val="4"/>
        </w:numPr>
        <w:rPr>
          <w:lang w:val="en-US"/>
        </w:rPr>
      </w:pPr>
      <w:r w:rsidRPr="008C736D">
        <w:rPr>
          <w:i/>
          <w:iCs/>
          <w:lang w:val="en-US"/>
        </w:rPr>
        <w:t>Challenges</w:t>
      </w:r>
      <w:r>
        <w:rPr>
          <w:lang w:val="en-US"/>
        </w:rPr>
        <w:t xml:space="preserve"> can be solved on one or more programming </w:t>
      </w:r>
      <w:proofErr w:type="gramStart"/>
      <w:r>
        <w:rPr>
          <w:lang w:val="en-US"/>
        </w:rPr>
        <w:t>language;</w:t>
      </w:r>
      <w:proofErr w:type="gramEnd"/>
    </w:p>
    <w:p w14:paraId="6FD85FE8" w14:textId="77777777" w:rsidR="00257874" w:rsidRDefault="002D0913" w:rsidP="00841550">
      <w:pPr>
        <w:pStyle w:val="PargrafodaLista"/>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w:t>
      </w:r>
      <w:proofErr w:type="gramStart"/>
      <w:r>
        <w:rPr>
          <w:lang w:val="en-US"/>
        </w:rPr>
        <w:t>in;</w:t>
      </w:r>
      <w:proofErr w:type="gramEnd"/>
    </w:p>
    <w:p w14:paraId="5AE4459C" w14:textId="406140B3" w:rsidR="00257874" w:rsidRDefault="002D0913" w:rsidP="00841550">
      <w:pPr>
        <w:pStyle w:val="PargrafodaLista"/>
        <w:numPr>
          <w:ilvl w:val="0"/>
          <w:numId w:val="4"/>
        </w:numPr>
        <w:rPr>
          <w:lang w:val="en-US"/>
        </w:rPr>
      </w:pPr>
      <w:r>
        <w:rPr>
          <w:lang w:val="en-US"/>
        </w:rPr>
        <w:t xml:space="preserve">Only </w:t>
      </w:r>
      <w:r w:rsidR="009B3B41">
        <w:rPr>
          <w:lang w:val="en-US"/>
        </w:rPr>
        <w:t>authenticated</w:t>
      </w:r>
      <w:r>
        <w:rPr>
          <w:lang w:val="en-US"/>
        </w:rPr>
        <w:t xml:space="preserve"> users can create </w:t>
      </w:r>
      <w:proofErr w:type="gramStart"/>
      <w:r w:rsidRPr="008C736D">
        <w:rPr>
          <w:i/>
          <w:iCs/>
          <w:lang w:val="en-US"/>
        </w:rPr>
        <w:t>Challenges</w:t>
      </w:r>
      <w:r>
        <w:rPr>
          <w:lang w:val="en-US"/>
        </w:rPr>
        <w:t>;</w:t>
      </w:r>
      <w:proofErr w:type="gramEnd"/>
    </w:p>
    <w:p w14:paraId="024F551B" w14:textId="77777777" w:rsidR="00257874" w:rsidRDefault="002D0913" w:rsidP="00841550">
      <w:pPr>
        <w:pStyle w:val="PargrafodaLista"/>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w:t>
      </w:r>
      <w:proofErr w:type="gramStart"/>
      <w:r>
        <w:rPr>
          <w:lang w:val="en-US"/>
        </w:rPr>
        <w:t>provided;</w:t>
      </w:r>
      <w:proofErr w:type="gramEnd"/>
    </w:p>
    <w:p w14:paraId="3880A1B5" w14:textId="77777777" w:rsidR="00257874" w:rsidRDefault="002D0913" w:rsidP="00841550">
      <w:pPr>
        <w:pStyle w:val="PargrafodaLista"/>
        <w:numPr>
          <w:ilvl w:val="0"/>
          <w:numId w:val="4"/>
        </w:numPr>
        <w:rPr>
          <w:lang w:val="en-US"/>
        </w:rPr>
      </w:pPr>
      <w:r>
        <w:rPr>
          <w:lang w:val="en-US"/>
        </w:rPr>
        <w:t xml:space="preserve">To create a </w:t>
      </w:r>
      <w:r w:rsidRPr="008C736D">
        <w:rPr>
          <w:i/>
          <w:iCs/>
          <w:lang w:val="en-US"/>
        </w:rPr>
        <w:t>Challenge</w:t>
      </w:r>
      <w:r>
        <w:rPr>
          <w:lang w:val="en-US"/>
        </w:rPr>
        <w:t xml:space="preserve"> the code must </w:t>
      </w:r>
      <w:proofErr w:type="gramStart"/>
      <w:r>
        <w:rPr>
          <w:lang w:val="en-US"/>
        </w:rPr>
        <w:t>compile</w:t>
      </w:r>
      <w:proofErr w:type="gramEnd"/>
      <w:r>
        <w:rPr>
          <w:lang w:val="en-US"/>
        </w:rPr>
        <w:t xml:space="preserve"> and the tests must pass;</w:t>
      </w:r>
    </w:p>
    <w:p w14:paraId="39C87FBD" w14:textId="77777777" w:rsidR="00257874" w:rsidRDefault="002D0913" w:rsidP="00841550">
      <w:pPr>
        <w:pStyle w:val="PargrafodaLista"/>
        <w:numPr>
          <w:ilvl w:val="0"/>
          <w:numId w:val="4"/>
        </w:numPr>
        <w:rPr>
          <w:lang w:val="en-US"/>
        </w:rPr>
      </w:pPr>
      <w:r w:rsidRPr="008C736D">
        <w:rPr>
          <w:i/>
          <w:iCs/>
          <w:lang w:val="en-US"/>
        </w:rPr>
        <w:t>Challenges</w:t>
      </w:r>
      <w:r>
        <w:rPr>
          <w:lang w:val="en-US"/>
        </w:rPr>
        <w:t xml:space="preserve"> can be associated with tags, which can be used to search specific </w:t>
      </w:r>
      <w:proofErr w:type="gramStart"/>
      <w:r>
        <w:rPr>
          <w:lang w:val="en-US"/>
        </w:rPr>
        <w:t>topics;</w:t>
      </w:r>
      <w:proofErr w:type="gramEnd"/>
    </w:p>
    <w:p w14:paraId="5BD93E1D" w14:textId="76F118D7" w:rsidR="00257874" w:rsidRDefault="002D0913" w:rsidP="00841550">
      <w:pPr>
        <w:pStyle w:val="PargrafodaLista"/>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w:t>
      </w:r>
      <w:proofErr w:type="gramStart"/>
      <w:r>
        <w:rPr>
          <w:lang w:val="en-US"/>
        </w:rPr>
        <w:t>submitted;</w:t>
      </w:r>
      <w:proofErr w:type="gramEnd"/>
    </w:p>
    <w:p w14:paraId="3830D12D" w14:textId="2D6CA23A" w:rsidR="00257874" w:rsidRDefault="002D0913" w:rsidP="00841550">
      <w:pPr>
        <w:pStyle w:val="PargrafodaLista"/>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w:t>
      </w:r>
      <w:proofErr w:type="gramStart"/>
      <w:r>
        <w:rPr>
          <w:lang w:val="en-US"/>
        </w:rPr>
        <w:t>creator;</w:t>
      </w:r>
      <w:proofErr w:type="gramEnd"/>
    </w:p>
    <w:p w14:paraId="43D581BD" w14:textId="79DCE3D3" w:rsidR="00257874" w:rsidRDefault="002D0913" w:rsidP="00841550">
      <w:pPr>
        <w:pStyle w:val="PargrafodaLista"/>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proofErr w:type="gramStart"/>
      <w:r w:rsidRPr="008C736D">
        <w:rPr>
          <w:i/>
          <w:iCs/>
          <w:lang w:val="en-US"/>
        </w:rPr>
        <w:t>Challenges</w:t>
      </w:r>
      <w:r>
        <w:rPr>
          <w:lang w:val="en-US"/>
        </w:rPr>
        <w:t>;</w:t>
      </w:r>
      <w:proofErr w:type="gramEnd"/>
    </w:p>
    <w:p w14:paraId="70DF1A0E" w14:textId="77777777" w:rsidR="00257874" w:rsidRDefault="002D0913" w:rsidP="00841550">
      <w:pPr>
        <w:pStyle w:val="PargrafodaLista"/>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w:t>
      </w:r>
      <w:proofErr w:type="gramStart"/>
      <w:r>
        <w:rPr>
          <w:lang w:val="en-US"/>
        </w:rPr>
        <w:t>creator;</w:t>
      </w:r>
      <w:proofErr w:type="gramEnd"/>
    </w:p>
    <w:p w14:paraId="39F78897" w14:textId="77777777" w:rsidR="00257874" w:rsidRDefault="002D0913" w:rsidP="00841550">
      <w:pPr>
        <w:pStyle w:val="PargrafodaLista"/>
        <w:numPr>
          <w:ilvl w:val="0"/>
          <w:numId w:val="4"/>
        </w:numPr>
        <w:rPr>
          <w:lang w:val="en-US"/>
        </w:rPr>
      </w:pPr>
      <w:r>
        <w:rPr>
          <w:lang w:val="en-US"/>
        </w:rPr>
        <w:t xml:space="preserve">A public </w:t>
      </w:r>
      <w:r w:rsidRPr="008C736D">
        <w:rPr>
          <w:i/>
          <w:iCs/>
          <w:lang w:val="en-US"/>
        </w:rPr>
        <w:t>Challenge’s</w:t>
      </w:r>
      <w:r>
        <w:rPr>
          <w:lang w:val="en-US"/>
        </w:rPr>
        <w:t xml:space="preserve"> solution can be always </w:t>
      </w:r>
      <w:proofErr w:type="gramStart"/>
      <w:r>
        <w:rPr>
          <w:lang w:val="en-US"/>
        </w:rPr>
        <w:t>consulted;</w:t>
      </w:r>
      <w:proofErr w:type="gramEnd"/>
    </w:p>
    <w:p w14:paraId="683FEC48" w14:textId="77777777" w:rsidR="00257874" w:rsidRDefault="002D0913" w:rsidP="00841550">
      <w:pPr>
        <w:pStyle w:val="PargrafodaLista"/>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w:t>
      </w:r>
      <w:proofErr w:type="gramStart"/>
      <w:r>
        <w:rPr>
          <w:lang w:val="en-US"/>
        </w:rPr>
        <w:t>creator;</w:t>
      </w:r>
      <w:proofErr w:type="gramEnd"/>
    </w:p>
    <w:p w14:paraId="775887C7" w14:textId="14908CC7" w:rsidR="00257874" w:rsidRDefault="002D0913" w:rsidP="00841550">
      <w:pPr>
        <w:pStyle w:val="PargrafodaLista"/>
        <w:numPr>
          <w:ilvl w:val="0"/>
          <w:numId w:val="4"/>
        </w:numPr>
        <w:rPr>
          <w:lang w:val="en-US"/>
        </w:rPr>
      </w:pPr>
      <w:r w:rsidRPr="008C736D">
        <w:rPr>
          <w:i/>
          <w:iCs/>
          <w:lang w:val="en-US"/>
        </w:rPr>
        <w:t>Challenge’s</w:t>
      </w:r>
      <w:r>
        <w:rPr>
          <w:lang w:val="en-US"/>
        </w:rPr>
        <w:t xml:space="preserve"> answer can only be consulted by the user that submit </w:t>
      </w:r>
      <w:proofErr w:type="gramStart"/>
      <w:r>
        <w:rPr>
          <w:lang w:val="en-US"/>
        </w:rPr>
        <w:t>it;</w:t>
      </w:r>
      <w:proofErr w:type="gramEnd"/>
    </w:p>
    <w:p w14:paraId="087575C7" w14:textId="77777777" w:rsidR="00841550" w:rsidRPr="00841550" w:rsidRDefault="00841550" w:rsidP="00841550">
      <w:pPr>
        <w:ind w:left="360"/>
        <w:rPr>
          <w:lang w:val="en-US"/>
        </w:rPr>
      </w:pPr>
    </w:p>
    <w:p w14:paraId="19A2A283" w14:textId="46F3C363" w:rsidR="00841550" w:rsidRDefault="00841550" w:rsidP="00841550">
      <w:pPr>
        <w:pStyle w:val="Ttulo3"/>
        <w:rPr>
          <w:color w:val="auto"/>
          <w:sz w:val="32"/>
          <w:szCs w:val="32"/>
          <w:lang w:val="en-US"/>
        </w:rPr>
      </w:pPr>
      <w:bookmarkStart w:id="87" w:name="_Toc52031396"/>
      <w:r>
        <w:rPr>
          <w:color w:val="auto"/>
          <w:sz w:val="28"/>
          <w:szCs w:val="28"/>
          <w:lang w:val="en-US"/>
        </w:rPr>
        <w:lastRenderedPageBreak/>
        <w:t>2.1.</w:t>
      </w:r>
      <w:r>
        <w:rPr>
          <w:color w:val="auto"/>
          <w:sz w:val="28"/>
          <w:szCs w:val="28"/>
          <w:lang w:val="en-US"/>
        </w:rPr>
        <w:t>3</w:t>
      </w:r>
      <w:r>
        <w:rPr>
          <w:color w:val="auto"/>
          <w:sz w:val="28"/>
          <w:szCs w:val="28"/>
          <w:lang w:val="en-US"/>
        </w:rPr>
        <w:t xml:space="preserve"> </w:t>
      </w:r>
      <w:r>
        <w:rPr>
          <w:color w:val="auto"/>
          <w:sz w:val="28"/>
          <w:szCs w:val="28"/>
          <w:lang w:val="en-US"/>
        </w:rPr>
        <w:t>Questionnaire</w:t>
      </w:r>
      <w:bookmarkEnd w:id="87"/>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PargrafodaLista"/>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proofErr w:type="gramStart"/>
      <w:r w:rsidRPr="008C736D">
        <w:rPr>
          <w:i/>
          <w:iCs/>
          <w:lang w:val="en-US"/>
        </w:rPr>
        <w:t>Questionnaires</w:t>
      </w:r>
      <w:r>
        <w:rPr>
          <w:lang w:val="en-US"/>
        </w:rPr>
        <w:t>;</w:t>
      </w:r>
      <w:proofErr w:type="gramEnd"/>
    </w:p>
    <w:p w14:paraId="3A39AF79" w14:textId="77777777" w:rsidR="00257874" w:rsidRDefault="002D0913" w:rsidP="00841550">
      <w:pPr>
        <w:pStyle w:val="PargrafodaLista"/>
        <w:numPr>
          <w:ilvl w:val="0"/>
          <w:numId w:val="4"/>
        </w:numPr>
        <w:rPr>
          <w:lang w:val="en-US"/>
        </w:rPr>
      </w:pPr>
      <w:r>
        <w:rPr>
          <w:lang w:val="en-US"/>
        </w:rPr>
        <w:t xml:space="preserve">Can have public and private </w:t>
      </w:r>
      <w:proofErr w:type="gramStart"/>
      <w:r w:rsidRPr="008C736D">
        <w:rPr>
          <w:i/>
          <w:iCs/>
          <w:lang w:val="en-US"/>
        </w:rPr>
        <w:t>Challenges</w:t>
      </w:r>
      <w:r>
        <w:rPr>
          <w:lang w:val="en-US"/>
        </w:rPr>
        <w:t>;</w:t>
      </w:r>
      <w:proofErr w:type="gramEnd"/>
    </w:p>
    <w:p w14:paraId="520D9277" w14:textId="77777777" w:rsidR="00257874" w:rsidRDefault="002D0913" w:rsidP="00841550">
      <w:pPr>
        <w:pStyle w:val="PargrafodaLista"/>
        <w:numPr>
          <w:ilvl w:val="0"/>
          <w:numId w:val="4"/>
        </w:numPr>
        <w:rPr>
          <w:lang w:val="en-US"/>
        </w:rPr>
      </w:pPr>
      <w:r>
        <w:rPr>
          <w:lang w:val="en-US"/>
        </w:rPr>
        <w:t xml:space="preserve">Only the creator can edit the </w:t>
      </w:r>
      <w:proofErr w:type="gramStart"/>
      <w:r w:rsidRPr="008C736D">
        <w:rPr>
          <w:i/>
          <w:iCs/>
          <w:lang w:val="en-US"/>
        </w:rPr>
        <w:t>Questionnaire</w:t>
      </w:r>
      <w:r>
        <w:rPr>
          <w:lang w:val="en-US"/>
        </w:rPr>
        <w:t>;</w:t>
      </w:r>
      <w:proofErr w:type="gramEnd"/>
    </w:p>
    <w:p w14:paraId="6DB8D371" w14:textId="77777777" w:rsidR="00257874" w:rsidRDefault="002D0913" w:rsidP="00841550">
      <w:pPr>
        <w:pStyle w:val="PargrafodaLista"/>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PargrafodaLista"/>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PargrafodaLista"/>
        <w:numPr>
          <w:ilvl w:val="0"/>
          <w:numId w:val="4"/>
        </w:numPr>
        <w:rPr>
          <w:lang w:val="en-US"/>
        </w:rPr>
      </w:pPr>
      <w:r w:rsidRPr="008C736D">
        <w:rPr>
          <w:i/>
          <w:iCs/>
          <w:lang w:val="en-US"/>
        </w:rPr>
        <w:t>Questionnaire</w:t>
      </w:r>
      <w:r>
        <w:rPr>
          <w:lang w:val="en-US"/>
        </w:rPr>
        <w:t xml:space="preserve"> can have a timer associate with </w:t>
      </w:r>
      <w:proofErr w:type="gramStart"/>
      <w:r>
        <w:rPr>
          <w:lang w:val="en-US"/>
        </w:rPr>
        <w:t>it;</w:t>
      </w:r>
      <w:proofErr w:type="gramEnd"/>
    </w:p>
    <w:p w14:paraId="3628F011" w14:textId="77777777" w:rsidR="00257874" w:rsidRDefault="002D0913" w:rsidP="00841550">
      <w:pPr>
        <w:pStyle w:val="PargrafodaLista"/>
        <w:numPr>
          <w:ilvl w:val="0"/>
          <w:numId w:val="4"/>
        </w:numPr>
        <w:rPr>
          <w:lang w:val="en-US"/>
        </w:rPr>
      </w:pPr>
      <w:r w:rsidRPr="008C736D">
        <w:rPr>
          <w:i/>
          <w:iCs/>
          <w:lang w:val="en-US"/>
        </w:rPr>
        <w:t>Questionnaire’s</w:t>
      </w:r>
      <w:r>
        <w:rPr>
          <w:lang w:val="en-US"/>
        </w:rPr>
        <w:t xml:space="preserve"> timer starts when link is </w:t>
      </w:r>
      <w:proofErr w:type="gramStart"/>
      <w:r>
        <w:rPr>
          <w:lang w:val="en-US"/>
        </w:rPr>
        <w:t>accessed;</w:t>
      </w:r>
      <w:proofErr w:type="gramEnd"/>
    </w:p>
    <w:p w14:paraId="5B8E9A36" w14:textId="17ADD801" w:rsidR="00257874" w:rsidRDefault="002D0913" w:rsidP="00841550">
      <w:pPr>
        <w:pStyle w:val="PargrafodaLista"/>
        <w:numPr>
          <w:ilvl w:val="0"/>
          <w:numId w:val="4"/>
        </w:numPr>
        <w:rPr>
          <w:lang w:val="en-US"/>
        </w:rPr>
      </w:pPr>
      <w:r w:rsidRPr="008C736D">
        <w:rPr>
          <w:i/>
          <w:iCs/>
          <w:lang w:val="en-US"/>
        </w:rPr>
        <w:t>Questionnaire’s</w:t>
      </w:r>
      <w:r>
        <w:rPr>
          <w:lang w:val="en-US"/>
        </w:rPr>
        <w:t xml:space="preserve"> creator can define what programming language can be used in any </w:t>
      </w:r>
      <w:proofErr w:type="gramStart"/>
      <w:r w:rsidR="008C736D">
        <w:rPr>
          <w:i/>
          <w:iCs/>
          <w:lang w:val="en-US"/>
        </w:rPr>
        <w:t>C</w:t>
      </w:r>
      <w:r w:rsidRPr="008C736D">
        <w:rPr>
          <w:i/>
          <w:iCs/>
          <w:lang w:val="en-US"/>
        </w:rPr>
        <w:t>hallenge</w:t>
      </w:r>
      <w:r>
        <w:rPr>
          <w:lang w:val="en-US"/>
        </w:rPr>
        <w:t>;</w:t>
      </w:r>
      <w:proofErr w:type="gramEnd"/>
    </w:p>
    <w:p w14:paraId="08BEE1E3" w14:textId="77777777" w:rsidR="00257874" w:rsidRDefault="002D0913" w:rsidP="00841550">
      <w:pPr>
        <w:pStyle w:val="PargrafodaLista"/>
        <w:numPr>
          <w:ilvl w:val="0"/>
          <w:numId w:val="4"/>
        </w:numPr>
        <w:rPr>
          <w:lang w:val="en-US"/>
        </w:rPr>
      </w:pPr>
      <w:r w:rsidRPr="008C736D">
        <w:rPr>
          <w:i/>
          <w:iCs/>
          <w:lang w:val="en-US"/>
        </w:rPr>
        <w:t>Questionnaire’s</w:t>
      </w:r>
      <w:r>
        <w:rPr>
          <w:lang w:val="en-US"/>
        </w:rPr>
        <w:t xml:space="preserve"> creator can decide whether the user responding can view the final evaluation or </w:t>
      </w:r>
      <w:proofErr w:type="gramStart"/>
      <w:r>
        <w:rPr>
          <w:lang w:val="en-US"/>
        </w:rPr>
        <w:t>not;</w:t>
      </w:r>
      <w:proofErr w:type="gramEnd"/>
    </w:p>
    <w:p w14:paraId="1DEC73E5" w14:textId="77777777" w:rsidR="00257874" w:rsidRDefault="002D0913" w:rsidP="00841550">
      <w:pPr>
        <w:pStyle w:val="PargrafodaLista"/>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w:t>
      </w:r>
      <w:proofErr w:type="gramStart"/>
      <w:r>
        <w:rPr>
          <w:lang w:val="en-US"/>
        </w:rPr>
        <w:t>creator;</w:t>
      </w:r>
      <w:proofErr w:type="gramEnd"/>
    </w:p>
    <w:p w14:paraId="1326D509" w14:textId="77777777" w:rsidR="00257874" w:rsidRDefault="002D0913" w:rsidP="00841550">
      <w:pPr>
        <w:pStyle w:val="PargrafodaLista"/>
        <w:numPr>
          <w:ilvl w:val="0"/>
          <w:numId w:val="4"/>
        </w:numPr>
        <w:rPr>
          <w:lang w:val="en-US"/>
        </w:rPr>
      </w:pPr>
      <w:r>
        <w:rPr>
          <w:lang w:val="en-US"/>
        </w:rPr>
        <w:t xml:space="preserve">Submitted answers cannot be modified or </w:t>
      </w:r>
      <w:proofErr w:type="gramStart"/>
      <w:r>
        <w:rPr>
          <w:lang w:val="en-US"/>
        </w:rPr>
        <w:t>deleted;</w:t>
      </w:r>
      <w:proofErr w:type="gramEnd"/>
    </w:p>
    <w:p w14:paraId="7864A3A2" w14:textId="71722C33" w:rsidR="00841550" w:rsidRDefault="002D0913" w:rsidP="00841550">
      <w:pPr>
        <w:pStyle w:val="PargrafodaLista"/>
        <w:numPr>
          <w:ilvl w:val="0"/>
          <w:numId w:val="4"/>
        </w:numPr>
        <w:rPr>
          <w:lang w:val="en-US"/>
        </w:rPr>
      </w:pPr>
      <w:r>
        <w:rPr>
          <w:lang w:val="en-US"/>
        </w:rPr>
        <w:t xml:space="preserve">Non submitted answers are considered as </w:t>
      </w:r>
      <w:proofErr w:type="gramStart"/>
      <w:r>
        <w:rPr>
          <w:lang w:val="en-US"/>
        </w:rPr>
        <w:t>wrong;</w:t>
      </w:r>
      <w:proofErr w:type="gramEnd"/>
    </w:p>
    <w:p w14:paraId="44169245" w14:textId="77777777" w:rsidR="00841550" w:rsidRPr="00841550" w:rsidRDefault="00841550" w:rsidP="00841550">
      <w:pPr>
        <w:ind w:left="360"/>
        <w:rPr>
          <w:lang w:val="en-US"/>
        </w:rPr>
      </w:pPr>
    </w:p>
    <w:p w14:paraId="40DB8BD1" w14:textId="53323E7A" w:rsidR="00841550" w:rsidRDefault="00841550" w:rsidP="00841550">
      <w:pPr>
        <w:pStyle w:val="Ttulo3"/>
        <w:rPr>
          <w:ins w:id="88" w:author="André Oliveira" w:date="2020-09-26T16:46:00Z"/>
          <w:color w:val="auto"/>
          <w:sz w:val="28"/>
          <w:szCs w:val="28"/>
          <w:lang w:val="en-US"/>
        </w:rPr>
      </w:pPr>
      <w:bookmarkStart w:id="89" w:name="_Toc52031397"/>
      <w:r>
        <w:rPr>
          <w:color w:val="auto"/>
          <w:sz w:val="28"/>
          <w:szCs w:val="28"/>
          <w:lang w:val="en-US"/>
        </w:rPr>
        <w:t>2.1.</w:t>
      </w:r>
      <w:r>
        <w:rPr>
          <w:color w:val="auto"/>
          <w:sz w:val="28"/>
          <w:szCs w:val="28"/>
          <w:lang w:val="en-US"/>
        </w:rPr>
        <w:t>4</w:t>
      </w:r>
      <w:r>
        <w:rPr>
          <w:color w:val="auto"/>
          <w:sz w:val="28"/>
          <w:szCs w:val="28"/>
          <w:lang w:val="en-US"/>
        </w:rPr>
        <w:t xml:space="preserve"> </w:t>
      </w:r>
      <w:r>
        <w:rPr>
          <w:color w:val="auto"/>
          <w:sz w:val="28"/>
          <w:szCs w:val="28"/>
          <w:lang w:val="en-US"/>
        </w:rPr>
        <w:t>Authentication</w:t>
      </w:r>
      <w:bookmarkEnd w:id="89"/>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PargrafodaLista"/>
        <w:numPr>
          <w:ilvl w:val="0"/>
          <w:numId w:val="4"/>
        </w:numPr>
        <w:rPr>
          <w:lang w:val="en-US"/>
        </w:rPr>
      </w:pPr>
      <w:r>
        <w:rPr>
          <w:lang w:val="en-US"/>
        </w:rPr>
        <w:t xml:space="preserve">Users can create an </w:t>
      </w:r>
      <w:proofErr w:type="gramStart"/>
      <w:r>
        <w:rPr>
          <w:lang w:val="en-US"/>
        </w:rPr>
        <w:t>account;</w:t>
      </w:r>
      <w:proofErr w:type="gramEnd"/>
    </w:p>
    <w:p w14:paraId="6E5B8B6D" w14:textId="77777777" w:rsidR="00257874" w:rsidRDefault="002D0913" w:rsidP="00841550">
      <w:pPr>
        <w:pStyle w:val="PargrafodaLista"/>
        <w:numPr>
          <w:ilvl w:val="0"/>
          <w:numId w:val="4"/>
        </w:numPr>
        <w:rPr>
          <w:lang w:val="en-US"/>
        </w:rPr>
      </w:pPr>
      <w:r>
        <w:rPr>
          <w:lang w:val="en-US"/>
        </w:rPr>
        <w:t xml:space="preserve">Authentication uses a basic username/password </w:t>
      </w:r>
      <w:proofErr w:type="gramStart"/>
      <w:r>
        <w:rPr>
          <w:lang w:val="en-US"/>
        </w:rPr>
        <w:t>scheme;</w:t>
      </w:r>
      <w:proofErr w:type="gramEnd"/>
    </w:p>
    <w:p w14:paraId="4900C19F" w14:textId="54843433" w:rsidR="00257874" w:rsidRDefault="002D0913" w:rsidP="00841550">
      <w:pPr>
        <w:pStyle w:val="PargrafodaLista"/>
        <w:numPr>
          <w:ilvl w:val="0"/>
          <w:numId w:val="4"/>
        </w:numPr>
        <w:rPr>
          <w:lang w:val="en-US"/>
        </w:rPr>
      </w:pPr>
      <w:r>
        <w:rPr>
          <w:lang w:val="en-US"/>
        </w:rPr>
        <w:t xml:space="preserve">When creating an account, user must provide username, password, </w:t>
      </w:r>
      <w:proofErr w:type="gramStart"/>
      <w:r>
        <w:rPr>
          <w:lang w:val="en-US"/>
        </w:rPr>
        <w:t>name</w:t>
      </w:r>
      <w:proofErr w:type="gramEnd"/>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Ttulo3"/>
        <w:rPr>
          <w:color w:val="auto"/>
          <w:sz w:val="32"/>
          <w:szCs w:val="32"/>
          <w:lang w:val="en-US"/>
        </w:rPr>
      </w:pPr>
      <w:bookmarkStart w:id="90" w:name="_Toc52031398"/>
      <w:r>
        <w:rPr>
          <w:color w:val="auto"/>
          <w:sz w:val="28"/>
          <w:szCs w:val="28"/>
          <w:lang w:val="en-US"/>
        </w:rPr>
        <w:t>2.1.</w:t>
      </w:r>
      <w:r>
        <w:rPr>
          <w:color w:val="auto"/>
          <w:sz w:val="28"/>
          <w:szCs w:val="28"/>
          <w:lang w:val="en-US"/>
        </w:rPr>
        <w:t>5</w:t>
      </w:r>
      <w:r>
        <w:rPr>
          <w:color w:val="auto"/>
          <w:sz w:val="28"/>
          <w:szCs w:val="28"/>
          <w:lang w:val="en-US"/>
        </w:rPr>
        <w:t xml:space="preserve"> </w:t>
      </w:r>
      <w:r>
        <w:rPr>
          <w:color w:val="auto"/>
          <w:sz w:val="28"/>
          <w:szCs w:val="28"/>
          <w:lang w:val="en-US"/>
        </w:rPr>
        <w:t>Multi-Language</w:t>
      </w:r>
      <w:bookmarkEnd w:id="90"/>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PargrafodaLista"/>
        <w:numPr>
          <w:ilvl w:val="0"/>
          <w:numId w:val="18"/>
        </w:numPr>
        <w:rPr>
          <w:lang w:val="en-US"/>
        </w:rPr>
      </w:pPr>
      <w:r w:rsidRPr="00841550">
        <w:rPr>
          <w:lang w:val="en-US"/>
        </w:rPr>
        <w:t>Java</w:t>
      </w:r>
    </w:p>
    <w:p w14:paraId="2317D0DD" w14:textId="599454E5" w:rsidR="00841550" w:rsidRPr="00841550" w:rsidRDefault="002D0913" w:rsidP="00841550">
      <w:pPr>
        <w:pStyle w:val="PargrafodaLista"/>
        <w:numPr>
          <w:ilvl w:val="0"/>
          <w:numId w:val="18"/>
        </w:numPr>
        <w:rPr>
          <w:lang w:val="en-US"/>
        </w:rPr>
      </w:pPr>
      <w:r w:rsidRPr="00841550">
        <w:rPr>
          <w:lang w:val="en-US"/>
        </w:rPr>
        <w:t>Kotlin</w:t>
      </w:r>
    </w:p>
    <w:p w14:paraId="0C4EB31E" w14:textId="64A84452" w:rsidR="00841550" w:rsidRPr="00841550" w:rsidRDefault="00841550" w:rsidP="00841550">
      <w:pPr>
        <w:pStyle w:val="PargrafodaLista"/>
        <w:numPr>
          <w:ilvl w:val="0"/>
          <w:numId w:val="18"/>
        </w:numPr>
        <w:rPr>
          <w:lang w:val="en-US"/>
        </w:rPr>
      </w:pPr>
      <w:r w:rsidRPr="00841550">
        <w:rPr>
          <w:lang w:val="en-US"/>
        </w:rPr>
        <w:t>JavaScript</w:t>
      </w:r>
    </w:p>
    <w:p w14:paraId="2BEA1DA7" w14:textId="6862C87A" w:rsidR="00841550" w:rsidRPr="00841550" w:rsidRDefault="002D0913" w:rsidP="00841550">
      <w:pPr>
        <w:pStyle w:val="PargrafodaLista"/>
        <w:numPr>
          <w:ilvl w:val="0"/>
          <w:numId w:val="18"/>
        </w:numPr>
        <w:rPr>
          <w:lang w:val="en-US"/>
        </w:rPr>
      </w:pPr>
      <w:r w:rsidRPr="00841550">
        <w:rPr>
          <w:lang w:val="en-US"/>
        </w:rPr>
        <w:t>C#</w:t>
      </w:r>
    </w:p>
    <w:p w14:paraId="47928F1E" w14:textId="122405D7" w:rsidR="00257874" w:rsidRPr="00841550" w:rsidRDefault="002D0913" w:rsidP="00841550">
      <w:pPr>
        <w:pStyle w:val="PargrafodaLista"/>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6DABF795" w:rsidR="00257874" w:rsidRDefault="002D0913">
      <w:pPr>
        <w:pStyle w:val="PargrafodaLista"/>
        <w:numPr>
          <w:ilvl w:val="0"/>
          <w:numId w:val="4"/>
        </w:numPr>
        <w:rPr>
          <w:lang w:val="en-US"/>
        </w:rPr>
      </w:pPr>
      <w:bookmarkStart w:id="91"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PargrafodaLista"/>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PargrafodaLista"/>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77777777" w:rsidR="00257874" w:rsidRDefault="002D0913">
      <w:pPr>
        <w:pStyle w:val="PargrafodaLista"/>
        <w:numPr>
          <w:ilvl w:val="0"/>
          <w:numId w:val="4"/>
        </w:numPr>
        <w:rPr>
          <w:lang w:val="en-US"/>
        </w:rPr>
      </w:pPr>
      <w:r>
        <w:rPr>
          <w:lang w:val="en-US"/>
        </w:rPr>
        <w:t>Solution Maintenance</w:t>
      </w:r>
      <w:del w:id="92" w:author="André Oliveira" w:date="2020-09-26T16:44:00Z">
        <w:r w:rsidDel="00841550">
          <w:rPr>
            <w:lang w:val="en-US"/>
          </w:rPr>
          <w:delText>:</w:delText>
        </w:r>
      </w:del>
    </w:p>
    <w:p w14:paraId="110A0F01" w14:textId="5D7FF866" w:rsidR="00257874" w:rsidRDefault="002D0913">
      <w:pPr>
        <w:pStyle w:val="PargrafodaLista"/>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PargrafodaLista"/>
        <w:numPr>
          <w:ilvl w:val="0"/>
          <w:numId w:val="4"/>
        </w:numPr>
        <w:rPr>
          <w:lang w:val="en-US"/>
        </w:rPr>
      </w:pPr>
      <w:r>
        <w:rPr>
          <w:lang w:val="en-US"/>
        </w:rPr>
        <w:t>Efficiency:</w:t>
      </w:r>
    </w:p>
    <w:p w14:paraId="58A47603" w14:textId="77777777" w:rsidR="00257874" w:rsidRDefault="002D0913">
      <w:pPr>
        <w:pStyle w:val="PargrafodaLista"/>
        <w:numPr>
          <w:ilvl w:val="1"/>
          <w:numId w:val="4"/>
        </w:numPr>
        <w:rPr>
          <w:lang w:val="en-US"/>
        </w:rPr>
      </w:pPr>
      <w:r>
        <w:rPr>
          <w:lang w:val="en-US"/>
        </w:rPr>
        <w:t>Hosting the solution in a cloud-based environment improves efficiency of the solution.</w:t>
      </w:r>
    </w:p>
    <w:bookmarkEnd w:id="91"/>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93" w:name="_Toc52031399"/>
      <w:r>
        <w:rPr>
          <w:rFonts w:asciiTheme="majorHAnsi" w:eastAsiaTheme="majorEastAsia" w:hAnsiTheme="majorHAnsi" w:cstheme="majorBidi"/>
          <w:sz w:val="28"/>
          <w:szCs w:val="28"/>
          <w:lang w:val="en-US"/>
        </w:rPr>
        <w:t>2.3. User Journeys</w:t>
      </w:r>
      <w:bookmarkEnd w:id="93"/>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w:t>
      </w:r>
      <w:proofErr w:type="gramStart"/>
      <w:r>
        <w:rPr>
          <w:lang w:val="en-US"/>
        </w:rPr>
        <w:t>tags</w:t>
      </w:r>
      <w:proofErr w:type="gramEnd"/>
      <w:r>
        <w:rPr>
          <w:lang w:val="en-US"/>
        </w:rPr>
        <w:t xml:space="preserve"> and challenge tracking </w:t>
      </w:r>
      <w:r w:rsidRPr="00A13D5F">
        <w:rPr>
          <w:i/>
          <w:iCs/>
          <w:lang w:val="en-US"/>
        </w:rPr>
        <w:t>Challenge’s</w:t>
      </w:r>
      <w:r>
        <w:rPr>
          <w:lang w:val="en-US"/>
        </w:rPr>
        <w:t xml:space="preserve"> requirements.</w:t>
      </w:r>
    </w:p>
    <w:p w14:paraId="6519ECC7" w14:textId="1270DA83"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w:t>
      </w:r>
    </w:p>
    <w:p w14:paraId="2E9D7EC3" w14:textId="33417120"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w:t>
      </w:r>
    </w:p>
    <w:p w14:paraId="6B14CAF7" w14:textId="00EF92F7"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Ttulo3"/>
        <w:rPr>
          <w:color w:val="auto"/>
          <w:sz w:val="28"/>
          <w:szCs w:val="28"/>
        </w:rPr>
      </w:pPr>
      <w:bookmarkStart w:id="94" w:name="_Toc52031400"/>
      <w:r w:rsidRPr="00A4393F">
        <w:rPr>
          <w:color w:val="auto"/>
          <w:sz w:val="28"/>
          <w:szCs w:val="28"/>
        </w:rPr>
        <w:lastRenderedPageBreak/>
        <w:t>2.3.</w:t>
      </w:r>
      <w:r>
        <w:rPr>
          <w:color w:val="auto"/>
          <w:sz w:val="28"/>
          <w:szCs w:val="28"/>
        </w:rPr>
        <w:t>1</w:t>
      </w:r>
      <w:r w:rsidRPr="00A4393F">
        <w:rPr>
          <w:color w:val="auto"/>
          <w:sz w:val="28"/>
          <w:szCs w:val="28"/>
        </w:rPr>
        <w:t xml:space="preserve">. </w:t>
      </w:r>
      <w:proofErr w:type="spellStart"/>
      <w:r w:rsidRPr="00A4393F">
        <w:rPr>
          <w:color w:val="auto"/>
          <w:sz w:val="28"/>
          <w:szCs w:val="28"/>
        </w:rPr>
        <w:t>Run</w:t>
      </w:r>
      <w:proofErr w:type="spellEnd"/>
      <w:r w:rsidRPr="00A4393F">
        <w:rPr>
          <w:color w:val="auto"/>
          <w:sz w:val="28"/>
          <w:szCs w:val="28"/>
        </w:rPr>
        <w:t xml:space="preserve"> </w:t>
      </w:r>
      <w:proofErr w:type="spellStart"/>
      <w:r w:rsidRPr="00A4393F">
        <w:rPr>
          <w:color w:val="auto"/>
          <w:sz w:val="28"/>
          <w:szCs w:val="28"/>
        </w:rPr>
        <w:t>code</w:t>
      </w:r>
      <w:bookmarkEnd w:id="94"/>
      <w:proofErr w:type="spellEnd"/>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244E439D" w:rsidR="004C134A" w:rsidRDefault="004C134A" w:rsidP="004C134A">
      <w:pPr>
        <w:pStyle w:val="Legenda"/>
        <w:rPr>
          <w:rFonts w:ascii="Courier New" w:eastAsia="Times New Roman" w:hAnsi="Courier New" w:cs="Courier New"/>
          <w:color w:val="000000"/>
          <w:sz w:val="20"/>
          <w:szCs w:val="20"/>
          <w:u w:val="single"/>
          <w:lang w:val="en-US" w:eastAsia="en-GB"/>
        </w:rPr>
      </w:pPr>
      <w:bookmarkStart w:id="95" w:name="_Toc52031468"/>
      <w:r>
        <w:rPr>
          <w:lang w:val="en-US"/>
        </w:rPr>
        <w:t xml:space="preserve">Figure </w:t>
      </w:r>
      <w:r>
        <w:rPr>
          <w:lang w:val="en-US"/>
        </w:rPr>
        <w:fldChar w:fldCharType="begin"/>
      </w:r>
      <w:r>
        <w:rPr>
          <w:lang w:val="en-US"/>
        </w:rPr>
        <w:instrText>SEQ Figure \* ARABIC</w:instrText>
      </w:r>
      <w:r>
        <w:rPr>
          <w:lang w:val="en-US"/>
        </w:rPr>
        <w:fldChar w:fldCharType="separate"/>
      </w:r>
      <w:r>
        <w:rPr>
          <w:noProof/>
          <w:lang w:val="en-US"/>
        </w:rPr>
        <w:t>1</w:t>
      </w:r>
      <w:r>
        <w:rPr>
          <w:lang w:val="en-US"/>
        </w:rPr>
        <w:fldChar w:fldCharType="end"/>
      </w:r>
      <w:r>
        <w:rPr>
          <w:lang w:val="en-US"/>
        </w:rPr>
        <w:t xml:space="preserve"> - User Journey for running a piece of code</w:t>
      </w:r>
      <w:bookmarkEnd w:id="95"/>
    </w:p>
    <w:p w14:paraId="7EF60982" w14:textId="77777777" w:rsidR="004C134A" w:rsidRDefault="004C134A">
      <w:pPr>
        <w:pStyle w:val="Ttulo3"/>
        <w:rPr>
          <w:color w:val="auto"/>
          <w:sz w:val="28"/>
          <w:szCs w:val="28"/>
          <w:lang w:val="en-US"/>
        </w:rPr>
      </w:pPr>
    </w:p>
    <w:p w14:paraId="4A3AA5DC" w14:textId="77777777" w:rsidR="004C134A" w:rsidRDefault="004C134A">
      <w:pPr>
        <w:pStyle w:val="Ttulo3"/>
        <w:rPr>
          <w:color w:val="auto"/>
          <w:sz w:val="28"/>
          <w:szCs w:val="28"/>
          <w:lang w:val="en-US"/>
        </w:rPr>
      </w:pPr>
    </w:p>
    <w:p w14:paraId="08A77194" w14:textId="7F6B03B7" w:rsidR="00257874" w:rsidRDefault="002D0913">
      <w:pPr>
        <w:pStyle w:val="Ttulo3"/>
        <w:rPr>
          <w:color w:val="auto"/>
          <w:sz w:val="28"/>
          <w:szCs w:val="28"/>
          <w:lang w:val="en-US"/>
        </w:rPr>
      </w:pPr>
      <w:bookmarkStart w:id="96" w:name="_Toc52031401"/>
      <w:r>
        <w:rPr>
          <w:color w:val="auto"/>
          <w:sz w:val="28"/>
          <w:szCs w:val="28"/>
          <w:lang w:val="en-US"/>
        </w:rPr>
        <w:t>2.3.</w:t>
      </w:r>
      <w:r w:rsidR="004C134A">
        <w:rPr>
          <w:color w:val="auto"/>
          <w:sz w:val="28"/>
          <w:szCs w:val="28"/>
          <w:lang w:val="en-US"/>
        </w:rPr>
        <w:t>2</w:t>
      </w:r>
      <w:r>
        <w:rPr>
          <w:color w:val="auto"/>
          <w:sz w:val="28"/>
          <w:szCs w:val="28"/>
          <w:lang w:val="en-US"/>
        </w:rPr>
        <w:t>. Registration</w:t>
      </w:r>
      <w:bookmarkEnd w:id="96"/>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21"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46472863" w:rsidR="00257874" w:rsidRDefault="002D0913">
      <w:pPr>
        <w:pStyle w:val="Legenda"/>
        <w:rPr>
          <w:rFonts w:ascii="Courier New" w:eastAsia="Times New Roman" w:hAnsi="Courier New" w:cs="Courier New"/>
          <w:color w:val="000000"/>
          <w:sz w:val="20"/>
          <w:szCs w:val="20"/>
          <w:lang w:val="en-US" w:eastAsia="en-GB"/>
        </w:rPr>
      </w:pPr>
      <w:bookmarkStart w:id="97" w:name="_Toc5203146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2</w:t>
      </w:r>
      <w:r w:rsidR="009B6BEC">
        <w:rPr>
          <w:lang w:val="en-US"/>
        </w:rPr>
        <w:fldChar w:fldCharType="end"/>
      </w:r>
      <w:r>
        <w:rPr>
          <w:lang w:val="en-US"/>
        </w:rPr>
        <w:t xml:space="preserve"> - User Journey for user's registration</w:t>
      </w:r>
      <w:bookmarkEnd w:id="97"/>
    </w:p>
    <w:p w14:paraId="053ED26B" w14:textId="32E53E19" w:rsidR="00257874" w:rsidRDefault="002D0913">
      <w:pPr>
        <w:pStyle w:val="Ttulo3"/>
        <w:rPr>
          <w:color w:val="auto"/>
          <w:sz w:val="28"/>
          <w:szCs w:val="28"/>
          <w:lang w:val="en-US"/>
        </w:rPr>
      </w:pPr>
      <w:bookmarkStart w:id="98" w:name="_Toc52031402"/>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98"/>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2"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59C48158" w:rsidR="00257874" w:rsidRDefault="002D0913">
      <w:pPr>
        <w:pStyle w:val="Legenda"/>
        <w:rPr>
          <w:rFonts w:ascii="Courier New" w:eastAsia="Times New Roman" w:hAnsi="Courier New" w:cs="Courier New"/>
          <w:color w:val="000000"/>
          <w:sz w:val="20"/>
          <w:szCs w:val="20"/>
          <w:lang w:val="en-US" w:eastAsia="en-GB"/>
        </w:rPr>
      </w:pPr>
      <w:bookmarkStart w:id="99" w:name="_Toc5203147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3</w:t>
      </w:r>
      <w:r w:rsidR="009B6BEC">
        <w:rPr>
          <w:lang w:val="en-US"/>
        </w:rPr>
        <w:fldChar w:fldCharType="end"/>
      </w:r>
      <w:r>
        <w:rPr>
          <w:lang w:val="en-US"/>
        </w:rPr>
        <w:t xml:space="preserve"> - User Journey for solving a Challenge</w:t>
      </w:r>
      <w:bookmarkEnd w:id="99"/>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Ttulo3"/>
        <w:rPr>
          <w:color w:val="auto"/>
          <w:sz w:val="28"/>
          <w:szCs w:val="28"/>
          <w:lang w:val="en-US"/>
        </w:rPr>
      </w:pPr>
      <w:bookmarkStart w:id="100" w:name="_Toc52031403"/>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100"/>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3"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2C8D10B1" w:rsidR="00257874" w:rsidRDefault="002D0913">
      <w:pPr>
        <w:pStyle w:val="Legenda"/>
        <w:rPr>
          <w:rFonts w:ascii="Courier New" w:eastAsia="Times New Roman" w:hAnsi="Courier New" w:cs="Courier New"/>
          <w:color w:val="000000"/>
          <w:sz w:val="20"/>
          <w:szCs w:val="20"/>
          <w:lang w:val="en-US" w:eastAsia="en-GB"/>
        </w:rPr>
      </w:pPr>
      <w:bookmarkStart w:id="101" w:name="_Toc5203147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4</w:t>
      </w:r>
      <w:r w:rsidR="009B6BEC">
        <w:rPr>
          <w:lang w:val="en-US"/>
        </w:rPr>
        <w:fldChar w:fldCharType="end"/>
      </w:r>
      <w:r>
        <w:rPr>
          <w:lang w:val="en-US"/>
        </w:rPr>
        <w:t xml:space="preserve"> - User Journey for creating a Challenge</w:t>
      </w:r>
      <w:bookmarkEnd w:id="101"/>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Ttulo3"/>
        <w:rPr>
          <w:color w:val="auto"/>
          <w:sz w:val="28"/>
          <w:szCs w:val="28"/>
          <w:lang w:val="en-US"/>
        </w:rPr>
      </w:pPr>
      <w:bookmarkStart w:id="102" w:name="_Toc52031404"/>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102"/>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4"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390BBAF3" w:rsidR="00257874" w:rsidRDefault="002D0913">
      <w:pPr>
        <w:pStyle w:val="Legenda"/>
        <w:rPr>
          <w:rFonts w:ascii="Courier New" w:eastAsia="Times New Roman" w:hAnsi="Courier New" w:cs="Courier New"/>
          <w:color w:val="000000"/>
          <w:sz w:val="20"/>
          <w:szCs w:val="20"/>
          <w:lang w:val="en-US" w:eastAsia="en-GB"/>
        </w:rPr>
      </w:pPr>
      <w:bookmarkStart w:id="103" w:name="_Toc5203147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5</w:t>
      </w:r>
      <w:r w:rsidR="009B6BEC">
        <w:rPr>
          <w:lang w:val="en-US"/>
        </w:rPr>
        <w:fldChar w:fldCharType="end"/>
      </w:r>
      <w:r>
        <w:rPr>
          <w:lang w:val="en-US"/>
        </w:rPr>
        <w:t xml:space="preserve"> - User Journey for creating a Questionnaire</w:t>
      </w:r>
      <w:bookmarkEnd w:id="103"/>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Ttulo3"/>
        <w:rPr>
          <w:color w:val="auto"/>
          <w:sz w:val="28"/>
          <w:szCs w:val="28"/>
          <w:lang w:val="en-US"/>
        </w:rPr>
      </w:pPr>
      <w:bookmarkStart w:id="104" w:name="_Toc52031405"/>
      <w:r>
        <w:rPr>
          <w:color w:val="auto"/>
          <w:sz w:val="28"/>
          <w:szCs w:val="28"/>
          <w:lang w:val="en-US"/>
        </w:rPr>
        <w:lastRenderedPageBreak/>
        <w:t>2.3.6. Answer a Questionnaire</w:t>
      </w:r>
      <w:bookmarkEnd w:id="104"/>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5"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60ABD930" w:rsidR="00257874" w:rsidRDefault="002D0913">
      <w:pPr>
        <w:pStyle w:val="Legenda"/>
        <w:rPr>
          <w:rFonts w:ascii="Courier New" w:eastAsia="Times New Roman" w:hAnsi="Courier New" w:cs="Courier New"/>
          <w:color w:val="000000"/>
          <w:sz w:val="20"/>
          <w:szCs w:val="20"/>
          <w:lang w:val="en-US" w:eastAsia="en-GB"/>
        </w:rPr>
      </w:pPr>
      <w:bookmarkStart w:id="105" w:name="_Toc5203147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6</w:t>
      </w:r>
      <w:r w:rsidR="009B6BEC">
        <w:rPr>
          <w:lang w:val="en-US"/>
        </w:rPr>
        <w:fldChar w:fldCharType="end"/>
      </w:r>
      <w:r>
        <w:rPr>
          <w:lang w:val="en-US"/>
        </w:rPr>
        <w:t xml:space="preserve"> - User Journey for answering a Questionnaire</w:t>
      </w:r>
      <w:bookmarkEnd w:id="105"/>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Ttulo1"/>
        <w:numPr>
          <w:ilvl w:val="0"/>
          <w:numId w:val="5"/>
        </w:numPr>
      </w:pPr>
      <w:bookmarkStart w:id="106" w:name="_Toc52031406"/>
      <w:r>
        <w:lastRenderedPageBreak/>
        <w:t>Related work</w:t>
      </w:r>
      <w:bookmarkEnd w:id="106"/>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Ttulo2"/>
        <w:numPr>
          <w:ilvl w:val="1"/>
          <w:numId w:val="3"/>
        </w:numPr>
        <w:ind w:left="567" w:hanging="567"/>
        <w:rPr>
          <w:color w:val="auto"/>
          <w:sz w:val="28"/>
          <w:szCs w:val="28"/>
          <w:lang w:val="en-US"/>
        </w:rPr>
      </w:pPr>
      <w:bookmarkStart w:id="107" w:name="_Toc52031407"/>
      <w:proofErr w:type="spellStart"/>
      <w:r>
        <w:rPr>
          <w:color w:val="auto"/>
          <w:sz w:val="28"/>
          <w:szCs w:val="28"/>
          <w:lang w:val="en-US"/>
        </w:rPr>
        <w:t>AlgoExpert</w:t>
      </w:r>
      <w:bookmarkEnd w:id="107"/>
      <w:proofErr w:type="spellEnd"/>
    </w:p>
    <w:p w14:paraId="51D02243" w14:textId="4D400E40"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Pr>
          <w:lang w:val="en-US"/>
        </w:rPr>
        <w:t>in order to</w:t>
      </w:r>
      <w:proofErr w:type="gramEnd"/>
      <w:r>
        <w:rPr>
          <w:lang w:val="en-US"/>
        </w:rPr>
        <w:t xml:space="preserve">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Ttulo2"/>
        <w:numPr>
          <w:ilvl w:val="1"/>
          <w:numId w:val="3"/>
        </w:numPr>
        <w:ind w:left="567" w:hanging="567"/>
        <w:rPr>
          <w:color w:val="auto"/>
          <w:sz w:val="28"/>
          <w:szCs w:val="28"/>
          <w:lang w:val="en-US"/>
        </w:rPr>
      </w:pPr>
      <w:bookmarkStart w:id="108" w:name="_Toc52031408"/>
      <w:proofErr w:type="spellStart"/>
      <w:r>
        <w:rPr>
          <w:color w:val="auto"/>
          <w:sz w:val="28"/>
          <w:szCs w:val="28"/>
          <w:lang w:val="en-US"/>
        </w:rPr>
        <w:t>HackerRank</w:t>
      </w:r>
      <w:bookmarkEnd w:id="108"/>
      <w:proofErr w:type="spellEnd"/>
    </w:p>
    <w:p w14:paraId="3D4CB584" w14:textId="2B8C4B5D"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Ttulo2"/>
        <w:numPr>
          <w:ilvl w:val="1"/>
          <w:numId w:val="3"/>
        </w:numPr>
        <w:ind w:left="567" w:hanging="567"/>
        <w:rPr>
          <w:color w:val="auto"/>
          <w:sz w:val="28"/>
          <w:szCs w:val="28"/>
          <w:lang w:val="en-US"/>
        </w:rPr>
      </w:pPr>
      <w:bookmarkStart w:id="109" w:name="_Toc52031409"/>
      <w:proofErr w:type="spellStart"/>
      <w:r>
        <w:rPr>
          <w:color w:val="auto"/>
          <w:sz w:val="28"/>
          <w:szCs w:val="28"/>
          <w:lang w:val="en-US"/>
        </w:rPr>
        <w:t>LeetCode</w:t>
      </w:r>
      <w:bookmarkEnd w:id="109"/>
      <w:proofErr w:type="spellEnd"/>
    </w:p>
    <w:p w14:paraId="2E6932CB" w14:textId="4C55F30F"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 xml:space="preserve">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Ttulo2"/>
        <w:numPr>
          <w:ilvl w:val="1"/>
          <w:numId w:val="3"/>
        </w:numPr>
        <w:ind w:left="567" w:hanging="567"/>
        <w:rPr>
          <w:color w:val="auto"/>
          <w:sz w:val="28"/>
          <w:szCs w:val="28"/>
          <w:lang w:val="en-US"/>
        </w:rPr>
      </w:pPr>
      <w:bookmarkStart w:id="110" w:name="_Toc52031410"/>
      <w:proofErr w:type="spellStart"/>
      <w:r>
        <w:rPr>
          <w:color w:val="auto"/>
          <w:sz w:val="28"/>
          <w:szCs w:val="28"/>
          <w:lang w:val="en-US"/>
        </w:rPr>
        <w:t>Codewars</w:t>
      </w:r>
      <w:bookmarkEnd w:id="110"/>
      <w:proofErr w:type="spellEnd"/>
    </w:p>
    <w:p w14:paraId="5752D63F" w14:textId="75D2E06D"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w:t>
      </w:r>
      <w:proofErr w:type="gramStart"/>
      <w:r>
        <w:rPr>
          <w:lang w:val="en-US"/>
        </w:rPr>
        <w:t>experience</w:t>
      </w:r>
      <w:proofErr w:type="gramEnd"/>
      <w:r>
        <w:rPr>
          <w:lang w:val="en-US"/>
        </w:rPr>
        <w:t xml:space="preserve"> or member-only cluster environments to get faster results.</w:t>
      </w:r>
    </w:p>
    <w:p w14:paraId="1FF21BE9" w14:textId="77777777" w:rsidR="00257874" w:rsidRDefault="00257874">
      <w:pPr>
        <w:rPr>
          <w:lang w:val="en-US"/>
        </w:rPr>
      </w:pPr>
    </w:p>
    <w:p w14:paraId="26257823" w14:textId="77777777" w:rsidR="00257874" w:rsidRDefault="002D0913">
      <w:pPr>
        <w:pStyle w:val="Ttulo2"/>
        <w:numPr>
          <w:ilvl w:val="1"/>
          <w:numId w:val="3"/>
        </w:numPr>
        <w:ind w:left="567" w:hanging="567"/>
        <w:rPr>
          <w:color w:val="auto"/>
          <w:sz w:val="28"/>
          <w:szCs w:val="28"/>
          <w:lang w:val="en-US"/>
        </w:rPr>
      </w:pPr>
      <w:bookmarkStart w:id="111" w:name="_Toc52031411"/>
      <w:proofErr w:type="spellStart"/>
      <w:r>
        <w:rPr>
          <w:color w:val="auto"/>
          <w:sz w:val="28"/>
          <w:szCs w:val="28"/>
          <w:lang w:val="en-US"/>
        </w:rPr>
        <w:t>CodeChef</w:t>
      </w:r>
      <w:bookmarkEnd w:id="111"/>
      <w:proofErr w:type="spellEnd"/>
    </w:p>
    <w:p w14:paraId="067E9CED" w14:textId="1BD85316"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Legenda"/>
        <w:keepNext/>
        <w:rPr>
          <w:lang w:val="en-US"/>
        </w:rPr>
      </w:pPr>
      <w:bookmarkStart w:id="112" w:name="_Ref39227592"/>
      <w:bookmarkStart w:id="113"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112"/>
      <w:r>
        <w:rPr>
          <w:lang w:val="en-US"/>
        </w:rPr>
        <w:t xml:space="preserve"> - Feature comparison of select platforms</w:t>
      </w:r>
      <w:bookmarkEnd w:id="113"/>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4B7DE0C0"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26668E" w14:textId="77777777" w:rsidR="00257874" w:rsidRDefault="002D0913">
      <w:pPr>
        <w:pStyle w:val="Ttulo1"/>
        <w:numPr>
          <w:ilvl w:val="0"/>
          <w:numId w:val="5"/>
        </w:numPr>
      </w:pPr>
      <w:bookmarkStart w:id="114" w:name="_Toc52031412"/>
      <w:r>
        <w:lastRenderedPageBreak/>
        <w:t>Related Technologies</w:t>
      </w:r>
      <w:bookmarkEnd w:id="114"/>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Ttulo2"/>
        <w:rPr>
          <w:color w:val="auto"/>
          <w:sz w:val="28"/>
          <w:szCs w:val="28"/>
          <w:lang w:val="en-US"/>
        </w:rPr>
      </w:pPr>
      <w:bookmarkStart w:id="115" w:name="_Toc52031413"/>
      <w:r>
        <w:rPr>
          <w:color w:val="auto"/>
          <w:sz w:val="28"/>
          <w:szCs w:val="28"/>
          <w:lang w:val="en-US"/>
        </w:rPr>
        <w:t>4.1. React</w:t>
      </w:r>
      <w:bookmarkEnd w:id="115"/>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 xml:space="preserve">dramatically improves modularity, provides loose coupling between </w:t>
      </w:r>
      <w:proofErr w:type="gramStart"/>
      <w:r>
        <w:rPr>
          <w:lang w:val="en-US"/>
        </w:rPr>
        <w:t>components</w:t>
      </w:r>
      <w:proofErr w:type="gramEnd"/>
      <w:r>
        <w:rPr>
          <w:lang w:val="en-US"/>
        </w:rPr>
        <w:t xml:space="preserve">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proofErr w:type="spellStart"/>
      <w:r w:rsidRPr="00CB487D">
        <w:rPr>
          <w:rFonts w:ascii="Consolas" w:hAnsi="Consolas"/>
          <w:lang w:val="en-US"/>
        </w:rPr>
        <w:t>npm</w:t>
      </w:r>
      <w:proofErr w:type="spellEnd"/>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Ttulo2"/>
        <w:rPr>
          <w:color w:val="auto"/>
          <w:sz w:val="28"/>
          <w:szCs w:val="28"/>
          <w:lang w:val="en-US"/>
        </w:rPr>
      </w:pPr>
      <w:bookmarkStart w:id="116" w:name="_Toc52031414"/>
      <w:r>
        <w:rPr>
          <w:color w:val="auto"/>
          <w:sz w:val="28"/>
          <w:szCs w:val="28"/>
          <w:lang w:val="en-US"/>
        </w:rPr>
        <w:t>4.2. Spring</w:t>
      </w:r>
      <w:bookmarkEnd w:id="116"/>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Ttulo3"/>
        <w:rPr>
          <w:color w:val="auto"/>
          <w:sz w:val="28"/>
          <w:szCs w:val="28"/>
          <w:lang w:val="en-US"/>
        </w:rPr>
      </w:pPr>
      <w:bookmarkStart w:id="117" w:name="_Toc533370019"/>
      <w:bookmarkStart w:id="118" w:name="_Toc27948159"/>
      <w:bookmarkStart w:id="119" w:name="_Toc52031415"/>
      <w:r>
        <w:rPr>
          <w:color w:val="auto"/>
          <w:sz w:val="28"/>
          <w:szCs w:val="28"/>
          <w:lang w:val="en-US"/>
        </w:rPr>
        <w:t>4.</w:t>
      </w:r>
      <w:r>
        <w:rPr>
          <w:rStyle w:val="Ttulo3Carter"/>
          <w:color w:val="auto"/>
          <w:sz w:val="28"/>
          <w:szCs w:val="28"/>
          <w:lang w:val="en-US"/>
        </w:rPr>
        <w:t>2.1. Spring Boot</w:t>
      </w:r>
      <w:bookmarkEnd w:id="117"/>
      <w:bookmarkEnd w:id="118"/>
      <w:bookmarkEnd w:id="119"/>
    </w:p>
    <w:p w14:paraId="337B11E5" w14:textId="218697BD"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Ttulo2"/>
        <w:rPr>
          <w:color w:val="auto"/>
          <w:sz w:val="28"/>
          <w:szCs w:val="28"/>
          <w:lang w:val="en-US"/>
        </w:rPr>
      </w:pPr>
      <w:bookmarkStart w:id="120" w:name="_Toc52031416"/>
      <w:r>
        <w:rPr>
          <w:color w:val="auto"/>
          <w:sz w:val="28"/>
          <w:szCs w:val="28"/>
          <w:lang w:val="en-US"/>
        </w:rPr>
        <w:t>4.3. Swagger</w:t>
      </w:r>
      <w:bookmarkEnd w:id="120"/>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Ttulo2"/>
        <w:rPr>
          <w:color w:val="auto"/>
          <w:sz w:val="28"/>
          <w:szCs w:val="28"/>
          <w:lang w:val="en-US"/>
        </w:rPr>
      </w:pPr>
      <w:bookmarkStart w:id="121" w:name="_Toc52031417"/>
      <w:r>
        <w:rPr>
          <w:color w:val="auto"/>
          <w:sz w:val="28"/>
          <w:szCs w:val="28"/>
          <w:lang w:val="en-US"/>
        </w:rPr>
        <w:t>4.4. Docker</w:t>
      </w:r>
      <w:bookmarkEnd w:id="121"/>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 xml:space="preserve">Docker containers are built from Docker images, </w:t>
      </w:r>
      <w:proofErr w:type="gramStart"/>
      <w:r>
        <w:rPr>
          <w:lang w:val="en-US"/>
        </w:rPr>
        <w:t>in order to</w:t>
      </w:r>
      <w:proofErr w:type="gramEnd"/>
      <w:r>
        <w:rPr>
          <w:lang w:val="en-US"/>
        </w:rPr>
        <w:t xml:space="preserve">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w:t>
      </w:r>
      <w:proofErr w:type="gramStart"/>
      <w:r>
        <w:rPr>
          <w:lang w:val="en-US"/>
        </w:rPr>
        <w:t>image</w:t>
      </w:r>
      <w:proofErr w:type="gramEnd"/>
      <w:r>
        <w:rPr>
          <w:lang w:val="en-US"/>
        </w:rPr>
        <w:t xml:space="preserv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Ttulo1"/>
        <w:numPr>
          <w:ilvl w:val="0"/>
          <w:numId w:val="5"/>
        </w:numPr>
      </w:pPr>
      <w:bookmarkStart w:id="122" w:name="_Ref43034646"/>
      <w:bookmarkStart w:id="123" w:name="_Toc52031418"/>
      <w:r>
        <w:lastRenderedPageBreak/>
        <w:t>Architecture</w:t>
      </w:r>
      <w:bookmarkEnd w:id="122"/>
      <w:bookmarkEnd w:id="123"/>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5A76E79A"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2D0913">
        <w:rPr>
          <w:lang w:val="en-US"/>
        </w:rPr>
        <w:t>Figure 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6"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Legenda"/>
        <w:rPr>
          <w:lang w:val="en-US"/>
        </w:rPr>
      </w:pPr>
      <w:bookmarkStart w:id="124" w:name="_Ref43063606"/>
      <w:bookmarkStart w:id="125" w:name="_Toc5203147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124"/>
      <w:r>
        <w:rPr>
          <w:lang w:val="en-US"/>
        </w:rPr>
        <w:t xml:space="preserve"> – Architectural Layered Module view, with inter module interactions</w:t>
      </w:r>
      <w:bookmarkEnd w:id="125"/>
    </w:p>
    <w:p w14:paraId="69F84F20" w14:textId="77777777" w:rsidR="00257874" w:rsidRDefault="00257874">
      <w:pPr>
        <w:rPr>
          <w:lang w:val="en-US"/>
        </w:rPr>
      </w:pPr>
    </w:p>
    <w:p w14:paraId="760071A3" w14:textId="77777777" w:rsidR="00257874" w:rsidRDefault="002D0913">
      <w:pPr>
        <w:pStyle w:val="Ttulo2"/>
        <w:rPr>
          <w:color w:val="auto"/>
          <w:sz w:val="28"/>
          <w:szCs w:val="28"/>
          <w:lang w:val="en-US"/>
        </w:rPr>
      </w:pPr>
      <w:bookmarkStart w:id="126" w:name="_Toc52031419"/>
      <w:r>
        <w:rPr>
          <w:color w:val="auto"/>
          <w:sz w:val="28"/>
          <w:szCs w:val="28"/>
          <w:lang w:val="en-US"/>
        </w:rPr>
        <w:t>5.1. Web Client</w:t>
      </w:r>
      <w:bookmarkEnd w:id="126"/>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pPr>
        <w:pStyle w:val="Ttulo3"/>
        <w:rPr>
          <w:color w:val="auto"/>
          <w:sz w:val="28"/>
          <w:szCs w:val="28"/>
          <w:lang w:val="en-US"/>
        </w:rPr>
      </w:pPr>
      <w:bookmarkStart w:id="127" w:name="_Toc52031420"/>
      <w:r>
        <w:rPr>
          <w:color w:val="auto"/>
          <w:sz w:val="28"/>
          <w:szCs w:val="28"/>
          <w:lang w:val="en-US"/>
        </w:rPr>
        <w:lastRenderedPageBreak/>
        <w:t>5.1.1 Material-UI</w:t>
      </w:r>
      <w:bookmarkEnd w:id="127"/>
    </w:p>
    <w:p w14:paraId="4157B024" w14:textId="1FB9ADD8"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Ttulo3"/>
        <w:rPr>
          <w:color w:val="auto"/>
          <w:sz w:val="32"/>
          <w:szCs w:val="32"/>
          <w:lang w:val="en-US"/>
        </w:rPr>
      </w:pPr>
      <w:bookmarkStart w:id="128" w:name="_Toc52031421"/>
      <w:r>
        <w:rPr>
          <w:color w:val="auto"/>
          <w:sz w:val="28"/>
          <w:szCs w:val="28"/>
          <w:lang w:val="en-US"/>
        </w:rPr>
        <w:t xml:space="preserve">5.1.2 </w:t>
      </w:r>
      <w:proofErr w:type="spellStart"/>
      <w:r>
        <w:rPr>
          <w:color w:val="auto"/>
          <w:sz w:val="28"/>
          <w:szCs w:val="28"/>
          <w:lang w:val="en-US"/>
        </w:rPr>
        <w:t>CodeMirror</w:t>
      </w:r>
      <w:bookmarkEnd w:id="128"/>
      <w:proofErr w:type="spellEnd"/>
    </w:p>
    <w:p w14:paraId="52873D4C" w14:textId="574DE508"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Ttulo3"/>
        <w:rPr>
          <w:color w:val="auto"/>
          <w:sz w:val="32"/>
          <w:szCs w:val="32"/>
          <w:lang w:val="en-US"/>
        </w:rPr>
      </w:pPr>
      <w:bookmarkStart w:id="129" w:name="_Toc52031422"/>
      <w:r>
        <w:rPr>
          <w:color w:val="auto"/>
          <w:sz w:val="28"/>
          <w:szCs w:val="28"/>
          <w:lang w:val="en-US"/>
        </w:rPr>
        <w:t xml:space="preserve">5.1.2 </w:t>
      </w:r>
      <w:proofErr w:type="spellStart"/>
      <w:r>
        <w:rPr>
          <w:color w:val="auto"/>
          <w:sz w:val="28"/>
          <w:szCs w:val="28"/>
          <w:lang w:val="en-US"/>
        </w:rPr>
        <w:t>Formik</w:t>
      </w:r>
      <w:bookmarkEnd w:id="129"/>
      <w:proofErr w:type="spellEnd"/>
    </w:p>
    <w:p w14:paraId="25720B76" w14:textId="19E97DE3"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47B33E06"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Ttulo3"/>
        <w:rPr>
          <w:color w:val="auto"/>
          <w:sz w:val="32"/>
          <w:szCs w:val="32"/>
          <w:lang w:val="en-US"/>
        </w:rPr>
      </w:pPr>
      <w:bookmarkStart w:id="130" w:name="_Toc52031423"/>
      <w:r>
        <w:rPr>
          <w:color w:val="auto"/>
          <w:sz w:val="28"/>
          <w:szCs w:val="28"/>
          <w:lang w:val="en-US"/>
        </w:rPr>
        <w:t>5.1.2 Yup</w:t>
      </w:r>
      <w:bookmarkEnd w:id="130"/>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 xml:space="preserve">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Ttulo2"/>
        <w:rPr>
          <w:color w:val="auto"/>
          <w:sz w:val="28"/>
          <w:szCs w:val="28"/>
          <w:lang w:val="en-US"/>
        </w:rPr>
      </w:pPr>
      <w:bookmarkStart w:id="131" w:name="_Toc52031424"/>
      <w:r>
        <w:rPr>
          <w:color w:val="auto"/>
          <w:sz w:val="28"/>
          <w:szCs w:val="28"/>
          <w:lang w:val="en-US"/>
        </w:rPr>
        <w:t>5.2. Services</w:t>
      </w:r>
      <w:bookmarkEnd w:id="131"/>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proofErr w:type="spellStart"/>
      <w:r>
        <w:rPr>
          <w:lang w:val="en-US"/>
        </w:rPr>
        <w:t>Postgres</w:t>
      </w:r>
      <w:r w:rsidR="00DC67E6">
        <w:rPr>
          <w:lang w:val="en-US"/>
        </w:rPr>
        <w:t>SQL</w:t>
      </w:r>
      <w:proofErr w:type="spellEnd"/>
      <w:r>
        <w:rPr>
          <w:lang w:val="en-US"/>
        </w:rPr>
        <w:t xml:space="preserv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7"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Legenda"/>
        <w:rPr>
          <w:lang w:val="en-US"/>
        </w:rPr>
      </w:pPr>
      <w:bookmarkStart w:id="132" w:name="_Ref43063628"/>
      <w:bookmarkStart w:id="133" w:name="_Toc5203147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132"/>
      <w:r>
        <w:rPr>
          <w:lang w:val="en-US"/>
        </w:rPr>
        <w:t xml:space="preserve"> – Detailed view of Services Module including DB</w:t>
      </w:r>
      <w:bookmarkEnd w:id="133"/>
    </w:p>
    <w:p w14:paraId="6977E9AA" w14:textId="77777777" w:rsidR="00257874" w:rsidRDefault="00257874">
      <w:pPr>
        <w:pStyle w:val="Ttulo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Ttulo3"/>
        <w:rPr>
          <w:color w:val="auto"/>
          <w:sz w:val="32"/>
          <w:szCs w:val="32"/>
          <w:lang w:val="en-US"/>
        </w:rPr>
      </w:pPr>
      <w:bookmarkStart w:id="134" w:name="_Toc52031425"/>
      <w:r>
        <w:rPr>
          <w:color w:val="auto"/>
          <w:sz w:val="28"/>
          <w:szCs w:val="28"/>
          <w:lang w:val="en-US"/>
        </w:rPr>
        <w:t>5.2.1 Data Model</w:t>
      </w:r>
      <w:bookmarkEnd w:id="134"/>
    </w:p>
    <w:p w14:paraId="35503CC4" w14:textId="32E901BB"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xml:space="preserve">, below is a more detailed explanation of what represents each </w:t>
      </w:r>
      <w:commentRangeStart w:id="135"/>
      <w:r>
        <w:rPr>
          <w:lang w:val="en-US"/>
        </w:rPr>
        <w:t>entity</w:t>
      </w:r>
      <w:commentRangeEnd w:id="135"/>
      <w:r w:rsidR="00143B65">
        <w:rPr>
          <w:rStyle w:val="Refdecomentrio"/>
        </w:rPr>
        <w:commentReference w:id="135"/>
      </w:r>
      <w:r>
        <w:rPr>
          <w:lang w:val="en-US"/>
        </w:rPr>
        <w:t>.</w:t>
      </w:r>
    </w:p>
    <w:p w14:paraId="5F651CDA" w14:textId="77777777" w:rsidR="00257874" w:rsidRPr="004C134A" w:rsidRDefault="002D0913" w:rsidP="004C134A">
      <w:pPr>
        <w:pStyle w:val="PargrafodaLista"/>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PargrafodaLista"/>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5D0F260F" w:rsidR="00257874" w:rsidRPr="004C134A" w:rsidRDefault="002D0913" w:rsidP="004C134A">
      <w:pPr>
        <w:pStyle w:val="PargrafodaLista"/>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Pr>
          <w:lang w:val="en-US"/>
        </w:rPr>
      </w:r>
      <w:r w:rsidR="002A4423" w:rsidRPr="004C134A">
        <w:rPr>
          <w:lang w:val="en-US"/>
        </w:rPr>
        <w:fldChar w:fldCharType="separate"/>
      </w:r>
      <w:r w:rsidR="002A4423" w:rsidRPr="004C134A">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PargrafodaLista"/>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xml:space="preserve">.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0C97F740" w14:textId="4A928D25" w:rsidR="00257874" w:rsidRPr="004C134A" w:rsidRDefault="002D0913" w:rsidP="004C134A">
      <w:pPr>
        <w:pStyle w:val="PargrafodaLista"/>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60BECB0D" w:rsidR="00257874" w:rsidRPr="004C134A" w:rsidRDefault="002D0913" w:rsidP="004C134A">
      <w:pPr>
        <w:pStyle w:val="PargrafodaLista"/>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the requirements </w:t>
      </w:r>
      <w:r w:rsidR="002A4423" w:rsidRPr="004C134A">
        <w:rPr>
          <w:lang w:val="en-US"/>
        </w:rPr>
        <w:t>S</w:t>
      </w:r>
      <w:r w:rsidRPr="004C134A">
        <w:rPr>
          <w:lang w:val="en-US"/>
        </w:rPr>
        <w:t>ection</w:t>
      </w:r>
      <w:r w:rsidR="002A4423" w:rsidRPr="004C134A">
        <w:rPr>
          <w:lang w:val="en-US"/>
        </w:rPr>
        <w:fldChar w:fldCharType="begin"/>
      </w:r>
      <w:r w:rsidR="002A4423" w:rsidRPr="004C134A">
        <w:rPr>
          <w:lang w:val="en-US"/>
        </w:rPr>
        <w:instrText xml:space="preserve"> REF _Ref39266593 \r \h </w:instrText>
      </w:r>
      <w:r w:rsidR="002A4423">
        <w:rPr>
          <w:lang w:val="en-US"/>
        </w:rPr>
      </w:r>
      <w:r w:rsidR="002A4423" w:rsidRPr="004C134A">
        <w:rPr>
          <w:lang w:val="en-US"/>
        </w:rPr>
        <w:fldChar w:fldCharType="separate"/>
      </w:r>
      <w:r w:rsidR="002A4423" w:rsidRPr="004C134A">
        <w:rPr>
          <w:lang w:val="en-US"/>
        </w:rPr>
        <w:t>2</w:t>
      </w:r>
      <w:r w:rsidR="002A4423" w:rsidRPr="004C134A">
        <w:rPr>
          <w:lang w:val="en-US"/>
        </w:rPr>
        <w:fldChar w:fldCharType="end"/>
      </w:r>
      <w:r w:rsidRPr="004C134A">
        <w:rPr>
          <w:lang w:val="en-US"/>
        </w:rPr>
        <w:t xml:space="preserve">. The questionnaire has a many to one relationship with the user </w:t>
      </w:r>
      <w:r w:rsidRPr="004C134A">
        <w:rPr>
          <w:lang w:val="en-US"/>
        </w:rPr>
        <w:lastRenderedPageBreak/>
        <w:t xml:space="preserve">table, this 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PargrafodaLista"/>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PargrafodaLista"/>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w:t>
      </w:r>
      <w:proofErr w:type="gramStart"/>
      <w:r w:rsidRPr="004C134A">
        <w:rPr>
          <w:lang w:val="en-US"/>
        </w:rPr>
        <w:t>it’s</w:t>
      </w:r>
      <w:proofErr w:type="gramEnd"/>
      <w:r w:rsidRPr="004C134A">
        <w:rPr>
          <w:lang w:val="en-US"/>
        </w:rPr>
        <w:t xml:space="preserve">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1922E363" w14:textId="51678BF0" w:rsidR="00257874" w:rsidRPr="004C134A" w:rsidRDefault="002D0913" w:rsidP="004C134A">
      <w:pPr>
        <w:pStyle w:val="PargrafodaLista"/>
        <w:numPr>
          <w:ilvl w:val="0"/>
          <w:numId w:val="19"/>
        </w:numPr>
        <w:rPr>
          <w:lang w:val="en-US"/>
        </w:rPr>
      </w:pPr>
      <w:r w:rsidRPr="004C134A">
        <w:rPr>
          <w:i/>
          <w:iCs/>
          <w:lang w:val="en-US"/>
        </w:rPr>
        <w:t>Tag</w:t>
      </w:r>
      <w:r w:rsidRPr="004C134A">
        <w:rPr>
          <w:lang w:val="en-US"/>
        </w:rPr>
        <w:t xml:space="preserve"> - This entity supports the tag search functionality identified on the requirements section </w:t>
      </w:r>
      <w:r w:rsidR="009B6BEC" w:rsidRPr="004C134A">
        <w:rPr>
          <w:lang w:val="en-US"/>
        </w:rPr>
        <w:fldChar w:fldCharType="begin"/>
      </w:r>
      <w:r w:rsidRPr="004C134A">
        <w:rPr>
          <w:lang w:val="en-US"/>
        </w:rPr>
        <w:instrText>REF _Ref39266674 \h</w:instrText>
      </w:r>
      <w:r w:rsidR="009B6BEC">
        <w:rPr>
          <w:lang w:val="en-US"/>
        </w:rPr>
      </w:r>
      <w:r w:rsidR="009B6BEC" w:rsidRPr="004C134A">
        <w:rPr>
          <w:lang w:val="en-US"/>
        </w:rPr>
        <w:fldChar w:fldCharType="separate"/>
      </w:r>
      <w:r w:rsidRPr="004C134A">
        <w:rPr>
          <w:lang w:val="en-US"/>
        </w:rPr>
        <w:t>Requirements</w:t>
      </w:r>
      <w:r w:rsidR="009B6BEC" w:rsidRPr="004C134A">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PargrafodaLista"/>
        <w:numPr>
          <w:ilvl w:val="0"/>
          <w:numId w:val="19"/>
        </w:numPr>
        <w:rPr>
          <w:lang w:val="en-US"/>
        </w:rPr>
      </w:pPr>
      <w:r w:rsidRPr="004C134A">
        <w:rPr>
          <w:lang w:val="en-US"/>
        </w:rPr>
        <w:t xml:space="preserve">One special connection is also worthy of note, the many to many </w:t>
      </w:r>
      <w:proofErr w:type="gramStart"/>
      <w:r w:rsidRPr="004C134A">
        <w:rPr>
          <w:lang w:val="en-US"/>
        </w:rPr>
        <w:t>connection</w:t>
      </w:r>
      <w:proofErr w:type="gramEnd"/>
      <w:r w:rsidRPr="004C134A">
        <w:rPr>
          <w:lang w:val="en-US"/>
        </w:rPr>
        <w:t xml:space="preserve">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and also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Ttulo2"/>
        <w:rPr>
          <w:color w:val="auto"/>
          <w:sz w:val="28"/>
          <w:szCs w:val="28"/>
          <w:lang w:val="en-US"/>
        </w:rPr>
      </w:pPr>
      <w:bookmarkStart w:id="136" w:name="_Toc52031426"/>
      <w:r>
        <w:rPr>
          <w:color w:val="auto"/>
          <w:sz w:val="28"/>
          <w:szCs w:val="28"/>
          <w:lang w:val="en-US"/>
        </w:rPr>
        <w:t>5.3. Execution Environments</w:t>
      </w:r>
      <w:bookmarkEnd w:id="136"/>
    </w:p>
    <w:p w14:paraId="3E2C326F" w14:textId="15C57629"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 xml:space="preserve">runtime, i.e. there will be a container execution manager for each type of runtime environment. The scalability of this module is provided with the execution manager, providing more containers to the manager will increase </w:t>
      </w:r>
      <w:commentRangeStart w:id="137"/>
      <w:commentRangeStart w:id="138"/>
      <w:r>
        <w:rPr>
          <w:lang w:val="en-US"/>
        </w:rPr>
        <w:t>capacity</w:t>
      </w:r>
      <w:commentRangeEnd w:id="137"/>
      <w:r w:rsidR="0089553F">
        <w:rPr>
          <w:rStyle w:val="Refdecomentrio"/>
        </w:rPr>
        <w:commentReference w:id="137"/>
      </w:r>
      <w:commentRangeEnd w:id="138"/>
      <w:r w:rsidR="005242AB">
        <w:rPr>
          <w:rStyle w:val="Refdecomentrio"/>
        </w:rPr>
        <w:commentReference w:id="138"/>
      </w:r>
      <w:r>
        <w:rPr>
          <w:lang w:val="en-US"/>
        </w:rPr>
        <w:t>.</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5B996A06" w:rsidR="00257874" w:rsidRDefault="002D0913">
      <w:pPr>
        <w:pStyle w:val="Legenda"/>
        <w:rPr>
          <w:lang w:val="en-US"/>
        </w:rPr>
      </w:pPr>
      <w:bookmarkStart w:id="139" w:name="_Ref39267114"/>
      <w:bookmarkStart w:id="140" w:name="_Toc5203147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139"/>
      <w:r>
        <w:rPr>
          <w:lang w:val="en-US"/>
        </w:rPr>
        <w:t xml:space="preserve"> – Detailed view of </w:t>
      </w:r>
      <w:r w:rsidRPr="00E16EAB">
        <w:rPr>
          <w:i/>
          <w:iCs/>
          <w:lang w:val="en-US"/>
        </w:rPr>
        <w:t>Execution</w:t>
      </w:r>
      <w:ins w:id="141" w:author="José Simão" w:date="2020-09-22T17:06:00Z">
        <w:r w:rsidR="000D2464" w:rsidRPr="00E16EAB">
          <w:rPr>
            <w:i/>
            <w:iCs/>
            <w:lang w:val="en-US"/>
          </w:rPr>
          <w:t xml:space="preserve"> </w:t>
        </w:r>
      </w:ins>
      <w:r w:rsidRPr="00E16EAB">
        <w:rPr>
          <w:i/>
          <w:iCs/>
          <w:lang w:val="en-US"/>
        </w:rPr>
        <w:t>Environments</w:t>
      </w:r>
      <w:r>
        <w:rPr>
          <w:lang w:val="en-US"/>
        </w:rPr>
        <w:t xml:space="preserve"> Module</w:t>
      </w:r>
      <w:bookmarkEnd w:id="140"/>
    </w:p>
    <w:p w14:paraId="00467601" w14:textId="77777777" w:rsidR="00257874" w:rsidRDefault="00257874">
      <w:pPr>
        <w:rPr>
          <w:lang w:val="en-US"/>
        </w:rPr>
      </w:pPr>
    </w:p>
    <w:p w14:paraId="2A29B106" w14:textId="2FF42EFD" w:rsidR="00257874" w:rsidRDefault="002D0913">
      <w:pPr>
        <w:rPr>
          <w:lang w:val="en-US"/>
        </w:rPr>
      </w:pPr>
      <w:r>
        <w:rPr>
          <w:lang w:val="en-US"/>
        </w:rPr>
        <w:t xml:space="preserve">Docker will be used to build and run containers for each execution environment application and 5 runtime environments will be supported: Java, Kotlin, JavaScript, </w:t>
      </w:r>
      <w:proofErr w:type="gramStart"/>
      <w:r>
        <w:rPr>
          <w:lang w:val="en-US"/>
        </w:rPr>
        <w:t>C#</w:t>
      </w:r>
      <w:proofErr w:type="gramEnd"/>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Ttulo1"/>
        <w:numPr>
          <w:ilvl w:val="0"/>
          <w:numId w:val="5"/>
        </w:numPr>
      </w:pPr>
      <w:bookmarkStart w:id="142" w:name="_Toc52031427"/>
      <w:r>
        <w:lastRenderedPageBreak/>
        <w:t>Implementation Details</w:t>
      </w:r>
      <w:bookmarkEnd w:id="142"/>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Ttulo2"/>
        <w:rPr>
          <w:color w:val="auto"/>
          <w:sz w:val="28"/>
          <w:szCs w:val="28"/>
          <w:lang w:val="en-US"/>
        </w:rPr>
      </w:pPr>
      <w:bookmarkStart w:id="143" w:name="_Toc52031428"/>
      <w:r>
        <w:rPr>
          <w:color w:val="auto"/>
          <w:sz w:val="28"/>
          <w:szCs w:val="28"/>
          <w:lang w:val="en-US"/>
        </w:rPr>
        <w:t xml:space="preserve">6.1. </w:t>
      </w:r>
      <w:commentRangeStart w:id="144"/>
      <w:commentRangeStart w:id="145"/>
      <w:r>
        <w:rPr>
          <w:color w:val="auto"/>
          <w:sz w:val="28"/>
          <w:szCs w:val="28"/>
          <w:lang w:val="en-US"/>
        </w:rPr>
        <w:t>Authentication</w:t>
      </w:r>
      <w:commentRangeEnd w:id="144"/>
      <w:r w:rsidR="00BF3C44">
        <w:rPr>
          <w:rStyle w:val="Refdecomentrio"/>
          <w:rFonts w:asciiTheme="minorHAnsi" w:eastAsiaTheme="minorEastAsia" w:hAnsiTheme="minorHAnsi" w:cstheme="minorBidi"/>
          <w:color w:val="auto"/>
        </w:rPr>
        <w:commentReference w:id="144"/>
      </w:r>
      <w:commentRangeEnd w:id="145"/>
      <w:r w:rsidR="005242AB">
        <w:rPr>
          <w:rStyle w:val="Refdecomentrio"/>
          <w:rFonts w:asciiTheme="minorHAnsi" w:eastAsiaTheme="minorEastAsia" w:hAnsiTheme="minorHAnsi" w:cstheme="minorBidi"/>
          <w:color w:val="auto"/>
        </w:rPr>
        <w:commentReference w:id="145"/>
      </w:r>
      <w:bookmarkEnd w:id="143"/>
    </w:p>
    <w:p w14:paraId="4EC2D3C7" w14:textId="3CF7A1B3" w:rsidR="00EB586C" w:rsidRDefault="002616D2">
      <w:pPr>
        <w:rPr>
          <w:lang w:val="en-US"/>
        </w:rPr>
      </w:pPr>
      <w:r>
        <w:rPr>
          <w:lang w:val="en-US"/>
        </w:rPr>
        <w:t xml:space="preserve">For authentication purposes it was developed the class </w:t>
      </w:r>
      <w:proofErr w:type="spellStart"/>
      <w:r w:rsidRPr="005242AB">
        <w:rPr>
          <w:rFonts w:ascii="Consolas" w:hAnsi="Consolas"/>
          <w:lang w:val="en-US"/>
        </w:rPr>
        <w:t>AuthenticationFilter</w:t>
      </w:r>
      <w:proofErr w:type="spellEnd"/>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w:t>
      </w:r>
      <w:r w:rsidR="00A51291">
        <w:rPr>
          <w:lang w:val="en-US"/>
        </w:rPr>
        <w:t xml:space="preserve">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proofErr w:type="spellStart"/>
      <w:r w:rsidR="00BC5644" w:rsidRPr="005242AB">
        <w:rPr>
          <w:rFonts w:ascii="Consolas" w:hAnsi="Consolas"/>
          <w:lang w:val="en-US"/>
          <w:rPrChange w:id="146" w:author="André Oliveira" w:date="2020-09-26T16:15:00Z">
            <w:rPr>
              <w:rFonts w:ascii="Courier" w:hAnsi="Courier"/>
              <w:lang w:val="en-US"/>
            </w:rPr>
          </w:rPrChange>
        </w:rPr>
        <w:t>doFilterInternal</w:t>
      </w:r>
      <w:proofErr w:type="spellEnd"/>
      <w:r w:rsidR="00BC5644">
        <w:rPr>
          <w:lang w:val="en-US"/>
        </w:rPr>
        <w:t xml:space="preserve"> </w:t>
      </w:r>
      <w:r w:rsidR="00A51291" w:rsidRPr="00A51291">
        <w:rPr>
          <w:lang w:val="en-US"/>
        </w:rPr>
        <w:t xml:space="preserve">which is called if the URL of the request matches what was registered in </w:t>
      </w:r>
      <w:proofErr w:type="spellStart"/>
      <w:r w:rsidR="00A51291" w:rsidRPr="00A51291">
        <w:rPr>
          <w:rFonts w:ascii="Consolas" w:hAnsi="Consolas"/>
          <w:lang w:val="en-US"/>
        </w:rPr>
        <w:t>authenticationFilterRegistration</w:t>
      </w:r>
      <w:proofErr w:type="spellEnd"/>
      <w:r w:rsidR="00A51291" w:rsidRPr="00A51291">
        <w:rPr>
          <w:lang w:val="en-US"/>
        </w:rPr>
        <w:t xml:space="preserve"> method in the </w:t>
      </w:r>
      <w:proofErr w:type="spellStart"/>
      <w:r w:rsidR="00A51291" w:rsidRPr="00A51291">
        <w:rPr>
          <w:rFonts w:ascii="Consolas" w:hAnsi="Consolas"/>
          <w:lang w:val="en-US"/>
        </w:rPr>
        <w:t>ApplicationConfiguration</w:t>
      </w:r>
      <w:proofErr w:type="spellEnd"/>
      <w:r w:rsidR="00A51291" w:rsidRPr="00A51291">
        <w:rPr>
          <w:lang w:val="en-US"/>
        </w:rPr>
        <w:t xml:space="preserve"> class. </w:t>
      </w:r>
    </w:p>
    <w:p w14:paraId="30A74D5E" w14:textId="53C24722" w:rsidR="0024524E" w:rsidRDefault="0024524E">
      <w:pPr>
        <w:rPr>
          <w:lang w:val="en-US"/>
        </w:rPr>
      </w:pPr>
      <w:r>
        <w:rPr>
          <w:lang w:val="en-US"/>
        </w:rPr>
        <w:t xml:space="preserve">The method </w:t>
      </w:r>
      <w:proofErr w:type="spellStart"/>
      <w:r w:rsidRPr="005242AB">
        <w:rPr>
          <w:rFonts w:ascii="Consolas" w:hAnsi="Consolas"/>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5242AB">
        <w:rPr>
          <w:rFonts w:ascii="Consolas" w:hAnsi="Consolas"/>
          <w:lang w:val="en-US"/>
        </w:rPr>
        <w:t>HandlerMethodArgumentResolver</w:t>
      </w:r>
      <w:proofErr w:type="spellEnd"/>
      <w:r>
        <w:rPr>
          <w:lang w:val="en-US"/>
        </w:rPr>
        <w:t xml:space="preserve"> (</w:t>
      </w:r>
      <w:proofErr w:type="spellStart"/>
      <w:r w:rsidRPr="005242AB">
        <w:rPr>
          <w:rFonts w:ascii="Consolas" w:hAnsi="Consolas"/>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0B06F76E" w:rsidR="0093722B" w:rsidRPr="0093722B" w:rsidRDefault="0093722B" w:rsidP="0093722B">
      <w:pPr>
        <w:rPr>
          <w:lang w:val="en-GB"/>
        </w:rPr>
      </w:pPr>
      <w:commentRangeStart w:id="147"/>
      <w:commentRangeStart w:id="148"/>
      <w:r w:rsidRPr="0093722B">
        <w:rPr>
          <w:lang w:val="en-GB"/>
        </w:rPr>
        <w:t xml:space="preserve">The implementation of this </w:t>
      </w:r>
      <w:r>
        <w:rPr>
          <w:lang w:val="en-GB"/>
        </w:rPr>
        <w:t xml:space="preserve">filter also provides an additional method, </w:t>
      </w:r>
      <w:proofErr w:type="spellStart"/>
      <w:r w:rsidRPr="005242AB">
        <w:rPr>
          <w:rFonts w:ascii="Consolas" w:hAnsi="Consolas"/>
          <w:lang w:val="en-GB"/>
        </w:rPr>
        <w:t>shouldNotFilter</w:t>
      </w:r>
      <w:proofErr w:type="spellEnd"/>
      <w:r>
        <w:rPr>
          <w:lang w:val="en-GB"/>
        </w:rPr>
        <w:t xml:space="preserve">, which determines if the method </w:t>
      </w:r>
      <w:proofErr w:type="spellStart"/>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proofErr w:type="spellEnd"/>
      <w:r>
        <w:rPr>
          <w:lang w:val="en-GB"/>
        </w:rPr>
        <w:t xml:space="preserve"> should </w:t>
      </w:r>
      <w:proofErr w:type="gramStart"/>
      <w:r>
        <w:rPr>
          <w:lang w:val="en-GB"/>
        </w:rPr>
        <w:t>actually be</w:t>
      </w:r>
      <w:proofErr w:type="gramEnd"/>
      <w:r>
        <w:rPr>
          <w:lang w:val="en-GB"/>
        </w:rPr>
        <w:t xml:space="preserve"> called or not.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 xml:space="preserve">request method can be called without authentication, if the answer is positive than the method </w:t>
      </w:r>
      <w:proofErr w:type="spellStart"/>
      <w:r w:rsidRPr="00DC67E6">
        <w:rPr>
          <w:rFonts w:ascii="Consolas" w:hAnsi="Consolas"/>
          <w:lang w:val="en-GB"/>
          <w:rPrChange w:id="149" w:author="André Oliveira" w:date="2020-09-26T14:23:00Z">
            <w:rPr>
              <w:lang w:val="en-GB"/>
            </w:rPr>
          </w:rPrChange>
        </w:rPr>
        <w:t>doFilterInternal</w:t>
      </w:r>
      <w:proofErr w:type="spellEnd"/>
      <w:r>
        <w:rPr>
          <w:lang w:val="en-GB"/>
        </w:rPr>
        <w:t xml:space="preserve"> will not be called.</w:t>
      </w:r>
      <w:commentRangeEnd w:id="147"/>
      <w:r w:rsidR="00B80E85">
        <w:rPr>
          <w:rStyle w:val="Refdecomentrio"/>
        </w:rPr>
        <w:commentReference w:id="147"/>
      </w:r>
      <w:commentRangeEnd w:id="148"/>
      <w:r w:rsidR="007D4D2F">
        <w:rPr>
          <w:rStyle w:val="Refdecomentrio"/>
        </w:rPr>
        <w:commentReference w:id="148"/>
      </w:r>
    </w:p>
    <w:p w14:paraId="12402975" w14:textId="77777777" w:rsidR="00076FBC" w:rsidRPr="0093722B" w:rsidRDefault="00076FBC">
      <w:pPr>
        <w:rPr>
          <w:lang w:val="en-GB"/>
        </w:rPr>
      </w:pPr>
    </w:p>
    <w:p w14:paraId="3EAE38B1" w14:textId="774AB779" w:rsidR="00257874" w:rsidRDefault="002D0913">
      <w:pPr>
        <w:pStyle w:val="Ttulo2"/>
        <w:rPr>
          <w:color w:val="auto"/>
          <w:sz w:val="28"/>
          <w:szCs w:val="28"/>
          <w:lang w:val="en-US"/>
        </w:rPr>
      </w:pPr>
      <w:bookmarkStart w:id="150" w:name="_Toc52031429"/>
      <w:r>
        <w:rPr>
          <w:color w:val="auto"/>
          <w:sz w:val="28"/>
          <w:szCs w:val="28"/>
          <w:lang w:val="en-US"/>
        </w:rPr>
        <w:t>6.</w:t>
      </w:r>
      <w:r w:rsidR="006A00B5">
        <w:rPr>
          <w:color w:val="auto"/>
          <w:sz w:val="28"/>
          <w:szCs w:val="28"/>
          <w:lang w:val="en-US"/>
        </w:rPr>
        <w:t>2</w:t>
      </w:r>
      <w:r>
        <w:rPr>
          <w:color w:val="auto"/>
          <w:sz w:val="28"/>
          <w:szCs w:val="28"/>
          <w:lang w:val="en-US"/>
        </w:rPr>
        <w:t>. Services</w:t>
      </w:r>
      <w:bookmarkEnd w:id="150"/>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Ttulo3"/>
        <w:rPr>
          <w:color w:val="auto"/>
          <w:sz w:val="28"/>
          <w:szCs w:val="28"/>
          <w:lang w:val="en-US"/>
        </w:rPr>
      </w:pPr>
      <w:bookmarkStart w:id="151" w:name="_Toc52031430"/>
      <w:r>
        <w:rPr>
          <w:color w:val="auto"/>
          <w:sz w:val="28"/>
          <w:szCs w:val="28"/>
          <w:lang w:val="en-US"/>
        </w:rPr>
        <w:t>6.</w:t>
      </w:r>
      <w:r w:rsidR="006A00B5">
        <w:rPr>
          <w:color w:val="auto"/>
          <w:sz w:val="28"/>
          <w:szCs w:val="28"/>
          <w:lang w:val="en-US"/>
        </w:rPr>
        <w:t>2</w:t>
      </w:r>
      <w:r>
        <w:rPr>
          <w:color w:val="auto"/>
          <w:sz w:val="28"/>
          <w:szCs w:val="28"/>
          <w:lang w:val="en-US"/>
        </w:rPr>
        <w:t>.1 Users</w:t>
      </w:r>
      <w:bookmarkEnd w:id="151"/>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sidRPr="005242AB">
        <w:rPr>
          <w:rFonts w:ascii="Consolas" w:hAnsi="Consolas"/>
          <w:lang w:val="en-US"/>
        </w:rPr>
        <w:t>CrudRepository</w:t>
      </w:r>
      <w:proofErr w:type="spellEnd"/>
      <w:r>
        <w:rPr>
          <w:lang w:val="en-US"/>
        </w:rPr>
        <w:t xml:space="preserve">, that 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Ttulo3"/>
        <w:rPr>
          <w:color w:val="auto"/>
          <w:sz w:val="28"/>
          <w:szCs w:val="28"/>
          <w:lang w:val="en-US"/>
        </w:rPr>
      </w:pPr>
      <w:bookmarkStart w:id="152" w:name="_Toc52031431"/>
      <w:r>
        <w:rPr>
          <w:color w:val="auto"/>
          <w:sz w:val="28"/>
          <w:szCs w:val="28"/>
          <w:lang w:val="en-US"/>
        </w:rPr>
        <w:lastRenderedPageBreak/>
        <w:t>6.</w:t>
      </w:r>
      <w:r w:rsidR="006A00B5">
        <w:rPr>
          <w:color w:val="auto"/>
          <w:sz w:val="28"/>
          <w:szCs w:val="28"/>
          <w:lang w:val="en-US"/>
        </w:rPr>
        <w:t>2</w:t>
      </w:r>
      <w:r>
        <w:rPr>
          <w:color w:val="auto"/>
          <w:sz w:val="28"/>
          <w:szCs w:val="28"/>
          <w:lang w:val="en-US"/>
        </w:rPr>
        <w:t>.2 Execute code</w:t>
      </w:r>
      <w:bookmarkEnd w:id="152"/>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proofErr w:type="spellStart"/>
      <w:r w:rsidRPr="002A4423">
        <w:rPr>
          <w:rFonts w:ascii="Consolas" w:hAnsi="Consolas"/>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Ttulo3"/>
        <w:rPr>
          <w:sz w:val="32"/>
          <w:szCs w:val="32"/>
          <w:lang w:val="en-US"/>
        </w:rPr>
      </w:pPr>
      <w:bookmarkStart w:id="153" w:name="_Toc52031432"/>
      <w:r>
        <w:rPr>
          <w:color w:val="auto"/>
          <w:sz w:val="28"/>
          <w:szCs w:val="28"/>
          <w:lang w:val="en-US"/>
        </w:rPr>
        <w:t>6.</w:t>
      </w:r>
      <w:r w:rsidR="006A00B5">
        <w:rPr>
          <w:color w:val="auto"/>
          <w:sz w:val="28"/>
          <w:szCs w:val="28"/>
          <w:lang w:val="en-US"/>
        </w:rPr>
        <w:t>2</w:t>
      </w:r>
      <w:r>
        <w:rPr>
          <w:color w:val="auto"/>
          <w:sz w:val="28"/>
          <w:szCs w:val="28"/>
          <w:lang w:val="en-US"/>
        </w:rPr>
        <w:t>.3 Challenges</w:t>
      </w:r>
      <w:bookmarkEnd w:id="153"/>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xml:space="preserve">, which represents the associations between a Tag and a challenge data model </w:t>
      </w:r>
      <w:proofErr w:type="gramStart"/>
      <w:r>
        <w:rPr>
          <w:lang w:val="en-US"/>
        </w:rPr>
        <w:t>entities</w:t>
      </w:r>
      <w:proofErr w:type="gramEnd"/>
      <w:r>
        <w:rPr>
          <w:lang w:val="en-US"/>
        </w:rPr>
        <w:t>.</w:t>
      </w:r>
    </w:p>
    <w:p w14:paraId="28A1175F" w14:textId="77777777"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70A521B" w14:textId="77777777" w:rsidR="00257874" w:rsidRDefault="00257874">
      <w:pPr>
        <w:rPr>
          <w:lang w:val="en-US"/>
        </w:rPr>
      </w:pPr>
    </w:p>
    <w:p w14:paraId="71FCB14B" w14:textId="067726EF" w:rsidR="00257874" w:rsidRDefault="002D0913">
      <w:pPr>
        <w:pStyle w:val="Ttulo3"/>
        <w:rPr>
          <w:lang w:val="en-US"/>
        </w:rPr>
      </w:pPr>
      <w:bookmarkStart w:id="154" w:name="_Toc52031433"/>
      <w:r>
        <w:rPr>
          <w:color w:val="auto"/>
          <w:sz w:val="28"/>
          <w:szCs w:val="28"/>
          <w:lang w:val="en-US"/>
        </w:rPr>
        <w:t>6.</w:t>
      </w:r>
      <w:r w:rsidR="006A00B5">
        <w:rPr>
          <w:color w:val="auto"/>
          <w:sz w:val="28"/>
          <w:szCs w:val="28"/>
          <w:lang w:val="en-US"/>
        </w:rPr>
        <w:t>2</w:t>
      </w:r>
      <w:r>
        <w:rPr>
          <w:color w:val="auto"/>
          <w:sz w:val="28"/>
          <w:szCs w:val="28"/>
          <w:lang w:val="en-US"/>
        </w:rPr>
        <w:t>.4 Questionnaires</w:t>
      </w:r>
      <w:bookmarkEnd w:id="154"/>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lastRenderedPageBreak/>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155"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155"/>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12FCBB6F"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w:t>
      </w:r>
      <w:commentRangeStart w:id="156"/>
      <w:r>
        <w:rPr>
          <w:lang w:val="en-US"/>
        </w:rPr>
        <w:t>resource</w:t>
      </w:r>
      <w:commentRangeEnd w:id="156"/>
      <w:r w:rsidR="007300EF">
        <w:rPr>
          <w:rStyle w:val="Refdecomentrio"/>
        </w:rPr>
        <w:commentReference w:id="156"/>
      </w:r>
      <w:r>
        <w:rPr>
          <w:lang w:val="en-US"/>
        </w:rPr>
        <w:t>.</w:t>
      </w:r>
    </w:p>
    <w:p w14:paraId="3B97EEBA" w14:textId="77777777" w:rsidR="00076FBC" w:rsidRDefault="00076FBC">
      <w:pPr>
        <w:rPr>
          <w:lang w:val="en-US"/>
        </w:rPr>
      </w:pPr>
    </w:p>
    <w:p w14:paraId="09D00BCA" w14:textId="3C3760A3" w:rsidR="0093698F" w:rsidRDefault="0093698F" w:rsidP="0093698F">
      <w:pPr>
        <w:pStyle w:val="Ttulo3"/>
        <w:rPr>
          <w:lang w:val="en-US"/>
        </w:rPr>
      </w:pPr>
      <w:bookmarkStart w:id="157" w:name="_Toc52031434"/>
      <w:r>
        <w:rPr>
          <w:color w:val="auto"/>
          <w:sz w:val="28"/>
          <w:szCs w:val="28"/>
          <w:lang w:val="en-US"/>
        </w:rPr>
        <w:t>6.2.5 Code Lang</w:t>
      </w:r>
      <w:r w:rsidR="0003204C">
        <w:rPr>
          <w:color w:val="auto"/>
          <w:sz w:val="28"/>
          <w:szCs w:val="28"/>
          <w:lang w:val="en-US"/>
        </w:rPr>
        <w:t>u</w:t>
      </w:r>
      <w:r>
        <w:rPr>
          <w:color w:val="auto"/>
          <w:sz w:val="28"/>
          <w:szCs w:val="28"/>
          <w:lang w:val="en-US"/>
        </w:rPr>
        <w:t>ages</w:t>
      </w:r>
      <w:bookmarkEnd w:id="157"/>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Ttulo3"/>
        <w:rPr>
          <w:color w:val="auto"/>
          <w:sz w:val="28"/>
          <w:szCs w:val="28"/>
          <w:lang w:val="en-US"/>
        </w:rPr>
      </w:pPr>
      <w:bookmarkStart w:id="158" w:name="_Toc52031435"/>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158"/>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for specific validations on String and Number types, e.g. `@Positive` , and using the annotation `@Valid` for other custom Reference types. </w:t>
      </w:r>
      <w:r>
        <w:rPr>
          <w:rFonts w:eastAsiaTheme="majorEastAsia"/>
          <w:lang w:val="en-US"/>
        </w:rPr>
        <w:lastRenderedPageBreak/>
        <w:t xml:space="preserve">For these custom reference types the class also had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Ttulo3"/>
        <w:rPr>
          <w:color w:val="auto"/>
          <w:sz w:val="28"/>
          <w:szCs w:val="28"/>
          <w:lang w:val="en-US"/>
        </w:rPr>
      </w:pPr>
      <w:bookmarkStart w:id="159" w:name="_Toc5203143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159"/>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sidRPr="00A51291">
        <w:rPr>
          <w:rFonts w:ascii="Consolas" w:eastAsiaTheme="majorEastAsia" w:hAnsi="Consolas"/>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sidRPr="00A51291">
        <w:rPr>
          <w:rFonts w:ascii="Consolas" w:eastAsiaTheme="majorEastAsia" w:hAnsi="Consolas"/>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Ttulo2"/>
        <w:rPr>
          <w:color w:val="auto"/>
          <w:sz w:val="28"/>
          <w:szCs w:val="28"/>
          <w:lang w:val="en-US"/>
        </w:rPr>
      </w:pPr>
      <w:bookmarkStart w:id="160" w:name="_Toc52031437"/>
      <w:r>
        <w:rPr>
          <w:color w:val="auto"/>
          <w:sz w:val="28"/>
          <w:szCs w:val="28"/>
          <w:lang w:val="en-US"/>
        </w:rPr>
        <w:t>6.</w:t>
      </w:r>
      <w:r w:rsidR="006A00B5">
        <w:rPr>
          <w:color w:val="auto"/>
          <w:sz w:val="28"/>
          <w:szCs w:val="28"/>
          <w:lang w:val="en-US"/>
        </w:rPr>
        <w:t>3</w:t>
      </w:r>
      <w:r>
        <w:rPr>
          <w:color w:val="auto"/>
          <w:sz w:val="28"/>
          <w:szCs w:val="28"/>
          <w:lang w:val="en-US"/>
        </w:rPr>
        <w:t>. Database</w:t>
      </w:r>
      <w:bookmarkEnd w:id="160"/>
    </w:p>
    <w:p w14:paraId="035C082A" w14:textId="60491D84" w:rsidR="00257874" w:rsidRDefault="002D0913">
      <w:pPr>
        <w:rPr>
          <w:rFonts w:ascii="Segoe UI" w:hAnsi="Segoe UI" w:cs="Segoe UI"/>
          <w:sz w:val="21"/>
          <w:szCs w:val="21"/>
          <w:lang w:val="en-US"/>
        </w:rPr>
      </w:pPr>
      <w:r>
        <w:rPr>
          <w:lang w:val="en-US"/>
        </w:rPr>
        <w:t>To configure the database a single master script “</w:t>
      </w:r>
      <w:proofErr w:type="spellStart"/>
      <w:r w:rsidR="007D4D2F">
        <w:rPr>
          <w:rFonts w:ascii="Consolas" w:hAnsi="Consolas"/>
          <w:lang w:val="en-US"/>
        </w:rPr>
        <w:t>C</w:t>
      </w:r>
      <w:r w:rsidRPr="007D4D2F">
        <w:rPr>
          <w:rFonts w:ascii="Consolas" w:hAnsi="Consolas"/>
          <w:lang w:val="en-US"/>
        </w:rPr>
        <w:t>reateDB.sql</w:t>
      </w:r>
      <w:proofErr w:type="spellEnd"/>
      <w:r>
        <w:rPr>
          <w:lang w:val="en-US"/>
        </w:rPr>
        <w:t xml:space="preserve">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 xml:space="preserve">The single master script was created through the merge of several individual ones used on the development phase such as scripts to create, delete, </w:t>
      </w:r>
      <w:proofErr w:type="gramStart"/>
      <w:r>
        <w:rPr>
          <w:lang w:val="en-US"/>
        </w:rPr>
        <w:t>drop</w:t>
      </w:r>
      <w:proofErr w:type="gramEnd"/>
      <w:r>
        <w:rPr>
          <w:lang w:val="en-US"/>
        </w:rPr>
        <w:t xml:space="preserve">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Ttulo3"/>
        <w:rPr>
          <w:color w:val="auto"/>
          <w:sz w:val="28"/>
          <w:szCs w:val="28"/>
          <w:lang w:val="en-US"/>
        </w:rPr>
      </w:pPr>
      <w:bookmarkStart w:id="161" w:name="_Toc52031438"/>
      <w:r>
        <w:rPr>
          <w:color w:val="auto"/>
          <w:sz w:val="28"/>
          <w:szCs w:val="28"/>
          <w:lang w:val="en-US"/>
        </w:rPr>
        <w:t>6.</w:t>
      </w:r>
      <w:r w:rsidR="006A00B5">
        <w:rPr>
          <w:color w:val="auto"/>
          <w:sz w:val="28"/>
          <w:szCs w:val="28"/>
          <w:lang w:val="en-US"/>
        </w:rPr>
        <w:t>3</w:t>
      </w:r>
      <w:r>
        <w:rPr>
          <w:color w:val="auto"/>
          <w:sz w:val="28"/>
          <w:szCs w:val="28"/>
          <w:lang w:val="en-US"/>
        </w:rPr>
        <w:t xml:space="preserve">.1. Data base </w:t>
      </w:r>
      <w:commentRangeStart w:id="162"/>
      <w:commentRangeStart w:id="163"/>
      <w:r>
        <w:rPr>
          <w:color w:val="auto"/>
          <w:sz w:val="28"/>
          <w:szCs w:val="28"/>
          <w:lang w:val="en-US"/>
        </w:rPr>
        <w:t>access</w:t>
      </w:r>
      <w:commentRangeEnd w:id="162"/>
      <w:r w:rsidR="00577687">
        <w:rPr>
          <w:rStyle w:val="Refdecomentrio"/>
          <w:rFonts w:asciiTheme="minorHAnsi" w:eastAsiaTheme="minorEastAsia" w:hAnsiTheme="minorHAnsi" w:cstheme="minorBidi"/>
          <w:color w:val="auto"/>
        </w:rPr>
        <w:commentReference w:id="162"/>
      </w:r>
      <w:commentRangeEnd w:id="163"/>
      <w:r w:rsidR="000E6930">
        <w:rPr>
          <w:rStyle w:val="Refdecomentrio"/>
          <w:rFonts w:asciiTheme="minorHAnsi" w:eastAsiaTheme="minorEastAsia" w:hAnsiTheme="minorHAnsi" w:cstheme="minorBidi"/>
          <w:color w:val="auto"/>
        </w:rPr>
        <w:commentReference w:id="163"/>
      </w:r>
      <w:bookmarkEnd w:id="161"/>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237F5E4D" w:rsidR="00257874" w:rsidRDefault="002D0913">
      <w:pPr>
        <w:rPr>
          <w:lang w:val="en-US"/>
        </w:rPr>
      </w:pPr>
      <w:r>
        <w:rPr>
          <w:lang w:val="en-US"/>
        </w:rPr>
        <w:t xml:space="preserve">To configure the database connection a properties file with the name </w:t>
      </w:r>
      <w:proofErr w:type="spellStart"/>
      <w:proofErr w:type="gramStart"/>
      <w:r w:rsidRPr="00EA71FF">
        <w:rPr>
          <w:rFonts w:ascii="Consolas" w:hAnsi="Consolas"/>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lastRenderedPageBreak/>
        <w:t xml:space="preserve">On the application spring Repositories were used to interact with the database, specifically </w:t>
      </w:r>
      <w:proofErr w:type="spellStart"/>
      <w:r w:rsidRPr="008153B4">
        <w:rPr>
          <w:rFonts w:ascii="Consolas" w:hAnsi="Consolas"/>
          <w:lang w:val="en-US"/>
        </w:rPr>
        <w:t>CrudRepositorty</w:t>
      </w:r>
      <w:proofErr w:type="spellEnd"/>
      <w:r>
        <w:rPr>
          <w:lang w:val="en-US"/>
        </w:rPr>
        <w:t xml:space="preserve">. The </w:t>
      </w:r>
      <w:proofErr w:type="spellStart"/>
      <w:r w:rsidRPr="008153B4">
        <w:rPr>
          <w:rFonts w:ascii="Consolas" w:hAnsi="Consolas"/>
          <w:lang w:val="en-US"/>
        </w:rPr>
        <w:t>CrudRepositorty</w:t>
      </w:r>
      <w:proofErr w:type="spellEnd"/>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sidRPr="00A51291">
        <w:rPr>
          <w:rFonts w:ascii="Consolas" w:hAnsi="Consolas"/>
          <w:lang w:val="en-US"/>
        </w:rPr>
        <w:t>pt.iselearning.services.domain</w:t>
      </w:r>
      <w:proofErr w:type="spellEnd"/>
      <w:r>
        <w:rPr>
          <w:lang w:val="en-US"/>
        </w:rPr>
        <w:t xml:space="preserve"> contains several classes which were annotated with annotations from </w:t>
      </w:r>
      <w:proofErr w:type="spellStart"/>
      <w:r w:rsidRPr="00A51291">
        <w:rPr>
          <w:rFonts w:ascii="Consolas" w:hAnsi="Consolas"/>
          <w:lang w:val="en-US"/>
        </w:rPr>
        <w:t>org.hibernate.annotations</w:t>
      </w:r>
      <w:proofErr w:type="spellEnd"/>
      <w:r w:rsidR="00A51291">
        <w:rPr>
          <w:rFonts w:ascii="Consolas" w:hAnsi="Consolas"/>
          <w:lang w:val="en-US"/>
        </w:rPr>
        <w:t xml:space="preserve"> </w:t>
      </w:r>
      <w:r>
        <w:rPr>
          <w:lang w:val="en-US"/>
        </w:rPr>
        <w:t xml:space="preserve">and </w:t>
      </w:r>
      <w:proofErr w:type="spellStart"/>
      <w:r w:rsidRPr="00A51291">
        <w:rPr>
          <w:rFonts w:ascii="Consolas" w:hAnsi="Consolas" w:cs="Courier New"/>
          <w:lang w:val="en-US"/>
        </w:rPr>
        <w:t>javax.persistence</w:t>
      </w:r>
      <w:proofErr w:type="spellEnd"/>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Ttulo2"/>
        <w:rPr>
          <w:color w:val="auto"/>
          <w:sz w:val="28"/>
          <w:szCs w:val="28"/>
          <w:lang w:val="en-US"/>
        </w:rPr>
      </w:pPr>
      <w:bookmarkStart w:id="164" w:name="_Toc52031439"/>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164"/>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Ttulo3"/>
        <w:rPr>
          <w:color w:val="auto"/>
          <w:sz w:val="28"/>
          <w:szCs w:val="28"/>
          <w:lang w:val="en-US"/>
        </w:rPr>
      </w:pPr>
      <w:bookmarkStart w:id="165" w:name="_Toc52031440"/>
      <w:r>
        <w:rPr>
          <w:color w:val="auto"/>
          <w:sz w:val="28"/>
          <w:szCs w:val="28"/>
          <w:lang w:val="en-US"/>
        </w:rPr>
        <w:t>6.</w:t>
      </w:r>
      <w:r w:rsidR="006A00B5">
        <w:rPr>
          <w:color w:val="auto"/>
          <w:sz w:val="28"/>
          <w:szCs w:val="28"/>
          <w:lang w:val="en-US"/>
        </w:rPr>
        <w:t>4</w:t>
      </w:r>
      <w:r>
        <w:rPr>
          <w:color w:val="auto"/>
          <w:sz w:val="28"/>
          <w:szCs w:val="28"/>
          <w:lang w:val="en-US"/>
        </w:rPr>
        <w:t>.1. Java &amp; Kotlin</w:t>
      </w:r>
      <w:bookmarkEnd w:id="165"/>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w:t>
      </w:r>
      <w:r>
        <w:rPr>
          <w:lang w:val="en-US"/>
        </w:rPr>
        <w:lastRenderedPageBreak/>
        <w:t xml:space="preserve">the </w:t>
      </w:r>
      <w:proofErr w:type="gramStart"/>
      <w:r>
        <w:rPr>
          <w:lang w:val="en-US"/>
        </w:rPr>
        <w:t>files</w:t>
      </w:r>
      <w:proofErr w:type="gramEnd"/>
      <w:r>
        <w:rPr>
          <w:lang w:val="en-US"/>
        </w:rPr>
        <w:t xml:space="preserve">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Ttulo3"/>
        <w:rPr>
          <w:color w:val="auto"/>
          <w:sz w:val="28"/>
          <w:szCs w:val="28"/>
          <w:lang w:val="en-US"/>
        </w:rPr>
      </w:pPr>
      <w:bookmarkStart w:id="166" w:name="_Toc52031441"/>
      <w:r>
        <w:rPr>
          <w:color w:val="auto"/>
          <w:sz w:val="28"/>
          <w:szCs w:val="28"/>
          <w:lang w:val="en-US"/>
        </w:rPr>
        <w:t>6.</w:t>
      </w:r>
      <w:r w:rsidR="006A00B5">
        <w:rPr>
          <w:color w:val="auto"/>
          <w:sz w:val="28"/>
          <w:szCs w:val="28"/>
          <w:lang w:val="en-US"/>
        </w:rPr>
        <w:t>4</w:t>
      </w:r>
      <w:r>
        <w:rPr>
          <w:color w:val="auto"/>
          <w:sz w:val="28"/>
          <w:szCs w:val="28"/>
          <w:lang w:val="en-US"/>
        </w:rPr>
        <w:t>.2. JavaScript</w:t>
      </w:r>
      <w:bookmarkEnd w:id="166"/>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167" w:name="_Hlk49517649"/>
      <w:bookmarkEnd w:id="167"/>
    </w:p>
    <w:p w14:paraId="65CBB5A3" w14:textId="27B4E81A" w:rsidR="00257874" w:rsidRDefault="002D0913">
      <w:pPr>
        <w:rPr>
          <w:lang w:val="en-US"/>
        </w:rPr>
      </w:pPr>
      <w:r>
        <w:rPr>
          <w:lang w:val="en-US"/>
        </w:rPr>
        <w:t xml:space="preserve">The container is built on top of the node </w:t>
      </w:r>
      <w:commentRangeStart w:id="168"/>
      <w:commentRangeStart w:id="169"/>
      <w:commentRangeStart w:id="170"/>
      <w:r>
        <w:rPr>
          <w:lang w:val="en-US"/>
        </w:rPr>
        <w:t>14 image to enable said docker to run the mentioned application.</w:t>
      </w:r>
      <w:commentRangeEnd w:id="168"/>
      <w:r w:rsidR="00012CFD">
        <w:rPr>
          <w:rStyle w:val="Refdecomentrio"/>
        </w:rPr>
        <w:commentReference w:id="168"/>
      </w:r>
      <w:commentRangeEnd w:id="169"/>
      <w:r w:rsidR="00012CFD">
        <w:rPr>
          <w:rStyle w:val="Refdecomentrio"/>
        </w:rPr>
        <w:commentReference w:id="169"/>
      </w:r>
      <w:commentRangeEnd w:id="170"/>
      <w:r w:rsidR="000E6930">
        <w:rPr>
          <w:rStyle w:val="Refdecomentrio"/>
        </w:rPr>
        <w:commentReference w:id="170"/>
      </w:r>
    </w:p>
    <w:p w14:paraId="6238ED35" w14:textId="77777777" w:rsidR="00252E45" w:rsidRDefault="00252E45">
      <w:pPr>
        <w:rPr>
          <w:lang w:val="en-US"/>
        </w:rPr>
      </w:pPr>
    </w:p>
    <w:p w14:paraId="12D7F5DE" w14:textId="3F1C5C25" w:rsidR="00252E45" w:rsidRDefault="00252E45" w:rsidP="00252E45">
      <w:pPr>
        <w:pStyle w:val="Ttulo3"/>
        <w:rPr>
          <w:color w:val="auto"/>
          <w:sz w:val="28"/>
          <w:szCs w:val="28"/>
          <w:lang w:val="en-US"/>
        </w:rPr>
      </w:pPr>
      <w:bookmarkStart w:id="171" w:name="_Toc52031442"/>
      <w:r>
        <w:rPr>
          <w:color w:val="auto"/>
          <w:sz w:val="28"/>
          <w:szCs w:val="28"/>
          <w:lang w:val="en-US"/>
        </w:rPr>
        <w:t>6.4.3 C#</w:t>
      </w:r>
      <w:bookmarkEnd w:id="171"/>
    </w:p>
    <w:p w14:paraId="487D9819" w14:textId="740C3D07" w:rsidR="00252E45" w:rsidRDefault="0077459D">
      <w:pPr>
        <w:rPr>
          <w:lang w:val="en-US"/>
        </w:rPr>
      </w:pPr>
      <w:ins w:id="172" w:author="André Oliveira" w:date="2020-09-26T15:36:00Z">
        <w:r>
          <w:rPr>
            <w:lang w:val="en-US"/>
          </w:rPr>
          <w:t>EM FALTA</w:t>
        </w:r>
      </w:ins>
    </w:p>
    <w:p w14:paraId="53040B5A" w14:textId="77777777" w:rsidR="00257874" w:rsidRDefault="00257874">
      <w:pPr>
        <w:rPr>
          <w:lang w:val="en-US"/>
        </w:rPr>
      </w:pPr>
    </w:p>
    <w:p w14:paraId="5D344D11" w14:textId="31F79C1C" w:rsidR="00257874" w:rsidRDefault="002D0913">
      <w:pPr>
        <w:pStyle w:val="Ttulo3"/>
        <w:rPr>
          <w:color w:val="auto"/>
          <w:sz w:val="28"/>
          <w:szCs w:val="28"/>
          <w:lang w:val="en-US"/>
        </w:rPr>
      </w:pPr>
      <w:bookmarkStart w:id="173" w:name="_Toc52031443"/>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173"/>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36D06267" w:rsidR="00257874" w:rsidRDefault="002D0913">
      <w:pPr>
        <w:rPr>
          <w:lang w:val="en-US"/>
        </w:rPr>
      </w:pPr>
      <w:r>
        <w:rPr>
          <w:lang w:val="en-US"/>
        </w:rPr>
        <w:lastRenderedPageBreak/>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Ttulo3"/>
        <w:rPr>
          <w:color w:val="auto"/>
          <w:sz w:val="28"/>
          <w:szCs w:val="28"/>
          <w:lang w:val="en-US"/>
        </w:rPr>
      </w:pPr>
      <w:bookmarkStart w:id="174" w:name="_Toc5203144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174"/>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proofErr w:type="spellStart"/>
      <w:r w:rsidRPr="00841550">
        <w:rPr>
          <w:rFonts w:ascii="Courier New" w:hAnsi="Courier New" w:cs="Courier New"/>
          <w:lang w:val="en-US"/>
        </w:rPr>
        <w:t>languageUrlMap</w:t>
      </w:r>
      <w:proofErr w:type="spellEnd"/>
      <w:r>
        <w:rPr>
          <w:lang w:val="en-US"/>
        </w:rPr>
        <w:t xml:space="preserve"> of the service layer,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sidRPr="00841550">
        <w:rPr>
          <w:rFonts w:ascii="Consolas" w:hAnsi="Consolas"/>
          <w:lang w:val="en-US"/>
        </w:rPr>
        <w:t>SupportedLanguages</w:t>
      </w:r>
      <w:proofErr w:type="spellEnd"/>
      <w:r>
        <w:rPr>
          <w:lang w:val="en-US"/>
        </w:rPr>
        <w:t xml:space="preserve"> and update the </w:t>
      </w:r>
      <w:proofErr w:type="spellStart"/>
      <w:r w:rsidRPr="009B58CE">
        <w:rPr>
          <w:rFonts w:ascii="Consolas" w:hAnsi="Consolas"/>
          <w:lang w:val="en-US"/>
        </w:rPr>
        <w:t>executionEnvironments.properties</w:t>
      </w:r>
      <w:proofErr w:type="spellEnd"/>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proofErr w:type="spellStart"/>
      <w:r w:rsidRPr="00A51291">
        <w:rPr>
          <w:rFonts w:ascii="Consolas" w:hAnsi="Consolas"/>
          <w:lang w:val="en-US"/>
        </w:rPr>
        <w:t>executeTests</w:t>
      </w:r>
      <w:proofErr w:type="spellEnd"/>
      <w:r>
        <w:rPr>
          <w:lang w:val="en-US"/>
        </w:rPr>
        <w:t xml:space="preserve"> which is a Boolean that represents if the user wants to test the code being sent against the unit tests defined and a field named </w:t>
      </w:r>
      <w:proofErr w:type="spellStart"/>
      <w:r w:rsidRPr="00A51291">
        <w:rPr>
          <w:rFonts w:ascii="Consolas" w:hAnsi="Consolas"/>
          <w:lang w:val="en-US"/>
        </w:rPr>
        <w:t>unitTests</w:t>
      </w:r>
      <w:proofErr w:type="spellEnd"/>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proofErr w:type="spellStart"/>
      <w:r w:rsidRPr="009B58CE">
        <w:rPr>
          <w:rFonts w:ascii="Consolas" w:hAnsi="Consolas"/>
          <w:lang w:val="en-US"/>
        </w:rPr>
        <w:t>ExecutableResult</w:t>
      </w:r>
      <w:proofErr w:type="spellEnd"/>
      <w:r>
        <w:rPr>
          <w:lang w:val="en-US"/>
        </w:rPr>
        <w:t xml:space="preserve"> object, that contains a field named </w:t>
      </w:r>
      <w:proofErr w:type="spellStart"/>
      <w:r w:rsidRPr="00A51291">
        <w:rPr>
          <w:rFonts w:ascii="Consolas" w:hAnsi="Consolas"/>
          <w:lang w:val="en-US"/>
        </w:rPr>
        <w:t>rawResult</w:t>
      </w:r>
      <w:proofErr w:type="spellEnd"/>
      <w:r>
        <w:rPr>
          <w:lang w:val="en-US"/>
        </w:rPr>
        <w:t xml:space="preserve"> which is a string that represents either the correct result of the code submitted by the user or the errors that appeared while compile/running the code, a filed named </w:t>
      </w:r>
      <w:proofErr w:type="spellStart"/>
      <w:r w:rsidRPr="00A51291">
        <w:rPr>
          <w:rFonts w:ascii="Consolas" w:hAnsi="Consolas"/>
          <w:lang w:val="en-US"/>
        </w:rPr>
        <w:t>wasError</w:t>
      </w:r>
      <w:proofErr w:type="spellEnd"/>
      <w:r>
        <w:rPr>
          <w:lang w:val="en-US"/>
        </w:rPr>
        <w:t xml:space="preserve">, which is a Boolean that represents the success of the code that was executed, e.g., if a unit test failed or the code was unable to be executed due to syntax errors, the flag </w:t>
      </w:r>
      <w:proofErr w:type="spellStart"/>
      <w:r w:rsidRPr="00A51291">
        <w:rPr>
          <w:rFonts w:ascii="Consolas" w:hAnsi="Consolas"/>
          <w:lang w:val="en-US"/>
        </w:rPr>
        <w:t>wasError</w:t>
      </w:r>
      <w:proofErr w:type="spellEnd"/>
      <w:r>
        <w:rPr>
          <w:lang w:val="en-US"/>
        </w:rPr>
        <w:t xml:space="preserve"> will be set as true; and a field named </w:t>
      </w:r>
      <w:proofErr w:type="spellStart"/>
      <w:r w:rsidRPr="00A51291">
        <w:rPr>
          <w:rFonts w:ascii="Consolas" w:hAnsi="Consolas"/>
          <w:lang w:val="en-US"/>
        </w:rPr>
        <w:t>executionTime</w:t>
      </w:r>
      <w:proofErr w:type="spellEnd"/>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3FF3ECD5" w14:textId="77777777" w:rsidR="00257874" w:rsidRDefault="009B6BEC">
      <w:pPr>
        <w:spacing w:after="200"/>
        <w:jc w:val="left"/>
        <w:rPr>
          <w:lang w:val="en-US"/>
        </w:rPr>
      </w:pPr>
      <w:r w:rsidRPr="004A35DD">
        <w:rPr>
          <w:lang w:val="en-GB"/>
        </w:rPr>
        <w:br w:type="page"/>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Ttulo1"/>
        <w:numPr>
          <w:ilvl w:val="0"/>
          <w:numId w:val="5"/>
        </w:numPr>
      </w:pPr>
      <w:bookmarkStart w:id="175" w:name="_Toc52031445"/>
      <w:r>
        <w:lastRenderedPageBreak/>
        <w:t>Cloud deployment</w:t>
      </w:r>
      <w:bookmarkEnd w:id="175"/>
    </w:p>
    <w:p w14:paraId="5FC528AA" w14:textId="79838968" w:rsidR="009B6BEC" w:rsidRDefault="002D0913" w:rsidP="00153B6D">
      <w:pPr>
        <w:spacing w:after="200"/>
        <w:rPr>
          <w:lang w:val="en-US"/>
        </w:rPr>
      </w:pPr>
      <w:commentRangeStart w:id="176"/>
      <w:commentRangeStart w:id="177"/>
      <w:r>
        <w:rPr>
          <w:lang w:val="en-US"/>
        </w:rPr>
        <w:t xml:space="preserve">As a side objective, we wanted </w:t>
      </w:r>
      <w:r>
        <w:rPr>
          <w:i/>
          <w:iCs/>
          <w:lang w:val="en-US"/>
        </w:rPr>
        <w:t>IS E-Learning</w:t>
      </w:r>
      <w:r>
        <w:rPr>
          <w:lang w:val="en-US"/>
        </w:rPr>
        <w:t xml:space="preserve"> to be deployed in a Platform-as-a-Service (PaaS), that is, </w:t>
      </w:r>
      <w:del w:id="178" w:author="José Simão" w:date="2020-09-23T14:53:00Z">
        <w:r w:rsidDel="00FD4F23">
          <w:rPr>
            <w:lang w:val="en-US"/>
          </w:rPr>
          <w:delText xml:space="preserve">deploying </w:delText>
        </w:r>
      </w:del>
      <w:ins w:id="179" w:author="José Simão" w:date="2020-09-23T14:53:00Z">
        <w:r w:rsidR="00FD4F23">
          <w:rPr>
            <w:lang w:val="en-US"/>
          </w:rPr>
          <w:t xml:space="preserve">deploy the </w:t>
        </w:r>
      </w:ins>
      <w:del w:id="180" w:author="José Simão" w:date="2020-09-23T14:53:00Z">
        <w:r w:rsidDel="00FD4F23">
          <w:rPr>
            <w:lang w:val="en-US"/>
          </w:rPr>
          <w:delText xml:space="preserve">our </w:delText>
        </w:r>
      </w:del>
      <w:r>
        <w:rPr>
          <w:lang w:val="en-US"/>
        </w:rPr>
        <w:t>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commentRangeEnd w:id="176"/>
      <w:r w:rsidR="003B46EE">
        <w:rPr>
          <w:rStyle w:val="Refdecomentrio"/>
        </w:rPr>
        <w:commentReference w:id="176"/>
      </w:r>
      <w:commentRangeEnd w:id="177"/>
      <w:r w:rsidR="000E6930">
        <w:rPr>
          <w:rStyle w:val="Refdecomentrio"/>
        </w:rPr>
        <w:commentReference w:id="177"/>
      </w:r>
    </w:p>
    <w:p w14:paraId="29B5E75D" w14:textId="64020446" w:rsidR="009B6BEC" w:rsidRDefault="002D0913" w:rsidP="00153B6D">
      <w:pPr>
        <w:spacing w:after="200"/>
        <w:rPr>
          <w:lang w:val="en-US"/>
        </w:rPr>
      </w:pPr>
      <w:r>
        <w:rPr>
          <w:lang w:val="en-US"/>
        </w:rPr>
        <w:t>PaaS meets the needs of stateless applications, like ours IS E-Learning platform, and helps on t</w:t>
      </w:r>
      <w:bookmarkStart w:id="181" w:name="_Hlk50057075"/>
      <w:bookmarkEnd w:id="181"/>
      <w:r>
        <w:rPr>
          <w:lang w:val="en-US"/>
        </w:rPr>
        <w:t xml:space="preserve">he management and configuration on various tasks, such as server and storage configuration, application and infrastructure security, auto scaling or load balancing. </w:t>
      </w:r>
    </w:p>
    <w:p w14:paraId="4E13DDD6" w14:textId="7C71A0A2" w:rsidR="00257874" w:rsidRDefault="002D0913">
      <w:pPr>
        <w:spacing w:after="200"/>
        <w:rPr>
          <w:ins w:id="182" w:author="André Oliveira" w:date="2020-09-26T16:26:00Z"/>
          <w:lang w:val="en-US"/>
        </w:rPr>
      </w:pPr>
      <w:commentRangeStart w:id="183"/>
      <w:commentRangeStart w:id="184"/>
      <w:r>
        <w:rPr>
          <w:lang w:val="en-US"/>
        </w:rPr>
        <w:t xml:space="preserve">PaaS has many levels of abstraction, being the most relevant for our project, the low abstraction level platforms, as it is the Container-as-a-Service (CaaS) solutions, providing </w:t>
      </w:r>
      <w:r w:rsidR="00B80622">
        <w:rPr>
          <w:lang w:val="en-US"/>
        </w:rPr>
        <w:t>useful</w:t>
      </w:r>
      <w:r>
        <w:rPr>
          <w:lang w:val="en-US"/>
        </w:rPr>
        <w:t xml:space="preserve"> container orchestration tools. </w:t>
      </w:r>
      <w:commentRangeEnd w:id="183"/>
      <w:r w:rsidR="00C97EE5">
        <w:rPr>
          <w:rStyle w:val="Refdecomentrio"/>
        </w:rPr>
        <w:commentReference w:id="183"/>
      </w:r>
      <w:commentRangeEnd w:id="184"/>
      <w:r w:rsidR="000E6930">
        <w:rPr>
          <w:rStyle w:val="Refdecomentrio"/>
        </w:rPr>
        <w:commentReference w:id="184"/>
      </w:r>
    </w:p>
    <w:p w14:paraId="2E2C71D8" w14:textId="77777777" w:rsidR="000E6930" w:rsidRDefault="000E6930">
      <w:pPr>
        <w:spacing w:after="200"/>
        <w:rPr>
          <w:lang w:val="en-US"/>
        </w:rPr>
      </w:pPr>
    </w:p>
    <w:p w14:paraId="6B323D6C" w14:textId="1877C988" w:rsidR="00257874" w:rsidRDefault="00A51291">
      <w:pPr>
        <w:pStyle w:val="Ttulo2"/>
        <w:rPr>
          <w:color w:val="auto"/>
          <w:sz w:val="28"/>
          <w:szCs w:val="28"/>
          <w:lang w:val="en-US"/>
        </w:rPr>
      </w:pPr>
      <w:bookmarkStart w:id="185" w:name="_Toc52031446"/>
      <w:r>
        <w:rPr>
          <w:color w:val="auto"/>
          <w:sz w:val="28"/>
          <w:szCs w:val="28"/>
          <w:lang w:val="en-US"/>
        </w:rPr>
        <w:t>7</w:t>
      </w:r>
      <w:r w:rsidR="002D0913">
        <w:rPr>
          <w:color w:val="auto"/>
          <w:sz w:val="28"/>
          <w:szCs w:val="28"/>
          <w:lang w:val="en-US"/>
        </w:rPr>
        <w:t>.1. Container orchestration tools</w:t>
      </w:r>
      <w:bookmarkEnd w:id="185"/>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Ttulo3"/>
        <w:rPr>
          <w:color w:val="auto"/>
          <w:sz w:val="28"/>
          <w:szCs w:val="28"/>
          <w:lang w:val="en-US"/>
        </w:rPr>
      </w:pPr>
      <w:bookmarkStart w:id="186" w:name="_Toc52031447"/>
      <w:r>
        <w:rPr>
          <w:color w:val="auto"/>
          <w:sz w:val="28"/>
          <w:szCs w:val="28"/>
          <w:lang w:val="en-US"/>
        </w:rPr>
        <w:t>7</w:t>
      </w:r>
      <w:r w:rsidR="002D0913">
        <w:rPr>
          <w:color w:val="auto"/>
          <w:sz w:val="28"/>
          <w:szCs w:val="28"/>
          <w:lang w:val="en-US"/>
        </w:rPr>
        <w:t>.1.1. Docker Swarm</w:t>
      </w:r>
      <w:bookmarkEnd w:id="186"/>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9" cstate="print"/>
                    <a:stretch>
                      <a:fillRect/>
                    </a:stretch>
                  </pic:blipFill>
                  <pic:spPr bwMode="auto">
                    <a:xfrm>
                      <a:off x="0" y="0"/>
                      <a:ext cx="5400040" cy="3253740"/>
                    </a:xfrm>
                    <a:prstGeom prst="rect">
                      <a:avLst/>
                    </a:prstGeom>
                  </pic:spPr>
                </pic:pic>
              </a:graphicData>
            </a:graphic>
          </wp:inline>
        </w:drawing>
      </w:r>
    </w:p>
    <w:p w14:paraId="43ADE384" w14:textId="13618F2B" w:rsidR="00257874" w:rsidRDefault="002D0913">
      <w:pPr>
        <w:pStyle w:val="Legenda"/>
        <w:rPr>
          <w:lang w:val="en-US"/>
        </w:rPr>
      </w:pPr>
      <w:bookmarkStart w:id="187" w:name="_Toc5203147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r w:rsidR="00E6243B">
        <w:rPr>
          <w:lang w:val="en-US"/>
        </w:rPr>
        <w:t xml:space="preserve"> (</w:t>
      </w:r>
      <w:proofErr w:type="spellStart"/>
      <w:r w:rsidR="00E6243B">
        <w:rPr>
          <w:lang w:val="en-US"/>
        </w:rPr>
        <w:t>adaptado</w:t>
      </w:r>
      <w:proofErr w:type="spellEnd"/>
      <w:r w:rsidR="00E6243B">
        <w:rPr>
          <w:lang w:val="en-US"/>
        </w:rPr>
        <w:t xml:space="preserve"> de [X])</w:t>
      </w:r>
      <w:bookmarkEnd w:id="187"/>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PargrafodaLista"/>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PargrafodaLista"/>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PargrafodaLista"/>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PargrafodaLista"/>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PargrafodaLista"/>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Ttulo3"/>
        <w:rPr>
          <w:color w:val="auto"/>
          <w:sz w:val="28"/>
          <w:szCs w:val="28"/>
          <w:lang w:val="en-US"/>
        </w:rPr>
      </w:pPr>
      <w:bookmarkStart w:id="188" w:name="_Toc52031448"/>
      <w:r>
        <w:rPr>
          <w:color w:val="auto"/>
          <w:sz w:val="28"/>
          <w:szCs w:val="28"/>
          <w:lang w:val="en-US"/>
        </w:rPr>
        <w:lastRenderedPageBreak/>
        <w:t>7</w:t>
      </w:r>
      <w:r w:rsidR="002D0913">
        <w:rPr>
          <w:color w:val="auto"/>
          <w:sz w:val="28"/>
          <w:szCs w:val="28"/>
          <w:lang w:val="en-US"/>
        </w:rPr>
        <w:t xml:space="preserve">.1.2. </w:t>
      </w:r>
      <w:proofErr w:type="spellStart"/>
      <w:r w:rsidR="002D0913">
        <w:rPr>
          <w:color w:val="auto"/>
          <w:sz w:val="28"/>
          <w:szCs w:val="28"/>
          <w:lang w:val="en-US"/>
        </w:rPr>
        <w:t>Kubernets</w:t>
      </w:r>
      <w:bookmarkEnd w:id="188"/>
      <w:proofErr w:type="spellEnd"/>
    </w:p>
    <w:p w14:paraId="039707C4" w14:textId="1E1D0153" w:rsidR="00257874" w:rsidRPr="00A4393F" w:rsidRDefault="00E24DE6">
      <w:pPr>
        <w:spacing w:after="200"/>
        <w:rPr>
          <w:rFonts w:eastAsiaTheme="minorHAnsi"/>
          <w:highlight w:val="white"/>
          <w:lang w:val="en-US" w:eastAsia="en-US"/>
        </w:rPr>
      </w:pPr>
      <w:hyperlink r:id="rId30"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1"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Legenda"/>
        <w:rPr>
          <w:lang w:val="en-US"/>
        </w:rPr>
      </w:pPr>
      <w:bookmarkStart w:id="189" w:name="_Toc5203147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189"/>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Ttulo2"/>
        <w:rPr>
          <w:color w:val="auto"/>
          <w:sz w:val="28"/>
          <w:szCs w:val="28"/>
          <w:lang w:val="en-US"/>
        </w:rPr>
      </w:pPr>
      <w:bookmarkStart w:id="190" w:name="_Toc52031449"/>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190"/>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Ttulo3"/>
        <w:rPr>
          <w:lang w:val="en-US"/>
        </w:rPr>
      </w:pPr>
      <w:bookmarkStart w:id="191" w:name="_Toc52031450"/>
      <w:r>
        <w:rPr>
          <w:color w:val="auto"/>
          <w:sz w:val="28"/>
          <w:szCs w:val="28"/>
          <w:lang w:val="en-US"/>
        </w:rPr>
        <w:t>7</w:t>
      </w:r>
      <w:r w:rsidR="00214DCF">
        <w:rPr>
          <w:color w:val="auto"/>
          <w:sz w:val="28"/>
          <w:szCs w:val="28"/>
          <w:lang w:val="en-US"/>
        </w:rPr>
        <w:t>.2.1. Application deployment</w:t>
      </w:r>
      <w:bookmarkEnd w:id="191"/>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Ttulo3"/>
        <w:rPr>
          <w:color w:val="auto"/>
          <w:sz w:val="28"/>
          <w:szCs w:val="28"/>
          <w:lang w:val="en-US"/>
        </w:rPr>
      </w:pPr>
      <w:bookmarkStart w:id="192" w:name="_Toc52031451"/>
      <w:r>
        <w:rPr>
          <w:color w:val="auto"/>
          <w:sz w:val="28"/>
          <w:szCs w:val="28"/>
          <w:lang w:val="en-US"/>
        </w:rPr>
        <w:lastRenderedPageBreak/>
        <w:t>7</w:t>
      </w:r>
      <w:r w:rsidR="00214DCF">
        <w:rPr>
          <w:color w:val="auto"/>
          <w:sz w:val="28"/>
          <w:szCs w:val="28"/>
          <w:lang w:val="en-US"/>
        </w:rPr>
        <w:t>.2.2. Application scalability constructs</w:t>
      </w:r>
      <w:bookmarkEnd w:id="192"/>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Ttulo3"/>
        <w:rPr>
          <w:color w:val="auto"/>
          <w:sz w:val="28"/>
          <w:szCs w:val="28"/>
          <w:lang w:val="en-US"/>
        </w:rPr>
      </w:pPr>
      <w:bookmarkStart w:id="193" w:name="_Toc52031452"/>
      <w:r>
        <w:rPr>
          <w:color w:val="auto"/>
          <w:sz w:val="28"/>
          <w:szCs w:val="28"/>
          <w:lang w:val="en-US"/>
        </w:rPr>
        <w:t>7</w:t>
      </w:r>
      <w:r w:rsidR="002D0913">
        <w:rPr>
          <w:color w:val="auto"/>
          <w:sz w:val="28"/>
          <w:szCs w:val="28"/>
          <w:lang w:val="en-US"/>
        </w:rPr>
        <w:t>.2.3. High availability</w:t>
      </w:r>
      <w:bookmarkEnd w:id="193"/>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2"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Ttulo3"/>
        <w:rPr>
          <w:color w:val="auto"/>
          <w:sz w:val="28"/>
          <w:szCs w:val="28"/>
          <w:lang w:val="en-US"/>
        </w:rPr>
      </w:pPr>
      <w:bookmarkStart w:id="194" w:name="_Toc52031453"/>
      <w:r>
        <w:rPr>
          <w:color w:val="auto"/>
          <w:sz w:val="28"/>
          <w:szCs w:val="28"/>
          <w:lang w:val="en-US"/>
        </w:rPr>
        <w:t>7</w:t>
      </w:r>
      <w:r w:rsidR="002D0913">
        <w:rPr>
          <w:color w:val="auto"/>
          <w:sz w:val="28"/>
          <w:szCs w:val="28"/>
          <w:lang w:val="en-US"/>
        </w:rPr>
        <w:t>.2.3. Load balancing</w:t>
      </w:r>
      <w:bookmarkEnd w:id="194"/>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3"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Ttulo3"/>
        <w:rPr>
          <w:color w:val="auto"/>
          <w:sz w:val="28"/>
          <w:szCs w:val="28"/>
          <w:lang w:val="en-US"/>
        </w:rPr>
      </w:pPr>
      <w:bookmarkStart w:id="195" w:name="_Toc52031454"/>
      <w:r>
        <w:rPr>
          <w:color w:val="auto"/>
          <w:sz w:val="28"/>
          <w:szCs w:val="28"/>
          <w:lang w:val="en-US"/>
        </w:rPr>
        <w:t>7</w:t>
      </w:r>
      <w:r w:rsidR="002D0913">
        <w:rPr>
          <w:color w:val="auto"/>
          <w:sz w:val="28"/>
          <w:szCs w:val="28"/>
          <w:lang w:val="en-US"/>
        </w:rPr>
        <w:t>.2.4. Auto-scaling</w:t>
      </w:r>
      <w:bookmarkEnd w:id="195"/>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Legenda"/>
        <w:keepNext/>
        <w:rPr>
          <w:lang w:val="en-US"/>
        </w:rPr>
      </w:pPr>
      <w:bookmarkStart w:id="196" w:name="_Toc50928961"/>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196"/>
    </w:p>
    <w:tbl>
      <w:tblPr>
        <w:tblStyle w:val="TabelacomGrelha"/>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4"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5"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A51291" w14:paraId="3FD9298B" w14:textId="77777777">
        <w:trPr>
          <w:jc w:val="center"/>
        </w:trPr>
        <w:tc>
          <w:tcPr>
            <w:tcW w:w="4322" w:type="dxa"/>
          </w:tcPr>
          <w:p w14:paraId="2514EF1B" w14:textId="77777777" w:rsidR="00257874" w:rsidRDefault="002D0913">
            <w:pPr>
              <w:pStyle w:val="PargrafodaLista"/>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PargrafodaLista"/>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A51291" w14:paraId="5FBA597A" w14:textId="77777777">
        <w:trPr>
          <w:jc w:val="center"/>
        </w:trPr>
        <w:tc>
          <w:tcPr>
            <w:tcW w:w="4322" w:type="dxa"/>
          </w:tcPr>
          <w:p w14:paraId="41CBFED1"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PargrafodaLista"/>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PargrafodaLista"/>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A51291" w14:paraId="45D8F948" w14:textId="77777777">
        <w:trPr>
          <w:jc w:val="center"/>
        </w:trPr>
        <w:tc>
          <w:tcPr>
            <w:tcW w:w="8644" w:type="dxa"/>
            <w:gridSpan w:val="2"/>
          </w:tcPr>
          <w:p w14:paraId="7BA4795C"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Ttulo2"/>
        <w:rPr>
          <w:color w:val="auto"/>
          <w:sz w:val="28"/>
          <w:szCs w:val="28"/>
          <w:lang w:val="en-US"/>
        </w:rPr>
      </w:pPr>
      <w:bookmarkStart w:id="197" w:name="_Toc52031455"/>
      <w:r>
        <w:rPr>
          <w:color w:val="auto"/>
          <w:sz w:val="28"/>
          <w:szCs w:val="28"/>
          <w:lang w:val="en-US"/>
        </w:rPr>
        <w:lastRenderedPageBreak/>
        <w:t>7</w:t>
      </w:r>
      <w:r w:rsidR="002D0913">
        <w:rPr>
          <w:color w:val="auto"/>
          <w:sz w:val="28"/>
          <w:szCs w:val="28"/>
          <w:lang w:val="en-US"/>
        </w:rPr>
        <w:t>.3. Google Cloud Run</w:t>
      </w:r>
      <w:bookmarkEnd w:id="197"/>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09285B1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w:t>
      </w:r>
      <w:proofErr w:type="gramStart"/>
      <w:r w:rsidRPr="00A4393F">
        <w:rPr>
          <w:rFonts w:eastAsiaTheme="minorHAnsi"/>
          <w:shd w:val="clear" w:color="auto" w:fill="FFFFFF"/>
          <w:lang w:val="en-US" w:eastAsia="en-US"/>
        </w:rPr>
        <w:t>don’t</w:t>
      </w:r>
      <w:proofErr w:type="gramEnd"/>
      <w:r w:rsidRPr="00A4393F">
        <w:rPr>
          <w:rFonts w:eastAsiaTheme="minorHAnsi"/>
          <w:shd w:val="clear" w:color="auto" w:fill="FFFFFF"/>
          <w:lang w:val="en-US" w:eastAsia="en-US"/>
        </w:rPr>
        <w:t xml:space="preserve">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578F0326" w14:textId="4E8EFB1B"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D475436" w:rsidR="00B95106" w:rsidRDefault="00A51291" w:rsidP="00B95106">
      <w:pPr>
        <w:pStyle w:val="Ttulo2"/>
        <w:rPr>
          <w:color w:val="auto"/>
          <w:sz w:val="28"/>
          <w:szCs w:val="28"/>
          <w:lang w:val="en-US"/>
        </w:rPr>
      </w:pPr>
      <w:bookmarkStart w:id="198" w:name="_Toc52031456"/>
      <w:r>
        <w:rPr>
          <w:color w:val="auto"/>
          <w:sz w:val="28"/>
          <w:szCs w:val="28"/>
          <w:lang w:val="en-US"/>
        </w:rPr>
        <w:t>7</w:t>
      </w:r>
      <w:r w:rsidR="00B95106">
        <w:rPr>
          <w:color w:val="auto"/>
          <w:sz w:val="28"/>
          <w:szCs w:val="28"/>
          <w:lang w:val="en-US"/>
        </w:rPr>
        <w:t>.4. Deployment on Google Cloud Run services</w:t>
      </w:r>
      <w:bookmarkEnd w:id="198"/>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PargrafodaLista"/>
        <w:numPr>
          <w:ilvl w:val="0"/>
          <w:numId w:val="17"/>
        </w:numPr>
        <w:rPr>
          <w:lang w:val="en-US"/>
        </w:rPr>
      </w:pPr>
      <w:r>
        <w:rPr>
          <w:lang w:val="en-US"/>
        </w:rPr>
        <w:t>Build Docker image</w:t>
      </w:r>
    </w:p>
    <w:p w14:paraId="09BC18F7" w14:textId="77777777" w:rsidR="008153B4" w:rsidRDefault="008153B4" w:rsidP="008153B4">
      <w:pPr>
        <w:pStyle w:val="PargrafodaLista"/>
        <w:numPr>
          <w:ilvl w:val="0"/>
          <w:numId w:val="17"/>
        </w:numPr>
        <w:rPr>
          <w:lang w:val="en-US"/>
        </w:rPr>
      </w:pPr>
      <w:r>
        <w:rPr>
          <w:lang w:val="en-US"/>
        </w:rPr>
        <w:t>Push Docker image to Google Container Registry</w:t>
      </w:r>
    </w:p>
    <w:p w14:paraId="1016707C" w14:textId="6607B05E" w:rsidR="008153B4" w:rsidRDefault="008153B4" w:rsidP="008153B4">
      <w:pPr>
        <w:pStyle w:val="PargrafodaLista"/>
        <w:numPr>
          <w:ilvl w:val="0"/>
          <w:numId w:val="17"/>
        </w:numPr>
        <w:rPr>
          <w:lang w:val="en-US"/>
        </w:rPr>
      </w:pPr>
      <w:r>
        <w:rPr>
          <w:lang w:val="en-US"/>
        </w:rPr>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Ttulo3"/>
        <w:rPr>
          <w:color w:val="auto"/>
          <w:sz w:val="28"/>
          <w:szCs w:val="28"/>
          <w:lang w:val="en-US"/>
        </w:rPr>
      </w:pPr>
      <w:bookmarkStart w:id="199" w:name="_Toc52031457"/>
      <w:r>
        <w:rPr>
          <w:color w:val="auto"/>
          <w:sz w:val="28"/>
          <w:szCs w:val="28"/>
          <w:lang w:val="en-US"/>
        </w:rPr>
        <w:lastRenderedPageBreak/>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199"/>
    </w:p>
    <w:p w14:paraId="5BC406A1" w14:textId="478C5A24" w:rsidR="008153B4" w:rsidRDefault="008153B4" w:rsidP="008153B4">
      <w:pPr>
        <w:rPr>
          <w:lang w:val="en-US"/>
        </w:rPr>
      </w:pPr>
      <w:r>
        <w:rPr>
          <w:lang w:val="en-US"/>
        </w:rPr>
        <w:t xml:space="preserve">One of the prerequisites for the steps below to function properly is to build the project’s locally to comply with the </w:t>
      </w:r>
      <w:proofErr w:type="spellStart"/>
      <w:r>
        <w:rPr>
          <w:lang w:val="en-US"/>
        </w:rPr>
        <w:t>Dockerfile</w:t>
      </w:r>
      <w:proofErr w:type="spellEnd"/>
      <w:r>
        <w:rPr>
          <w:lang w:val="en-US"/>
        </w:rPr>
        <w:t xml:space="preserve"> commands, these builds are documented on the repository’s wiki</w:t>
      </w:r>
      <w:sdt>
        <w:sdtPr>
          <w:rPr>
            <w:lang w:val="en-US"/>
          </w:rPr>
          <w:id w:val="-2067789170"/>
          <w:citation/>
        </w:sdt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proofErr w:type="spellStart"/>
      <w:r w:rsidRPr="00FF4C2C">
        <w:rPr>
          <w:i/>
          <w:iCs/>
          <w:lang w:val="en-US"/>
        </w:rPr>
        <w:t>gcloud</w:t>
      </w:r>
      <w:proofErr w:type="spellEnd"/>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Ttulo3"/>
        <w:rPr>
          <w:color w:val="auto"/>
          <w:sz w:val="28"/>
          <w:szCs w:val="28"/>
          <w:lang w:val="en-US"/>
        </w:rPr>
      </w:pPr>
      <w:bookmarkStart w:id="200" w:name="_Toc52031458"/>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200"/>
    </w:p>
    <w:p w14:paraId="2C93AF52" w14:textId="797B2786"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Ttulo3"/>
        <w:rPr>
          <w:color w:val="auto"/>
          <w:sz w:val="28"/>
          <w:szCs w:val="28"/>
          <w:lang w:val="en-US"/>
        </w:rPr>
      </w:pPr>
      <w:bookmarkStart w:id="201" w:name="_Toc52031459"/>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201"/>
    </w:p>
    <w:p w14:paraId="46471FAE" w14:textId="04A82583"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t>Cloud Run service connections a</w:t>
      </w:r>
      <w:r>
        <w:rPr>
          <w:lang w:val="en-US"/>
        </w:rPr>
        <w:t>re particularly relevant when deploying the application which needs to connect to the Cloud SQL database. Because fully managed Cloud Run Services are executed on their own VPC, to access private other VPC’s resources (like the Cloud SQL database) an explicit connection between the Cloud Run service and the other VPC needs to be configured</w:t>
      </w:r>
      <w:sdt>
        <w:sdtPr>
          <w:rPr>
            <w:lang w:val="en-US"/>
          </w:rPr>
          <w:id w:val="-1889951507"/>
          <w:citation/>
        </w:sdt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w:t>
      </w:r>
      <w:r>
        <w:rPr>
          <w:lang w:val="en-US"/>
        </w:rPr>
        <w:lastRenderedPageBreak/>
        <w:t>Cloud Run Service</w:t>
      </w:r>
      <w:sdt>
        <w:sdtPr>
          <w:rPr>
            <w:lang w:val="en-US"/>
          </w:rPr>
          <w:id w:val="-1623922786"/>
          <w:citation/>
        </w:sdt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Ttulo2"/>
        <w:rPr>
          <w:color w:val="auto"/>
          <w:sz w:val="28"/>
          <w:szCs w:val="28"/>
          <w:lang w:val="en-US"/>
        </w:rPr>
      </w:pPr>
      <w:bookmarkStart w:id="202" w:name="_Toc52031460"/>
      <w:r>
        <w:rPr>
          <w:color w:val="auto"/>
          <w:sz w:val="28"/>
          <w:szCs w:val="28"/>
          <w:lang w:val="en-US"/>
        </w:rPr>
        <w:t>7</w:t>
      </w:r>
      <w:r w:rsidR="008153B4" w:rsidRPr="005204C9">
        <w:rPr>
          <w:color w:val="auto"/>
          <w:sz w:val="28"/>
          <w:szCs w:val="28"/>
          <w:lang w:val="en-US"/>
        </w:rPr>
        <w:t>.5. Database Cloud SQL</w:t>
      </w:r>
      <w:bookmarkEnd w:id="202"/>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6C4E6F5B" w:rsidR="008153B4"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proofErr w:type="spellStart"/>
      <w:r w:rsidRPr="00B1125C">
        <w:rPr>
          <w:i/>
          <w:iCs/>
          <w:lang w:val="en-US"/>
        </w:rPr>
        <w:t>gcloud</w:t>
      </w:r>
      <w:proofErr w:type="spellEnd"/>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proofErr w:type="spellStart"/>
      <w:r w:rsidRPr="00214DCF">
        <w:rPr>
          <w:rFonts w:ascii="Consolas" w:hAnsi="Consolas"/>
          <w:lang w:val="en-US"/>
        </w:rPr>
        <w:t>gcloud</w:t>
      </w:r>
      <w:proofErr w:type="spellEnd"/>
      <w:r w:rsidRPr="00214DCF">
        <w:rPr>
          <w:rFonts w:ascii="Consolas" w:hAnsi="Consolas"/>
          <w:lang w:val="en-US"/>
        </w:rPr>
        <w:t xml:space="preserve"> </w:t>
      </w:r>
      <w:proofErr w:type="spellStart"/>
      <w:r w:rsidRPr="00214DCF">
        <w:rPr>
          <w:rFonts w:ascii="Consolas" w:hAnsi="Consolas"/>
          <w:lang w:val="en-US"/>
        </w:rPr>
        <w:t>sql</w:t>
      </w:r>
      <w:proofErr w:type="spellEnd"/>
      <w:r w:rsidRPr="00214DCF">
        <w:rPr>
          <w:rFonts w:ascii="Consolas" w:hAnsi="Consolas"/>
          <w:lang w:val="en-US"/>
        </w:rPr>
        <w:t xml:space="preserve"> connect &lt;instance-name&gt; --user=</w:t>
      </w:r>
      <w:proofErr w:type="spellStart"/>
      <w:r w:rsidRPr="00214DCF">
        <w:rPr>
          <w:rFonts w:ascii="Consolas" w:hAnsi="Consolas"/>
          <w:lang w:val="en-US"/>
        </w:rPr>
        <w:t>postgres</w:t>
      </w:r>
      <w:proofErr w:type="spellEnd"/>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w:t>
      </w:r>
      <w:proofErr w:type="gramStart"/>
      <w:r w:rsidRPr="00214DCF">
        <w:rPr>
          <w:rFonts w:ascii="Consolas" w:hAnsi="Consolas"/>
          <w:lang w:val="en-US"/>
        </w:rPr>
        <w:t>&gt;(</w:t>
      </w:r>
      <w:proofErr w:type="gramEnd"/>
      <w:r w:rsidRPr="00214DCF">
        <w:rPr>
          <w:rFonts w:ascii="Consolas" w:hAnsi="Consolas"/>
          <w:lang w:val="en-US"/>
        </w:rPr>
        <w:t>)</w:t>
      </w:r>
      <w:r w:rsidRPr="00B1125C">
        <w:rPr>
          <w:lang w:val="en-US"/>
        </w:rPr>
        <w:t>; was used to run the necessary stored procedures to create and fill the datab</w:t>
      </w:r>
      <w:r>
        <w:rPr>
          <w:lang w:val="en-US"/>
        </w:rPr>
        <w:t>a</w:t>
      </w:r>
      <w:r w:rsidRPr="00B1125C">
        <w:rPr>
          <w:lang w:val="en-US"/>
        </w:rPr>
        <w:t>se model.</w:t>
      </w: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Ttulo1"/>
        <w:numPr>
          <w:ilvl w:val="0"/>
          <w:numId w:val="5"/>
        </w:numPr>
      </w:pPr>
      <w:bookmarkStart w:id="203" w:name="_Hlk49363043"/>
      <w:bookmarkStart w:id="204" w:name="_Toc52031461"/>
      <w:bookmarkEnd w:id="203"/>
      <w:r>
        <w:lastRenderedPageBreak/>
        <w:t>Final Remarks</w:t>
      </w:r>
      <w:bookmarkEnd w:id="204"/>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382CEAF1"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Ttulo2"/>
        <w:rPr>
          <w:color w:val="auto"/>
          <w:sz w:val="28"/>
          <w:szCs w:val="28"/>
          <w:lang w:val="en-US"/>
        </w:rPr>
      </w:pPr>
      <w:bookmarkStart w:id="205" w:name="_Toc52031462"/>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205"/>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xml:space="preserve">, </w:t>
      </w:r>
      <w:proofErr w:type="gramStart"/>
      <w:r w:rsidR="000C1AAC">
        <w:rPr>
          <w:lang w:val="en-US"/>
        </w:rPr>
        <w:t>taking into account</w:t>
      </w:r>
      <w:proofErr w:type="gramEnd"/>
      <w:r w:rsidR="000C1AAC">
        <w:rPr>
          <w:lang w:val="en-US"/>
        </w:rPr>
        <w:t xml:space="preserve">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lastRenderedPageBreak/>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PargrafodaLista"/>
        <w:ind w:left="360"/>
        <w:rPr>
          <w:lang w:val="en-US"/>
        </w:rPr>
      </w:pPr>
    </w:p>
    <w:p w14:paraId="50AD598D" w14:textId="346EDD7B" w:rsidR="00257874" w:rsidRPr="003322AE" w:rsidRDefault="009B6BEC" w:rsidP="003322AE">
      <w:pPr>
        <w:pStyle w:val="PargrafodaLista"/>
        <w:numPr>
          <w:ilvl w:val="0"/>
          <w:numId w:val="16"/>
        </w:numPr>
        <w:jc w:val="left"/>
        <w:rPr>
          <w:lang w:val="en-US"/>
        </w:rPr>
      </w:pPr>
      <w:r w:rsidRPr="00A4393F">
        <w:rPr>
          <w:lang w:val="en-US"/>
        </w:rPr>
        <w:br w:type="page"/>
      </w:r>
    </w:p>
    <w:p w14:paraId="25515861" w14:textId="77777777" w:rsidR="00257874" w:rsidRDefault="002D0913">
      <w:pPr>
        <w:pStyle w:val="Ttulo1"/>
        <w:numPr>
          <w:ilvl w:val="0"/>
          <w:numId w:val="5"/>
        </w:numPr>
      </w:pPr>
      <w:bookmarkStart w:id="206" w:name="_Toc52031463"/>
      <w:r>
        <w:lastRenderedPageBreak/>
        <w:t>Lexicon</w:t>
      </w:r>
      <w:bookmarkEnd w:id="206"/>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6"/>
          <w:footerReference w:type="default" r:id="rId37"/>
          <w:footerReference w:type="first" r:id="rId38"/>
          <w:pgSz w:w="11906" w:h="16838"/>
          <w:pgMar w:top="1701" w:right="993" w:bottom="1418" w:left="993" w:header="709" w:footer="709" w:gutter="0"/>
          <w:cols w:space="720"/>
          <w:formProt w:val="0"/>
          <w:titlePg/>
          <w:docGrid w:linePitch="360"/>
        </w:sectPr>
      </w:pPr>
    </w:p>
    <w:bookmarkStart w:id="207" w:name="_Toc52031464"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Ttulo1"/>
            <w:numPr>
              <w:ilvl w:val="0"/>
              <w:numId w:val="5"/>
            </w:numPr>
          </w:pPr>
          <w:r>
            <w:t>References</w:t>
          </w:r>
        </w:p>
      </w:sdtContent>
    </w:sdt>
    <w:bookmarkEnd w:id="207"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0C6C68" w14:paraId="4DA40ED8" w14:textId="77777777">
        <w:trPr>
          <w:divId w:val="923807788"/>
          <w:tblCellSpacing w:w="15" w:type="dxa"/>
        </w:trPr>
        <w:tc>
          <w:tcPr>
            <w:tcW w:w="50" w:type="pct"/>
            <w:hideMark/>
          </w:tcPr>
          <w:p w14:paraId="2D30BA4E" w14:textId="16B5394D" w:rsidR="000C6C68" w:rsidRDefault="000C6C68">
            <w:pPr>
              <w:pStyle w:val="Bibliografia"/>
              <w:rPr>
                <w:noProof/>
                <w:lang w:val="en-US"/>
              </w:rPr>
            </w:pPr>
            <w:r>
              <w:rPr>
                <w:noProof/>
                <w:lang w:val="en-US"/>
              </w:rPr>
              <w:t xml:space="preserve">[1] </w:t>
            </w:r>
          </w:p>
        </w:tc>
        <w:tc>
          <w:tcPr>
            <w:tcW w:w="0" w:type="auto"/>
            <w:hideMark/>
          </w:tcPr>
          <w:p w14:paraId="4167FEBA" w14:textId="77777777" w:rsidR="000C6C68" w:rsidRDefault="000C6C68">
            <w:pPr>
              <w:pStyle w:val="Bibliografia"/>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fia"/>
              <w:rPr>
                <w:noProof/>
                <w:lang w:val="en-US"/>
              </w:rPr>
            </w:pPr>
            <w:r>
              <w:rPr>
                <w:noProof/>
                <w:lang w:val="en-US"/>
              </w:rPr>
              <w:t xml:space="preserve">[2] </w:t>
            </w:r>
          </w:p>
        </w:tc>
        <w:tc>
          <w:tcPr>
            <w:tcW w:w="0" w:type="auto"/>
            <w:hideMark/>
          </w:tcPr>
          <w:p w14:paraId="3828D0CB" w14:textId="77777777" w:rsidR="000C6C68" w:rsidRDefault="000C6C68">
            <w:pPr>
              <w:pStyle w:val="Bibliografia"/>
              <w:rPr>
                <w:noProof/>
                <w:lang w:val="en-US"/>
              </w:rPr>
            </w:pPr>
            <w:r>
              <w:rPr>
                <w:noProof/>
                <w:lang w:val="en-US"/>
              </w:rPr>
              <w:t>"opensource.org," [Online]. Available: https://opensource.org/. [Accessed 09 09 2020].</w:t>
            </w:r>
          </w:p>
        </w:tc>
      </w:tr>
      <w:tr w:rsidR="000C6C68" w:rsidRPr="000C6C68" w14:paraId="689BE951" w14:textId="77777777">
        <w:trPr>
          <w:divId w:val="923807788"/>
          <w:tblCellSpacing w:w="15" w:type="dxa"/>
        </w:trPr>
        <w:tc>
          <w:tcPr>
            <w:tcW w:w="50" w:type="pct"/>
            <w:hideMark/>
          </w:tcPr>
          <w:p w14:paraId="4E08606F" w14:textId="77777777" w:rsidR="000C6C68" w:rsidRDefault="000C6C68">
            <w:pPr>
              <w:pStyle w:val="Bibliografia"/>
              <w:rPr>
                <w:noProof/>
                <w:lang w:val="en-US"/>
              </w:rPr>
            </w:pPr>
            <w:r>
              <w:rPr>
                <w:noProof/>
                <w:lang w:val="en-US"/>
              </w:rPr>
              <w:t xml:space="preserve">[3] </w:t>
            </w:r>
          </w:p>
        </w:tc>
        <w:tc>
          <w:tcPr>
            <w:tcW w:w="0" w:type="auto"/>
            <w:hideMark/>
          </w:tcPr>
          <w:p w14:paraId="32685BF1" w14:textId="77777777" w:rsidR="000C6C68" w:rsidRDefault="000C6C68">
            <w:pPr>
              <w:pStyle w:val="Bibliografia"/>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fia"/>
              <w:rPr>
                <w:noProof/>
                <w:lang w:val="en-US"/>
              </w:rPr>
            </w:pPr>
            <w:r>
              <w:rPr>
                <w:noProof/>
                <w:lang w:val="en-US"/>
              </w:rPr>
              <w:t xml:space="preserve">[4] </w:t>
            </w:r>
          </w:p>
        </w:tc>
        <w:tc>
          <w:tcPr>
            <w:tcW w:w="0" w:type="auto"/>
            <w:hideMark/>
          </w:tcPr>
          <w:p w14:paraId="3EF0E7D0" w14:textId="77777777" w:rsidR="000C6C68" w:rsidRDefault="000C6C68">
            <w:pPr>
              <w:pStyle w:val="Bibliografia"/>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fia"/>
              <w:rPr>
                <w:noProof/>
                <w:lang w:val="en-US"/>
              </w:rPr>
            </w:pPr>
            <w:r>
              <w:rPr>
                <w:noProof/>
                <w:lang w:val="en-US"/>
              </w:rPr>
              <w:t xml:space="preserve">[5] </w:t>
            </w:r>
          </w:p>
        </w:tc>
        <w:tc>
          <w:tcPr>
            <w:tcW w:w="0" w:type="auto"/>
            <w:hideMark/>
          </w:tcPr>
          <w:p w14:paraId="4B79E7E2" w14:textId="77777777" w:rsidR="000C6C68" w:rsidRDefault="000C6C68">
            <w:pPr>
              <w:pStyle w:val="Bibliografia"/>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fia"/>
              <w:rPr>
                <w:noProof/>
                <w:lang w:val="en-US"/>
              </w:rPr>
            </w:pPr>
            <w:r>
              <w:rPr>
                <w:noProof/>
                <w:lang w:val="en-US"/>
              </w:rPr>
              <w:t xml:space="preserve">[6] </w:t>
            </w:r>
          </w:p>
        </w:tc>
        <w:tc>
          <w:tcPr>
            <w:tcW w:w="0" w:type="auto"/>
            <w:hideMark/>
          </w:tcPr>
          <w:p w14:paraId="4586DFC2" w14:textId="77777777" w:rsidR="000C6C68" w:rsidRDefault="000C6C68">
            <w:pPr>
              <w:pStyle w:val="Bibliografia"/>
              <w:rPr>
                <w:noProof/>
                <w:lang w:val="en-US"/>
              </w:rPr>
            </w:pPr>
            <w:r>
              <w:rPr>
                <w:noProof/>
                <w:lang w:val="en-US"/>
              </w:rPr>
              <w:t>"Trunk Based Development," [Online]. Available: https://trunkbaseddevelopment.com/. [Accessed 12 06 2020].</w:t>
            </w:r>
          </w:p>
        </w:tc>
      </w:tr>
      <w:tr w:rsidR="000C6C68" w:rsidRPr="000C6C68" w14:paraId="5C3854A0" w14:textId="77777777">
        <w:trPr>
          <w:divId w:val="923807788"/>
          <w:tblCellSpacing w:w="15" w:type="dxa"/>
        </w:trPr>
        <w:tc>
          <w:tcPr>
            <w:tcW w:w="50" w:type="pct"/>
            <w:hideMark/>
          </w:tcPr>
          <w:p w14:paraId="3C3FEF78" w14:textId="77777777" w:rsidR="000C6C68" w:rsidRDefault="000C6C68">
            <w:pPr>
              <w:pStyle w:val="Bibliografia"/>
              <w:rPr>
                <w:noProof/>
                <w:lang w:val="en-US"/>
              </w:rPr>
            </w:pPr>
            <w:r>
              <w:rPr>
                <w:noProof/>
                <w:lang w:val="en-US"/>
              </w:rPr>
              <w:t xml:space="preserve">[7] </w:t>
            </w:r>
          </w:p>
        </w:tc>
        <w:tc>
          <w:tcPr>
            <w:tcW w:w="0" w:type="auto"/>
            <w:hideMark/>
          </w:tcPr>
          <w:p w14:paraId="7BD2ACB3" w14:textId="77777777" w:rsidR="000C6C68" w:rsidRDefault="000C6C68">
            <w:pPr>
              <w:pStyle w:val="Bibliografia"/>
              <w:rPr>
                <w:noProof/>
                <w:lang w:val="en-US"/>
              </w:rPr>
            </w:pPr>
            <w:r>
              <w:rPr>
                <w:noProof/>
                <w:lang w:val="en-US"/>
              </w:rPr>
              <w:t xml:space="preserve">W. S. Humphrey, "Managing the Software Process," 1989. </w:t>
            </w:r>
          </w:p>
        </w:tc>
      </w:tr>
      <w:tr w:rsidR="000C6C68" w:rsidRPr="000C6C68" w14:paraId="0E8AD865" w14:textId="77777777">
        <w:trPr>
          <w:divId w:val="923807788"/>
          <w:tblCellSpacing w:w="15" w:type="dxa"/>
        </w:trPr>
        <w:tc>
          <w:tcPr>
            <w:tcW w:w="50" w:type="pct"/>
            <w:hideMark/>
          </w:tcPr>
          <w:p w14:paraId="781352DE" w14:textId="77777777" w:rsidR="000C6C68" w:rsidRDefault="000C6C68">
            <w:pPr>
              <w:pStyle w:val="Bibliografia"/>
              <w:rPr>
                <w:noProof/>
                <w:lang w:val="en-US"/>
              </w:rPr>
            </w:pPr>
            <w:r>
              <w:rPr>
                <w:noProof/>
                <w:lang w:val="en-US"/>
              </w:rPr>
              <w:t xml:space="preserve">[8] </w:t>
            </w:r>
          </w:p>
        </w:tc>
        <w:tc>
          <w:tcPr>
            <w:tcW w:w="0" w:type="auto"/>
            <w:hideMark/>
          </w:tcPr>
          <w:p w14:paraId="185EF933" w14:textId="77777777" w:rsidR="000C6C68" w:rsidRDefault="000C6C68">
            <w:pPr>
              <w:pStyle w:val="Bibliografia"/>
              <w:rPr>
                <w:noProof/>
                <w:lang w:val="en-US"/>
              </w:rPr>
            </w:pPr>
            <w:r>
              <w:rPr>
                <w:noProof/>
                <w:lang w:val="en-US"/>
              </w:rPr>
              <w:t>"Semantic Versioning 2.0.0 | Semantic Versioning," [Online]. Available: https://semver.org/. [Accessed 24 7 2020].</w:t>
            </w:r>
          </w:p>
        </w:tc>
      </w:tr>
      <w:tr w:rsidR="000C6C68" w:rsidRPr="000C6C68" w14:paraId="082EA385" w14:textId="77777777">
        <w:trPr>
          <w:divId w:val="923807788"/>
          <w:tblCellSpacing w:w="15" w:type="dxa"/>
        </w:trPr>
        <w:tc>
          <w:tcPr>
            <w:tcW w:w="50" w:type="pct"/>
            <w:hideMark/>
          </w:tcPr>
          <w:p w14:paraId="7F9C5D60" w14:textId="77777777" w:rsidR="000C6C68" w:rsidRDefault="000C6C68">
            <w:pPr>
              <w:pStyle w:val="Bibliografia"/>
              <w:rPr>
                <w:noProof/>
                <w:lang w:val="en-GB"/>
              </w:rPr>
            </w:pPr>
            <w:r>
              <w:rPr>
                <w:noProof/>
                <w:lang w:val="en-GB"/>
              </w:rPr>
              <w:t xml:space="preserve">[9] </w:t>
            </w:r>
          </w:p>
        </w:tc>
        <w:tc>
          <w:tcPr>
            <w:tcW w:w="0" w:type="auto"/>
            <w:hideMark/>
          </w:tcPr>
          <w:p w14:paraId="2CB71F0B" w14:textId="77777777" w:rsidR="000C6C68" w:rsidRDefault="000C6C68">
            <w:pPr>
              <w:pStyle w:val="Bibliografia"/>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fia"/>
              <w:rPr>
                <w:noProof/>
                <w:lang w:val="en-US"/>
              </w:rPr>
            </w:pPr>
            <w:r>
              <w:rPr>
                <w:noProof/>
                <w:lang w:val="en-US"/>
              </w:rPr>
              <w:t xml:space="preserve">[10] </w:t>
            </w:r>
          </w:p>
        </w:tc>
        <w:tc>
          <w:tcPr>
            <w:tcW w:w="0" w:type="auto"/>
            <w:hideMark/>
          </w:tcPr>
          <w:p w14:paraId="45149E9A" w14:textId="77777777" w:rsidR="000C6C68" w:rsidRDefault="000C6C68">
            <w:pPr>
              <w:pStyle w:val="Bibliografia"/>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fia"/>
              <w:rPr>
                <w:noProof/>
                <w:lang w:val="en-US"/>
              </w:rPr>
            </w:pPr>
            <w:r>
              <w:rPr>
                <w:noProof/>
                <w:lang w:val="en-US"/>
              </w:rPr>
              <w:t xml:space="preserve">[11] </w:t>
            </w:r>
          </w:p>
        </w:tc>
        <w:tc>
          <w:tcPr>
            <w:tcW w:w="0" w:type="auto"/>
            <w:hideMark/>
          </w:tcPr>
          <w:p w14:paraId="565E2566" w14:textId="77777777" w:rsidR="000C6C68" w:rsidRDefault="000C6C68">
            <w:pPr>
              <w:pStyle w:val="Bibliografia"/>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fia"/>
              <w:rPr>
                <w:noProof/>
                <w:lang w:val="en-US"/>
              </w:rPr>
            </w:pPr>
            <w:r>
              <w:rPr>
                <w:noProof/>
                <w:lang w:val="en-US"/>
              </w:rPr>
              <w:t xml:space="preserve">[12] </w:t>
            </w:r>
          </w:p>
        </w:tc>
        <w:tc>
          <w:tcPr>
            <w:tcW w:w="0" w:type="auto"/>
            <w:hideMark/>
          </w:tcPr>
          <w:p w14:paraId="5F302C83" w14:textId="77777777" w:rsidR="000C6C68" w:rsidRDefault="000C6C68">
            <w:pPr>
              <w:pStyle w:val="Bibliografia"/>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fia"/>
              <w:rPr>
                <w:noProof/>
                <w:lang w:val="en-US"/>
              </w:rPr>
            </w:pPr>
            <w:r>
              <w:rPr>
                <w:noProof/>
                <w:lang w:val="en-US"/>
              </w:rPr>
              <w:t xml:space="preserve">[13] </w:t>
            </w:r>
          </w:p>
        </w:tc>
        <w:tc>
          <w:tcPr>
            <w:tcW w:w="0" w:type="auto"/>
            <w:hideMark/>
          </w:tcPr>
          <w:p w14:paraId="27E4894E" w14:textId="77777777" w:rsidR="000C6C68" w:rsidRDefault="000C6C68">
            <w:pPr>
              <w:pStyle w:val="Bibliografia"/>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fia"/>
              <w:rPr>
                <w:noProof/>
                <w:lang w:val="en-US"/>
              </w:rPr>
            </w:pPr>
            <w:r>
              <w:rPr>
                <w:noProof/>
                <w:lang w:val="en-US"/>
              </w:rPr>
              <w:t xml:space="preserve">[14] </w:t>
            </w:r>
          </w:p>
        </w:tc>
        <w:tc>
          <w:tcPr>
            <w:tcW w:w="0" w:type="auto"/>
            <w:hideMark/>
          </w:tcPr>
          <w:p w14:paraId="2F78B864" w14:textId="77777777" w:rsidR="000C6C68" w:rsidRDefault="000C6C68">
            <w:pPr>
              <w:pStyle w:val="Bibliografia"/>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fia"/>
              <w:rPr>
                <w:noProof/>
                <w:lang w:val="en-US"/>
              </w:rPr>
            </w:pPr>
            <w:r>
              <w:rPr>
                <w:noProof/>
                <w:lang w:val="en-US"/>
              </w:rPr>
              <w:t xml:space="preserve">[15] </w:t>
            </w:r>
          </w:p>
        </w:tc>
        <w:tc>
          <w:tcPr>
            <w:tcW w:w="0" w:type="auto"/>
            <w:hideMark/>
          </w:tcPr>
          <w:p w14:paraId="36A59F83" w14:textId="77777777" w:rsidR="000C6C68" w:rsidRDefault="000C6C68">
            <w:pPr>
              <w:pStyle w:val="Bibliografia"/>
              <w:rPr>
                <w:noProof/>
                <w:lang w:val="en-US"/>
              </w:rPr>
            </w:pPr>
            <w:r>
              <w:rPr>
                <w:noProof/>
                <w:lang w:val="en-US"/>
              </w:rPr>
              <w:t>"React – A JavaScript library for building user interfaces," [Online]. Available: https://reactjs.org. [Accessed 24 04 2020].</w:t>
            </w:r>
          </w:p>
        </w:tc>
      </w:tr>
      <w:tr w:rsidR="000C6C68" w:rsidRPr="000C6C68" w14:paraId="79887F49" w14:textId="77777777">
        <w:trPr>
          <w:divId w:val="923807788"/>
          <w:tblCellSpacing w:w="15" w:type="dxa"/>
        </w:trPr>
        <w:tc>
          <w:tcPr>
            <w:tcW w:w="50" w:type="pct"/>
            <w:hideMark/>
          </w:tcPr>
          <w:p w14:paraId="1759967B" w14:textId="77777777" w:rsidR="000C6C68" w:rsidRDefault="000C6C68">
            <w:pPr>
              <w:pStyle w:val="Bibliografia"/>
              <w:rPr>
                <w:noProof/>
                <w:lang w:val="en-US"/>
              </w:rPr>
            </w:pPr>
            <w:r>
              <w:rPr>
                <w:noProof/>
                <w:lang w:val="en-US"/>
              </w:rPr>
              <w:t xml:space="preserve">[16] </w:t>
            </w:r>
          </w:p>
        </w:tc>
        <w:tc>
          <w:tcPr>
            <w:tcW w:w="0" w:type="auto"/>
            <w:hideMark/>
          </w:tcPr>
          <w:p w14:paraId="62EEADA5" w14:textId="77777777" w:rsidR="000C6C68" w:rsidRDefault="000C6C68">
            <w:pPr>
              <w:pStyle w:val="Bibliografia"/>
              <w:rPr>
                <w:noProof/>
                <w:lang w:val="en-US"/>
              </w:rPr>
            </w:pPr>
            <w:r>
              <w:rPr>
                <w:noProof/>
                <w:lang w:val="en-US"/>
              </w:rPr>
              <w:t xml:space="preserve">A. Banks, Learning React: Functional Web Development with React and Redux, O'Reilly Media, 2017. </w:t>
            </w:r>
          </w:p>
        </w:tc>
      </w:tr>
      <w:tr w:rsidR="000C6C68" w:rsidRPr="000C6C68" w14:paraId="024FDD77" w14:textId="77777777">
        <w:trPr>
          <w:divId w:val="923807788"/>
          <w:tblCellSpacing w:w="15" w:type="dxa"/>
        </w:trPr>
        <w:tc>
          <w:tcPr>
            <w:tcW w:w="50" w:type="pct"/>
            <w:hideMark/>
          </w:tcPr>
          <w:p w14:paraId="04880663" w14:textId="77777777" w:rsidR="000C6C68" w:rsidRDefault="000C6C68">
            <w:pPr>
              <w:pStyle w:val="Bibliografia"/>
              <w:rPr>
                <w:noProof/>
                <w:lang w:val="en-US"/>
              </w:rPr>
            </w:pPr>
            <w:r>
              <w:rPr>
                <w:noProof/>
                <w:lang w:val="en-US"/>
              </w:rPr>
              <w:t xml:space="preserve">[17] </w:t>
            </w:r>
          </w:p>
        </w:tc>
        <w:tc>
          <w:tcPr>
            <w:tcW w:w="0" w:type="auto"/>
            <w:hideMark/>
          </w:tcPr>
          <w:p w14:paraId="7169C8F9" w14:textId="77777777" w:rsidR="000C6C68" w:rsidRDefault="000C6C68">
            <w:pPr>
              <w:pStyle w:val="Bibliografia"/>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fia"/>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fia"/>
              <w:rPr>
                <w:noProof/>
                <w:lang w:val="en-US"/>
              </w:rPr>
            </w:pPr>
            <w:r>
              <w:rPr>
                <w:noProof/>
                <w:lang w:val="en-US"/>
              </w:rPr>
              <w:t>"Spring Framework," [Online]. Available: https://spring.io/projects/spring-framework. [Accessed 24 04 2020].</w:t>
            </w:r>
          </w:p>
        </w:tc>
      </w:tr>
      <w:tr w:rsidR="000C6C68" w:rsidRPr="000C6C68" w14:paraId="299056EF" w14:textId="77777777">
        <w:trPr>
          <w:divId w:val="923807788"/>
          <w:tblCellSpacing w:w="15" w:type="dxa"/>
        </w:trPr>
        <w:tc>
          <w:tcPr>
            <w:tcW w:w="50" w:type="pct"/>
            <w:hideMark/>
          </w:tcPr>
          <w:p w14:paraId="0FAB6506" w14:textId="77777777" w:rsidR="000C6C68" w:rsidRDefault="000C6C68">
            <w:pPr>
              <w:pStyle w:val="Bibliografia"/>
              <w:rPr>
                <w:noProof/>
                <w:lang w:val="en-US"/>
              </w:rPr>
            </w:pPr>
            <w:r>
              <w:rPr>
                <w:noProof/>
                <w:lang w:val="en-US"/>
              </w:rPr>
              <w:t xml:space="preserve">[19] </w:t>
            </w:r>
          </w:p>
        </w:tc>
        <w:tc>
          <w:tcPr>
            <w:tcW w:w="0" w:type="auto"/>
            <w:hideMark/>
          </w:tcPr>
          <w:p w14:paraId="3D4F62DC" w14:textId="77777777" w:rsidR="000C6C68" w:rsidRDefault="000C6C68">
            <w:pPr>
              <w:pStyle w:val="Bibliografia"/>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fia"/>
              <w:rPr>
                <w:noProof/>
                <w:lang w:val="en-US"/>
              </w:rPr>
            </w:pPr>
            <w:r>
              <w:rPr>
                <w:noProof/>
                <w:lang w:val="en-US"/>
              </w:rPr>
              <w:t xml:space="preserve">[20] </w:t>
            </w:r>
          </w:p>
        </w:tc>
        <w:tc>
          <w:tcPr>
            <w:tcW w:w="0" w:type="auto"/>
            <w:hideMark/>
          </w:tcPr>
          <w:p w14:paraId="0CCE2261" w14:textId="77777777" w:rsidR="000C6C68" w:rsidRDefault="000C6C68">
            <w:pPr>
              <w:pStyle w:val="Bibliografia"/>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fia"/>
              <w:rPr>
                <w:noProof/>
                <w:lang w:val="en-US"/>
              </w:rPr>
            </w:pPr>
            <w:r>
              <w:rPr>
                <w:noProof/>
                <w:lang w:val="en-US"/>
              </w:rPr>
              <w:t xml:space="preserve">[21] </w:t>
            </w:r>
          </w:p>
        </w:tc>
        <w:tc>
          <w:tcPr>
            <w:tcW w:w="0" w:type="auto"/>
            <w:hideMark/>
          </w:tcPr>
          <w:p w14:paraId="09B0448C" w14:textId="77777777" w:rsidR="000C6C68" w:rsidRDefault="000C6C68">
            <w:pPr>
              <w:pStyle w:val="Bibliografia"/>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fia"/>
              <w:rPr>
                <w:noProof/>
                <w:lang w:val="en-US"/>
              </w:rPr>
            </w:pPr>
            <w:r>
              <w:rPr>
                <w:noProof/>
                <w:lang w:val="en-US"/>
              </w:rPr>
              <w:t xml:space="preserve">[22] </w:t>
            </w:r>
          </w:p>
        </w:tc>
        <w:tc>
          <w:tcPr>
            <w:tcW w:w="0" w:type="auto"/>
            <w:hideMark/>
          </w:tcPr>
          <w:p w14:paraId="0BB48645" w14:textId="77777777" w:rsidR="000C6C68" w:rsidRDefault="000C6C68">
            <w:pPr>
              <w:pStyle w:val="Bibliografia"/>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fia"/>
              <w:rPr>
                <w:noProof/>
                <w:lang w:val="en-US"/>
              </w:rPr>
            </w:pPr>
            <w:r>
              <w:rPr>
                <w:noProof/>
                <w:lang w:val="en-US"/>
              </w:rPr>
              <w:t xml:space="preserve">[23] </w:t>
            </w:r>
          </w:p>
        </w:tc>
        <w:tc>
          <w:tcPr>
            <w:tcW w:w="0" w:type="auto"/>
            <w:hideMark/>
          </w:tcPr>
          <w:p w14:paraId="67DE4B39" w14:textId="77777777" w:rsidR="000C6C68" w:rsidRDefault="000C6C68">
            <w:pPr>
              <w:pStyle w:val="Bibliografia"/>
              <w:rPr>
                <w:noProof/>
                <w:lang w:val="en-US"/>
              </w:rPr>
            </w:pPr>
            <w:r>
              <w:rPr>
                <w:noProof/>
                <w:lang w:val="en-US"/>
              </w:rPr>
              <w:t>"Docker Documentation | Docker Documentation," [Online]. Available: https://docs.docker.com/. [Accessed 17 04 2020].</w:t>
            </w:r>
          </w:p>
        </w:tc>
      </w:tr>
      <w:tr w:rsidR="000C6C68" w:rsidRPr="000C6C68" w14:paraId="727A69BD" w14:textId="77777777">
        <w:trPr>
          <w:divId w:val="923807788"/>
          <w:tblCellSpacing w:w="15" w:type="dxa"/>
        </w:trPr>
        <w:tc>
          <w:tcPr>
            <w:tcW w:w="50" w:type="pct"/>
            <w:hideMark/>
          </w:tcPr>
          <w:p w14:paraId="411C8736" w14:textId="77777777" w:rsidR="000C6C68" w:rsidRDefault="000C6C68">
            <w:pPr>
              <w:pStyle w:val="Bibliografia"/>
              <w:rPr>
                <w:noProof/>
                <w:lang w:val="en-GB"/>
              </w:rPr>
            </w:pPr>
            <w:r>
              <w:rPr>
                <w:noProof/>
                <w:lang w:val="en-GB"/>
              </w:rPr>
              <w:t xml:space="preserve">[24] </w:t>
            </w:r>
          </w:p>
        </w:tc>
        <w:tc>
          <w:tcPr>
            <w:tcW w:w="0" w:type="auto"/>
            <w:hideMark/>
          </w:tcPr>
          <w:p w14:paraId="7E7BE7D9" w14:textId="77777777" w:rsidR="000C6C68" w:rsidRDefault="000C6C68">
            <w:pPr>
              <w:pStyle w:val="Bibliografia"/>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fia"/>
              <w:rPr>
                <w:noProof/>
                <w:lang w:val="en-US"/>
              </w:rPr>
            </w:pPr>
            <w:r>
              <w:rPr>
                <w:noProof/>
                <w:lang w:val="en-US"/>
              </w:rPr>
              <w:t xml:space="preserve">[25] </w:t>
            </w:r>
          </w:p>
        </w:tc>
        <w:tc>
          <w:tcPr>
            <w:tcW w:w="0" w:type="auto"/>
            <w:hideMark/>
          </w:tcPr>
          <w:p w14:paraId="314C4A12" w14:textId="77777777" w:rsidR="000C6C68" w:rsidRDefault="000C6C68">
            <w:pPr>
              <w:pStyle w:val="Bibliografia"/>
              <w:rPr>
                <w:noProof/>
                <w:lang w:val="en-US"/>
              </w:rPr>
            </w:pPr>
            <w:r>
              <w:rPr>
                <w:noProof/>
                <w:lang w:val="en-US"/>
              </w:rPr>
              <w:t>"Docker Hub," [Online]. Available: https://hub.docker.com/. [Accessed 17 04 2020].</w:t>
            </w:r>
          </w:p>
        </w:tc>
      </w:tr>
      <w:tr w:rsidR="000C6C68" w:rsidRPr="000C6C68" w14:paraId="21B4566D" w14:textId="77777777">
        <w:trPr>
          <w:divId w:val="923807788"/>
          <w:tblCellSpacing w:w="15" w:type="dxa"/>
        </w:trPr>
        <w:tc>
          <w:tcPr>
            <w:tcW w:w="50" w:type="pct"/>
            <w:hideMark/>
          </w:tcPr>
          <w:p w14:paraId="7BC97424" w14:textId="77777777" w:rsidR="000C6C68" w:rsidRDefault="000C6C68">
            <w:pPr>
              <w:pStyle w:val="Bibliografia"/>
              <w:rPr>
                <w:noProof/>
                <w:lang w:val="en-US"/>
              </w:rPr>
            </w:pPr>
            <w:r>
              <w:rPr>
                <w:noProof/>
                <w:lang w:val="en-US"/>
              </w:rPr>
              <w:t xml:space="preserve">[26] </w:t>
            </w:r>
          </w:p>
        </w:tc>
        <w:tc>
          <w:tcPr>
            <w:tcW w:w="0" w:type="auto"/>
            <w:hideMark/>
          </w:tcPr>
          <w:p w14:paraId="7A797CC4" w14:textId="77777777" w:rsidR="000C6C68" w:rsidRDefault="000C6C68">
            <w:pPr>
              <w:pStyle w:val="Bibliografia"/>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fia"/>
              <w:rPr>
                <w:noProof/>
                <w:lang w:val="en-US"/>
              </w:rPr>
            </w:pPr>
            <w:r>
              <w:rPr>
                <w:noProof/>
                <w:lang w:val="en-US"/>
              </w:rPr>
              <w:t xml:space="preserve">[27] </w:t>
            </w:r>
          </w:p>
        </w:tc>
        <w:tc>
          <w:tcPr>
            <w:tcW w:w="0" w:type="auto"/>
            <w:hideMark/>
          </w:tcPr>
          <w:p w14:paraId="0D5FB805" w14:textId="77777777" w:rsidR="000C6C68" w:rsidRDefault="000C6C68">
            <w:pPr>
              <w:pStyle w:val="Bibliografia"/>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fia"/>
              <w:rPr>
                <w:noProof/>
                <w:lang w:val="en-US"/>
              </w:rPr>
            </w:pPr>
            <w:r>
              <w:rPr>
                <w:noProof/>
                <w:lang w:val="en-US"/>
              </w:rPr>
              <w:t xml:space="preserve">[28] </w:t>
            </w:r>
          </w:p>
        </w:tc>
        <w:tc>
          <w:tcPr>
            <w:tcW w:w="0" w:type="auto"/>
            <w:hideMark/>
          </w:tcPr>
          <w:p w14:paraId="4FBB6DDA" w14:textId="77777777" w:rsidR="000C6C68" w:rsidRDefault="000C6C68">
            <w:pPr>
              <w:pStyle w:val="Bibliografia"/>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fia"/>
              <w:rPr>
                <w:noProof/>
                <w:lang w:val="en-US"/>
              </w:rPr>
            </w:pPr>
            <w:r>
              <w:rPr>
                <w:noProof/>
                <w:lang w:val="en-US"/>
              </w:rPr>
              <w:t xml:space="preserve">[29] </w:t>
            </w:r>
          </w:p>
        </w:tc>
        <w:tc>
          <w:tcPr>
            <w:tcW w:w="0" w:type="auto"/>
            <w:hideMark/>
          </w:tcPr>
          <w:p w14:paraId="6FBE665C" w14:textId="77777777" w:rsidR="000C6C68" w:rsidRDefault="000C6C68">
            <w:pPr>
              <w:pStyle w:val="Bibliografia"/>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fia"/>
              <w:rPr>
                <w:noProof/>
                <w:lang w:val="en-US"/>
              </w:rPr>
            </w:pPr>
            <w:r>
              <w:rPr>
                <w:noProof/>
                <w:lang w:val="en-US"/>
              </w:rPr>
              <w:t xml:space="preserve">[30] </w:t>
            </w:r>
          </w:p>
        </w:tc>
        <w:tc>
          <w:tcPr>
            <w:tcW w:w="0" w:type="auto"/>
            <w:hideMark/>
          </w:tcPr>
          <w:p w14:paraId="2EFFD980" w14:textId="77777777" w:rsidR="000C6C68" w:rsidRDefault="000C6C68">
            <w:pPr>
              <w:pStyle w:val="Bibliografia"/>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fia"/>
              <w:rPr>
                <w:noProof/>
                <w:lang w:val="en-US"/>
              </w:rPr>
            </w:pPr>
            <w:r>
              <w:rPr>
                <w:noProof/>
                <w:lang w:val="en-US"/>
              </w:rPr>
              <w:t xml:space="preserve">[31] </w:t>
            </w:r>
          </w:p>
        </w:tc>
        <w:tc>
          <w:tcPr>
            <w:tcW w:w="0" w:type="auto"/>
            <w:hideMark/>
          </w:tcPr>
          <w:p w14:paraId="387DBC49" w14:textId="77777777" w:rsidR="000C6C68" w:rsidRDefault="000C6C68">
            <w:pPr>
              <w:pStyle w:val="Bibliografia"/>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fia"/>
              <w:rPr>
                <w:noProof/>
                <w:lang w:val="en-US"/>
              </w:rPr>
            </w:pPr>
            <w:r>
              <w:rPr>
                <w:noProof/>
                <w:lang w:val="en-US"/>
              </w:rPr>
              <w:t xml:space="preserve">[32] </w:t>
            </w:r>
          </w:p>
        </w:tc>
        <w:tc>
          <w:tcPr>
            <w:tcW w:w="0" w:type="auto"/>
            <w:hideMark/>
          </w:tcPr>
          <w:p w14:paraId="6179519A" w14:textId="77777777" w:rsidR="000C6C68" w:rsidRDefault="000C6C68">
            <w:pPr>
              <w:pStyle w:val="Bibliografia"/>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fia"/>
              <w:rPr>
                <w:noProof/>
                <w:lang w:val="en-US"/>
              </w:rPr>
            </w:pPr>
            <w:r>
              <w:rPr>
                <w:noProof/>
                <w:lang w:val="en-US"/>
              </w:rPr>
              <w:t xml:space="preserve">[33] </w:t>
            </w:r>
          </w:p>
        </w:tc>
        <w:tc>
          <w:tcPr>
            <w:tcW w:w="0" w:type="auto"/>
            <w:hideMark/>
          </w:tcPr>
          <w:p w14:paraId="727A8B0C" w14:textId="77777777" w:rsidR="000C6C68" w:rsidRDefault="000C6C68">
            <w:pPr>
              <w:pStyle w:val="Bibliografia"/>
              <w:rPr>
                <w:noProof/>
                <w:lang w:val="en-US"/>
              </w:rPr>
            </w:pPr>
            <w:r>
              <w:rPr>
                <w:noProof/>
                <w:lang w:val="en-US"/>
              </w:rPr>
              <w:t>"Tutorial · Formik," [Online]. Available: https://jaredpalmer.com/formik/docs/tutorial#schema-validation-with-yup. [Accessed 06 2020].</w:t>
            </w:r>
          </w:p>
        </w:tc>
      </w:tr>
      <w:tr w:rsidR="000C6C68" w:rsidRPr="000C6C68" w14:paraId="0611C5E6" w14:textId="77777777">
        <w:trPr>
          <w:divId w:val="923807788"/>
          <w:tblCellSpacing w:w="15" w:type="dxa"/>
        </w:trPr>
        <w:tc>
          <w:tcPr>
            <w:tcW w:w="50" w:type="pct"/>
            <w:hideMark/>
          </w:tcPr>
          <w:p w14:paraId="2EC965DB" w14:textId="77777777" w:rsidR="000C6C68" w:rsidRDefault="000C6C68">
            <w:pPr>
              <w:pStyle w:val="Bibliografia"/>
              <w:rPr>
                <w:noProof/>
                <w:lang w:val="en-US"/>
              </w:rPr>
            </w:pPr>
            <w:r>
              <w:rPr>
                <w:noProof/>
                <w:lang w:val="en-US"/>
              </w:rPr>
              <w:t xml:space="preserve">[34] </w:t>
            </w:r>
          </w:p>
        </w:tc>
        <w:tc>
          <w:tcPr>
            <w:tcW w:w="0" w:type="auto"/>
            <w:hideMark/>
          </w:tcPr>
          <w:p w14:paraId="7F554A56" w14:textId="77777777" w:rsidR="000C6C68" w:rsidRDefault="000C6C68">
            <w:pPr>
              <w:pStyle w:val="Bibliografia"/>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fia"/>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fia"/>
              <w:rPr>
                <w:noProof/>
                <w:lang w:val="en-US"/>
              </w:rPr>
            </w:pPr>
            <w:r>
              <w:rPr>
                <w:noProof/>
                <w:lang w:val="en-US"/>
              </w:rPr>
              <w:t>"IS E-Learning Swagger UI," [Online]. Available: https://joaoesantos.github.io/ise_learning/apiDocumentation. [Accessed 27 04 2020].</w:t>
            </w:r>
          </w:p>
        </w:tc>
      </w:tr>
      <w:tr w:rsidR="000C6C68" w:rsidRPr="000C6C68" w14:paraId="4B1E7407" w14:textId="77777777">
        <w:trPr>
          <w:divId w:val="923807788"/>
          <w:tblCellSpacing w:w="15" w:type="dxa"/>
        </w:trPr>
        <w:tc>
          <w:tcPr>
            <w:tcW w:w="50" w:type="pct"/>
            <w:hideMark/>
          </w:tcPr>
          <w:p w14:paraId="7D98BB2E" w14:textId="77777777" w:rsidR="000C6C68" w:rsidRDefault="000C6C68">
            <w:pPr>
              <w:pStyle w:val="Bibliografia"/>
              <w:rPr>
                <w:noProof/>
                <w:lang w:val="en-US"/>
              </w:rPr>
            </w:pPr>
            <w:r>
              <w:rPr>
                <w:noProof/>
                <w:lang w:val="en-US"/>
              </w:rPr>
              <w:t xml:space="preserve">[36] </w:t>
            </w:r>
          </w:p>
        </w:tc>
        <w:tc>
          <w:tcPr>
            <w:tcW w:w="0" w:type="auto"/>
            <w:hideMark/>
          </w:tcPr>
          <w:p w14:paraId="6751E080" w14:textId="77777777" w:rsidR="000C6C68" w:rsidRDefault="000C6C68">
            <w:pPr>
              <w:pStyle w:val="Bibliografia"/>
              <w:rPr>
                <w:noProof/>
                <w:lang w:val="en-US"/>
              </w:rPr>
            </w:pPr>
            <w:r>
              <w:rPr>
                <w:noProof/>
                <w:lang w:val="en-US"/>
              </w:rPr>
              <w:t>"Database - Third Normal Form (3NF) - Tutorialspoint," [Online]. Available: https://www.tutorialspoint.com/sql/third-normal-form.htm. [Accessed 27 04 2020].</w:t>
            </w:r>
          </w:p>
        </w:tc>
      </w:tr>
      <w:tr w:rsidR="000C6C68" w:rsidRPr="000C6C68" w14:paraId="257F1CEF" w14:textId="77777777">
        <w:trPr>
          <w:divId w:val="923807788"/>
          <w:tblCellSpacing w:w="15" w:type="dxa"/>
        </w:trPr>
        <w:tc>
          <w:tcPr>
            <w:tcW w:w="50" w:type="pct"/>
            <w:hideMark/>
          </w:tcPr>
          <w:p w14:paraId="6A560F1A" w14:textId="77777777" w:rsidR="000C6C68" w:rsidRDefault="000C6C68">
            <w:pPr>
              <w:pStyle w:val="Bibliografia"/>
              <w:rPr>
                <w:noProof/>
                <w:lang w:val="en-GB"/>
              </w:rPr>
            </w:pPr>
            <w:r>
              <w:rPr>
                <w:noProof/>
                <w:lang w:val="en-GB"/>
              </w:rPr>
              <w:t xml:space="preserve">[37] </w:t>
            </w:r>
          </w:p>
        </w:tc>
        <w:tc>
          <w:tcPr>
            <w:tcW w:w="0" w:type="auto"/>
            <w:hideMark/>
          </w:tcPr>
          <w:p w14:paraId="028E3B21" w14:textId="77777777" w:rsidR="000C6C68" w:rsidRDefault="000C6C68">
            <w:pPr>
              <w:pStyle w:val="Bibliografia"/>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fia"/>
              <w:rPr>
                <w:noProof/>
                <w:lang w:val="en-US"/>
              </w:rPr>
            </w:pPr>
            <w:r>
              <w:rPr>
                <w:noProof/>
                <w:lang w:val="en-US"/>
              </w:rPr>
              <w:t xml:space="preserve">[38] </w:t>
            </w:r>
          </w:p>
        </w:tc>
        <w:tc>
          <w:tcPr>
            <w:tcW w:w="0" w:type="auto"/>
            <w:hideMark/>
          </w:tcPr>
          <w:p w14:paraId="5D954DF4" w14:textId="77777777" w:rsidR="000C6C68" w:rsidRDefault="000C6C68">
            <w:pPr>
              <w:pStyle w:val="Bibliografia"/>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fia"/>
              <w:rPr>
                <w:noProof/>
                <w:lang w:val="en-US"/>
              </w:rPr>
            </w:pPr>
            <w:r>
              <w:rPr>
                <w:noProof/>
                <w:lang w:val="en-US"/>
              </w:rPr>
              <w:t xml:space="preserve">[39] </w:t>
            </w:r>
          </w:p>
        </w:tc>
        <w:tc>
          <w:tcPr>
            <w:tcW w:w="0" w:type="auto"/>
            <w:hideMark/>
          </w:tcPr>
          <w:p w14:paraId="709301D9" w14:textId="77777777" w:rsidR="000C6C68" w:rsidRDefault="000C6C68">
            <w:pPr>
              <w:pStyle w:val="Bibliografia"/>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fia"/>
              <w:rPr>
                <w:noProof/>
                <w:lang w:val="en-US"/>
              </w:rPr>
            </w:pPr>
            <w:r>
              <w:rPr>
                <w:noProof/>
                <w:lang w:val="en-US"/>
              </w:rPr>
              <w:t xml:space="preserve">[40] </w:t>
            </w:r>
          </w:p>
        </w:tc>
        <w:tc>
          <w:tcPr>
            <w:tcW w:w="0" w:type="auto"/>
            <w:hideMark/>
          </w:tcPr>
          <w:p w14:paraId="7A0D9D7C" w14:textId="77777777" w:rsidR="000C6C68" w:rsidRDefault="000C6C68">
            <w:pPr>
              <w:pStyle w:val="Bibliografia"/>
              <w:rPr>
                <w:noProof/>
                <w:lang w:val="en-US"/>
              </w:rPr>
            </w:pPr>
            <w:r>
              <w:rPr>
                <w:noProof/>
                <w:lang w:val="en-US"/>
              </w:rPr>
              <w:t>"Express," [Online]. Available: http://expressjs.com/. [Accessed 10 09 2020].</w:t>
            </w:r>
          </w:p>
        </w:tc>
      </w:tr>
      <w:tr w:rsidR="000C6C68" w:rsidRPr="000C6C68" w14:paraId="194FD21B" w14:textId="77777777">
        <w:trPr>
          <w:divId w:val="923807788"/>
          <w:tblCellSpacing w:w="15" w:type="dxa"/>
        </w:trPr>
        <w:tc>
          <w:tcPr>
            <w:tcW w:w="50" w:type="pct"/>
            <w:hideMark/>
          </w:tcPr>
          <w:p w14:paraId="2B77814A" w14:textId="77777777" w:rsidR="000C6C68" w:rsidRDefault="000C6C68">
            <w:pPr>
              <w:pStyle w:val="Bibliografia"/>
              <w:rPr>
                <w:noProof/>
                <w:lang w:val="en-US"/>
              </w:rPr>
            </w:pPr>
            <w:r>
              <w:rPr>
                <w:noProof/>
                <w:lang w:val="en-US"/>
              </w:rPr>
              <w:t xml:space="preserve">[41] </w:t>
            </w:r>
          </w:p>
        </w:tc>
        <w:tc>
          <w:tcPr>
            <w:tcW w:w="0" w:type="auto"/>
            <w:hideMark/>
          </w:tcPr>
          <w:p w14:paraId="22A7C57B" w14:textId="77777777" w:rsidR="000C6C68" w:rsidRDefault="000C6C68">
            <w:pPr>
              <w:pStyle w:val="Bibliografia"/>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fia"/>
              <w:rPr>
                <w:noProof/>
                <w:lang w:val="en-US"/>
              </w:rPr>
            </w:pPr>
            <w:r>
              <w:rPr>
                <w:noProof/>
                <w:lang w:val="en-US"/>
              </w:rPr>
              <w:t xml:space="preserve">[42] </w:t>
            </w:r>
          </w:p>
        </w:tc>
        <w:tc>
          <w:tcPr>
            <w:tcW w:w="0" w:type="auto"/>
            <w:hideMark/>
          </w:tcPr>
          <w:p w14:paraId="6CDD51E8" w14:textId="77777777" w:rsidR="000C6C68" w:rsidRDefault="000C6C68">
            <w:pPr>
              <w:pStyle w:val="Bibliografia"/>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fia"/>
              <w:rPr>
                <w:noProof/>
                <w:lang w:val="en-US"/>
              </w:rPr>
            </w:pPr>
            <w:r>
              <w:rPr>
                <w:noProof/>
                <w:lang w:val="en-US"/>
              </w:rPr>
              <w:t xml:space="preserve">[43] </w:t>
            </w:r>
          </w:p>
        </w:tc>
        <w:tc>
          <w:tcPr>
            <w:tcW w:w="0" w:type="auto"/>
            <w:hideMark/>
          </w:tcPr>
          <w:p w14:paraId="4F91BE31" w14:textId="77777777" w:rsidR="000C6C68" w:rsidRDefault="000C6C68">
            <w:pPr>
              <w:pStyle w:val="Bibliografia"/>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fia"/>
              <w:rPr>
                <w:noProof/>
                <w:lang w:val="en-US"/>
              </w:rPr>
            </w:pPr>
            <w:r>
              <w:rPr>
                <w:noProof/>
                <w:lang w:val="en-US"/>
              </w:rPr>
              <w:t xml:space="preserve">[44] </w:t>
            </w:r>
          </w:p>
        </w:tc>
        <w:tc>
          <w:tcPr>
            <w:tcW w:w="0" w:type="auto"/>
            <w:hideMark/>
          </w:tcPr>
          <w:p w14:paraId="152AE45B" w14:textId="77777777" w:rsidR="000C6C68" w:rsidRDefault="000C6C68">
            <w:pPr>
              <w:pStyle w:val="Bibliografia"/>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fia"/>
              <w:rPr>
                <w:noProof/>
                <w:lang w:val="en-US"/>
              </w:rPr>
            </w:pPr>
            <w:r>
              <w:rPr>
                <w:noProof/>
                <w:lang w:val="en-US"/>
              </w:rPr>
              <w:t xml:space="preserve">[45] </w:t>
            </w:r>
          </w:p>
        </w:tc>
        <w:tc>
          <w:tcPr>
            <w:tcW w:w="0" w:type="auto"/>
            <w:hideMark/>
          </w:tcPr>
          <w:p w14:paraId="613C4CEA" w14:textId="77777777" w:rsidR="000C6C68" w:rsidRDefault="000C6C68">
            <w:pPr>
              <w:pStyle w:val="Bibliografia"/>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fia"/>
              <w:rPr>
                <w:noProof/>
                <w:lang w:val="en-US"/>
              </w:rPr>
            </w:pPr>
            <w:r>
              <w:rPr>
                <w:noProof/>
                <w:lang w:val="en-US"/>
              </w:rPr>
              <w:t xml:space="preserve">[46] </w:t>
            </w:r>
          </w:p>
        </w:tc>
        <w:tc>
          <w:tcPr>
            <w:tcW w:w="0" w:type="auto"/>
            <w:hideMark/>
          </w:tcPr>
          <w:p w14:paraId="0722C891" w14:textId="77777777" w:rsidR="000C6C68" w:rsidRDefault="000C6C68">
            <w:pPr>
              <w:pStyle w:val="Bibliografia"/>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fia"/>
              <w:rPr>
                <w:noProof/>
                <w:lang w:val="en-US"/>
              </w:rPr>
            </w:pPr>
            <w:r>
              <w:rPr>
                <w:noProof/>
                <w:lang w:val="en-US"/>
              </w:rPr>
              <w:t xml:space="preserve">[47] </w:t>
            </w:r>
          </w:p>
        </w:tc>
        <w:tc>
          <w:tcPr>
            <w:tcW w:w="0" w:type="auto"/>
            <w:hideMark/>
          </w:tcPr>
          <w:p w14:paraId="135206F1" w14:textId="77777777" w:rsidR="000C6C68" w:rsidRDefault="000C6C68">
            <w:pPr>
              <w:pStyle w:val="Bibliografia"/>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fia"/>
              <w:rPr>
                <w:noProof/>
                <w:lang w:val="en-US"/>
              </w:rPr>
            </w:pPr>
            <w:r>
              <w:rPr>
                <w:noProof/>
                <w:lang w:val="en-US"/>
              </w:rPr>
              <w:t xml:space="preserve">[48] </w:t>
            </w:r>
          </w:p>
        </w:tc>
        <w:tc>
          <w:tcPr>
            <w:tcW w:w="0" w:type="auto"/>
            <w:hideMark/>
          </w:tcPr>
          <w:p w14:paraId="79108381" w14:textId="77777777" w:rsidR="000C6C68" w:rsidRDefault="000C6C68">
            <w:pPr>
              <w:pStyle w:val="Bibliografia"/>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fia"/>
              <w:rPr>
                <w:noProof/>
                <w:lang w:val="en-US"/>
              </w:rPr>
            </w:pPr>
            <w:r>
              <w:rPr>
                <w:noProof/>
                <w:lang w:val="en-US"/>
              </w:rPr>
              <w:t xml:space="preserve">[49] </w:t>
            </w:r>
          </w:p>
        </w:tc>
        <w:tc>
          <w:tcPr>
            <w:tcW w:w="0" w:type="auto"/>
            <w:hideMark/>
          </w:tcPr>
          <w:p w14:paraId="747C9D88" w14:textId="77777777" w:rsidR="000C6C68" w:rsidRDefault="000C6C68">
            <w:pPr>
              <w:pStyle w:val="Bibliografia"/>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fia"/>
              <w:rPr>
                <w:noProof/>
                <w:lang w:val="en-US"/>
              </w:rPr>
            </w:pPr>
            <w:r>
              <w:rPr>
                <w:noProof/>
                <w:lang w:val="en-US"/>
              </w:rPr>
              <w:t xml:space="preserve">[50] </w:t>
            </w:r>
          </w:p>
        </w:tc>
        <w:tc>
          <w:tcPr>
            <w:tcW w:w="0" w:type="auto"/>
            <w:hideMark/>
          </w:tcPr>
          <w:p w14:paraId="3F8A1C75" w14:textId="77777777" w:rsidR="000C6C68" w:rsidRDefault="000C6C68">
            <w:pPr>
              <w:pStyle w:val="Bibliografia"/>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fia"/>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fia"/>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9"/>
          <w:footerReference w:type="default" r:id="rId40"/>
          <w:footerReference w:type="first" r:id="rId41"/>
          <w:pgSz w:w="11906" w:h="16838"/>
          <w:pgMar w:top="1701" w:right="993" w:bottom="1418" w:left="993" w:header="709" w:footer="709" w:gutter="0"/>
          <w:cols w:space="720"/>
          <w:formProt w:val="0"/>
          <w:titlePg/>
          <w:docGrid w:linePitch="360"/>
        </w:sectPr>
      </w:pPr>
    </w:p>
    <w:p w14:paraId="6AE41FFA" w14:textId="77777777" w:rsidR="00257874" w:rsidRDefault="002D0913">
      <w:pPr>
        <w:pStyle w:val="Ttulo1"/>
        <w:numPr>
          <w:ilvl w:val="0"/>
          <w:numId w:val="5"/>
        </w:numPr>
      </w:pPr>
      <w:bookmarkStart w:id="208" w:name="_Toc52031465"/>
      <w:r>
        <w:lastRenderedPageBreak/>
        <w:t>Annex</w:t>
      </w:r>
      <w:bookmarkEnd w:id="208"/>
    </w:p>
    <w:p w14:paraId="4CAB97DB" w14:textId="77777777" w:rsidR="00257874" w:rsidRDefault="002D0913">
      <w:pPr>
        <w:pStyle w:val="Annex"/>
        <w:numPr>
          <w:ilvl w:val="0"/>
          <w:numId w:val="6"/>
        </w:numPr>
        <w:rPr>
          <w:lang w:val="en-US"/>
        </w:rPr>
      </w:pPr>
      <w:r>
        <w:rPr>
          <w:lang w:val="en-US"/>
        </w:rPr>
        <w:t xml:space="preserve"> </w:t>
      </w:r>
      <w:bookmarkStart w:id="209" w:name="_Toc52031466"/>
      <w:r>
        <w:rPr>
          <w:lang w:val="en-US"/>
        </w:rPr>
        <w:t>Supported versions of container dependencies</w:t>
      </w:r>
      <w:bookmarkEnd w:id="209"/>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28AB4D83" w:rsidR="0077459D" w:rsidRDefault="000E6930">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2"/>
          <w:footerReference w:type="default" r:id="rId43"/>
          <w:footerReference w:type="first" r:id="rId44"/>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210" w:name="_Ref43026149"/>
      <w:bookmarkStart w:id="211" w:name="_Toc52031467"/>
      <w:r w:rsidRPr="00A4393F">
        <w:rPr>
          <w:lang w:val="en-US"/>
        </w:rPr>
        <w:lastRenderedPageBreak/>
        <w:t>Data Model</w:t>
      </w:r>
      <w:bookmarkEnd w:id="210"/>
      <w:bookmarkEnd w:id="211"/>
    </w:p>
    <w:p w14:paraId="18B46C46" w14:textId="77777777" w:rsidR="00257874" w:rsidRDefault="00257874">
      <w:pPr>
        <w:pStyle w:val="Ttulo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Legenda"/>
        <w:rPr>
          <w:lang w:val="en-US"/>
        </w:rPr>
      </w:pPr>
      <w:bookmarkStart w:id="212" w:name="_Ref42942854"/>
      <w:bookmarkStart w:id="213" w:name="_Toc5203147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212"/>
      <w:bookmarkEnd w:id="213"/>
    </w:p>
    <w:p w14:paraId="52E65233" w14:textId="77777777" w:rsidR="006E1A9E" w:rsidRDefault="006E1A9E" w:rsidP="006E1A9E">
      <w:pPr>
        <w:rPr>
          <w:lang w:val="en-US"/>
        </w:rPr>
        <w:sectPr w:rsidR="006E1A9E" w:rsidSect="00053488">
          <w:headerReference w:type="default" r:id="rId46"/>
          <w:footerReference w:type="default" r:id="rId47"/>
          <w:footerReference w:type="first" r:id="rId48"/>
          <w:pgSz w:w="16838" w:h="11906" w:orient="landscape"/>
          <w:pgMar w:top="993" w:right="1701" w:bottom="993" w:left="1418" w:header="709" w:footer="709" w:gutter="0"/>
          <w:cols w:space="720"/>
          <w:formProt w:val="0"/>
          <w:titlePg/>
          <w:docGrid w:linePitch="360"/>
        </w:sectPr>
      </w:pPr>
    </w:p>
    <w:p w14:paraId="65653D91" w14:textId="753609AA" w:rsidR="00644076" w:rsidRPr="006E1A9E" w:rsidRDefault="00644076" w:rsidP="00644076">
      <w:pPr>
        <w:jc w:val="cente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7" w:author="Catia Vaz" w:date="2020-09-23T21:04:00Z" w:initials="CV">
    <w:p w14:paraId="419BE92A" w14:textId="06914B3B" w:rsidR="00214DCF" w:rsidRDefault="00214DCF">
      <w:pPr>
        <w:pStyle w:val="Textodecomentrio"/>
      </w:pPr>
      <w:r>
        <w:rPr>
          <w:rStyle w:val="Refdecomentrio"/>
        </w:rPr>
        <w:annotationRef/>
      </w:r>
      <w:r>
        <w:t xml:space="preserve">Antes da introdução, o documento tem de ter um resumo e um </w:t>
      </w:r>
      <w:proofErr w:type="spellStart"/>
      <w:r>
        <w:t>abstract</w:t>
      </w:r>
      <w:proofErr w:type="spellEnd"/>
      <w:r>
        <w:t>.</w:t>
      </w:r>
    </w:p>
  </w:comment>
  <w:comment w:id="64" w:author="José Simão" w:date="2020-09-22T16:31:00Z" w:initials="JS">
    <w:p w14:paraId="1D53D587" w14:textId="77777777" w:rsidR="00214DCF" w:rsidRDefault="00214DCF">
      <w:pPr>
        <w:pStyle w:val="Textodecomentrio"/>
      </w:pPr>
      <w:r>
        <w:rPr>
          <w:rStyle w:val="Refdecomentrio"/>
        </w:rPr>
        <w:annotationRef/>
      </w:r>
      <w:r>
        <w:t xml:space="preserve">É comum a introdução acabar com um resumo da solução. </w:t>
      </w:r>
    </w:p>
    <w:p w14:paraId="31EB570E" w14:textId="77777777" w:rsidR="00214DCF" w:rsidRDefault="00214DCF">
      <w:pPr>
        <w:pStyle w:val="Textodecomentrio"/>
      </w:pPr>
    </w:p>
    <w:p w14:paraId="27244A41" w14:textId="7A3BA349" w:rsidR="00214DCF" w:rsidRDefault="00214DCF">
      <w:pPr>
        <w:pStyle w:val="Textodecomentrio"/>
      </w:pPr>
      <w:r>
        <w:t>Um ou dois parágrafos devem chegar, em secção autónoma</w:t>
      </w:r>
    </w:p>
  </w:comment>
  <w:comment w:id="65" w:author="André Oliveira" w:date="2020-09-26T16:12:00Z" w:initials="AO">
    <w:p w14:paraId="1726C59C" w14:textId="19B7D874" w:rsidR="005242AB" w:rsidRDefault="005242AB">
      <w:pPr>
        <w:pStyle w:val="Textodecomentrio"/>
      </w:pPr>
      <w:r>
        <w:rPr>
          <w:rStyle w:val="Refdecomentrio"/>
        </w:rPr>
        <w:annotationRef/>
      </w:r>
      <w:r>
        <w:t>rodrigo</w:t>
      </w:r>
    </w:p>
  </w:comment>
  <w:comment w:id="135" w:author="Catia Vaz" w:date="2020-09-23T21:54:00Z" w:initials="CV">
    <w:p w14:paraId="4FEB3997" w14:textId="27DDC6B9" w:rsidR="00214DCF" w:rsidRDefault="00214DCF">
      <w:pPr>
        <w:pStyle w:val="Textodecomentrio"/>
      </w:pPr>
      <w:r>
        <w:rPr>
          <w:rStyle w:val="Refdecomentrio"/>
        </w:rPr>
        <w:annotationRef/>
      </w:r>
      <w:r>
        <w:t>Vocês às vezes fazem isto: não tem dois pontos nem tópicos e depois os parágrafos que se seguem são na realidade itens de uma enumeração. Convém ser coerente ao longo do documento.</w:t>
      </w:r>
    </w:p>
  </w:comment>
  <w:comment w:id="137" w:author="Catia Vaz" w:date="2020-09-23T22:00:00Z" w:initials="CV">
    <w:p w14:paraId="2DA68FCF" w14:textId="4D7728C6" w:rsidR="00214DCF" w:rsidRDefault="00214DCF">
      <w:pPr>
        <w:pStyle w:val="Textodecomentrio"/>
      </w:pPr>
      <w:r>
        <w:rPr>
          <w:rStyle w:val="Refdecomentrio"/>
        </w:rPr>
        <w:annotationRef/>
      </w:r>
      <w:r>
        <w:t>Aqui nesta parte convém da</w:t>
      </w:r>
      <w:r w:rsidR="005242AB">
        <w:t>r</w:t>
      </w:r>
      <w:r>
        <w:t xml:space="preserve"> enfase de facto na </w:t>
      </w:r>
      <w:proofErr w:type="spellStart"/>
      <w:r>
        <w:t>escabilidade</w:t>
      </w:r>
      <w:proofErr w:type="spellEnd"/>
      <w:r>
        <w:t>, até porque pode existir mais utilizações de uma linguagem do que noutra</w:t>
      </w:r>
    </w:p>
    <w:p w14:paraId="299E5B55" w14:textId="797318D3" w:rsidR="00214DCF" w:rsidRDefault="00214DCF">
      <w:pPr>
        <w:pStyle w:val="Textodecomentrio"/>
      </w:pPr>
      <w:r>
        <w:t xml:space="preserve">Isto é, ficar claro que perceberam que cada </w:t>
      </w:r>
      <w:proofErr w:type="spellStart"/>
      <w:proofErr w:type="gramStart"/>
      <w:r>
        <w:t>runtime</w:t>
      </w:r>
      <w:proofErr w:type="spellEnd"/>
      <w:r>
        <w:t xml:space="preserve">  suportar</w:t>
      </w:r>
      <w:proofErr w:type="gramEnd"/>
      <w:r>
        <w:t xml:space="preserve"> mais do que um só ambiente de execução dedicado a uma linguagem, mas que esta opção que escolheram tem vantagens</w:t>
      </w:r>
    </w:p>
  </w:comment>
  <w:comment w:id="138" w:author="André Oliveira" w:date="2020-09-26T16:11:00Z" w:initials="AO">
    <w:p w14:paraId="6F63FF88" w14:textId="4D92E34C" w:rsidR="005242AB" w:rsidRDefault="005242AB">
      <w:pPr>
        <w:pStyle w:val="Textodecomentrio"/>
      </w:pPr>
      <w:r>
        <w:rPr>
          <w:rStyle w:val="Refdecomentrio"/>
        </w:rPr>
        <w:annotationRef/>
      </w:r>
      <w:r>
        <w:t>rodrigo</w:t>
      </w:r>
    </w:p>
  </w:comment>
  <w:comment w:id="144" w:author="Catia Vaz" w:date="2020-09-23T22:06:00Z" w:initials="CV">
    <w:p w14:paraId="49C50133" w14:textId="3F35DDEE" w:rsidR="00214DCF" w:rsidRDefault="00214DCF">
      <w:pPr>
        <w:pStyle w:val="Textodecomentrio"/>
      </w:pPr>
      <w:r>
        <w:rPr>
          <w:rStyle w:val="Refdecomentrio"/>
        </w:rPr>
        <w:annotationRef/>
      </w:r>
      <w:r>
        <w:t xml:space="preserve">Aqui eu perguntava porque é que não usaram um </w:t>
      </w:r>
      <w:proofErr w:type="spellStart"/>
      <w:r>
        <w:t>provider</w:t>
      </w:r>
      <w:proofErr w:type="spellEnd"/>
      <w:r>
        <w:t xml:space="preserve"> já existente. Qual é a vantagem da vossa abordagem? Vocês neste texto está a falar já de muitos detalhes de nomes de métodos e classes, mas na realidade o mais importante era perceber-se a estratégia de autenticação que utilizaram independentemente do nome dos métodos onde implementaram essa estratégia.</w:t>
      </w:r>
    </w:p>
  </w:comment>
  <w:comment w:id="145" w:author="André Oliveira" w:date="2020-09-26T16:13:00Z" w:initials="AO">
    <w:p w14:paraId="0303156A" w14:textId="3A9EC4C3" w:rsidR="005242AB" w:rsidRDefault="005242AB">
      <w:pPr>
        <w:pStyle w:val="Textodecomentrio"/>
      </w:pPr>
      <w:r>
        <w:rPr>
          <w:rStyle w:val="Refdecomentrio"/>
        </w:rPr>
        <w:annotationRef/>
      </w:r>
      <w:r>
        <w:t>rodrigo</w:t>
      </w:r>
    </w:p>
  </w:comment>
  <w:comment w:id="147" w:author="José Simão" w:date="2020-09-23T09:46:00Z" w:initials="JS">
    <w:p w14:paraId="284991E6" w14:textId="170CFB0E" w:rsidR="00214DCF" w:rsidRDefault="00214DCF">
      <w:pPr>
        <w:pStyle w:val="Textodecomentrio"/>
      </w:pPr>
      <w:r>
        <w:rPr>
          <w:rStyle w:val="Refdecomentrio"/>
        </w:rPr>
        <w:annotationRef/>
      </w:r>
      <w:r>
        <w:t>Não percebi bem esta parte</w:t>
      </w:r>
    </w:p>
  </w:comment>
  <w:comment w:id="148" w:author="André Oliveira" w:date="2020-09-26T16:16:00Z" w:initials="AO">
    <w:p w14:paraId="5BFC4DDF" w14:textId="058BD8EA" w:rsidR="007D4D2F" w:rsidRDefault="007D4D2F">
      <w:pPr>
        <w:pStyle w:val="Textodecomentrio"/>
      </w:pPr>
      <w:r>
        <w:rPr>
          <w:rStyle w:val="Refdecomentrio"/>
        </w:rPr>
        <w:annotationRef/>
      </w:r>
      <w:r>
        <w:t>rodrigo</w:t>
      </w:r>
    </w:p>
  </w:comment>
  <w:comment w:id="156" w:author="Catia Vaz" w:date="2020-09-23T22:10:00Z" w:initials="CV">
    <w:p w14:paraId="73778CD1" w14:textId="77777777" w:rsidR="00214DCF" w:rsidRDefault="00214DCF">
      <w:pPr>
        <w:pStyle w:val="Textodecomentrio"/>
      </w:pPr>
      <w:r>
        <w:rPr>
          <w:rStyle w:val="Refdecomentrio"/>
        </w:rPr>
        <w:annotationRef/>
      </w:r>
      <w:r>
        <w:t>Sinto falta nestas secções de algo.</w:t>
      </w:r>
    </w:p>
    <w:p w14:paraId="6B153664" w14:textId="77777777" w:rsidR="00214DCF" w:rsidRDefault="00214DCF">
      <w:pPr>
        <w:pStyle w:val="Textodecomentrio"/>
      </w:pPr>
    </w:p>
    <w:p w14:paraId="5315A5C0" w14:textId="3102F645" w:rsidR="00214DCF" w:rsidRDefault="00214DCF">
      <w:pPr>
        <w:pStyle w:val="Textodecomentrio"/>
      </w:pPr>
      <w:r>
        <w:t>Por exemplo, ao ler esta frase:</w:t>
      </w:r>
    </w:p>
    <w:p w14:paraId="16688614" w14:textId="77777777" w:rsidR="00214DCF" w:rsidRDefault="00214DCF">
      <w:pPr>
        <w:pStyle w:val="Textodecomentrio"/>
      </w:pPr>
    </w:p>
    <w:p w14:paraId="74FD0C0B" w14:textId="77777777" w:rsidR="00214DCF" w:rsidRDefault="00214DCF" w:rsidP="00CA7E4B">
      <w:pPr>
        <w:rPr>
          <w:lang w:val="en-US"/>
        </w:rPr>
      </w:pPr>
      <w:r w:rsidRPr="00CA7E4B">
        <w:rPr>
          <w:lang w:val="en-US"/>
        </w:rPr>
        <w:t>“</w:t>
      </w: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053BFD2D" w14:textId="21E14762" w:rsidR="00214DCF" w:rsidRPr="001F4CA2" w:rsidRDefault="00214DCF">
      <w:pPr>
        <w:pStyle w:val="Textodecomentrio"/>
      </w:pPr>
      <w:r w:rsidRPr="001F4CA2">
        <w:t>“</w:t>
      </w:r>
    </w:p>
    <w:p w14:paraId="3813611F" w14:textId="27CADB81" w:rsidR="00214DCF" w:rsidRPr="00BD5D33" w:rsidRDefault="00214DCF">
      <w:pPr>
        <w:pStyle w:val="Textodecomentrio"/>
      </w:pPr>
      <w:r w:rsidRPr="00BD5D33">
        <w:t xml:space="preserve">Aqui a pessoa que está a ler pensa. </w:t>
      </w:r>
      <w:r>
        <w:t xml:space="preserve">Tipos de </w:t>
      </w:r>
      <w:proofErr w:type="spellStart"/>
      <w:r>
        <w:t>answers</w:t>
      </w:r>
      <w:proofErr w:type="spellEnd"/>
      <w:r>
        <w:t>?</w:t>
      </w:r>
    </w:p>
    <w:p w14:paraId="1D00815E" w14:textId="77777777" w:rsidR="00214DCF" w:rsidRPr="00BD5D33" w:rsidRDefault="00214DCF">
      <w:pPr>
        <w:pStyle w:val="Textodecomentrio"/>
      </w:pPr>
    </w:p>
    <w:p w14:paraId="6C839308" w14:textId="6D1BB533" w:rsidR="00214DCF" w:rsidRDefault="00214DCF">
      <w:pPr>
        <w:pStyle w:val="Textodecomentrio"/>
      </w:pPr>
      <w:r>
        <w:t xml:space="preserve">São as dos </w:t>
      </w:r>
      <w:proofErr w:type="spellStart"/>
      <w:r>
        <w:t>challenges</w:t>
      </w:r>
      <w:proofErr w:type="spellEnd"/>
      <w:r>
        <w:t xml:space="preserve"> e a dos </w:t>
      </w:r>
      <w:proofErr w:type="spellStart"/>
      <w:proofErr w:type="gramStart"/>
      <w:r>
        <w:t>questionaires</w:t>
      </w:r>
      <w:proofErr w:type="spellEnd"/>
      <w:r>
        <w:t>..</w:t>
      </w:r>
      <w:proofErr w:type="gramEnd"/>
      <w:r>
        <w:t xml:space="preserve"> mas aqui eu penso que o leitor já se perdeu.</w:t>
      </w:r>
    </w:p>
    <w:p w14:paraId="2BAA90F5" w14:textId="47064210" w:rsidR="00214DCF" w:rsidRDefault="00214DCF">
      <w:pPr>
        <w:pStyle w:val="Textodecomentrio"/>
      </w:pPr>
      <w:r>
        <w:t xml:space="preserve">Eu acho que falta neste trabalho o </w:t>
      </w:r>
      <w:proofErr w:type="spellStart"/>
      <w:r>
        <w:t>workflow</w:t>
      </w:r>
      <w:proofErr w:type="spellEnd"/>
      <w:r>
        <w:t xml:space="preserve"> que existe quando se interage com a vossa solução. E depois, quando se explica estas partes, remete-se para essa imagem. Penso que facilitava a compreensão</w:t>
      </w:r>
    </w:p>
    <w:p w14:paraId="11A4A6C3" w14:textId="5A0BBD41" w:rsidR="00214DCF" w:rsidRDefault="00214DCF">
      <w:pPr>
        <w:pStyle w:val="Textodecomentrio"/>
      </w:pPr>
    </w:p>
  </w:comment>
  <w:comment w:id="162" w:author="Catia Vaz" w:date="2020-09-23T22:22:00Z" w:initials="CV">
    <w:p w14:paraId="704C8515" w14:textId="14B26CC5" w:rsidR="00214DCF" w:rsidRDefault="00214DCF">
      <w:pPr>
        <w:pStyle w:val="Textodecomentrio"/>
      </w:pPr>
      <w:r>
        <w:rPr>
          <w:rStyle w:val="Refdecomentrio"/>
        </w:rPr>
        <w:annotationRef/>
      </w:r>
      <w:r>
        <w:t xml:space="preserve">Por exemplo, embora já tenham identificado as identidades envolvidas na base de dados, eu penso que até aqui ainda não está claro em que fases é que a base de dados é acedida. O </w:t>
      </w:r>
      <w:proofErr w:type="spellStart"/>
      <w:r>
        <w:t>workflow</w:t>
      </w:r>
      <w:proofErr w:type="spellEnd"/>
      <w:r>
        <w:t xml:space="preserve"> podia identifica </w:t>
      </w:r>
      <w:proofErr w:type="spellStart"/>
      <w:r>
        <w:t>risso</w:t>
      </w:r>
      <w:proofErr w:type="spellEnd"/>
      <w:r>
        <w:t>.</w:t>
      </w:r>
    </w:p>
  </w:comment>
  <w:comment w:id="163" w:author="André Oliveira" w:date="2020-09-26T16:25:00Z" w:initials="AO">
    <w:p w14:paraId="271C2380" w14:textId="0D3725A3" w:rsidR="000E6930" w:rsidRDefault="000E6930">
      <w:pPr>
        <w:pStyle w:val="Textodecomentrio"/>
      </w:pPr>
      <w:r>
        <w:rPr>
          <w:rStyle w:val="Refdecomentrio"/>
        </w:rPr>
        <w:annotationRef/>
      </w:r>
      <w:r>
        <w:t>rodrigo</w:t>
      </w:r>
    </w:p>
  </w:comment>
  <w:comment w:id="168" w:author="Catia Vaz" w:date="2020-09-23T22:24:00Z" w:initials="CV">
    <w:p w14:paraId="2F079339" w14:textId="2879615D" w:rsidR="00214DCF" w:rsidRDefault="00214DCF">
      <w:pPr>
        <w:pStyle w:val="Textodecomentrio"/>
      </w:pPr>
      <w:r>
        <w:rPr>
          <w:rStyle w:val="Refdecomentrio"/>
        </w:rPr>
        <w:annotationRef/>
      </w:r>
      <w:r>
        <w:rPr>
          <w:rStyle w:val="Refdecomentrio"/>
        </w:rPr>
        <w:t>Não percebo esta frase</w:t>
      </w:r>
    </w:p>
  </w:comment>
  <w:comment w:id="169" w:author="Catia Vaz" w:date="2020-09-23T22:24:00Z" w:initials="CV">
    <w:p w14:paraId="15DB44AB" w14:textId="17E61097" w:rsidR="00214DCF" w:rsidRDefault="00214DCF">
      <w:pPr>
        <w:pStyle w:val="Textodecomentrio"/>
      </w:pPr>
      <w:r>
        <w:rPr>
          <w:rStyle w:val="Refdecomentrio"/>
        </w:rPr>
        <w:annotationRef/>
      </w:r>
    </w:p>
  </w:comment>
  <w:comment w:id="170" w:author="André Oliveira" w:date="2020-09-26T16:26:00Z" w:initials="AO">
    <w:p w14:paraId="3EC5BC8D" w14:textId="0D7DF49E" w:rsidR="000E6930" w:rsidRDefault="000E6930">
      <w:pPr>
        <w:pStyle w:val="Textodecomentrio"/>
      </w:pPr>
      <w:r>
        <w:rPr>
          <w:rStyle w:val="Refdecomentrio"/>
        </w:rPr>
        <w:annotationRef/>
      </w:r>
      <w:r>
        <w:t>santos</w:t>
      </w:r>
    </w:p>
  </w:comment>
  <w:comment w:id="176" w:author="José Simão" w:date="2020-09-23T14:55:00Z" w:initials="JS">
    <w:p w14:paraId="50BCB8A9" w14:textId="5398F2C7" w:rsidR="00214DCF" w:rsidRDefault="00214DCF">
      <w:pPr>
        <w:pStyle w:val="Textodecomentrio"/>
      </w:pPr>
      <w:r>
        <w:rPr>
          <w:rStyle w:val="Refdecomentrio"/>
        </w:rPr>
        <w:annotationRef/>
      </w:r>
      <w:r>
        <w:t>Revejam este parágrafo, separando pelo menos em duas frases</w:t>
      </w:r>
    </w:p>
  </w:comment>
  <w:comment w:id="177" w:author="André Oliveira" w:date="2020-09-26T16:28:00Z" w:initials="AO">
    <w:p w14:paraId="5FCE9334" w14:textId="6FD996F0" w:rsidR="000E6930" w:rsidRDefault="000E6930">
      <w:pPr>
        <w:pStyle w:val="Textodecomentrio"/>
      </w:pPr>
      <w:r>
        <w:rPr>
          <w:rStyle w:val="Refdecomentrio"/>
        </w:rPr>
        <w:annotationRef/>
      </w:r>
      <w:r>
        <w:t>rodrigo</w:t>
      </w:r>
    </w:p>
  </w:comment>
  <w:comment w:id="183" w:author="José Simão" w:date="2020-09-23T14:55:00Z" w:initials="JS">
    <w:p w14:paraId="3D7C5EA4" w14:textId="77777777" w:rsidR="00214DCF" w:rsidRDefault="00214DCF">
      <w:pPr>
        <w:pStyle w:val="Textodecomentrio"/>
      </w:pPr>
      <w:r>
        <w:rPr>
          <w:rStyle w:val="Refdecomentrio"/>
        </w:rPr>
        <w:annotationRef/>
      </w:r>
      <w:r>
        <w:t xml:space="preserve">Não sei se percebi, e se concordo </w:t>
      </w:r>
    </w:p>
    <w:p w14:paraId="3F9065D0" w14:textId="77777777" w:rsidR="00214DCF" w:rsidRDefault="00214DCF">
      <w:pPr>
        <w:pStyle w:val="Textodecomentrio"/>
      </w:pPr>
    </w:p>
    <w:p w14:paraId="5B0FC988" w14:textId="292B356E" w:rsidR="00214DCF" w:rsidRDefault="00214DCF">
      <w:pPr>
        <w:pStyle w:val="Textodecomentrio"/>
      </w:pPr>
      <w:r>
        <w:t>Está mais próximo das características de PaaS ou de IaaS?</w:t>
      </w:r>
    </w:p>
  </w:comment>
  <w:comment w:id="184" w:author="André Oliveira" w:date="2020-09-26T16:28:00Z" w:initials="AO">
    <w:p w14:paraId="63960DF6" w14:textId="3CEB756E" w:rsidR="000E6930" w:rsidRDefault="000E6930">
      <w:pPr>
        <w:pStyle w:val="Textodecomentrio"/>
      </w:pPr>
      <w:r>
        <w:rPr>
          <w:rStyle w:val="Refdecomentrio"/>
        </w:rPr>
        <w:annotationRef/>
      </w:r>
      <w:r>
        <w:t>rodrigo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9BE92A" w15:done="0"/>
  <w15:commentEx w15:paraId="27244A41" w15:done="0"/>
  <w15:commentEx w15:paraId="1726C59C" w15:paraIdParent="27244A41" w15:done="0"/>
  <w15:commentEx w15:paraId="4FEB3997" w15:done="0"/>
  <w15:commentEx w15:paraId="299E5B55" w15:done="0"/>
  <w15:commentEx w15:paraId="6F63FF88" w15:paraIdParent="299E5B55" w15:done="0"/>
  <w15:commentEx w15:paraId="49C50133" w15:done="0"/>
  <w15:commentEx w15:paraId="0303156A" w15:paraIdParent="49C50133" w15:done="0"/>
  <w15:commentEx w15:paraId="284991E6" w15:done="0"/>
  <w15:commentEx w15:paraId="5BFC4DDF" w15:paraIdParent="284991E6" w15:done="0"/>
  <w15:commentEx w15:paraId="11A4A6C3" w15:done="0"/>
  <w15:commentEx w15:paraId="704C8515" w15:done="0"/>
  <w15:commentEx w15:paraId="271C2380" w15:paraIdParent="704C8515" w15:done="0"/>
  <w15:commentEx w15:paraId="2F079339" w15:done="0"/>
  <w15:commentEx w15:paraId="15DB44AB" w15:paraIdParent="2F079339" w15:done="0"/>
  <w15:commentEx w15:paraId="3EC5BC8D" w15:paraIdParent="2F079339" w15:done="0"/>
  <w15:commentEx w15:paraId="50BCB8A9" w15:done="0"/>
  <w15:commentEx w15:paraId="5FCE9334" w15:paraIdParent="50BCB8A9" w15:done="0"/>
  <w15:commentEx w15:paraId="5B0FC988" w15:done="0"/>
  <w15:commentEx w15:paraId="63960DF6" w15:paraIdParent="5B0FC9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636F8" w16cex:dateUtc="2020-09-23T20:04:00Z"/>
  <w16cex:commentExtensible w16cex:durableId="2314A572" w16cex:dateUtc="2020-09-22T15:31:00Z"/>
  <w16cex:commentExtensible w16cex:durableId="2319E6ED" w16cex:dateUtc="2020-09-26T15:12:00Z"/>
  <w16cex:commentExtensible w16cex:durableId="231642AB" w16cex:dateUtc="2020-09-23T20:54:00Z"/>
  <w16cex:commentExtensible w16cex:durableId="23164400" w16cex:dateUtc="2020-09-23T21:00:00Z"/>
  <w16cex:commentExtensible w16cex:durableId="2319E6C7" w16cex:dateUtc="2020-09-26T15:11:00Z"/>
  <w16cex:commentExtensible w16cex:durableId="2316455B" w16cex:dateUtc="2020-09-23T21:06:00Z"/>
  <w16cex:commentExtensible w16cex:durableId="2319E73B" w16cex:dateUtc="2020-09-26T15:13:00Z"/>
  <w16cex:commentExtensible w16cex:durableId="231597E9" w16cex:dateUtc="2020-09-23T08:46:00Z"/>
  <w16cex:commentExtensible w16cex:durableId="2319E7CC" w16cex:dateUtc="2020-09-26T15:16:00Z"/>
  <w16cex:commentExtensible w16cex:durableId="23164657" w16cex:dateUtc="2020-09-23T21:10:00Z"/>
  <w16cex:commentExtensible w16cex:durableId="2316491E" w16cex:dateUtc="2020-09-23T21:22:00Z"/>
  <w16cex:commentExtensible w16cex:durableId="2319EA10" w16cex:dateUtc="2020-09-26T15:25:00Z"/>
  <w16cex:commentExtensible w16cex:durableId="23164982" w16cex:dateUtc="2020-09-23T21:24:00Z"/>
  <w16cex:commentExtensible w16cex:durableId="23164985" w16cex:dateUtc="2020-09-23T21:24:00Z"/>
  <w16cex:commentExtensible w16cex:durableId="2319EA1F" w16cex:dateUtc="2020-09-26T15:26:00Z"/>
  <w16cex:commentExtensible w16cex:durableId="2315E047" w16cex:dateUtc="2020-09-23T13:55:00Z"/>
  <w16cex:commentExtensible w16cex:durableId="2319EAA7" w16cex:dateUtc="2020-09-26T15:28:00Z"/>
  <w16cex:commentExtensible w16cex:durableId="2315E07F" w16cex:dateUtc="2020-09-23T13:55:00Z"/>
  <w16cex:commentExtensible w16cex:durableId="2319EAA3" w16cex:dateUtc="2020-09-2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9BE92A" w16cid:durableId="231636F8"/>
  <w16cid:commentId w16cid:paraId="27244A41" w16cid:durableId="2314A572"/>
  <w16cid:commentId w16cid:paraId="1726C59C" w16cid:durableId="2319E6ED"/>
  <w16cid:commentId w16cid:paraId="4FEB3997" w16cid:durableId="231642AB"/>
  <w16cid:commentId w16cid:paraId="299E5B55" w16cid:durableId="23164400"/>
  <w16cid:commentId w16cid:paraId="6F63FF88" w16cid:durableId="2319E6C7"/>
  <w16cid:commentId w16cid:paraId="49C50133" w16cid:durableId="2316455B"/>
  <w16cid:commentId w16cid:paraId="0303156A" w16cid:durableId="2319E73B"/>
  <w16cid:commentId w16cid:paraId="284991E6" w16cid:durableId="231597E9"/>
  <w16cid:commentId w16cid:paraId="5BFC4DDF" w16cid:durableId="2319E7CC"/>
  <w16cid:commentId w16cid:paraId="11A4A6C3" w16cid:durableId="23164657"/>
  <w16cid:commentId w16cid:paraId="704C8515" w16cid:durableId="2316491E"/>
  <w16cid:commentId w16cid:paraId="271C2380" w16cid:durableId="2319EA10"/>
  <w16cid:commentId w16cid:paraId="2F079339" w16cid:durableId="23164982"/>
  <w16cid:commentId w16cid:paraId="15DB44AB" w16cid:durableId="23164985"/>
  <w16cid:commentId w16cid:paraId="3EC5BC8D" w16cid:durableId="2319EA1F"/>
  <w16cid:commentId w16cid:paraId="50BCB8A9" w16cid:durableId="2315E047"/>
  <w16cid:commentId w16cid:paraId="5FCE9334" w16cid:durableId="2319EAA7"/>
  <w16cid:commentId w16cid:paraId="5B0FC988" w16cid:durableId="2315E07F"/>
  <w16cid:commentId w16cid:paraId="63960DF6" w16cid:durableId="2319EA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D60C1" w14:textId="77777777" w:rsidR="00D61FC1" w:rsidRDefault="00D61FC1">
      <w:pPr>
        <w:spacing w:after="0" w:line="240" w:lineRule="auto"/>
      </w:pPr>
      <w:r>
        <w:separator/>
      </w:r>
    </w:p>
  </w:endnote>
  <w:endnote w:type="continuationSeparator" w:id="0">
    <w:p w14:paraId="397156A9" w14:textId="77777777" w:rsidR="00D61FC1" w:rsidRDefault="00D61FC1">
      <w:pPr>
        <w:spacing w:after="0" w:line="240" w:lineRule="auto"/>
      </w:pPr>
      <w:r>
        <w:continuationSeparator/>
      </w:r>
    </w:p>
  </w:endnote>
  <w:endnote w:type="continuationNotice" w:id="1">
    <w:p w14:paraId="0FCCB4A0" w14:textId="77777777" w:rsidR="00D61FC1" w:rsidRDefault="00D61F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214DCF" w:rsidRDefault="00214DCF">
        <w:pPr>
          <w:pStyle w:val="Rodap"/>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51EED971" w:rsidR="00214DCF" w:rsidRDefault="00214DCF">
    <w:pPr>
      <w:pStyle w:val="Rodap"/>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214DCF" w:rsidRDefault="00214DC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214DCF" w:rsidRDefault="00214DCF">
        <w:pPr>
          <w:pStyle w:val="Rodap"/>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214DCF" w:rsidRDefault="00214DCF">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214DCF" w:rsidRDefault="00214DC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304BDE8F" w:rsidR="00214DCF" w:rsidRDefault="00214DCF">
    <w:pPr>
      <w:pStyle w:val="Rodap"/>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214DCF" w:rsidRDefault="00214DC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34D331B9" w:rsidR="00214DCF" w:rsidRDefault="00214DCF">
    <w:pPr>
      <w:pStyle w:val="Rodap"/>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55</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55</w:t>
                    </w:r>
                    <w:r>
                      <w:rPr>
                        <w:rStyle w:val="Nmerodepgina"/>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214DCF" w:rsidRDefault="00214DC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20E133F2" w:rsidR="00214DCF" w:rsidRDefault="00214DCF">
    <w:pPr>
      <w:pStyle w:val="Rodap"/>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214DCF" w:rsidRDefault="00214DC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214DCF" w:rsidRDefault="00214DC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38FDD" w14:textId="77777777" w:rsidR="00D61FC1" w:rsidRDefault="00D61FC1">
      <w:pPr>
        <w:spacing w:after="0" w:line="240" w:lineRule="auto"/>
      </w:pPr>
      <w:r>
        <w:separator/>
      </w:r>
    </w:p>
  </w:footnote>
  <w:footnote w:type="continuationSeparator" w:id="0">
    <w:p w14:paraId="1937919F" w14:textId="77777777" w:rsidR="00D61FC1" w:rsidRDefault="00D61FC1">
      <w:pPr>
        <w:spacing w:after="0" w:line="240" w:lineRule="auto"/>
      </w:pPr>
      <w:r>
        <w:continuationSeparator/>
      </w:r>
    </w:p>
  </w:footnote>
  <w:footnote w:type="continuationNotice" w:id="1">
    <w:p w14:paraId="682C3623" w14:textId="77777777" w:rsidR="00D61FC1" w:rsidRDefault="00D61F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214DCF" w:rsidRDefault="00214DC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5"/>
      <w:gridCol w:w="5379"/>
    </w:tblGrid>
    <w:tr w:rsidR="00214DCF"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214DCF" w:rsidRDefault="00214DCF">
          <w:pPr>
            <w:spacing w:before="120"/>
            <w:ind w:right="-153"/>
          </w:pPr>
          <w:r w:rsidRPr="00053488">
            <w:rPr>
              <w:noProof/>
            </w:rPr>
            <w:object w:dxaOrig="5627" w:dyaOrig="2151" w14:anchorId="328D3216">
              <v:shape id="_x0000_i1025" alt="" style="width:135.75pt;height:43.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2644456"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214DCF" w:rsidRDefault="00214DCF">
          <w:pPr>
            <w:spacing w:line="220" w:lineRule="exact"/>
            <w:jc w:val="right"/>
          </w:pPr>
          <w:r>
            <w:t>2019/20</w:t>
          </w:r>
          <w:r>
            <w:rPr>
              <w:b/>
            </w:rPr>
            <w:br/>
          </w:r>
          <w:proofErr w:type="spellStart"/>
          <w:r>
            <w:t>Summer</w:t>
          </w:r>
          <w:proofErr w:type="spellEnd"/>
        </w:p>
        <w:p w14:paraId="34BF9055" w14:textId="77777777" w:rsidR="00214DCF" w:rsidRDefault="00214DC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214DCF" w:rsidRDefault="00214DC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214DCF" w:rsidRDefault="00214DC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214DCF"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214DCF" w:rsidRDefault="00214DCF">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214DCF" w:rsidRDefault="00214DCF">
          <w:pPr>
            <w:spacing w:line="220" w:lineRule="exact"/>
            <w:jc w:val="right"/>
          </w:pPr>
          <w:r>
            <w:t>2019/20</w:t>
          </w:r>
          <w:r>
            <w:rPr>
              <w:b/>
            </w:rPr>
            <w:br/>
          </w:r>
          <w:proofErr w:type="spellStart"/>
          <w:r>
            <w:t>Summer</w:t>
          </w:r>
          <w:proofErr w:type="spellEnd"/>
        </w:p>
        <w:p w14:paraId="70965EEE" w14:textId="77777777" w:rsidR="00214DCF" w:rsidRDefault="00214DC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214DCF" w:rsidRDefault="00214DC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214DCF" w:rsidRDefault="00214DC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214DCF"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214DCF" w:rsidRDefault="00214DCF">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214DCF" w:rsidRDefault="00214DCF">
          <w:pPr>
            <w:spacing w:line="220" w:lineRule="exact"/>
            <w:jc w:val="right"/>
          </w:pPr>
          <w:r>
            <w:t>2019/20</w:t>
          </w:r>
          <w:r>
            <w:rPr>
              <w:b/>
            </w:rPr>
            <w:br/>
          </w:r>
          <w:proofErr w:type="spellStart"/>
          <w:r>
            <w:t>Summer</w:t>
          </w:r>
          <w:proofErr w:type="spellEnd"/>
        </w:p>
        <w:p w14:paraId="2F6724A8" w14:textId="77777777" w:rsidR="00214DCF" w:rsidRDefault="00214DC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214DCF" w:rsidRDefault="00214DC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214DCF" w:rsidRDefault="00214DC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390"/>
      <w:gridCol w:w="9319"/>
    </w:tblGrid>
    <w:tr w:rsidR="00214DCF"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214DCF" w:rsidRDefault="00214DCF">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214DCF" w:rsidRDefault="00214DCF">
          <w:pPr>
            <w:spacing w:line="220" w:lineRule="exact"/>
            <w:jc w:val="right"/>
          </w:pPr>
          <w:r>
            <w:t>2019/20</w:t>
          </w:r>
          <w:r>
            <w:rPr>
              <w:b/>
            </w:rPr>
            <w:br/>
          </w:r>
          <w:proofErr w:type="spellStart"/>
          <w:r>
            <w:t>Summer</w:t>
          </w:r>
          <w:proofErr w:type="spellEnd"/>
        </w:p>
        <w:p w14:paraId="70C2905C" w14:textId="77777777" w:rsidR="00214DCF" w:rsidRDefault="00214DC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214DCF" w:rsidRDefault="00214DC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214DCF" w:rsidRDefault="00214D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Ttulo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Catia Vaz">
    <w15:presenceInfo w15:providerId="AD" w15:userId="S::catia.vaz@isel.pt::77b387e3-31cd-4943-b308-e98a1d258210"/>
  </w15:person>
  <w15:person w15:author="José Simão">
    <w15:presenceInfo w15:providerId="None" w15:userId="José Simã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3204C"/>
    <w:rsid w:val="000338D1"/>
    <w:rsid w:val="00053488"/>
    <w:rsid w:val="00053B60"/>
    <w:rsid w:val="00073E85"/>
    <w:rsid w:val="00076403"/>
    <w:rsid w:val="00076F03"/>
    <w:rsid w:val="00076FBC"/>
    <w:rsid w:val="00080E99"/>
    <w:rsid w:val="00094DAC"/>
    <w:rsid w:val="000C1AAC"/>
    <w:rsid w:val="000C6C68"/>
    <w:rsid w:val="000D2464"/>
    <w:rsid w:val="000D2D0B"/>
    <w:rsid w:val="000E4266"/>
    <w:rsid w:val="000E6930"/>
    <w:rsid w:val="00117AD6"/>
    <w:rsid w:val="00127668"/>
    <w:rsid w:val="0013668E"/>
    <w:rsid w:val="001369A8"/>
    <w:rsid w:val="001371F4"/>
    <w:rsid w:val="00143B65"/>
    <w:rsid w:val="00153B6D"/>
    <w:rsid w:val="001819DB"/>
    <w:rsid w:val="001E0FC2"/>
    <w:rsid w:val="001F4378"/>
    <w:rsid w:val="001F4CA2"/>
    <w:rsid w:val="00203458"/>
    <w:rsid w:val="00210384"/>
    <w:rsid w:val="00214DCF"/>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3073A7"/>
    <w:rsid w:val="00322247"/>
    <w:rsid w:val="003274F0"/>
    <w:rsid w:val="003322AE"/>
    <w:rsid w:val="00335F90"/>
    <w:rsid w:val="0034723D"/>
    <w:rsid w:val="00366D82"/>
    <w:rsid w:val="0037413E"/>
    <w:rsid w:val="003A6AC9"/>
    <w:rsid w:val="003B46EE"/>
    <w:rsid w:val="003D467C"/>
    <w:rsid w:val="003D76A9"/>
    <w:rsid w:val="004053F7"/>
    <w:rsid w:val="00425CE6"/>
    <w:rsid w:val="00431254"/>
    <w:rsid w:val="00434BD1"/>
    <w:rsid w:val="004416FB"/>
    <w:rsid w:val="00443B74"/>
    <w:rsid w:val="004A35DD"/>
    <w:rsid w:val="004B08C7"/>
    <w:rsid w:val="004B3766"/>
    <w:rsid w:val="004B6073"/>
    <w:rsid w:val="004C134A"/>
    <w:rsid w:val="004F31E3"/>
    <w:rsid w:val="005209F5"/>
    <w:rsid w:val="00522A0D"/>
    <w:rsid w:val="005242AB"/>
    <w:rsid w:val="005244FE"/>
    <w:rsid w:val="00577687"/>
    <w:rsid w:val="00585FA7"/>
    <w:rsid w:val="005A16BA"/>
    <w:rsid w:val="005C4CF2"/>
    <w:rsid w:val="0061409E"/>
    <w:rsid w:val="00627C45"/>
    <w:rsid w:val="00635015"/>
    <w:rsid w:val="00635FC0"/>
    <w:rsid w:val="00644076"/>
    <w:rsid w:val="00645447"/>
    <w:rsid w:val="006507D7"/>
    <w:rsid w:val="00657AFC"/>
    <w:rsid w:val="00667A64"/>
    <w:rsid w:val="00680A67"/>
    <w:rsid w:val="006820FF"/>
    <w:rsid w:val="00693DA9"/>
    <w:rsid w:val="006A00B5"/>
    <w:rsid w:val="006A7524"/>
    <w:rsid w:val="006D17BB"/>
    <w:rsid w:val="006E1A9E"/>
    <w:rsid w:val="006E51B7"/>
    <w:rsid w:val="007046FF"/>
    <w:rsid w:val="0071042F"/>
    <w:rsid w:val="007105BE"/>
    <w:rsid w:val="00710C24"/>
    <w:rsid w:val="00715075"/>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41550"/>
    <w:rsid w:val="0084391F"/>
    <w:rsid w:val="00844260"/>
    <w:rsid w:val="00851D96"/>
    <w:rsid w:val="0087664C"/>
    <w:rsid w:val="0088411D"/>
    <w:rsid w:val="0089553F"/>
    <w:rsid w:val="008A4E54"/>
    <w:rsid w:val="008C736D"/>
    <w:rsid w:val="008C7837"/>
    <w:rsid w:val="008E5669"/>
    <w:rsid w:val="008F0CD3"/>
    <w:rsid w:val="008F2491"/>
    <w:rsid w:val="0092474A"/>
    <w:rsid w:val="0093698F"/>
    <w:rsid w:val="0093722B"/>
    <w:rsid w:val="00956F1B"/>
    <w:rsid w:val="00973BD4"/>
    <w:rsid w:val="009828C0"/>
    <w:rsid w:val="009830A4"/>
    <w:rsid w:val="009839C8"/>
    <w:rsid w:val="00984159"/>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5ED3"/>
    <w:rsid w:val="00AA0301"/>
    <w:rsid w:val="00AA3F00"/>
    <w:rsid w:val="00AA60D5"/>
    <w:rsid w:val="00AC5985"/>
    <w:rsid w:val="00AD1256"/>
    <w:rsid w:val="00AD2554"/>
    <w:rsid w:val="00AD51DD"/>
    <w:rsid w:val="00AE62B6"/>
    <w:rsid w:val="00AF605C"/>
    <w:rsid w:val="00B131D9"/>
    <w:rsid w:val="00B136A6"/>
    <w:rsid w:val="00B41ABE"/>
    <w:rsid w:val="00B44940"/>
    <w:rsid w:val="00B6607E"/>
    <w:rsid w:val="00B66A23"/>
    <w:rsid w:val="00B80622"/>
    <w:rsid w:val="00B80E85"/>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95C4A"/>
    <w:rsid w:val="00D968EC"/>
    <w:rsid w:val="00DA1394"/>
    <w:rsid w:val="00DA5932"/>
    <w:rsid w:val="00DC06A1"/>
    <w:rsid w:val="00DC67E6"/>
    <w:rsid w:val="00DD3454"/>
    <w:rsid w:val="00DE1E24"/>
    <w:rsid w:val="00DF30F5"/>
    <w:rsid w:val="00DF409E"/>
    <w:rsid w:val="00DF7E7F"/>
    <w:rsid w:val="00E0620E"/>
    <w:rsid w:val="00E12163"/>
    <w:rsid w:val="00E16EAB"/>
    <w:rsid w:val="00E24DE6"/>
    <w:rsid w:val="00E53DAE"/>
    <w:rsid w:val="00E5420B"/>
    <w:rsid w:val="00E6235A"/>
    <w:rsid w:val="00E6243B"/>
    <w:rsid w:val="00E63D29"/>
    <w:rsid w:val="00E66BBA"/>
    <w:rsid w:val="00E81312"/>
    <w:rsid w:val="00E9660E"/>
    <w:rsid w:val="00EA152A"/>
    <w:rsid w:val="00EA71FF"/>
    <w:rsid w:val="00EA7D0B"/>
    <w:rsid w:val="00EB1C09"/>
    <w:rsid w:val="00EB586C"/>
    <w:rsid w:val="00EC3263"/>
    <w:rsid w:val="00ED1975"/>
    <w:rsid w:val="00EE19B3"/>
    <w:rsid w:val="00EE2337"/>
    <w:rsid w:val="00EE35A2"/>
    <w:rsid w:val="00EE679F"/>
    <w:rsid w:val="00EF3CF3"/>
    <w:rsid w:val="00F113A0"/>
    <w:rsid w:val="00F117A1"/>
    <w:rsid w:val="00F26AE0"/>
    <w:rsid w:val="00F27578"/>
    <w:rsid w:val="00F353A6"/>
    <w:rsid w:val="00F36BCF"/>
    <w:rsid w:val="00F84709"/>
    <w:rsid w:val="00F919DE"/>
    <w:rsid w:val="00FA24F9"/>
    <w:rsid w:val="00FB1CF3"/>
    <w:rsid w:val="00FC3E8F"/>
    <w:rsid w:val="00FC405B"/>
    <w:rsid w:val="00FD4E40"/>
    <w:rsid w:val="00FD4F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Ttulo1">
    <w:name w:val="heading 1"/>
    <w:basedOn w:val="Normal"/>
    <w:next w:val="Normal"/>
    <w:link w:val="Ttulo1Carte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arter">
    <w:name w:val="Texto de balão Caráter"/>
    <w:basedOn w:val="Tipodeletrapredefinidodopargrafo"/>
    <w:link w:val="Textodebalo"/>
    <w:uiPriority w:val="99"/>
    <w:semiHidden/>
    <w:qFormat/>
    <w:rsid w:val="00C733BE"/>
    <w:rPr>
      <w:rFonts w:ascii="Tahoma" w:hAnsi="Tahoma" w:cs="Tahoma"/>
      <w:sz w:val="16"/>
      <w:szCs w:val="16"/>
    </w:rPr>
  </w:style>
  <w:style w:type="character" w:customStyle="1" w:styleId="TtuloCarter">
    <w:name w:val="Título Caráter"/>
    <w:basedOn w:val="Tipodeletrapredefinidodopargrafo"/>
    <w:link w:val="Ttulo"/>
    <w:uiPriority w:val="10"/>
    <w:qFormat/>
    <w:rsid w:val="00721261"/>
    <w:rPr>
      <w:rFonts w:asciiTheme="majorHAnsi" w:hAnsiTheme="majorHAnsi"/>
      <w:b/>
      <w:sz w:val="28"/>
      <w:szCs w:val="28"/>
      <w:lang w:val="en-US"/>
    </w:rPr>
  </w:style>
  <w:style w:type="character" w:customStyle="1" w:styleId="CabealhoCarter">
    <w:name w:val="Cabeçalho Caráter"/>
    <w:basedOn w:val="Tipodeletrapredefinidodopargrafo"/>
    <w:link w:val="Cabealho"/>
    <w:uiPriority w:val="99"/>
    <w:qFormat/>
    <w:rsid w:val="00DE7218"/>
  </w:style>
  <w:style w:type="character" w:customStyle="1" w:styleId="RodapCarter">
    <w:name w:val="Rodapé Caráter"/>
    <w:basedOn w:val="Tipodeletrapredefinidodopargrafo"/>
    <w:link w:val="Rodap"/>
    <w:uiPriority w:val="99"/>
    <w:qFormat/>
    <w:rsid w:val="00DE7218"/>
  </w:style>
  <w:style w:type="character" w:customStyle="1" w:styleId="Ttulo1Carter">
    <w:name w:val="Título 1 Caráter"/>
    <w:basedOn w:val="Tipodeletrapredefinidodopargrafo"/>
    <w:link w:val="Ttulo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Tipodeletrapredefinidodopargrafo"/>
    <w:link w:val="Texto"/>
    <w:qFormat/>
    <w:rsid w:val="00A810D5"/>
    <w:rPr>
      <w:b/>
      <w:sz w:val="24"/>
      <w:szCs w:val="24"/>
    </w:rPr>
  </w:style>
  <w:style w:type="character" w:styleId="TextodoMarcadordePosio">
    <w:name w:val="Placeholder Text"/>
    <w:basedOn w:val="Tipodeletrapredefinidodopargrafo"/>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Tipodeletrapredefinidodopargrafo"/>
    <w:link w:val="Programa"/>
    <w:qFormat/>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character" w:customStyle="1" w:styleId="TtulondiceCarcter">
    <w:name w:val="Título Índice Carácter"/>
    <w:basedOn w:val="Ttulo1Carte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TextodenotaderodapCarter">
    <w:name w:val="Texto de nota de rodapé Caráter"/>
    <w:basedOn w:val="Tipodeletrapredefinidodopargrafo"/>
    <w:link w:val="Textodenotaderodap"/>
    <w:uiPriority w:val="99"/>
    <w:qFormat/>
    <w:rsid w:val="00FA0DF4"/>
    <w:rPr>
      <w:sz w:val="16"/>
      <w:szCs w:val="16"/>
    </w:rPr>
  </w:style>
  <w:style w:type="character" w:customStyle="1" w:styleId="FootnoteCharacters">
    <w:name w:val="Footnote Characters"/>
    <w:basedOn w:val="Tipodeletrapredefinidodopargrafo"/>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Nmerodepgina">
    <w:name w:val="page number"/>
    <w:basedOn w:val="Tipodeletrapredefinidodopargrafo"/>
    <w:uiPriority w:val="99"/>
    <w:semiHidden/>
    <w:unhideWhenUsed/>
    <w:qFormat/>
    <w:rsid w:val="00B2443B"/>
  </w:style>
  <w:style w:type="character" w:customStyle="1" w:styleId="Ttulo2Carter">
    <w:name w:val="Título 2 Caráter"/>
    <w:basedOn w:val="Tipodeletrapredefinidodopargrafo"/>
    <w:link w:val="Ttulo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Ttulo3Carter">
    <w:name w:val="Título 3 Caráter"/>
    <w:basedOn w:val="Tipodeletrapredefinidodopargrafo"/>
    <w:link w:val="Ttulo3"/>
    <w:uiPriority w:val="9"/>
    <w:qFormat/>
    <w:rsid w:val="00F57CF8"/>
    <w:rPr>
      <w:rFonts w:asciiTheme="majorHAnsi" w:eastAsiaTheme="majorEastAsia" w:hAnsiTheme="majorHAnsi" w:cstheme="majorBidi"/>
      <w:color w:val="243F60" w:themeColor="accent1" w:themeShade="7F"/>
      <w:sz w:val="24"/>
      <w:szCs w:val="24"/>
    </w:rPr>
  </w:style>
  <w:style w:type="character" w:styleId="Refdecomentrio">
    <w:name w:val="annotation reference"/>
    <w:basedOn w:val="Tipodeletrapredefinidodopargrafo"/>
    <w:uiPriority w:val="99"/>
    <w:semiHidden/>
    <w:unhideWhenUsed/>
    <w:qFormat/>
    <w:rsid w:val="001727C3"/>
    <w:rPr>
      <w:sz w:val="16"/>
      <w:szCs w:val="16"/>
    </w:rPr>
  </w:style>
  <w:style w:type="character" w:customStyle="1" w:styleId="TextodecomentrioCarter">
    <w:name w:val="Texto de comentário Caráter"/>
    <w:basedOn w:val="Tipodeletrapredefinidodopargrafo"/>
    <w:link w:val="Textodecomentrio"/>
    <w:uiPriority w:val="99"/>
    <w:semiHidden/>
    <w:qFormat/>
    <w:rsid w:val="001727C3"/>
    <w:rPr>
      <w:sz w:val="20"/>
      <w:szCs w:val="20"/>
    </w:rPr>
  </w:style>
  <w:style w:type="character" w:customStyle="1" w:styleId="AssuntodecomentrioCarter">
    <w:name w:val="Assunto de comentário Caráter"/>
    <w:basedOn w:val="TextodecomentrioCarter"/>
    <w:link w:val="Assuntodecomentrio"/>
    <w:uiPriority w:val="99"/>
    <w:semiHidden/>
    <w:qFormat/>
    <w:rsid w:val="001727C3"/>
    <w:rPr>
      <w:b/>
      <w:bCs/>
      <w:sz w:val="20"/>
      <w:szCs w:val="20"/>
    </w:rPr>
  </w:style>
  <w:style w:type="character" w:customStyle="1" w:styleId="Ttulo5Carter">
    <w:name w:val="Título 5 Caráter"/>
    <w:basedOn w:val="Tipodeletrapredefinidodopargrafo"/>
    <w:link w:val="Ttulo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Tipodeletrapredefinidodopargrafo"/>
    <w:uiPriority w:val="99"/>
    <w:semiHidden/>
    <w:unhideWhenUsed/>
    <w:qFormat/>
    <w:rsid w:val="001320BB"/>
    <w:rPr>
      <w:color w:val="605E5C"/>
      <w:shd w:val="clear" w:color="auto" w:fill="E1DFDD"/>
    </w:rPr>
  </w:style>
  <w:style w:type="character" w:customStyle="1" w:styleId="MenoNoResolvida2">
    <w:name w:val="Menção Não Resolvida2"/>
    <w:basedOn w:val="Tipodeletrapredefinidodopargrafo"/>
    <w:uiPriority w:val="99"/>
    <w:semiHidden/>
    <w:unhideWhenUsed/>
    <w:qFormat/>
    <w:rsid w:val="00B61933"/>
    <w:rPr>
      <w:color w:val="605E5C"/>
      <w:shd w:val="clear" w:color="auto" w:fill="E1DFDD"/>
    </w:r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character" w:customStyle="1" w:styleId="AnnexCarter">
    <w:name w:val="Annex Caráter"/>
    <w:basedOn w:val="Ttulo2Carte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Corpodetexto"/>
    <w:qFormat/>
    <w:rsid w:val="00053488"/>
    <w:pPr>
      <w:keepNext/>
      <w:spacing w:before="240"/>
    </w:pPr>
    <w:rPr>
      <w:rFonts w:ascii="Liberation Sans" w:eastAsia="Noto Sans CJK SC" w:hAnsi="Liberation Sans" w:cs="Lohit Devanagari"/>
      <w:sz w:val="28"/>
      <w:szCs w:val="28"/>
    </w:rPr>
  </w:style>
  <w:style w:type="paragraph" w:styleId="Corpodetexto">
    <w:name w:val="Body Text"/>
    <w:basedOn w:val="Normal"/>
    <w:rsid w:val="00053488"/>
    <w:pPr>
      <w:spacing w:after="140"/>
    </w:pPr>
  </w:style>
  <w:style w:type="paragraph" w:styleId="Lista">
    <w:name w:val="List"/>
    <w:basedOn w:val="Corpodetexto"/>
    <w:rsid w:val="00053488"/>
    <w:rPr>
      <w:rFonts w:cs="Lohit Devanagari"/>
    </w:r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Textodebalo">
    <w:name w:val="Balloon Text"/>
    <w:basedOn w:val="Normal"/>
    <w:link w:val="TextodebaloCarter"/>
    <w:uiPriority w:val="99"/>
    <w:semiHidden/>
    <w:unhideWhenUsed/>
    <w:qFormat/>
    <w:rsid w:val="00C733BE"/>
    <w:pPr>
      <w:spacing w:after="0" w:line="240" w:lineRule="auto"/>
    </w:pPr>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fia">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ndice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qFormat/>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qFormat/>
    <w:rsid w:val="0019106B"/>
    <w:pPr>
      <w:ind w:left="240" w:hanging="240"/>
    </w:pPr>
  </w:style>
  <w:style w:type="paragraph" w:styleId="ndiceremissivo2">
    <w:name w:val="index 2"/>
    <w:basedOn w:val="Normal"/>
    <w:next w:val="Normal"/>
    <w:autoRedefine/>
    <w:uiPriority w:val="99"/>
    <w:unhideWhenUsed/>
    <w:qFormat/>
    <w:rsid w:val="0019106B"/>
    <w:pPr>
      <w:ind w:left="480" w:hanging="240"/>
    </w:pPr>
  </w:style>
  <w:style w:type="paragraph" w:styleId="ndiceremissivo3">
    <w:name w:val="index 3"/>
    <w:basedOn w:val="Normal"/>
    <w:next w:val="Normal"/>
    <w:autoRedefine/>
    <w:uiPriority w:val="99"/>
    <w:unhideWhenUsed/>
    <w:qFormat/>
    <w:rsid w:val="0019106B"/>
    <w:pPr>
      <w:ind w:left="720" w:hanging="240"/>
    </w:pPr>
  </w:style>
  <w:style w:type="paragraph" w:styleId="ndiceremissivo4">
    <w:name w:val="index 4"/>
    <w:basedOn w:val="Normal"/>
    <w:next w:val="Normal"/>
    <w:autoRedefine/>
    <w:uiPriority w:val="99"/>
    <w:unhideWhenUsed/>
    <w:qFormat/>
    <w:rsid w:val="0019106B"/>
    <w:pPr>
      <w:ind w:left="960" w:hanging="240"/>
    </w:pPr>
  </w:style>
  <w:style w:type="paragraph" w:styleId="ndiceremissivo5">
    <w:name w:val="index 5"/>
    <w:basedOn w:val="Normal"/>
    <w:next w:val="Normal"/>
    <w:autoRedefine/>
    <w:uiPriority w:val="99"/>
    <w:unhideWhenUsed/>
    <w:qFormat/>
    <w:rsid w:val="0019106B"/>
    <w:pPr>
      <w:ind w:left="1200" w:hanging="240"/>
    </w:pPr>
  </w:style>
  <w:style w:type="paragraph" w:styleId="ndiceremissivo6">
    <w:name w:val="index 6"/>
    <w:basedOn w:val="Normal"/>
    <w:next w:val="Normal"/>
    <w:autoRedefine/>
    <w:uiPriority w:val="99"/>
    <w:unhideWhenUsed/>
    <w:qFormat/>
    <w:rsid w:val="0019106B"/>
    <w:pPr>
      <w:ind w:left="1440" w:hanging="240"/>
    </w:pPr>
  </w:style>
  <w:style w:type="paragraph" w:styleId="ndiceremissivo7">
    <w:name w:val="index 7"/>
    <w:basedOn w:val="Normal"/>
    <w:next w:val="Normal"/>
    <w:autoRedefine/>
    <w:uiPriority w:val="99"/>
    <w:unhideWhenUsed/>
    <w:qFormat/>
    <w:rsid w:val="0019106B"/>
    <w:pPr>
      <w:ind w:left="1680" w:hanging="240"/>
    </w:pPr>
  </w:style>
  <w:style w:type="paragraph" w:styleId="ndiceremissivo8">
    <w:name w:val="index 8"/>
    <w:basedOn w:val="Normal"/>
    <w:next w:val="Normal"/>
    <w:autoRedefine/>
    <w:uiPriority w:val="99"/>
    <w:unhideWhenUsed/>
    <w:qFormat/>
    <w:rsid w:val="0019106B"/>
    <w:pPr>
      <w:ind w:left="1920" w:hanging="240"/>
    </w:pPr>
  </w:style>
  <w:style w:type="paragraph" w:styleId="ndiceremissivo9">
    <w:name w:val="index 9"/>
    <w:basedOn w:val="Normal"/>
    <w:next w:val="Normal"/>
    <w:autoRedefine/>
    <w:uiPriority w:val="99"/>
    <w:unhideWhenUsed/>
    <w:qFormat/>
    <w:rsid w:val="0019106B"/>
    <w:pPr>
      <w:ind w:left="2160" w:hanging="240"/>
    </w:pPr>
  </w:style>
  <w:style w:type="paragraph" w:styleId="Cabealhodendiceremissivo">
    <w:name w:val="index heading"/>
    <w:basedOn w:val="Normal"/>
    <w:next w:val="ndiceremissivo1"/>
    <w:uiPriority w:val="99"/>
    <w:unhideWhenUsed/>
    <w:qFormat/>
    <w:rsid w:val="0019106B"/>
  </w:style>
  <w:style w:type="paragraph" w:styleId="ndice2">
    <w:name w:val="toc 2"/>
    <w:basedOn w:val="Normal"/>
    <w:next w:val="Normal"/>
    <w:autoRedefine/>
    <w:uiPriority w:val="39"/>
    <w:unhideWhenUsed/>
    <w:rsid w:val="00941287"/>
    <w:pPr>
      <w:spacing w:after="100"/>
      <w:ind w:left="240"/>
    </w:pPr>
  </w:style>
  <w:style w:type="paragraph" w:styleId="ndice3">
    <w:name w:val="toc 3"/>
    <w:basedOn w:val="Normal"/>
    <w:next w:val="Normal"/>
    <w:autoRedefine/>
    <w:uiPriority w:val="39"/>
    <w:unhideWhenUsed/>
    <w:rsid w:val="00F57CF8"/>
    <w:pPr>
      <w:spacing w:after="100"/>
      <w:ind w:left="480"/>
    </w:pPr>
  </w:style>
  <w:style w:type="paragraph" w:styleId="Textodecomentrio">
    <w:name w:val="annotation text"/>
    <w:basedOn w:val="Normal"/>
    <w:link w:val="TextodecomentrioCarter"/>
    <w:uiPriority w:val="99"/>
    <w:semiHidden/>
    <w:unhideWhenUsed/>
    <w:qFormat/>
    <w:rsid w:val="001727C3"/>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qFormat/>
    <w:rsid w:val="001727C3"/>
    <w:rPr>
      <w:b/>
      <w:bCs/>
    </w:rPr>
  </w:style>
  <w:style w:type="paragraph" w:styleId="SemEspaamento">
    <w:name w:val="No Spacing"/>
    <w:uiPriority w:val="1"/>
    <w:qFormat/>
    <w:rsid w:val="00285CED"/>
    <w:rPr>
      <w:rFonts w:ascii="Calibri" w:eastAsiaTheme="minorHAnsi" w:hAnsi="Calibri"/>
      <w:sz w:val="24"/>
      <w:lang w:eastAsia="en-US"/>
    </w:rPr>
  </w:style>
  <w:style w:type="paragraph" w:customStyle="1" w:styleId="Annex">
    <w:name w:val="Annex"/>
    <w:basedOn w:val="Ttulo2"/>
    <w:link w:val="AnnexCarter"/>
    <w:qFormat/>
    <w:rsid w:val="00071A4F"/>
    <w:rPr>
      <w:color w:val="auto"/>
      <w:sz w:val="28"/>
      <w:szCs w:val="28"/>
    </w:rPr>
  </w:style>
  <w:style w:type="paragraph" w:styleId="Reviso">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elacomGrelha">
    <w:name w:val="Table Grid"/>
    <w:basedOn w:val="Tabela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ela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ela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ela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eader" Target="header4.xml"/><Relationship Id="rId47" Type="http://schemas.openxmlformats.org/officeDocument/2006/relationships/footer" Target="footer10.xm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kubernetes.io/v1.1/docs/user-guide/services.html" TargetMode="External"/><Relationship Id="rId38" Type="http://schemas.openxmlformats.org/officeDocument/2006/relationships/footer" Target="footer5.xml"/><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docs.docker.com/engine/swarm/how-swarm-mode-works/nodes/" TargetMode="External"/><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2.xml"/><Relationship Id="rId49" Type="http://schemas.openxmlformats.org/officeDocument/2006/relationships/fontTable" Target="fontTable.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2.png"/><Relationship Id="rId44"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kubernetes.io/" TargetMode="External"/><Relationship Id="rId35" Type="http://schemas.openxmlformats.org/officeDocument/2006/relationships/image" Target="media/image14.png"/><Relationship Id="rId43" Type="http://schemas.openxmlformats.org/officeDocument/2006/relationships/footer" Target="footer8.xml"/><Relationship Id="rId48" Type="http://schemas.openxmlformats.org/officeDocument/2006/relationships/footer" Target="footer11.xml"/><Relationship Id="rId8" Type="http://schemas.openxmlformats.org/officeDocument/2006/relationships/webSettings" Target="webSetting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5.emf"/></Relationships>
</file>

<file path=word/_rels/header3.xml.rels><?xml version="1.0" encoding="UTF-8" standalone="yes"?>
<Relationships xmlns="http://schemas.openxmlformats.org/package/2006/relationships"><Relationship Id="rId1" Type="http://schemas.openxmlformats.org/officeDocument/2006/relationships/image" Target="media/image16.emf"/></Relationships>
</file>

<file path=word/_rels/header4.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3.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639E70-F84E-44CC-83A4-6B738969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64</Pages>
  <Words>14685</Words>
  <Characters>79305</Characters>
  <Application>Microsoft Office Word</Application>
  <DocSecurity>0</DocSecurity>
  <Lines>660</Lines>
  <Paragraphs>187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93803</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André Oliveira</cp:lastModifiedBy>
  <cp:revision>5</cp:revision>
  <cp:lastPrinted>2020-05-04T21:12:00Z</cp:lastPrinted>
  <dcterms:created xsi:type="dcterms:W3CDTF">2020-09-23T21:36:00Z</dcterms:created>
  <dcterms:modified xsi:type="dcterms:W3CDTF">2020-09-26T15:55:00Z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