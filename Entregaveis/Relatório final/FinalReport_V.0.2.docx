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2F182" w14:textId="42B2C288" w:rsidR="00257874" w:rsidRPr="002D266C" w:rsidRDefault="002D266C">
      <w:pPr>
        <w:pStyle w:val="Ttulo"/>
        <w:jc w:val="both"/>
        <w:rPr>
          <w:sz w:val="48"/>
          <w:lang w:val="pt-PT"/>
          <w:rPrChange w:id="0" w:author="André Oliveira" w:date="2020-09-11T17:49:00Z">
            <w:rPr>
              <w:sz w:val="48"/>
            </w:rPr>
          </w:rPrChange>
        </w:rPr>
      </w:pPr>
      <w:ins w:id="1" w:author="André Oliveira" w:date="2020-09-11T17:49:00Z">
        <w:r w:rsidRPr="002D266C">
          <w:rPr>
            <w:sz w:val="48"/>
            <w:lang w:val="pt-PT"/>
            <w:rPrChange w:id="2" w:author="André Oliveira" w:date="2020-09-11T17:49:00Z">
              <w:rPr>
                <w:sz w:val="48"/>
              </w:rPr>
            </w:rPrChange>
          </w:rPr>
          <w:t xml:space="preserve"> </w:t>
        </w:r>
      </w:ins>
      <w:r w:rsidR="002D0913">
        <w:rPr>
          <w:noProof/>
          <w:lang w:val="pt-PT" w:eastAsia="pt-PT"/>
        </w:rPr>
        <w:drawing>
          <wp:inline distT="0" distB="0" distL="0" distR="0" wp14:anchorId="7175365B" wp14:editId="38B32790">
            <wp:extent cx="1728470" cy="1040130"/>
            <wp:effectExtent l="0" t="0" r="0" b="0"/>
            <wp:docPr id="1"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_iselnew.png"/>
                    <pic:cNvPicPr>
                      <a:picLocks noChangeAspect="1" noChangeArrowheads="1"/>
                    </pic:cNvPicPr>
                  </pic:nvPicPr>
                  <pic:blipFill>
                    <a:blip r:embed="rId11" cstate="print"/>
                    <a:stretch>
                      <a:fillRect/>
                    </a:stretch>
                  </pic:blipFill>
                  <pic:spPr bwMode="auto">
                    <a:xfrm>
                      <a:off x="0" y="0"/>
                      <a:ext cx="1728470" cy="1040130"/>
                    </a:xfrm>
                    <a:prstGeom prst="rect">
                      <a:avLst/>
                    </a:prstGeom>
                  </pic:spPr>
                </pic:pic>
              </a:graphicData>
            </a:graphic>
          </wp:inline>
        </w:drawing>
      </w:r>
    </w:p>
    <w:p w14:paraId="3F37DE18" w14:textId="77777777" w:rsidR="00257874" w:rsidRPr="002D266C" w:rsidRDefault="00257874">
      <w:pPr>
        <w:rPr>
          <w:rPrChange w:id="3" w:author="André Oliveira" w:date="2020-09-11T17:49:00Z">
            <w:rPr>
              <w:lang w:val="en-US"/>
            </w:rPr>
          </w:rPrChange>
        </w:rPr>
      </w:pPr>
    </w:p>
    <w:p w14:paraId="5D501EB3" w14:textId="77777777" w:rsidR="00257874" w:rsidRDefault="002D0913">
      <w:pPr>
        <w:spacing w:after="480"/>
        <w:jc w:val="center"/>
        <w:rPr>
          <w:rFonts w:asciiTheme="majorHAnsi" w:hAnsiTheme="majorHAnsi"/>
          <w:b/>
          <w:sz w:val="32"/>
          <w:szCs w:val="32"/>
        </w:rPr>
      </w:pPr>
      <w:r>
        <w:rPr>
          <w:rFonts w:asciiTheme="majorHAnsi" w:hAnsiTheme="majorHAnsi"/>
          <w:b/>
          <w:sz w:val="32"/>
          <w:szCs w:val="32"/>
        </w:rPr>
        <w:t>Área Departamental de Engenharia de Eletrónica e Telecomunicações e de Computadores</w:t>
      </w:r>
    </w:p>
    <w:p w14:paraId="65B6AD04" w14:textId="77777777" w:rsidR="00257874" w:rsidRDefault="009B6BEC">
      <w:pPr>
        <w:spacing w:before="240" w:after="840"/>
        <w:jc w:val="center"/>
        <w:rPr>
          <w:rFonts w:asciiTheme="majorHAnsi" w:hAnsiTheme="majorHAnsi"/>
          <w:b/>
          <w:sz w:val="36"/>
          <w:szCs w:val="36"/>
          <w:lang w:val="en-US"/>
        </w:rPr>
      </w:pPr>
      <w:r w:rsidRPr="009B6BEC">
        <w:rPr>
          <w:rFonts w:asciiTheme="majorHAnsi" w:hAnsiTheme="majorHAnsi"/>
          <w:b/>
          <w:sz w:val="36"/>
          <w:szCs w:val="36"/>
          <w:lang w:val="en-US"/>
          <w:rPrChange w:id="4" w:author="André Oliveira" w:date="2020-09-03T20:38:00Z">
            <w:rPr/>
          </w:rPrChange>
        </w:rPr>
        <w:t>Open source e-learning platform</w:t>
      </w:r>
    </w:p>
    <w:p w14:paraId="2C185330" w14:textId="16BF35F2" w:rsidR="00257874" w:rsidRDefault="009B6BEC">
      <w:pPr>
        <w:spacing w:before="240" w:after="840"/>
        <w:jc w:val="center"/>
        <w:rPr>
          <w:rFonts w:asciiTheme="majorHAnsi" w:hAnsiTheme="majorHAnsi"/>
          <w:b/>
          <w:sz w:val="36"/>
          <w:szCs w:val="36"/>
          <w:lang w:val="en-US"/>
        </w:rPr>
      </w:pPr>
      <w:del w:id="5" w:author="André Oliveira" w:date="2020-09-11T20:29:00Z">
        <w:r w:rsidRPr="009B6BEC" w:rsidDel="00322247">
          <w:rPr>
            <w:rFonts w:asciiTheme="majorHAnsi" w:hAnsiTheme="majorHAnsi"/>
            <w:b/>
            <w:sz w:val="36"/>
            <w:szCs w:val="36"/>
            <w:lang w:val="en-US"/>
            <w:rPrChange w:id="6" w:author="André Oliveira" w:date="2020-09-03T20:38:00Z">
              <w:rPr/>
            </w:rPrChange>
          </w:rPr>
          <w:delText xml:space="preserve">Beta </w:delText>
        </w:r>
      </w:del>
      <w:ins w:id="7" w:author="André Oliveira" w:date="2020-09-11T20:29:00Z">
        <w:r w:rsidR="00322247">
          <w:rPr>
            <w:rFonts w:asciiTheme="majorHAnsi" w:hAnsiTheme="majorHAnsi"/>
            <w:b/>
            <w:sz w:val="36"/>
            <w:szCs w:val="36"/>
            <w:lang w:val="en-US"/>
          </w:rPr>
          <w:t>Final</w:t>
        </w:r>
        <w:r w:rsidR="00322247" w:rsidRPr="009B6BEC">
          <w:rPr>
            <w:rFonts w:asciiTheme="majorHAnsi" w:hAnsiTheme="majorHAnsi"/>
            <w:b/>
            <w:sz w:val="36"/>
            <w:szCs w:val="36"/>
            <w:lang w:val="en-US"/>
            <w:rPrChange w:id="8" w:author="André Oliveira" w:date="2020-09-03T20:38:00Z">
              <w:rPr/>
            </w:rPrChange>
          </w:rPr>
          <w:t xml:space="preserve"> </w:t>
        </w:r>
      </w:ins>
      <w:r w:rsidRPr="009B6BEC">
        <w:rPr>
          <w:rFonts w:asciiTheme="majorHAnsi" w:hAnsiTheme="majorHAnsi"/>
          <w:b/>
          <w:sz w:val="36"/>
          <w:szCs w:val="36"/>
          <w:lang w:val="en-US"/>
          <w:rPrChange w:id="9" w:author="André Oliveira" w:date="2020-09-03T20:38:00Z">
            <w:rPr/>
          </w:rPrChange>
        </w:rPr>
        <w:t>Report</w:t>
      </w:r>
    </w:p>
    <w:tbl>
      <w:tblPr>
        <w:tblStyle w:val="TabelacomGrelha"/>
        <w:tblW w:w="7194" w:type="dxa"/>
        <w:jc w:val="center"/>
        <w:tblLook w:val="04A0" w:firstRow="1" w:lastRow="0" w:firstColumn="1" w:lastColumn="0" w:noHBand="0" w:noVBand="1"/>
      </w:tblPr>
      <w:tblGrid>
        <w:gridCol w:w="1379"/>
        <w:gridCol w:w="1880"/>
        <w:gridCol w:w="3935"/>
      </w:tblGrid>
      <w:tr w:rsidR="00257874" w14:paraId="7F8A2ADF" w14:textId="77777777">
        <w:trPr>
          <w:jc w:val="center"/>
        </w:trPr>
        <w:tc>
          <w:tcPr>
            <w:tcW w:w="1379" w:type="dxa"/>
            <w:tcBorders>
              <w:top w:val="nil"/>
              <w:left w:val="nil"/>
              <w:bottom w:val="nil"/>
              <w:right w:val="nil"/>
            </w:tcBorders>
          </w:tcPr>
          <w:p w14:paraId="3C3C1F05" w14:textId="77777777" w:rsidR="00257874" w:rsidRDefault="002D0913">
            <w:pPr>
              <w:spacing w:line="240" w:lineRule="auto"/>
              <w:ind w:right="-341"/>
              <w:rPr>
                <w:rFonts w:asciiTheme="majorHAnsi" w:hAnsiTheme="majorHAnsi"/>
                <w:sz w:val="30"/>
                <w:szCs w:val="30"/>
                <w:lang w:val="en-US"/>
              </w:rPr>
            </w:pPr>
            <w:r>
              <w:rPr>
                <w:rFonts w:asciiTheme="majorHAnsi" w:hAnsiTheme="majorHAnsi"/>
                <w:sz w:val="30"/>
                <w:szCs w:val="30"/>
                <w:lang w:val="en-US"/>
              </w:rPr>
              <w:t>Authors:</w:t>
            </w:r>
          </w:p>
        </w:tc>
        <w:tc>
          <w:tcPr>
            <w:tcW w:w="1880" w:type="dxa"/>
            <w:tcBorders>
              <w:top w:val="nil"/>
              <w:left w:val="nil"/>
              <w:bottom w:val="nil"/>
              <w:right w:val="nil"/>
            </w:tcBorders>
          </w:tcPr>
          <w:p w14:paraId="697EE0B3"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44598</w:t>
            </w:r>
          </w:p>
        </w:tc>
        <w:tc>
          <w:tcPr>
            <w:tcW w:w="3935" w:type="dxa"/>
            <w:tcBorders>
              <w:top w:val="nil"/>
              <w:left w:val="nil"/>
              <w:bottom w:val="nil"/>
              <w:right w:val="nil"/>
            </w:tcBorders>
          </w:tcPr>
          <w:p w14:paraId="437F23B8" w14:textId="77777777" w:rsidR="00257874" w:rsidRDefault="002D0913">
            <w:pPr>
              <w:spacing w:line="240" w:lineRule="auto"/>
              <w:rPr>
                <w:rFonts w:asciiTheme="majorHAnsi" w:hAnsiTheme="majorHAnsi"/>
                <w:sz w:val="30"/>
                <w:szCs w:val="30"/>
              </w:rPr>
            </w:pPr>
            <w:r>
              <w:rPr>
                <w:rFonts w:asciiTheme="majorHAnsi" w:hAnsiTheme="majorHAnsi"/>
                <w:sz w:val="30"/>
                <w:szCs w:val="30"/>
              </w:rPr>
              <w:t>André L. A. Q. de Oliveira</w:t>
            </w:r>
          </w:p>
        </w:tc>
      </w:tr>
      <w:tr w:rsidR="00257874" w14:paraId="138FC21B" w14:textId="77777777">
        <w:trPr>
          <w:jc w:val="center"/>
        </w:trPr>
        <w:tc>
          <w:tcPr>
            <w:tcW w:w="1379" w:type="dxa"/>
            <w:tcBorders>
              <w:top w:val="nil"/>
              <w:left w:val="nil"/>
              <w:bottom w:val="nil"/>
              <w:right w:val="nil"/>
            </w:tcBorders>
          </w:tcPr>
          <w:p w14:paraId="729BB5D4"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5A9B79EE"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44847</w:t>
            </w:r>
          </w:p>
          <w:p w14:paraId="19A1794D" w14:textId="77777777" w:rsidR="00257874" w:rsidRDefault="002D0913">
            <w:pPr>
              <w:spacing w:line="240" w:lineRule="auto"/>
              <w:rPr>
                <w:rFonts w:asciiTheme="majorHAnsi" w:hAnsiTheme="majorHAnsi"/>
                <w:sz w:val="30"/>
                <w:szCs w:val="30"/>
                <w:highlight w:val="yellow"/>
                <w:lang w:val="en-US"/>
              </w:rPr>
            </w:pPr>
            <w:r>
              <w:rPr>
                <w:rFonts w:asciiTheme="majorHAnsi" w:hAnsiTheme="majorHAnsi"/>
                <w:sz w:val="30"/>
                <w:szCs w:val="30"/>
                <w:lang w:val="en-US"/>
              </w:rPr>
              <w:t>44823</w:t>
            </w:r>
          </w:p>
        </w:tc>
        <w:tc>
          <w:tcPr>
            <w:tcW w:w="3935" w:type="dxa"/>
            <w:tcBorders>
              <w:top w:val="nil"/>
              <w:left w:val="nil"/>
              <w:bottom w:val="nil"/>
              <w:right w:val="nil"/>
            </w:tcBorders>
          </w:tcPr>
          <w:p w14:paraId="62B750A5" w14:textId="77777777" w:rsidR="00257874" w:rsidRDefault="002D0913">
            <w:pPr>
              <w:spacing w:line="240" w:lineRule="auto"/>
              <w:rPr>
                <w:rFonts w:asciiTheme="majorHAnsi" w:hAnsiTheme="majorHAnsi"/>
                <w:sz w:val="30"/>
                <w:szCs w:val="30"/>
              </w:rPr>
            </w:pPr>
            <w:r>
              <w:rPr>
                <w:rFonts w:asciiTheme="majorHAnsi" w:hAnsiTheme="majorHAnsi"/>
                <w:sz w:val="30"/>
                <w:szCs w:val="30"/>
              </w:rPr>
              <w:t>João Eduardo Santos</w:t>
            </w:r>
          </w:p>
          <w:p w14:paraId="2D9DA355" w14:textId="77777777" w:rsidR="00257874" w:rsidRDefault="002D0913">
            <w:pPr>
              <w:spacing w:line="240" w:lineRule="auto"/>
              <w:rPr>
                <w:rFonts w:asciiTheme="majorHAnsi" w:hAnsiTheme="majorHAnsi"/>
                <w:sz w:val="30"/>
                <w:szCs w:val="30"/>
                <w:highlight w:val="yellow"/>
              </w:rPr>
            </w:pPr>
            <w:r>
              <w:rPr>
                <w:rFonts w:asciiTheme="majorHAnsi" w:hAnsiTheme="majorHAnsi"/>
                <w:sz w:val="30"/>
                <w:szCs w:val="30"/>
              </w:rPr>
              <w:t>Rodrigo Mogárrio F. Leal</w:t>
            </w:r>
          </w:p>
        </w:tc>
      </w:tr>
      <w:tr w:rsidR="00257874" w14:paraId="441DE3B9" w14:textId="77777777">
        <w:trPr>
          <w:jc w:val="center"/>
        </w:trPr>
        <w:tc>
          <w:tcPr>
            <w:tcW w:w="1379" w:type="dxa"/>
            <w:tcBorders>
              <w:top w:val="nil"/>
              <w:left w:val="nil"/>
              <w:bottom w:val="nil"/>
              <w:right w:val="nil"/>
            </w:tcBorders>
          </w:tcPr>
          <w:p w14:paraId="0D165191"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2C43CD4B" w14:textId="77777777" w:rsidR="00257874" w:rsidRDefault="00257874">
            <w:pPr>
              <w:spacing w:line="240" w:lineRule="auto"/>
              <w:rPr>
                <w:rFonts w:asciiTheme="majorHAnsi" w:hAnsiTheme="majorHAnsi"/>
                <w:sz w:val="30"/>
                <w:szCs w:val="30"/>
              </w:rPr>
            </w:pPr>
          </w:p>
        </w:tc>
        <w:tc>
          <w:tcPr>
            <w:tcW w:w="3935" w:type="dxa"/>
            <w:tcBorders>
              <w:top w:val="nil"/>
              <w:left w:val="nil"/>
              <w:bottom w:val="nil"/>
              <w:right w:val="nil"/>
            </w:tcBorders>
          </w:tcPr>
          <w:p w14:paraId="402770C4" w14:textId="77777777" w:rsidR="00257874" w:rsidRDefault="00257874">
            <w:pPr>
              <w:spacing w:line="240" w:lineRule="auto"/>
              <w:rPr>
                <w:rFonts w:asciiTheme="majorHAnsi" w:hAnsiTheme="majorHAnsi"/>
                <w:sz w:val="30"/>
                <w:szCs w:val="30"/>
              </w:rPr>
            </w:pPr>
          </w:p>
        </w:tc>
      </w:tr>
    </w:tbl>
    <w:p w14:paraId="49B605DA" w14:textId="77777777" w:rsidR="00257874" w:rsidRDefault="00257874">
      <w:pPr>
        <w:rPr>
          <w:rFonts w:asciiTheme="majorHAnsi" w:hAnsiTheme="majorHAnsi"/>
          <w:b/>
          <w:sz w:val="30"/>
          <w:szCs w:val="30"/>
        </w:rPr>
      </w:pPr>
    </w:p>
    <w:p w14:paraId="670B4745" w14:textId="77777777" w:rsidR="00257874" w:rsidRDefault="00257874">
      <w:pPr>
        <w:rPr>
          <w:rFonts w:asciiTheme="majorHAnsi" w:hAnsiTheme="majorHAnsi"/>
          <w:sz w:val="30"/>
          <w:szCs w:val="30"/>
        </w:rPr>
      </w:pPr>
    </w:p>
    <w:p w14:paraId="36BA226B" w14:textId="47A1CC34" w:rsidR="00257874" w:rsidRDefault="002D0913">
      <w:pPr>
        <w:jc w:val="center"/>
        <w:rPr>
          <w:rFonts w:asciiTheme="majorHAnsi" w:hAnsiTheme="majorHAnsi"/>
          <w:sz w:val="30"/>
          <w:szCs w:val="30"/>
        </w:rPr>
      </w:pPr>
      <w:del w:id="10" w:author="André Oliveira" w:date="2020-09-11T17:50:00Z">
        <w:r w:rsidDel="002D266C">
          <w:rPr>
            <w:rFonts w:asciiTheme="majorHAnsi" w:hAnsiTheme="majorHAnsi"/>
            <w:sz w:val="30"/>
            <w:szCs w:val="30"/>
          </w:rPr>
          <w:delText xml:space="preserve">Beta </w:delText>
        </w:r>
      </w:del>
      <w:ins w:id="11" w:author="André Oliveira" w:date="2020-09-11T17:50:00Z">
        <w:r w:rsidR="002D266C">
          <w:rPr>
            <w:rFonts w:asciiTheme="majorHAnsi" w:hAnsiTheme="majorHAnsi"/>
            <w:sz w:val="30"/>
            <w:szCs w:val="30"/>
          </w:rPr>
          <w:t xml:space="preserve">Final </w:t>
        </w:r>
      </w:ins>
      <w:r w:rsidR="009B6BEC" w:rsidRPr="009B6BEC">
        <w:rPr>
          <w:rFonts w:asciiTheme="majorHAnsi" w:hAnsiTheme="majorHAnsi"/>
          <w:sz w:val="30"/>
          <w:szCs w:val="30"/>
          <w:rPrChange w:id="12" w:author="Rodrigo LeaL" w:date="2020-09-07T23:04:00Z">
            <w:rPr/>
          </w:rPrChange>
        </w:rPr>
        <w:t>Report for Unidade Curricular de Projecto e Seminário Licenciatura em Engenharia Informática e de Computadores</w:t>
      </w:r>
    </w:p>
    <w:p w14:paraId="1DC7427B" w14:textId="77777777" w:rsidR="00257874" w:rsidRDefault="00257874">
      <w:pPr>
        <w:rPr>
          <w:rFonts w:asciiTheme="majorHAnsi" w:hAnsiTheme="majorHAnsi"/>
          <w:sz w:val="30"/>
          <w:szCs w:val="30"/>
        </w:rPr>
      </w:pPr>
    </w:p>
    <w:p w14:paraId="004E39D6" w14:textId="77777777" w:rsidR="00257874" w:rsidRDefault="00257874">
      <w:pPr>
        <w:rPr>
          <w:rFonts w:asciiTheme="majorHAnsi" w:hAnsiTheme="majorHAnsi"/>
          <w:sz w:val="30"/>
          <w:szCs w:val="30"/>
        </w:rPr>
      </w:pPr>
    </w:p>
    <w:p w14:paraId="540D6F5A" w14:textId="77777777" w:rsidR="00257874" w:rsidRDefault="00257874">
      <w:pPr>
        <w:rPr>
          <w:rFonts w:asciiTheme="majorHAnsi" w:hAnsiTheme="majorHAnsi"/>
          <w:sz w:val="30"/>
          <w:szCs w:val="30"/>
        </w:rPr>
      </w:pPr>
    </w:p>
    <w:p w14:paraId="2275BAC5" w14:textId="77777777" w:rsidR="00257874" w:rsidRDefault="002D0913">
      <w:pPr>
        <w:jc w:val="center"/>
        <w:rPr>
          <w:rFonts w:asciiTheme="majorHAnsi" w:hAnsiTheme="majorHAnsi"/>
          <w:sz w:val="30"/>
          <w:szCs w:val="30"/>
          <w:lang w:val="en-US"/>
        </w:rPr>
      </w:pPr>
      <w:r>
        <w:rPr>
          <w:rFonts w:asciiTheme="majorHAnsi" w:hAnsiTheme="majorHAnsi"/>
          <w:sz w:val="30"/>
          <w:szCs w:val="30"/>
          <w:lang w:val="en-US"/>
        </w:rPr>
        <w:t>Advisors: Cátia Vaz, José Simão</w:t>
      </w:r>
    </w:p>
    <w:p w14:paraId="198AEF16" w14:textId="77777777" w:rsidR="00257874" w:rsidRDefault="00257874">
      <w:pPr>
        <w:spacing w:after="0" w:line="240" w:lineRule="auto"/>
        <w:rPr>
          <w:rFonts w:asciiTheme="majorHAnsi" w:hAnsiTheme="majorHAnsi" w:cs="Times New Roman"/>
          <w:sz w:val="52"/>
          <w:szCs w:val="52"/>
          <w:lang w:val="en-US"/>
        </w:rPr>
      </w:pPr>
    </w:p>
    <w:p w14:paraId="0202D877" w14:textId="056DD865" w:rsidR="00257874" w:rsidRDefault="00E0620E">
      <w:pPr>
        <w:spacing w:after="0" w:line="240" w:lineRule="auto"/>
        <w:jc w:val="center"/>
        <w:rPr>
          <w:rFonts w:asciiTheme="majorHAnsi" w:hAnsiTheme="majorHAnsi" w:cs="Times New Roman"/>
          <w:sz w:val="30"/>
          <w:szCs w:val="30"/>
          <w:lang w:val="en-US"/>
        </w:rPr>
        <w:sectPr w:rsidR="00257874">
          <w:footerReference w:type="default" r:id="rId12"/>
          <w:pgSz w:w="11906" w:h="16838"/>
          <w:pgMar w:top="1417" w:right="1701" w:bottom="1417" w:left="1701" w:header="0" w:footer="708" w:gutter="0"/>
          <w:pgNumType w:fmt="lowerRoman" w:start="1"/>
          <w:cols w:space="720"/>
          <w:formProt w:val="0"/>
          <w:titlePg/>
          <w:docGrid w:linePitch="360"/>
        </w:sectPr>
      </w:pPr>
      <w:r>
        <w:rPr>
          <w:rFonts w:asciiTheme="majorHAnsi" w:hAnsiTheme="majorHAnsi" w:cs="Times New Roman"/>
          <w:sz w:val="30"/>
          <w:szCs w:val="30"/>
          <w:lang w:val="en-US"/>
        </w:rPr>
        <w:t>2</w:t>
      </w:r>
      <w:r w:rsidR="00322247">
        <w:rPr>
          <w:rFonts w:asciiTheme="majorHAnsi" w:hAnsiTheme="majorHAnsi" w:cs="Times New Roman"/>
          <w:sz w:val="30"/>
          <w:szCs w:val="30"/>
          <w:lang w:val="en-US"/>
        </w:rPr>
        <w:t>6</w:t>
      </w:r>
      <w:r>
        <w:rPr>
          <w:rFonts w:asciiTheme="majorHAnsi" w:hAnsiTheme="majorHAnsi" w:cs="Times New Roman"/>
          <w:sz w:val="30"/>
          <w:szCs w:val="30"/>
          <w:lang w:val="en-US"/>
        </w:rPr>
        <w:t xml:space="preserve"> </w:t>
      </w:r>
      <w:r w:rsidR="002D0913">
        <w:rPr>
          <w:rFonts w:asciiTheme="majorHAnsi" w:hAnsiTheme="majorHAnsi" w:cs="Times New Roman"/>
          <w:sz w:val="30"/>
          <w:szCs w:val="30"/>
          <w:lang w:val="en-US"/>
        </w:rPr>
        <w:t xml:space="preserve">– </w:t>
      </w:r>
      <w:r>
        <w:rPr>
          <w:rFonts w:asciiTheme="majorHAnsi" w:hAnsiTheme="majorHAnsi" w:cs="Times New Roman"/>
          <w:sz w:val="30"/>
          <w:szCs w:val="30"/>
          <w:lang w:val="en-US"/>
        </w:rPr>
        <w:t xml:space="preserve">August </w:t>
      </w:r>
      <w:r w:rsidR="002D0913">
        <w:rPr>
          <w:rFonts w:asciiTheme="majorHAnsi" w:hAnsiTheme="majorHAnsi" w:cs="Times New Roman"/>
          <w:sz w:val="30"/>
          <w:szCs w:val="30"/>
          <w:lang w:val="en-US"/>
        </w:rPr>
        <w:t>– 2020</w:t>
      </w:r>
    </w:p>
    <w:p w14:paraId="42370CEB" w14:textId="77777777" w:rsidR="00257874" w:rsidRDefault="002D0913">
      <w:pPr>
        <w:spacing w:after="200"/>
        <w:jc w:val="left"/>
        <w:rPr>
          <w:rFonts w:asciiTheme="majorHAnsi" w:hAnsiTheme="majorHAnsi"/>
          <w:b/>
          <w:bCs/>
          <w:sz w:val="32"/>
          <w:szCs w:val="32"/>
          <w:lang w:val="en-US"/>
        </w:rPr>
      </w:pPr>
      <w:r w:rsidRPr="002D266C">
        <w:rPr>
          <w:lang w:val="en-US"/>
          <w:rPrChange w:id="13" w:author="André Oliveira" w:date="2020-09-11T17:49:00Z">
            <w:rPr/>
          </w:rPrChange>
        </w:rPr>
        <w:lastRenderedPageBreak/>
        <w:br w:type="page"/>
      </w:r>
    </w:p>
    <w:p w14:paraId="54F77C59" w14:textId="77777777" w:rsidR="00257874" w:rsidRDefault="002D0913">
      <w:pPr>
        <w:pStyle w:val="Ttulondice"/>
        <w:rPr>
          <w:lang w:val="en-US"/>
        </w:rPr>
      </w:pPr>
      <w:r>
        <w:rPr>
          <w:lang w:val="en-US"/>
        </w:rPr>
        <w:lastRenderedPageBreak/>
        <w:t>Index</w:t>
      </w:r>
    </w:p>
    <w:sdt>
      <w:sdtPr>
        <w:id w:val="1250547122"/>
        <w:docPartObj>
          <w:docPartGallery w:val="Table of Contents"/>
          <w:docPartUnique/>
        </w:docPartObj>
      </w:sdtPr>
      <w:sdtContent>
        <w:p w14:paraId="7B3B2F58" w14:textId="3CAD24C8" w:rsidR="00A14685" w:rsidRDefault="009B6BEC">
          <w:pPr>
            <w:pStyle w:val="ndice1"/>
            <w:tabs>
              <w:tab w:val="left" w:pos="480"/>
              <w:tab w:val="right" w:leader="dot" w:pos="8494"/>
            </w:tabs>
            <w:rPr>
              <w:ins w:id="14" w:author="André Oliveira" w:date="2020-09-11T21:13:00Z"/>
              <w:noProof/>
              <w:sz w:val="22"/>
              <w:szCs w:val="22"/>
              <w:lang w:eastAsia="pt-PT"/>
            </w:rPr>
          </w:pPr>
          <w:r>
            <w:fldChar w:fldCharType="begin"/>
          </w:r>
          <w:r w:rsidR="002D0913">
            <w:rPr>
              <w:rStyle w:val="IndexLink"/>
              <w:webHidden/>
              <w:lang w:val="en-US"/>
            </w:rPr>
            <w:instrText>TOC \z \o "1-3" \u \h</w:instrText>
          </w:r>
          <w:r>
            <w:rPr>
              <w:rStyle w:val="IndexLink"/>
              <w:lang w:val="en-US"/>
            </w:rPr>
            <w:fldChar w:fldCharType="separate"/>
          </w:r>
          <w:ins w:id="15" w:author="André Oliveira" w:date="2020-09-11T21:13:00Z">
            <w:r w:rsidR="00A14685" w:rsidRPr="0031585A">
              <w:rPr>
                <w:rStyle w:val="Hiperligao"/>
                <w:noProof/>
              </w:rPr>
              <w:fldChar w:fldCharType="begin"/>
            </w:r>
            <w:r w:rsidR="00A14685" w:rsidRPr="0031585A">
              <w:rPr>
                <w:rStyle w:val="Hiperligao"/>
                <w:noProof/>
              </w:rPr>
              <w:instrText xml:space="preserve"> </w:instrText>
            </w:r>
            <w:r w:rsidR="00A14685">
              <w:rPr>
                <w:noProof/>
              </w:rPr>
              <w:instrText>HYPERLINK \l "_Toc50751203"</w:instrText>
            </w:r>
            <w:r w:rsidR="00A14685" w:rsidRPr="0031585A">
              <w:rPr>
                <w:rStyle w:val="Hiperligao"/>
                <w:noProof/>
              </w:rPr>
              <w:instrText xml:space="preserve"> </w:instrText>
            </w:r>
            <w:r w:rsidR="00A14685" w:rsidRPr="0031585A">
              <w:rPr>
                <w:rStyle w:val="Hiperligao"/>
                <w:noProof/>
              </w:rPr>
            </w:r>
            <w:r w:rsidR="00A14685" w:rsidRPr="0031585A">
              <w:rPr>
                <w:rStyle w:val="Hiperligao"/>
                <w:noProof/>
              </w:rPr>
              <w:fldChar w:fldCharType="separate"/>
            </w:r>
            <w:r w:rsidR="00A14685" w:rsidRPr="0031585A">
              <w:rPr>
                <w:rStyle w:val="Hiperligao"/>
                <w:noProof/>
              </w:rPr>
              <w:t>1.</w:t>
            </w:r>
            <w:r w:rsidR="00A14685">
              <w:rPr>
                <w:noProof/>
                <w:sz w:val="22"/>
                <w:szCs w:val="22"/>
                <w:lang w:eastAsia="pt-PT"/>
              </w:rPr>
              <w:tab/>
            </w:r>
            <w:r w:rsidR="00A14685" w:rsidRPr="0031585A">
              <w:rPr>
                <w:rStyle w:val="Hiperligao"/>
                <w:noProof/>
              </w:rPr>
              <w:t>Introduction</w:t>
            </w:r>
            <w:r w:rsidR="00A14685">
              <w:rPr>
                <w:noProof/>
                <w:webHidden/>
              </w:rPr>
              <w:tab/>
            </w:r>
            <w:r w:rsidR="00A14685">
              <w:rPr>
                <w:noProof/>
                <w:webHidden/>
              </w:rPr>
              <w:fldChar w:fldCharType="begin"/>
            </w:r>
            <w:r w:rsidR="00A14685">
              <w:rPr>
                <w:noProof/>
                <w:webHidden/>
              </w:rPr>
              <w:instrText xml:space="preserve"> PAGEREF _Toc50751203 \h </w:instrText>
            </w:r>
            <w:r w:rsidR="00A14685">
              <w:rPr>
                <w:noProof/>
                <w:webHidden/>
              </w:rPr>
            </w:r>
          </w:ins>
          <w:r w:rsidR="00A14685">
            <w:rPr>
              <w:noProof/>
              <w:webHidden/>
            </w:rPr>
            <w:fldChar w:fldCharType="separate"/>
          </w:r>
          <w:ins w:id="16" w:author="André Oliveira" w:date="2020-09-11T21:13:00Z">
            <w:r w:rsidR="00A14685">
              <w:rPr>
                <w:noProof/>
                <w:webHidden/>
              </w:rPr>
              <w:t>9</w:t>
            </w:r>
            <w:r w:rsidR="00A14685">
              <w:rPr>
                <w:noProof/>
                <w:webHidden/>
              </w:rPr>
              <w:fldChar w:fldCharType="end"/>
            </w:r>
            <w:r w:rsidR="00A14685" w:rsidRPr="0031585A">
              <w:rPr>
                <w:rStyle w:val="Hiperligao"/>
                <w:noProof/>
              </w:rPr>
              <w:fldChar w:fldCharType="end"/>
            </w:r>
          </w:ins>
        </w:p>
        <w:p w14:paraId="28943264" w14:textId="080F89E9" w:rsidR="00A14685" w:rsidRDefault="00A14685">
          <w:pPr>
            <w:pStyle w:val="ndice2"/>
            <w:tabs>
              <w:tab w:val="right" w:leader="dot" w:pos="8494"/>
            </w:tabs>
            <w:rPr>
              <w:ins w:id="17" w:author="André Oliveira" w:date="2020-09-11T21:13:00Z"/>
              <w:noProof/>
              <w:sz w:val="22"/>
              <w:szCs w:val="22"/>
              <w:lang w:eastAsia="pt-PT"/>
            </w:rPr>
          </w:pPr>
          <w:ins w:id="18"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"_Toc50751204"</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1.1. Open Source</w:t>
            </w:r>
            <w:r>
              <w:rPr>
                <w:noProof/>
                <w:webHidden/>
              </w:rPr>
              <w:tab/>
            </w:r>
            <w:r>
              <w:rPr>
                <w:noProof/>
                <w:webHidden/>
              </w:rPr>
              <w:fldChar w:fldCharType="begin"/>
            </w:r>
            <w:r>
              <w:rPr>
                <w:noProof/>
                <w:webHidden/>
              </w:rPr>
              <w:instrText xml:space="preserve"> PAGEREF _Toc50751204 \h </w:instrText>
            </w:r>
            <w:r>
              <w:rPr>
                <w:noProof/>
                <w:webHidden/>
              </w:rPr>
            </w:r>
          </w:ins>
          <w:r>
            <w:rPr>
              <w:noProof/>
              <w:webHidden/>
            </w:rPr>
            <w:fldChar w:fldCharType="separate"/>
          </w:r>
          <w:ins w:id="19" w:author="André Oliveira" w:date="2020-09-11T21:13:00Z">
            <w:r>
              <w:rPr>
                <w:noProof/>
                <w:webHidden/>
              </w:rPr>
              <w:t>10</w:t>
            </w:r>
            <w:r>
              <w:rPr>
                <w:noProof/>
                <w:webHidden/>
              </w:rPr>
              <w:fldChar w:fldCharType="end"/>
            </w:r>
            <w:r w:rsidRPr="0031585A">
              <w:rPr>
                <w:rStyle w:val="Hiperligao"/>
                <w:noProof/>
              </w:rPr>
              <w:fldChar w:fldCharType="end"/>
            </w:r>
          </w:ins>
        </w:p>
        <w:p w14:paraId="585DDDB3" w14:textId="4F0673B0" w:rsidR="00A14685" w:rsidRDefault="00A14685">
          <w:pPr>
            <w:pStyle w:val="ndice2"/>
            <w:tabs>
              <w:tab w:val="right" w:leader="dot" w:pos="8494"/>
            </w:tabs>
            <w:rPr>
              <w:ins w:id="20" w:author="André Oliveira" w:date="2020-09-11T21:13:00Z"/>
              <w:noProof/>
              <w:sz w:val="22"/>
              <w:szCs w:val="22"/>
              <w:lang w:eastAsia="pt-PT"/>
            </w:rPr>
          </w:pPr>
          <w:ins w:id="21"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"_Toc50751205"</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1.2. Methodology</w:t>
            </w:r>
            <w:r>
              <w:rPr>
                <w:noProof/>
                <w:webHidden/>
              </w:rPr>
              <w:tab/>
            </w:r>
            <w:r>
              <w:rPr>
                <w:noProof/>
                <w:webHidden/>
              </w:rPr>
              <w:fldChar w:fldCharType="begin"/>
            </w:r>
            <w:r>
              <w:rPr>
                <w:noProof/>
                <w:webHidden/>
              </w:rPr>
              <w:instrText xml:space="preserve"> PAGEREF _Toc50751205 \h </w:instrText>
            </w:r>
            <w:r>
              <w:rPr>
                <w:noProof/>
                <w:webHidden/>
              </w:rPr>
            </w:r>
          </w:ins>
          <w:r>
            <w:rPr>
              <w:noProof/>
              <w:webHidden/>
            </w:rPr>
            <w:fldChar w:fldCharType="separate"/>
          </w:r>
          <w:ins w:id="22" w:author="André Oliveira" w:date="2020-09-11T21:13:00Z">
            <w:r>
              <w:rPr>
                <w:noProof/>
                <w:webHidden/>
              </w:rPr>
              <w:t>11</w:t>
            </w:r>
            <w:r>
              <w:rPr>
                <w:noProof/>
                <w:webHidden/>
              </w:rPr>
              <w:fldChar w:fldCharType="end"/>
            </w:r>
            <w:r w:rsidRPr="0031585A">
              <w:rPr>
                <w:rStyle w:val="Hiperligao"/>
                <w:noProof/>
              </w:rPr>
              <w:fldChar w:fldCharType="end"/>
            </w:r>
          </w:ins>
        </w:p>
        <w:p w14:paraId="240EFEC9" w14:textId="58144F6F" w:rsidR="00A14685" w:rsidRDefault="00A14685">
          <w:pPr>
            <w:pStyle w:val="ndice2"/>
            <w:tabs>
              <w:tab w:val="right" w:leader="dot" w:pos="8494"/>
            </w:tabs>
            <w:rPr>
              <w:ins w:id="23" w:author="André Oliveira" w:date="2020-09-11T21:13:00Z"/>
              <w:noProof/>
              <w:sz w:val="22"/>
              <w:szCs w:val="22"/>
              <w:lang w:eastAsia="pt-PT"/>
            </w:rPr>
          </w:pPr>
          <w:ins w:id="24"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"_Toc50751206"</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1.3. Outline</w:t>
            </w:r>
            <w:r>
              <w:rPr>
                <w:noProof/>
                <w:webHidden/>
              </w:rPr>
              <w:tab/>
            </w:r>
            <w:r>
              <w:rPr>
                <w:noProof/>
                <w:webHidden/>
              </w:rPr>
              <w:fldChar w:fldCharType="begin"/>
            </w:r>
            <w:r>
              <w:rPr>
                <w:noProof/>
                <w:webHidden/>
              </w:rPr>
              <w:instrText xml:space="preserve"> PAGEREF _Toc50751206 \h </w:instrText>
            </w:r>
            <w:r>
              <w:rPr>
                <w:noProof/>
                <w:webHidden/>
              </w:rPr>
            </w:r>
          </w:ins>
          <w:r>
            <w:rPr>
              <w:noProof/>
              <w:webHidden/>
            </w:rPr>
            <w:fldChar w:fldCharType="separate"/>
          </w:r>
          <w:ins w:id="25" w:author="André Oliveira" w:date="2020-09-11T21:13:00Z">
            <w:r>
              <w:rPr>
                <w:noProof/>
                <w:webHidden/>
              </w:rPr>
              <w:t>12</w:t>
            </w:r>
            <w:r>
              <w:rPr>
                <w:noProof/>
                <w:webHidden/>
              </w:rPr>
              <w:fldChar w:fldCharType="end"/>
            </w:r>
            <w:r w:rsidRPr="0031585A">
              <w:rPr>
                <w:rStyle w:val="Hiperligao"/>
                <w:noProof/>
              </w:rPr>
              <w:fldChar w:fldCharType="end"/>
            </w:r>
          </w:ins>
        </w:p>
        <w:p w14:paraId="6E5127EE" w14:textId="0CCA51CD" w:rsidR="00A14685" w:rsidRDefault="00A14685">
          <w:pPr>
            <w:pStyle w:val="ndice1"/>
            <w:tabs>
              <w:tab w:val="left" w:pos="480"/>
              <w:tab w:val="right" w:leader="dot" w:pos="8494"/>
            </w:tabs>
            <w:rPr>
              <w:ins w:id="26" w:author="André Oliveira" w:date="2020-09-11T21:13:00Z"/>
              <w:noProof/>
              <w:sz w:val="22"/>
              <w:szCs w:val="22"/>
              <w:lang w:eastAsia="pt-PT"/>
            </w:rPr>
          </w:pPr>
          <w:ins w:id="27"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"_Toc50751207"</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rPr>
              <w:t>2.</w:t>
            </w:r>
            <w:r>
              <w:rPr>
                <w:noProof/>
                <w:sz w:val="22"/>
                <w:szCs w:val="22"/>
                <w:lang w:eastAsia="pt-PT"/>
              </w:rPr>
              <w:tab/>
            </w:r>
            <w:r w:rsidRPr="0031585A">
              <w:rPr>
                <w:rStyle w:val="Hiperligao"/>
                <w:noProof/>
              </w:rPr>
              <w:t>Requirements</w:t>
            </w:r>
            <w:r>
              <w:rPr>
                <w:noProof/>
                <w:webHidden/>
              </w:rPr>
              <w:tab/>
            </w:r>
            <w:r>
              <w:rPr>
                <w:noProof/>
                <w:webHidden/>
              </w:rPr>
              <w:fldChar w:fldCharType="begin"/>
            </w:r>
            <w:r>
              <w:rPr>
                <w:noProof/>
                <w:webHidden/>
              </w:rPr>
              <w:instrText xml:space="preserve"> PAGEREF _Toc50751207 \h </w:instrText>
            </w:r>
            <w:r>
              <w:rPr>
                <w:noProof/>
                <w:webHidden/>
              </w:rPr>
            </w:r>
          </w:ins>
          <w:r>
            <w:rPr>
              <w:noProof/>
              <w:webHidden/>
            </w:rPr>
            <w:fldChar w:fldCharType="separate"/>
          </w:r>
          <w:ins w:id="28" w:author="André Oliveira" w:date="2020-09-11T21:13:00Z">
            <w:r>
              <w:rPr>
                <w:noProof/>
                <w:webHidden/>
              </w:rPr>
              <w:t>14</w:t>
            </w:r>
            <w:r>
              <w:rPr>
                <w:noProof/>
                <w:webHidden/>
              </w:rPr>
              <w:fldChar w:fldCharType="end"/>
            </w:r>
            <w:r w:rsidRPr="0031585A">
              <w:rPr>
                <w:rStyle w:val="Hiperligao"/>
                <w:noProof/>
              </w:rPr>
              <w:fldChar w:fldCharType="end"/>
            </w:r>
          </w:ins>
        </w:p>
        <w:p w14:paraId="3A75B72B" w14:textId="6CECF475" w:rsidR="00A14685" w:rsidRDefault="00A14685">
          <w:pPr>
            <w:pStyle w:val="ndice2"/>
            <w:tabs>
              <w:tab w:val="right" w:leader="dot" w:pos="8494"/>
            </w:tabs>
            <w:rPr>
              <w:ins w:id="29" w:author="André Oliveira" w:date="2020-09-11T21:13:00Z"/>
              <w:noProof/>
              <w:sz w:val="22"/>
              <w:szCs w:val="22"/>
              <w:lang w:eastAsia="pt-PT"/>
            </w:rPr>
          </w:pPr>
          <w:ins w:id="30"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"_Toc50751208"</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rFonts w:asciiTheme="majorHAnsi" w:eastAsiaTheme="majorEastAsia" w:hAnsiTheme="majorHAnsi" w:cstheme="majorBidi"/>
                <w:noProof/>
                <w:lang w:val="en-US"/>
              </w:rPr>
              <w:t>2.1. Functional Requirements</w:t>
            </w:r>
            <w:r>
              <w:rPr>
                <w:noProof/>
                <w:webHidden/>
              </w:rPr>
              <w:tab/>
            </w:r>
            <w:r>
              <w:rPr>
                <w:noProof/>
                <w:webHidden/>
              </w:rPr>
              <w:fldChar w:fldCharType="begin"/>
            </w:r>
            <w:r>
              <w:rPr>
                <w:noProof/>
                <w:webHidden/>
              </w:rPr>
              <w:instrText xml:space="preserve"> PAGEREF _Toc50751208 \h </w:instrText>
            </w:r>
            <w:r>
              <w:rPr>
                <w:noProof/>
                <w:webHidden/>
              </w:rPr>
            </w:r>
          </w:ins>
          <w:r>
            <w:rPr>
              <w:noProof/>
              <w:webHidden/>
            </w:rPr>
            <w:fldChar w:fldCharType="separate"/>
          </w:r>
          <w:ins w:id="31" w:author="André Oliveira" w:date="2020-09-11T21:13:00Z">
            <w:r>
              <w:rPr>
                <w:noProof/>
                <w:webHidden/>
              </w:rPr>
              <w:t>14</w:t>
            </w:r>
            <w:r>
              <w:rPr>
                <w:noProof/>
                <w:webHidden/>
              </w:rPr>
              <w:fldChar w:fldCharType="end"/>
            </w:r>
            <w:r w:rsidRPr="0031585A">
              <w:rPr>
                <w:rStyle w:val="Hiperligao"/>
                <w:noProof/>
              </w:rPr>
              <w:fldChar w:fldCharType="end"/>
            </w:r>
          </w:ins>
        </w:p>
        <w:p w14:paraId="5100C111" w14:textId="14F80572" w:rsidR="00A14685" w:rsidRDefault="00A14685">
          <w:pPr>
            <w:pStyle w:val="ndice2"/>
            <w:tabs>
              <w:tab w:val="right" w:leader="dot" w:pos="8494"/>
            </w:tabs>
            <w:rPr>
              <w:ins w:id="32" w:author="André Oliveira" w:date="2020-09-11T21:13:00Z"/>
              <w:noProof/>
              <w:sz w:val="22"/>
              <w:szCs w:val="22"/>
              <w:lang w:eastAsia="pt-PT"/>
            </w:rPr>
          </w:pPr>
          <w:ins w:id="33"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"_Toc50751209"</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rFonts w:asciiTheme="majorHAnsi" w:eastAsiaTheme="majorEastAsia" w:hAnsiTheme="majorHAnsi" w:cstheme="majorBidi"/>
                <w:noProof/>
                <w:lang w:val="en-US"/>
              </w:rPr>
              <w:t>2.3. User Journeys</w:t>
            </w:r>
            <w:r>
              <w:rPr>
                <w:noProof/>
                <w:webHidden/>
              </w:rPr>
              <w:tab/>
            </w:r>
            <w:r>
              <w:rPr>
                <w:noProof/>
                <w:webHidden/>
              </w:rPr>
              <w:fldChar w:fldCharType="begin"/>
            </w:r>
            <w:r>
              <w:rPr>
                <w:noProof/>
                <w:webHidden/>
              </w:rPr>
              <w:instrText xml:space="preserve"> PAGEREF _Toc50751209 \h </w:instrText>
            </w:r>
            <w:r>
              <w:rPr>
                <w:noProof/>
                <w:webHidden/>
              </w:rPr>
            </w:r>
          </w:ins>
          <w:r>
            <w:rPr>
              <w:noProof/>
              <w:webHidden/>
            </w:rPr>
            <w:fldChar w:fldCharType="separate"/>
          </w:r>
          <w:ins w:id="34" w:author="André Oliveira" w:date="2020-09-11T21:13:00Z">
            <w:r>
              <w:rPr>
                <w:noProof/>
                <w:webHidden/>
              </w:rPr>
              <w:t>15</w:t>
            </w:r>
            <w:r>
              <w:rPr>
                <w:noProof/>
                <w:webHidden/>
              </w:rPr>
              <w:fldChar w:fldCharType="end"/>
            </w:r>
            <w:r w:rsidRPr="0031585A">
              <w:rPr>
                <w:rStyle w:val="Hiperligao"/>
                <w:noProof/>
              </w:rPr>
              <w:fldChar w:fldCharType="end"/>
            </w:r>
          </w:ins>
        </w:p>
        <w:p w14:paraId="24FB77DA" w14:textId="79A096A4" w:rsidR="00A14685" w:rsidRDefault="00A14685">
          <w:pPr>
            <w:pStyle w:val="ndice3"/>
            <w:tabs>
              <w:tab w:val="right" w:leader="dot" w:pos="8494"/>
            </w:tabs>
            <w:rPr>
              <w:ins w:id="35" w:author="André Oliveira" w:date="2020-09-11T21:13:00Z"/>
              <w:noProof/>
              <w:sz w:val="22"/>
              <w:szCs w:val="22"/>
              <w:lang w:eastAsia="pt-PT"/>
            </w:rPr>
          </w:pPr>
          <w:ins w:id="36"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"_Toc50751210"</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2.3.1. Registration</w:t>
            </w:r>
            <w:r>
              <w:rPr>
                <w:noProof/>
                <w:webHidden/>
              </w:rPr>
              <w:tab/>
            </w:r>
            <w:r>
              <w:rPr>
                <w:noProof/>
                <w:webHidden/>
              </w:rPr>
              <w:fldChar w:fldCharType="begin"/>
            </w:r>
            <w:r>
              <w:rPr>
                <w:noProof/>
                <w:webHidden/>
              </w:rPr>
              <w:instrText xml:space="preserve"> PAGEREF _Toc50751210 \h </w:instrText>
            </w:r>
            <w:r>
              <w:rPr>
                <w:noProof/>
                <w:webHidden/>
              </w:rPr>
            </w:r>
          </w:ins>
          <w:r>
            <w:rPr>
              <w:noProof/>
              <w:webHidden/>
            </w:rPr>
            <w:fldChar w:fldCharType="separate"/>
          </w:r>
          <w:ins w:id="37" w:author="André Oliveira" w:date="2020-09-11T21:13:00Z">
            <w:r>
              <w:rPr>
                <w:noProof/>
                <w:webHidden/>
              </w:rPr>
              <w:t>16</w:t>
            </w:r>
            <w:r>
              <w:rPr>
                <w:noProof/>
                <w:webHidden/>
              </w:rPr>
              <w:fldChar w:fldCharType="end"/>
            </w:r>
            <w:r w:rsidRPr="0031585A">
              <w:rPr>
                <w:rStyle w:val="Hiperligao"/>
                <w:noProof/>
              </w:rPr>
              <w:fldChar w:fldCharType="end"/>
            </w:r>
          </w:ins>
        </w:p>
        <w:p w14:paraId="5E31B565" w14:textId="1EA94443" w:rsidR="00A14685" w:rsidRDefault="00A14685">
          <w:pPr>
            <w:pStyle w:val="ndice3"/>
            <w:tabs>
              <w:tab w:val="right" w:leader="dot" w:pos="8494"/>
            </w:tabs>
            <w:rPr>
              <w:ins w:id="38" w:author="André Oliveira" w:date="2020-09-11T21:13:00Z"/>
              <w:noProof/>
              <w:sz w:val="22"/>
              <w:szCs w:val="22"/>
              <w:lang w:eastAsia="pt-PT"/>
            </w:rPr>
          </w:pPr>
          <w:ins w:id="39"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"_Toc50751211"</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2.3.2. Solving a Challenge</w:t>
            </w:r>
            <w:r>
              <w:rPr>
                <w:noProof/>
                <w:webHidden/>
              </w:rPr>
              <w:tab/>
            </w:r>
            <w:r>
              <w:rPr>
                <w:noProof/>
                <w:webHidden/>
              </w:rPr>
              <w:fldChar w:fldCharType="begin"/>
            </w:r>
            <w:r>
              <w:rPr>
                <w:noProof/>
                <w:webHidden/>
              </w:rPr>
              <w:instrText xml:space="preserve"> PAGEREF _Toc50751211 \h </w:instrText>
            </w:r>
            <w:r>
              <w:rPr>
                <w:noProof/>
                <w:webHidden/>
              </w:rPr>
            </w:r>
          </w:ins>
          <w:r>
            <w:rPr>
              <w:noProof/>
              <w:webHidden/>
            </w:rPr>
            <w:fldChar w:fldCharType="separate"/>
          </w:r>
          <w:ins w:id="40" w:author="André Oliveira" w:date="2020-09-11T21:13:00Z">
            <w:r>
              <w:rPr>
                <w:noProof/>
                <w:webHidden/>
              </w:rPr>
              <w:t>17</w:t>
            </w:r>
            <w:r>
              <w:rPr>
                <w:noProof/>
                <w:webHidden/>
              </w:rPr>
              <w:fldChar w:fldCharType="end"/>
            </w:r>
            <w:r w:rsidRPr="0031585A">
              <w:rPr>
                <w:rStyle w:val="Hiperligao"/>
                <w:noProof/>
              </w:rPr>
              <w:fldChar w:fldCharType="end"/>
            </w:r>
          </w:ins>
        </w:p>
        <w:p w14:paraId="3408BD4F" w14:textId="32AFC3BC" w:rsidR="00A14685" w:rsidRDefault="00A14685">
          <w:pPr>
            <w:pStyle w:val="ndice3"/>
            <w:tabs>
              <w:tab w:val="right" w:leader="dot" w:pos="8494"/>
            </w:tabs>
            <w:rPr>
              <w:ins w:id="41" w:author="André Oliveira" w:date="2020-09-11T21:13:00Z"/>
              <w:noProof/>
              <w:sz w:val="22"/>
              <w:szCs w:val="22"/>
              <w:lang w:eastAsia="pt-PT"/>
            </w:rPr>
          </w:pPr>
          <w:ins w:id="42"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"_Toc50751212"</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2.3.3. Create a Challenge</w:t>
            </w:r>
            <w:r>
              <w:rPr>
                <w:noProof/>
                <w:webHidden/>
              </w:rPr>
              <w:tab/>
            </w:r>
            <w:r>
              <w:rPr>
                <w:noProof/>
                <w:webHidden/>
              </w:rPr>
              <w:fldChar w:fldCharType="begin"/>
            </w:r>
            <w:r>
              <w:rPr>
                <w:noProof/>
                <w:webHidden/>
              </w:rPr>
              <w:instrText xml:space="preserve"> PAGEREF _Toc50751212 \h </w:instrText>
            </w:r>
            <w:r>
              <w:rPr>
                <w:noProof/>
                <w:webHidden/>
              </w:rPr>
            </w:r>
          </w:ins>
          <w:r>
            <w:rPr>
              <w:noProof/>
              <w:webHidden/>
            </w:rPr>
            <w:fldChar w:fldCharType="separate"/>
          </w:r>
          <w:ins w:id="43" w:author="André Oliveira" w:date="2020-09-11T21:13:00Z">
            <w:r>
              <w:rPr>
                <w:noProof/>
                <w:webHidden/>
              </w:rPr>
              <w:t>18</w:t>
            </w:r>
            <w:r>
              <w:rPr>
                <w:noProof/>
                <w:webHidden/>
              </w:rPr>
              <w:fldChar w:fldCharType="end"/>
            </w:r>
            <w:r w:rsidRPr="0031585A">
              <w:rPr>
                <w:rStyle w:val="Hiperligao"/>
                <w:noProof/>
              </w:rPr>
              <w:fldChar w:fldCharType="end"/>
            </w:r>
          </w:ins>
        </w:p>
        <w:p w14:paraId="4E533C77" w14:textId="22DC9845" w:rsidR="00A14685" w:rsidRDefault="00A14685">
          <w:pPr>
            <w:pStyle w:val="ndice3"/>
            <w:tabs>
              <w:tab w:val="right" w:leader="dot" w:pos="8494"/>
            </w:tabs>
            <w:rPr>
              <w:ins w:id="44" w:author="André Oliveira" w:date="2020-09-11T21:13:00Z"/>
              <w:noProof/>
              <w:sz w:val="22"/>
              <w:szCs w:val="22"/>
              <w:lang w:eastAsia="pt-PT"/>
            </w:rPr>
          </w:pPr>
          <w:ins w:id="45"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"_Toc50751213"</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2.3.4. Create a Questionnaire</w:t>
            </w:r>
            <w:r>
              <w:rPr>
                <w:noProof/>
                <w:webHidden/>
              </w:rPr>
              <w:tab/>
            </w:r>
            <w:r>
              <w:rPr>
                <w:noProof/>
                <w:webHidden/>
              </w:rPr>
              <w:fldChar w:fldCharType="begin"/>
            </w:r>
            <w:r>
              <w:rPr>
                <w:noProof/>
                <w:webHidden/>
              </w:rPr>
              <w:instrText xml:space="preserve"> PAGEREF _Toc50751213 \h </w:instrText>
            </w:r>
            <w:r>
              <w:rPr>
                <w:noProof/>
                <w:webHidden/>
              </w:rPr>
            </w:r>
          </w:ins>
          <w:r>
            <w:rPr>
              <w:noProof/>
              <w:webHidden/>
            </w:rPr>
            <w:fldChar w:fldCharType="separate"/>
          </w:r>
          <w:ins w:id="46" w:author="André Oliveira" w:date="2020-09-11T21:13:00Z">
            <w:r>
              <w:rPr>
                <w:noProof/>
                <w:webHidden/>
              </w:rPr>
              <w:t>19</w:t>
            </w:r>
            <w:r>
              <w:rPr>
                <w:noProof/>
                <w:webHidden/>
              </w:rPr>
              <w:fldChar w:fldCharType="end"/>
            </w:r>
            <w:r w:rsidRPr="0031585A">
              <w:rPr>
                <w:rStyle w:val="Hiperligao"/>
                <w:noProof/>
              </w:rPr>
              <w:fldChar w:fldCharType="end"/>
            </w:r>
          </w:ins>
        </w:p>
        <w:p w14:paraId="6A4386FB" w14:textId="21DB2EB4" w:rsidR="00A14685" w:rsidRDefault="00A14685">
          <w:pPr>
            <w:pStyle w:val="ndice3"/>
            <w:tabs>
              <w:tab w:val="right" w:leader="dot" w:pos="8494"/>
            </w:tabs>
            <w:rPr>
              <w:ins w:id="47" w:author="André Oliveira" w:date="2020-09-11T21:13:00Z"/>
              <w:noProof/>
              <w:sz w:val="22"/>
              <w:szCs w:val="22"/>
              <w:lang w:eastAsia="pt-PT"/>
            </w:rPr>
          </w:pPr>
          <w:ins w:id="48"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"_Toc50751214"</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rPr>
              <w:t>2.3.5. Run code (nao precisa de log in)</w:t>
            </w:r>
            <w:r>
              <w:rPr>
                <w:noProof/>
                <w:webHidden/>
              </w:rPr>
              <w:tab/>
            </w:r>
            <w:r>
              <w:rPr>
                <w:noProof/>
                <w:webHidden/>
              </w:rPr>
              <w:fldChar w:fldCharType="begin"/>
            </w:r>
            <w:r>
              <w:rPr>
                <w:noProof/>
                <w:webHidden/>
              </w:rPr>
              <w:instrText xml:space="preserve"> PAGEREF _Toc50751214 \h </w:instrText>
            </w:r>
            <w:r>
              <w:rPr>
                <w:noProof/>
                <w:webHidden/>
              </w:rPr>
            </w:r>
          </w:ins>
          <w:r>
            <w:rPr>
              <w:noProof/>
              <w:webHidden/>
            </w:rPr>
            <w:fldChar w:fldCharType="separate"/>
          </w:r>
          <w:ins w:id="49" w:author="André Oliveira" w:date="2020-09-11T21:13:00Z">
            <w:r>
              <w:rPr>
                <w:noProof/>
                <w:webHidden/>
              </w:rPr>
              <w:t>20</w:t>
            </w:r>
            <w:r>
              <w:rPr>
                <w:noProof/>
                <w:webHidden/>
              </w:rPr>
              <w:fldChar w:fldCharType="end"/>
            </w:r>
            <w:r w:rsidRPr="0031585A">
              <w:rPr>
                <w:rStyle w:val="Hiperligao"/>
                <w:noProof/>
              </w:rPr>
              <w:fldChar w:fldCharType="end"/>
            </w:r>
          </w:ins>
        </w:p>
        <w:p w14:paraId="3B9E3EA6" w14:textId="1E034DA8" w:rsidR="00A14685" w:rsidRDefault="00A14685">
          <w:pPr>
            <w:pStyle w:val="ndice3"/>
            <w:tabs>
              <w:tab w:val="right" w:leader="dot" w:pos="8494"/>
            </w:tabs>
            <w:rPr>
              <w:ins w:id="50" w:author="André Oliveira" w:date="2020-09-11T21:13:00Z"/>
              <w:noProof/>
              <w:sz w:val="22"/>
              <w:szCs w:val="22"/>
              <w:lang w:eastAsia="pt-PT"/>
            </w:rPr>
          </w:pPr>
          <w:ins w:id="51"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"_Toc50751215"</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2.3.6. Answer a Questionnaire</w:t>
            </w:r>
            <w:r>
              <w:rPr>
                <w:noProof/>
                <w:webHidden/>
              </w:rPr>
              <w:tab/>
            </w:r>
            <w:r>
              <w:rPr>
                <w:noProof/>
                <w:webHidden/>
              </w:rPr>
              <w:fldChar w:fldCharType="begin"/>
            </w:r>
            <w:r>
              <w:rPr>
                <w:noProof/>
                <w:webHidden/>
              </w:rPr>
              <w:instrText xml:space="preserve"> PAGEREF _Toc50751215 \h </w:instrText>
            </w:r>
            <w:r>
              <w:rPr>
                <w:noProof/>
                <w:webHidden/>
              </w:rPr>
            </w:r>
          </w:ins>
          <w:r>
            <w:rPr>
              <w:noProof/>
              <w:webHidden/>
            </w:rPr>
            <w:fldChar w:fldCharType="separate"/>
          </w:r>
          <w:ins w:id="52" w:author="André Oliveira" w:date="2020-09-11T21:13:00Z">
            <w:r>
              <w:rPr>
                <w:noProof/>
                <w:webHidden/>
              </w:rPr>
              <w:t>21</w:t>
            </w:r>
            <w:r>
              <w:rPr>
                <w:noProof/>
                <w:webHidden/>
              </w:rPr>
              <w:fldChar w:fldCharType="end"/>
            </w:r>
            <w:r w:rsidRPr="0031585A">
              <w:rPr>
                <w:rStyle w:val="Hiperligao"/>
                <w:noProof/>
              </w:rPr>
              <w:fldChar w:fldCharType="end"/>
            </w:r>
          </w:ins>
        </w:p>
        <w:p w14:paraId="40D63C9F" w14:textId="01F7F817" w:rsidR="00A14685" w:rsidRDefault="00A14685">
          <w:pPr>
            <w:pStyle w:val="ndice1"/>
            <w:tabs>
              <w:tab w:val="left" w:pos="480"/>
              <w:tab w:val="right" w:leader="dot" w:pos="8494"/>
            </w:tabs>
            <w:rPr>
              <w:ins w:id="53" w:author="André Oliveira" w:date="2020-09-11T21:13:00Z"/>
              <w:noProof/>
              <w:sz w:val="22"/>
              <w:szCs w:val="22"/>
              <w:lang w:eastAsia="pt-PT"/>
            </w:rPr>
          </w:pPr>
          <w:ins w:id="54"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"_Toc50751216"</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rPr>
              <w:t>3.</w:t>
            </w:r>
            <w:r>
              <w:rPr>
                <w:noProof/>
                <w:sz w:val="22"/>
                <w:szCs w:val="22"/>
                <w:lang w:eastAsia="pt-PT"/>
              </w:rPr>
              <w:tab/>
            </w:r>
            <w:r w:rsidRPr="0031585A">
              <w:rPr>
                <w:rStyle w:val="Hiperligao"/>
                <w:noProof/>
              </w:rPr>
              <w:t>Related work</w:t>
            </w:r>
            <w:r>
              <w:rPr>
                <w:noProof/>
                <w:webHidden/>
              </w:rPr>
              <w:tab/>
            </w:r>
            <w:r>
              <w:rPr>
                <w:noProof/>
                <w:webHidden/>
              </w:rPr>
              <w:fldChar w:fldCharType="begin"/>
            </w:r>
            <w:r>
              <w:rPr>
                <w:noProof/>
                <w:webHidden/>
              </w:rPr>
              <w:instrText xml:space="preserve"> PAGEREF _Toc50751216 \h </w:instrText>
            </w:r>
            <w:r>
              <w:rPr>
                <w:noProof/>
                <w:webHidden/>
              </w:rPr>
            </w:r>
          </w:ins>
          <w:r>
            <w:rPr>
              <w:noProof/>
              <w:webHidden/>
            </w:rPr>
            <w:fldChar w:fldCharType="separate"/>
          </w:r>
          <w:ins w:id="55" w:author="André Oliveira" w:date="2020-09-11T21:13:00Z">
            <w:r>
              <w:rPr>
                <w:noProof/>
                <w:webHidden/>
              </w:rPr>
              <w:t>22</w:t>
            </w:r>
            <w:r>
              <w:rPr>
                <w:noProof/>
                <w:webHidden/>
              </w:rPr>
              <w:fldChar w:fldCharType="end"/>
            </w:r>
            <w:r w:rsidRPr="0031585A">
              <w:rPr>
                <w:rStyle w:val="Hiperligao"/>
                <w:noProof/>
              </w:rPr>
              <w:fldChar w:fldCharType="end"/>
            </w:r>
          </w:ins>
        </w:p>
        <w:p w14:paraId="75E08330" w14:textId="3276EFF3" w:rsidR="00A14685" w:rsidRDefault="00A14685">
          <w:pPr>
            <w:pStyle w:val="ndice2"/>
            <w:tabs>
              <w:tab w:val="left" w:pos="880"/>
              <w:tab w:val="right" w:leader="dot" w:pos="8494"/>
            </w:tabs>
            <w:rPr>
              <w:ins w:id="56" w:author="André Oliveira" w:date="2020-09-11T21:13:00Z"/>
              <w:noProof/>
              <w:sz w:val="22"/>
              <w:szCs w:val="22"/>
              <w:lang w:eastAsia="pt-PT"/>
            </w:rPr>
          </w:pPr>
          <w:ins w:id="57"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"_Toc50751217"</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1.1.</w:t>
            </w:r>
            <w:r>
              <w:rPr>
                <w:noProof/>
                <w:sz w:val="22"/>
                <w:szCs w:val="22"/>
                <w:lang w:eastAsia="pt-PT"/>
              </w:rPr>
              <w:tab/>
            </w:r>
            <w:r w:rsidRPr="0031585A">
              <w:rPr>
                <w:rStyle w:val="Hiperligao"/>
                <w:noProof/>
                <w:lang w:val="en-US"/>
              </w:rPr>
              <w:t>AlgoExpert</w:t>
            </w:r>
            <w:r>
              <w:rPr>
                <w:noProof/>
                <w:webHidden/>
              </w:rPr>
              <w:tab/>
            </w:r>
            <w:r>
              <w:rPr>
                <w:noProof/>
                <w:webHidden/>
              </w:rPr>
              <w:fldChar w:fldCharType="begin"/>
            </w:r>
            <w:r>
              <w:rPr>
                <w:noProof/>
                <w:webHidden/>
              </w:rPr>
              <w:instrText xml:space="preserve"> PAGEREF _Toc50751217 \h </w:instrText>
            </w:r>
            <w:r>
              <w:rPr>
                <w:noProof/>
                <w:webHidden/>
              </w:rPr>
            </w:r>
          </w:ins>
          <w:r>
            <w:rPr>
              <w:noProof/>
              <w:webHidden/>
            </w:rPr>
            <w:fldChar w:fldCharType="separate"/>
          </w:r>
          <w:ins w:id="58" w:author="André Oliveira" w:date="2020-09-11T21:13:00Z">
            <w:r>
              <w:rPr>
                <w:noProof/>
                <w:webHidden/>
              </w:rPr>
              <w:t>22</w:t>
            </w:r>
            <w:r>
              <w:rPr>
                <w:noProof/>
                <w:webHidden/>
              </w:rPr>
              <w:fldChar w:fldCharType="end"/>
            </w:r>
            <w:r w:rsidRPr="0031585A">
              <w:rPr>
                <w:rStyle w:val="Hiperligao"/>
                <w:noProof/>
              </w:rPr>
              <w:fldChar w:fldCharType="end"/>
            </w:r>
          </w:ins>
        </w:p>
        <w:p w14:paraId="4115CA10" w14:textId="690C1653" w:rsidR="00A14685" w:rsidRDefault="00A14685">
          <w:pPr>
            <w:pStyle w:val="ndice2"/>
            <w:tabs>
              <w:tab w:val="left" w:pos="880"/>
              <w:tab w:val="right" w:leader="dot" w:pos="8494"/>
            </w:tabs>
            <w:rPr>
              <w:ins w:id="59" w:author="André Oliveira" w:date="2020-09-11T21:13:00Z"/>
              <w:noProof/>
              <w:sz w:val="22"/>
              <w:szCs w:val="22"/>
              <w:lang w:eastAsia="pt-PT"/>
            </w:rPr>
          </w:pPr>
          <w:ins w:id="60"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"_Toc50751218"</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1.2.</w:t>
            </w:r>
            <w:r>
              <w:rPr>
                <w:noProof/>
                <w:sz w:val="22"/>
                <w:szCs w:val="22"/>
                <w:lang w:eastAsia="pt-PT"/>
              </w:rPr>
              <w:tab/>
            </w:r>
            <w:r w:rsidRPr="0031585A">
              <w:rPr>
                <w:rStyle w:val="Hiperligao"/>
                <w:noProof/>
                <w:lang w:val="en-US"/>
              </w:rPr>
              <w:t>HackerRank</w:t>
            </w:r>
            <w:r>
              <w:rPr>
                <w:noProof/>
                <w:webHidden/>
              </w:rPr>
              <w:tab/>
            </w:r>
            <w:r>
              <w:rPr>
                <w:noProof/>
                <w:webHidden/>
              </w:rPr>
              <w:fldChar w:fldCharType="begin"/>
            </w:r>
            <w:r>
              <w:rPr>
                <w:noProof/>
                <w:webHidden/>
              </w:rPr>
              <w:instrText xml:space="preserve"> PAGEREF _Toc50751218 \h </w:instrText>
            </w:r>
            <w:r>
              <w:rPr>
                <w:noProof/>
                <w:webHidden/>
              </w:rPr>
            </w:r>
          </w:ins>
          <w:r>
            <w:rPr>
              <w:noProof/>
              <w:webHidden/>
            </w:rPr>
            <w:fldChar w:fldCharType="separate"/>
          </w:r>
          <w:ins w:id="61" w:author="André Oliveira" w:date="2020-09-11T21:13:00Z">
            <w:r>
              <w:rPr>
                <w:noProof/>
                <w:webHidden/>
              </w:rPr>
              <w:t>22</w:t>
            </w:r>
            <w:r>
              <w:rPr>
                <w:noProof/>
                <w:webHidden/>
              </w:rPr>
              <w:fldChar w:fldCharType="end"/>
            </w:r>
            <w:r w:rsidRPr="0031585A">
              <w:rPr>
                <w:rStyle w:val="Hiperligao"/>
                <w:noProof/>
              </w:rPr>
              <w:fldChar w:fldCharType="end"/>
            </w:r>
          </w:ins>
        </w:p>
        <w:p w14:paraId="7BF5AAF0" w14:textId="6B74A10B" w:rsidR="00A14685" w:rsidRDefault="00A14685">
          <w:pPr>
            <w:pStyle w:val="ndice2"/>
            <w:tabs>
              <w:tab w:val="left" w:pos="880"/>
              <w:tab w:val="right" w:leader="dot" w:pos="8494"/>
            </w:tabs>
            <w:rPr>
              <w:ins w:id="62" w:author="André Oliveira" w:date="2020-09-11T21:13:00Z"/>
              <w:noProof/>
              <w:sz w:val="22"/>
              <w:szCs w:val="22"/>
              <w:lang w:eastAsia="pt-PT"/>
            </w:rPr>
          </w:pPr>
          <w:ins w:id="63"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"_Toc50751219"</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1.3.</w:t>
            </w:r>
            <w:r>
              <w:rPr>
                <w:noProof/>
                <w:sz w:val="22"/>
                <w:szCs w:val="22"/>
                <w:lang w:eastAsia="pt-PT"/>
              </w:rPr>
              <w:tab/>
            </w:r>
            <w:r w:rsidRPr="0031585A">
              <w:rPr>
                <w:rStyle w:val="Hiperligao"/>
                <w:noProof/>
                <w:lang w:val="en-US"/>
              </w:rPr>
              <w:t>LeetCode</w:t>
            </w:r>
            <w:r>
              <w:rPr>
                <w:noProof/>
                <w:webHidden/>
              </w:rPr>
              <w:tab/>
            </w:r>
            <w:r>
              <w:rPr>
                <w:noProof/>
                <w:webHidden/>
              </w:rPr>
              <w:fldChar w:fldCharType="begin"/>
            </w:r>
            <w:r>
              <w:rPr>
                <w:noProof/>
                <w:webHidden/>
              </w:rPr>
              <w:instrText xml:space="preserve"> PAGEREF _Toc50751219 \h </w:instrText>
            </w:r>
            <w:r>
              <w:rPr>
                <w:noProof/>
                <w:webHidden/>
              </w:rPr>
            </w:r>
          </w:ins>
          <w:r>
            <w:rPr>
              <w:noProof/>
              <w:webHidden/>
            </w:rPr>
            <w:fldChar w:fldCharType="separate"/>
          </w:r>
          <w:ins w:id="64" w:author="André Oliveira" w:date="2020-09-11T21:13:00Z">
            <w:r>
              <w:rPr>
                <w:noProof/>
                <w:webHidden/>
              </w:rPr>
              <w:t>22</w:t>
            </w:r>
            <w:r>
              <w:rPr>
                <w:noProof/>
                <w:webHidden/>
              </w:rPr>
              <w:fldChar w:fldCharType="end"/>
            </w:r>
            <w:r w:rsidRPr="0031585A">
              <w:rPr>
                <w:rStyle w:val="Hiperligao"/>
                <w:noProof/>
              </w:rPr>
              <w:fldChar w:fldCharType="end"/>
            </w:r>
          </w:ins>
        </w:p>
        <w:p w14:paraId="1AABC54E" w14:textId="172808A2" w:rsidR="00A14685" w:rsidRDefault="00A14685">
          <w:pPr>
            <w:pStyle w:val="ndice2"/>
            <w:tabs>
              <w:tab w:val="left" w:pos="880"/>
              <w:tab w:val="right" w:leader="dot" w:pos="8494"/>
            </w:tabs>
            <w:rPr>
              <w:ins w:id="65" w:author="André Oliveira" w:date="2020-09-11T21:13:00Z"/>
              <w:noProof/>
              <w:sz w:val="22"/>
              <w:szCs w:val="22"/>
              <w:lang w:eastAsia="pt-PT"/>
            </w:rPr>
          </w:pPr>
          <w:ins w:id="66"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"_Toc50751220"</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1.4.</w:t>
            </w:r>
            <w:r>
              <w:rPr>
                <w:noProof/>
                <w:sz w:val="22"/>
                <w:szCs w:val="22"/>
                <w:lang w:eastAsia="pt-PT"/>
              </w:rPr>
              <w:tab/>
            </w:r>
            <w:r w:rsidRPr="0031585A">
              <w:rPr>
                <w:rStyle w:val="Hiperligao"/>
                <w:noProof/>
                <w:lang w:val="en-US"/>
              </w:rPr>
              <w:t>Codewars</w:t>
            </w:r>
            <w:r>
              <w:rPr>
                <w:noProof/>
                <w:webHidden/>
              </w:rPr>
              <w:tab/>
            </w:r>
            <w:r>
              <w:rPr>
                <w:noProof/>
                <w:webHidden/>
              </w:rPr>
              <w:fldChar w:fldCharType="begin"/>
            </w:r>
            <w:r>
              <w:rPr>
                <w:noProof/>
                <w:webHidden/>
              </w:rPr>
              <w:instrText xml:space="preserve"> PAGEREF _Toc50751220 \h </w:instrText>
            </w:r>
            <w:r>
              <w:rPr>
                <w:noProof/>
                <w:webHidden/>
              </w:rPr>
            </w:r>
          </w:ins>
          <w:r>
            <w:rPr>
              <w:noProof/>
              <w:webHidden/>
            </w:rPr>
            <w:fldChar w:fldCharType="separate"/>
          </w:r>
          <w:ins w:id="67" w:author="André Oliveira" w:date="2020-09-11T21:13:00Z">
            <w:r>
              <w:rPr>
                <w:noProof/>
                <w:webHidden/>
              </w:rPr>
              <w:t>23</w:t>
            </w:r>
            <w:r>
              <w:rPr>
                <w:noProof/>
                <w:webHidden/>
              </w:rPr>
              <w:fldChar w:fldCharType="end"/>
            </w:r>
            <w:r w:rsidRPr="0031585A">
              <w:rPr>
                <w:rStyle w:val="Hiperligao"/>
                <w:noProof/>
              </w:rPr>
              <w:fldChar w:fldCharType="end"/>
            </w:r>
          </w:ins>
        </w:p>
        <w:p w14:paraId="4ABD0E96" w14:textId="6A090A41" w:rsidR="00A14685" w:rsidRDefault="00A14685">
          <w:pPr>
            <w:pStyle w:val="ndice2"/>
            <w:tabs>
              <w:tab w:val="left" w:pos="880"/>
              <w:tab w:val="right" w:leader="dot" w:pos="8494"/>
            </w:tabs>
            <w:rPr>
              <w:ins w:id="68" w:author="André Oliveira" w:date="2020-09-11T21:13:00Z"/>
              <w:noProof/>
              <w:sz w:val="22"/>
              <w:szCs w:val="22"/>
              <w:lang w:eastAsia="pt-PT"/>
            </w:rPr>
          </w:pPr>
          <w:ins w:id="69"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"_Toc50751221"</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1.5.</w:t>
            </w:r>
            <w:r>
              <w:rPr>
                <w:noProof/>
                <w:sz w:val="22"/>
                <w:szCs w:val="22"/>
                <w:lang w:eastAsia="pt-PT"/>
              </w:rPr>
              <w:tab/>
            </w:r>
            <w:r w:rsidRPr="0031585A">
              <w:rPr>
                <w:rStyle w:val="Hiperligao"/>
                <w:noProof/>
                <w:lang w:val="en-US"/>
              </w:rPr>
              <w:t>CodeChef</w:t>
            </w:r>
            <w:r>
              <w:rPr>
                <w:noProof/>
                <w:webHidden/>
              </w:rPr>
              <w:tab/>
            </w:r>
            <w:r>
              <w:rPr>
                <w:noProof/>
                <w:webHidden/>
              </w:rPr>
              <w:fldChar w:fldCharType="begin"/>
            </w:r>
            <w:r>
              <w:rPr>
                <w:noProof/>
                <w:webHidden/>
              </w:rPr>
              <w:instrText xml:space="preserve"> PAGEREF _Toc50751221 \h </w:instrText>
            </w:r>
            <w:r>
              <w:rPr>
                <w:noProof/>
                <w:webHidden/>
              </w:rPr>
            </w:r>
          </w:ins>
          <w:r>
            <w:rPr>
              <w:noProof/>
              <w:webHidden/>
            </w:rPr>
            <w:fldChar w:fldCharType="separate"/>
          </w:r>
          <w:ins w:id="70" w:author="André Oliveira" w:date="2020-09-11T21:13:00Z">
            <w:r>
              <w:rPr>
                <w:noProof/>
                <w:webHidden/>
              </w:rPr>
              <w:t>23</w:t>
            </w:r>
            <w:r>
              <w:rPr>
                <w:noProof/>
                <w:webHidden/>
              </w:rPr>
              <w:fldChar w:fldCharType="end"/>
            </w:r>
            <w:r w:rsidRPr="0031585A">
              <w:rPr>
                <w:rStyle w:val="Hiperligao"/>
                <w:noProof/>
              </w:rPr>
              <w:fldChar w:fldCharType="end"/>
            </w:r>
          </w:ins>
        </w:p>
        <w:p w14:paraId="51E574BF" w14:textId="171E8B17" w:rsidR="00A14685" w:rsidRDefault="00A14685">
          <w:pPr>
            <w:pStyle w:val="ndice1"/>
            <w:tabs>
              <w:tab w:val="left" w:pos="480"/>
              <w:tab w:val="right" w:leader="dot" w:pos="8494"/>
            </w:tabs>
            <w:rPr>
              <w:ins w:id="71" w:author="André Oliveira" w:date="2020-09-11T21:13:00Z"/>
              <w:noProof/>
              <w:sz w:val="22"/>
              <w:szCs w:val="22"/>
              <w:lang w:eastAsia="pt-PT"/>
            </w:rPr>
          </w:pPr>
          <w:ins w:id="72"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"_Toc50751222"</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rPr>
              <w:t>4.</w:t>
            </w:r>
            <w:r>
              <w:rPr>
                <w:noProof/>
                <w:sz w:val="22"/>
                <w:szCs w:val="22"/>
                <w:lang w:eastAsia="pt-PT"/>
              </w:rPr>
              <w:tab/>
            </w:r>
            <w:r w:rsidRPr="0031585A">
              <w:rPr>
                <w:rStyle w:val="Hiperligao"/>
                <w:noProof/>
              </w:rPr>
              <w:t>Related Technologies</w:t>
            </w:r>
            <w:r>
              <w:rPr>
                <w:noProof/>
                <w:webHidden/>
              </w:rPr>
              <w:tab/>
            </w:r>
            <w:r>
              <w:rPr>
                <w:noProof/>
                <w:webHidden/>
              </w:rPr>
              <w:fldChar w:fldCharType="begin"/>
            </w:r>
            <w:r>
              <w:rPr>
                <w:noProof/>
                <w:webHidden/>
              </w:rPr>
              <w:instrText xml:space="preserve"> PAGEREF _Toc50751222 \h </w:instrText>
            </w:r>
            <w:r>
              <w:rPr>
                <w:noProof/>
                <w:webHidden/>
              </w:rPr>
            </w:r>
          </w:ins>
          <w:r>
            <w:rPr>
              <w:noProof/>
              <w:webHidden/>
            </w:rPr>
            <w:fldChar w:fldCharType="separate"/>
          </w:r>
          <w:ins w:id="73" w:author="André Oliveira" w:date="2020-09-11T21:13:00Z">
            <w:r>
              <w:rPr>
                <w:noProof/>
                <w:webHidden/>
              </w:rPr>
              <w:t>26</w:t>
            </w:r>
            <w:r>
              <w:rPr>
                <w:noProof/>
                <w:webHidden/>
              </w:rPr>
              <w:fldChar w:fldCharType="end"/>
            </w:r>
            <w:r w:rsidRPr="0031585A">
              <w:rPr>
                <w:rStyle w:val="Hiperligao"/>
                <w:noProof/>
              </w:rPr>
              <w:fldChar w:fldCharType="end"/>
            </w:r>
          </w:ins>
        </w:p>
        <w:p w14:paraId="6ABC9E92" w14:textId="05B72329" w:rsidR="00A14685" w:rsidRDefault="00A14685">
          <w:pPr>
            <w:pStyle w:val="ndice2"/>
            <w:tabs>
              <w:tab w:val="right" w:leader="dot" w:pos="8494"/>
            </w:tabs>
            <w:rPr>
              <w:ins w:id="74" w:author="André Oliveira" w:date="2020-09-11T21:13:00Z"/>
              <w:noProof/>
              <w:sz w:val="22"/>
              <w:szCs w:val="22"/>
              <w:lang w:eastAsia="pt-PT"/>
            </w:rPr>
          </w:pPr>
          <w:ins w:id="75"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"_Toc50751223"</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4.1. React</w:t>
            </w:r>
            <w:r>
              <w:rPr>
                <w:noProof/>
                <w:webHidden/>
              </w:rPr>
              <w:tab/>
            </w:r>
            <w:r>
              <w:rPr>
                <w:noProof/>
                <w:webHidden/>
              </w:rPr>
              <w:fldChar w:fldCharType="begin"/>
            </w:r>
            <w:r>
              <w:rPr>
                <w:noProof/>
                <w:webHidden/>
              </w:rPr>
              <w:instrText xml:space="preserve"> PAGEREF _Toc50751223 \h </w:instrText>
            </w:r>
            <w:r>
              <w:rPr>
                <w:noProof/>
                <w:webHidden/>
              </w:rPr>
            </w:r>
          </w:ins>
          <w:r>
            <w:rPr>
              <w:noProof/>
              <w:webHidden/>
            </w:rPr>
            <w:fldChar w:fldCharType="separate"/>
          </w:r>
          <w:ins w:id="76" w:author="André Oliveira" w:date="2020-09-11T21:13:00Z">
            <w:r>
              <w:rPr>
                <w:noProof/>
                <w:webHidden/>
              </w:rPr>
              <w:t>26</w:t>
            </w:r>
            <w:r>
              <w:rPr>
                <w:noProof/>
                <w:webHidden/>
              </w:rPr>
              <w:fldChar w:fldCharType="end"/>
            </w:r>
            <w:r w:rsidRPr="0031585A">
              <w:rPr>
                <w:rStyle w:val="Hiperligao"/>
                <w:noProof/>
              </w:rPr>
              <w:fldChar w:fldCharType="end"/>
            </w:r>
          </w:ins>
        </w:p>
        <w:p w14:paraId="611C496A" w14:textId="75553FBE" w:rsidR="00A14685" w:rsidRDefault="00A14685">
          <w:pPr>
            <w:pStyle w:val="ndice2"/>
            <w:tabs>
              <w:tab w:val="right" w:leader="dot" w:pos="8494"/>
            </w:tabs>
            <w:rPr>
              <w:ins w:id="77" w:author="André Oliveira" w:date="2020-09-11T21:13:00Z"/>
              <w:noProof/>
              <w:sz w:val="22"/>
              <w:szCs w:val="22"/>
              <w:lang w:eastAsia="pt-PT"/>
            </w:rPr>
          </w:pPr>
          <w:ins w:id="78"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"_Toc50751224"</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4.2. Spring</w:t>
            </w:r>
            <w:r>
              <w:rPr>
                <w:noProof/>
                <w:webHidden/>
              </w:rPr>
              <w:tab/>
            </w:r>
            <w:r>
              <w:rPr>
                <w:noProof/>
                <w:webHidden/>
              </w:rPr>
              <w:fldChar w:fldCharType="begin"/>
            </w:r>
            <w:r>
              <w:rPr>
                <w:noProof/>
                <w:webHidden/>
              </w:rPr>
              <w:instrText xml:space="preserve"> PAGEREF _Toc50751224 \h </w:instrText>
            </w:r>
            <w:r>
              <w:rPr>
                <w:noProof/>
                <w:webHidden/>
              </w:rPr>
            </w:r>
          </w:ins>
          <w:r>
            <w:rPr>
              <w:noProof/>
              <w:webHidden/>
            </w:rPr>
            <w:fldChar w:fldCharType="separate"/>
          </w:r>
          <w:ins w:id="79" w:author="André Oliveira" w:date="2020-09-11T21:13:00Z">
            <w:r>
              <w:rPr>
                <w:noProof/>
                <w:webHidden/>
              </w:rPr>
              <w:t>26</w:t>
            </w:r>
            <w:r>
              <w:rPr>
                <w:noProof/>
                <w:webHidden/>
              </w:rPr>
              <w:fldChar w:fldCharType="end"/>
            </w:r>
            <w:r w:rsidRPr="0031585A">
              <w:rPr>
                <w:rStyle w:val="Hiperligao"/>
                <w:noProof/>
              </w:rPr>
              <w:fldChar w:fldCharType="end"/>
            </w:r>
          </w:ins>
        </w:p>
        <w:p w14:paraId="15394373" w14:textId="31C379E6" w:rsidR="00A14685" w:rsidRDefault="00A14685">
          <w:pPr>
            <w:pStyle w:val="ndice3"/>
            <w:tabs>
              <w:tab w:val="right" w:leader="dot" w:pos="8494"/>
            </w:tabs>
            <w:rPr>
              <w:ins w:id="80" w:author="André Oliveira" w:date="2020-09-11T21:13:00Z"/>
              <w:noProof/>
              <w:sz w:val="22"/>
              <w:szCs w:val="22"/>
              <w:lang w:eastAsia="pt-PT"/>
            </w:rPr>
          </w:pPr>
          <w:ins w:id="81"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"_Toc50751225"</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4.2.1. Spring Boot</w:t>
            </w:r>
            <w:r>
              <w:rPr>
                <w:noProof/>
                <w:webHidden/>
              </w:rPr>
              <w:tab/>
            </w:r>
            <w:r>
              <w:rPr>
                <w:noProof/>
                <w:webHidden/>
              </w:rPr>
              <w:fldChar w:fldCharType="begin"/>
            </w:r>
            <w:r>
              <w:rPr>
                <w:noProof/>
                <w:webHidden/>
              </w:rPr>
              <w:instrText xml:space="preserve"> PAGEREF _Toc50751225 \h </w:instrText>
            </w:r>
            <w:r>
              <w:rPr>
                <w:noProof/>
                <w:webHidden/>
              </w:rPr>
            </w:r>
          </w:ins>
          <w:r>
            <w:rPr>
              <w:noProof/>
              <w:webHidden/>
            </w:rPr>
            <w:fldChar w:fldCharType="separate"/>
          </w:r>
          <w:ins w:id="82" w:author="André Oliveira" w:date="2020-09-11T21:13:00Z">
            <w:r>
              <w:rPr>
                <w:noProof/>
                <w:webHidden/>
              </w:rPr>
              <w:t>26</w:t>
            </w:r>
            <w:r>
              <w:rPr>
                <w:noProof/>
                <w:webHidden/>
              </w:rPr>
              <w:fldChar w:fldCharType="end"/>
            </w:r>
            <w:r w:rsidRPr="0031585A">
              <w:rPr>
                <w:rStyle w:val="Hiperligao"/>
                <w:noProof/>
              </w:rPr>
              <w:fldChar w:fldCharType="end"/>
            </w:r>
          </w:ins>
        </w:p>
        <w:p w14:paraId="50DD4162" w14:textId="7E46B36F" w:rsidR="00A14685" w:rsidRDefault="00A14685">
          <w:pPr>
            <w:pStyle w:val="ndice2"/>
            <w:tabs>
              <w:tab w:val="right" w:leader="dot" w:pos="8494"/>
            </w:tabs>
            <w:rPr>
              <w:ins w:id="83" w:author="André Oliveira" w:date="2020-09-11T21:13:00Z"/>
              <w:noProof/>
              <w:sz w:val="22"/>
              <w:szCs w:val="22"/>
              <w:lang w:eastAsia="pt-PT"/>
            </w:rPr>
          </w:pPr>
          <w:ins w:id="84"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"_Toc50751226"</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4.3. Swagger</w:t>
            </w:r>
            <w:r>
              <w:rPr>
                <w:noProof/>
                <w:webHidden/>
              </w:rPr>
              <w:tab/>
            </w:r>
            <w:r>
              <w:rPr>
                <w:noProof/>
                <w:webHidden/>
              </w:rPr>
              <w:fldChar w:fldCharType="begin"/>
            </w:r>
            <w:r>
              <w:rPr>
                <w:noProof/>
                <w:webHidden/>
              </w:rPr>
              <w:instrText xml:space="preserve"> PAGEREF _Toc50751226 \h </w:instrText>
            </w:r>
            <w:r>
              <w:rPr>
                <w:noProof/>
                <w:webHidden/>
              </w:rPr>
            </w:r>
          </w:ins>
          <w:r>
            <w:rPr>
              <w:noProof/>
              <w:webHidden/>
            </w:rPr>
            <w:fldChar w:fldCharType="separate"/>
          </w:r>
          <w:ins w:id="85" w:author="André Oliveira" w:date="2020-09-11T21:13:00Z">
            <w:r>
              <w:rPr>
                <w:noProof/>
                <w:webHidden/>
              </w:rPr>
              <w:t>27</w:t>
            </w:r>
            <w:r>
              <w:rPr>
                <w:noProof/>
                <w:webHidden/>
              </w:rPr>
              <w:fldChar w:fldCharType="end"/>
            </w:r>
            <w:r w:rsidRPr="0031585A">
              <w:rPr>
                <w:rStyle w:val="Hiperligao"/>
                <w:noProof/>
              </w:rPr>
              <w:fldChar w:fldCharType="end"/>
            </w:r>
          </w:ins>
        </w:p>
        <w:p w14:paraId="532225B1" w14:textId="61737767" w:rsidR="00A14685" w:rsidRDefault="00A14685">
          <w:pPr>
            <w:pStyle w:val="ndice2"/>
            <w:tabs>
              <w:tab w:val="right" w:leader="dot" w:pos="8494"/>
            </w:tabs>
            <w:rPr>
              <w:ins w:id="86" w:author="André Oliveira" w:date="2020-09-11T21:13:00Z"/>
              <w:noProof/>
              <w:sz w:val="22"/>
              <w:szCs w:val="22"/>
              <w:lang w:eastAsia="pt-PT"/>
            </w:rPr>
          </w:pPr>
          <w:ins w:id="87"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"_Toc50751227"</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4.4. Docker</w:t>
            </w:r>
            <w:r>
              <w:rPr>
                <w:noProof/>
                <w:webHidden/>
              </w:rPr>
              <w:tab/>
            </w:r>
            <w:r>
              <w:rPr>
                <w:noProof/>
                <w:webHidden/>
              </w:rPr>
              <w:fldChar w:fldCharType="begin"/>
            </w:r>
            <w:r>
              <w:rPr>
                <w:noProof/>
                <w:webHidden/>
              </w:rPr>
              <w:instrText xml:space="preserve"> PAGEREF _Toc50751227 \h </w:instrText>
            </w:r>
            <w:r>
              <w:rPr>
                <w:noProof/>
                <w:webHidden/>
              </w:rPr>
            </w:r>
          </w:ins>
          <w:r>
            <w:rPr>
              <w:noProof/>
              <w:webHidden/>
            </w:rPr>
            <w:fldChar w:fldCharType="separate"/>
          </w:r>
          <w:ins w:id="88" w:author="André Oliveira" w:date="2020-09-11T21:13:00Z">
            <w:r>
              <w:rPr>
                <w:noProof/>
                <w:webHidden/>
              </w:rPr>
              <w:t>27</w:t>
            </w:r>
            <w:r>
              <w:rPr>
                <w:noProof/>
                <w:webHidden/>
              </w:rPr>
              <w:fldChar w:fldCharType="end"/>
            </w:r>
            <w:r w:rsidRPr="0031585A">
              <w:rPr>
                <w:rStyle w:val="Hiperligao"/>
                <w:noProof/>
              </w:rPr>
              <w:fldChar w:fldCharType="end"/>
            </w:r>
          </w:ins>
        </w:p>
        <w:p w14:paraId="600CD004" w14:textId="54EA89CD" w:rsidR="00A14685" w:rsidRDefault="00A14685">
          <w:pPr>
            <w:pStyle w:val="ndice1"/>
            <w:tabs>
              <w:tab w:val="left" w:pos="480"/>
              <w:tab w:val="right" w:leader="dot" w:pos="8494"/>
            </w:tabs>
            <w:rPr>
              <w:ins w:id="89" w:author="André Oliveira" w:date="2020-09-11T21:13:00Z"/>
              <w:noProof/>
              <w:sz w:val="22"/>
              <w:szCs w:val="22"/>
              <w:lang w:eastAsia="pt-PT"/>
            </w:rPr>
          </w:pPr>
          <w:ins w:id="90"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"_Toc50751228"</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rPr>
              <w:t>5.</w:t>
            </w:r>
            <w:r>
              <w:rPr>
                <w:noProof/>
                <w:sz w:val="22"/>
                <w:szCs w:val="22"/>
                <w:lang w:eastAsia="pt-PT"/>
              </w:rPr>
              <w:tab/>
            </w:r>
            <w:r w:rsidRPr="0031585A">
              <w:rPr>
                <w:rStyle w:val="Hiperligao"/>
                <w:noProof/>
              </w:rPr>
              <w:t>Architecture</w:t>
            </w:r>
            <w:r>
              <w:rPr>
                <w:noProof/>
                <w:webHidden/>
              </w:rPr>
              <w:tab/>
            </w:r>
            <w:r>
              <w:rPr>
                <w:noProof/>
                <w:webHidden/>
              </w:rPr>
              <w:fldChar w:fldCharType="begin"/>
            </w:r>
            <w:r>
              <w:rPr>
                <w:noProof/>
                <w:webHidden/>
              </w:rPr>
              <w:instrText xml:space="preserve"> PAGEREF _Toc50751228 \h </w:instrText>
            </w:r>
            <w:r>
              <w:rPr>
                <w:noProof/>
                <w:webHidden/>
              </w:rPr>
            </w:r>
          </w:ins>
          <w:r>
            <w:rPr>
              <w:noProof/>
              <w:webHidden/>
            </w:rPr>
            <w:fldChar w:fldCharType="separate"/>
          </w:r>
          <w:ins w:id="91" w:author="André Oliveira" w:date="2020-09-11T21:13:00Z">
            <w:r>
              <w:rPr>
                <w:noProof/>
                <w:webHidden/>
              </w:rPr>
              <w:t>28</w:t>
            </w:r>
            <w:r>
              <w:rPr>
                <w:noProof/>
                <w:webHidden/>
              </w:rPr>
              <w:fldChar w:fldCharType="end"/>
            </w:r>
            <w:r w:rsidRPr="0031585A">
              <w:rPr>
                <w:rStyle w:val="Hiperligao"/>
                <w:noProof/>
              </w:rPr>
              <w:fldChar w:fldCharType="end"/>
            </w:r>
          </w:ins>
        </w:p>
        <w:p w14:paraId="669505B0" w14:textId="7EAD0897" w:rsidR="00A14685" w:rsidRDefault="00A14685">
          <w:pPr>
            <w:pStyle w:val="ndice2"/>
            <w:tabs>
              <w:tab w:val="right" w:leader="dot" w:pos="8494"/>
            </w:tabs>
            <w:rPr>
              <w:ins w:id="92" w:author="André Oliveira" w:date="2020-09-11T21:13:00Z"/>
              <w:noProof/>
              <w:sz w:val="22"/>
              <w:szCs w:val="22"/>
              <w:lang w:eastAsia="pt-PT"/>
            </w:rPr>
          </w:pPr>
          <w:ins w:id="93"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"_Toc50751229"</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5.1. Web Client</w:t>
            </w:r>
            <w:r>
              <w:rPr>
                <w:noProof/>
                <w:webHidden/>
              </w:rPr>
              <w:tab/>
            </w:r>
            <w:r>
              <w:rPr>
                <w:noProof/>
                <w:webHidden/>
              </w:rPr>
              <w:fldChar w:fldCharType="begin"/>
            </w:r>
            <w:r>
              <w:rPr>
                <w:noProof/>
                <w:webHidden/>
              </w:rPr>
              <w:instrText xml:space="preserve"> PAGEREF _Toc50751229 \h </w:instrText>
            </w:r>
            <w:r>
              <w:rPr>
                <w:noProof/>
                <w:webHidden/>
              </w:rPr>
            </w:r>
          </w:ins>
          <w:r>
            <w:rPr>
              <w:noProof/>
              <w:webHidden/>
            </w:rPr>
            <w:fldChar w:fldCharType="separate"/>
          </w:r>
          <w:ins w:id="94" w:author="André Oliveira" w:date="2020-09-11T21:13:00Z">
            <w:r>
              <w:rPr>
                <w:noProof/>
                <w:webHidden/>
              </w:rPr>
              <w:t>28</w:t>
            </w:r>
            <w:r>
              <w:rPr>
                <w:noProof/>
                <w:webHidden/>
              </w:rPr>
              <w:fldChar w:fldCharType="end"/>
            </w:r>
            <w:r w:rsidRPr="0031585A">
              <w:rPr>
                <w:rStyle w:val="Hiperligao"/>
                <w:noProof/>
              </w:rPr>
              <w:fldChar w:fldCharType="end"/>
            </w:r>
          </w:ins>
        </w:p>
        <w:p w14:paraId="7E0821C7" w14:textId="2A8E9DA9" w:rsidR="00A14685" w:rsidRDefault="00A14685">
          <w:pPr>
            <w:pStyle w:val="ndice3"/>
            <w:tabs>
              <w:tab w:val="right" w:leader="dot" w:pos="8494"/>
            </w:tabs>
            <w:rPr>
              <w:ins w:id="95" w:author="André Oliveira" w:date="2020-09-11T21:13:00Z"/>
              <w:noProof/>
              <w:sz w:val="22"/>
              <w:szCs w:val="22"/>
              <w:lang w:eastAsia="pt-PT"/>
            </w:rPr>
          </w:pPr>
          <w:ins w:id="96"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"_Toc50751230"</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5.1.1 Material-UI</w:t>
            </w:r>
            <w:r>
              <w:rPr>
                <w:noProof/>
                <w:webHidden/>
              </w:rPr>
              <w:tab/>
            </w:r>
            <w:r>
              <w:rPr>
                <w:noProof/>
                <w:webHidden/>
              </w:rPr>
              <w:fldChar w:fldCharType="begin"/>
            </w:r>
            <w:r>
              <w:rPr>
                <w:noProof/>
                <w:webHidden/>
              </w:rPr>
              <w:instrText xml:space="preserve"> PAGEREF _Toc50751230 \h </w:instrText>
            </w:r>
            <w:r>
              <w:rPr>
                <w:noProof/>
                <w:webHidden/>
              </w:rPr>
            </w:r>
          </w:ins>
          <w:r>
            <w:rPr>
              <w:noProof/>
              <w:webHidden/>
            </w:rPr>
            <w:fldChar w:fldCharType="separate"/>
          </w:r>
          <w:ins w:id="97" w:author="André Oliveira" w:date="2020-09-11T21:13:00Z">
            <w:r>
              <w:rPr>
                <w:noProof/>
                <w:webHidden/>
              </w:rPr>
              <w:t>29</w:t>
            </w:r>
            <w:r>
              <w:rPr>
                <w:noProof/>
                <w:webHidden/>
              </w:rPr>
              <w:fldChar w:fldCharType="end"/>
            </w:r>
            <w:r w:rsidRPr="0031585A">
              <w:rPr>
                <w:rStyle w:val="Hiperligao"/>
                <w:noProof/>
              </w:rPr>
              <w:fldChar w:fldCharType="end"/>
            </w:r>
          </w:ins>
        </w:p>
        <w:p w14:paraId="1904BE44" w14:textId="457EE0DD" w:rsidR="00A14685" w:rsidRDefault="00A14685">
          <w:pPr>
            <w:pStyle w:val="ndice3"/>
            <w:tabs>
              <w:tab w:val="right" w:leader="dot" w:pos="8494"/>
            </w:tabs>
            <w:rPr>
              <w:ins w:id="98" w:author="André Oliveira" w:date="2020-09-11T21:13:00Z"/>
              <w:noProof/>
              <w:sz w:val="22"/>
              <w:szCs w:val="22"/>
              <w:lang w:eastAsia="pt-PT"/>
            </w:rPr>
          </w:pPr>
          <w:ins w:id="99"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"_Toc50751231"</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5.1.2 CodeMirror</w:t>
            </w:r>
            <w:r>
              <w:rPr>
                <w:noProof/>
                <w:webHidden/>
              </w:rPr>
              <w:tab/>
            </w:r>
            <w:r>
              <w:rPr>
                <w:noProof/>
                <w:webHidden/>
              </w:rPr>
              <w:fldChar w:fldCharType="begin"/>
            </w:r>
            <w:r>
              <w:rPr>
                <w:noProof/>
                <w:webHidden/>
              </w:rPr>
              <w:instrText xml:space="preserve"> PAGEREF _Toc50751231 \h </w:instrText>
            </w:r>
            <w:r>
              <w:rPr>
                <w:noProof/>
                <w:webHidden/>
              </w:rPr>
            </w:r>
          </w:ins>
          <w:r>
            <w:rPr>
              <w:noProof/>
              <w:webHidden/>
            </w:rPr>
            <w:fldChar w:fldCharType="separate"/>
          </w:r>
          <w:ins w:id="100" w:author="André Oliveira" w:date="2020-09-11T21:13:00Z">
            <w:r>
              <w:rPr>
                <w:noProof/>
                <w:webHidden/>
              </w:rPr>
              <w:t>29</w:t>
            </w:r>
            <w:r>
              <w:rPr>
                <w:noProof/>
                <w:webHidden/>
              </w:rPr>
              <w:fldChar w:fldCharType="end"/>
            </w:r>
            <w:r w:rsidRPr="0031585A">
              <w:rPr>
                <w:rStyle w:val="Hiperligao"/>
                <w:noProof/>
              </w:rPr>
              <w:fldChar w:fldCharType="end"/>
            </w:r>
          </w:ins>
        </w:p>
        <w:p w14:paraId="6603EAA0" w14:textId="427E8FE2" w:rsidR="00A14685" w:rsidRDefault="00A14685">
          <w:pPr>
            <w:pStyle w:val="ndice3"/>
            <w:tabs>
              <w:tab w:val="right" w:leader="dot" w:pos="8494"/>
            </w:tabs>
            <w:rPr>
              <w:ins w:id="101" w:author="André Oliveira" w:date="2020-09-11T21:13:00Z"/>
              <w:noProof/>
              <w:sz w:val="22"/>
              <w:szCs w:val="22"/>
              <w:lang w:eastAsia="pt-PT"/>
            </w:rPr>
          </w:pPr>
          <w:ins w:id="102"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"_Toc50751232"</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5.1.2 Formik</w:t>
            </w:r>
            <w:r>
              <w:rPr>
                <w:noProof/>
                <w:webHidden/>
              </w:rPr>
              <w:tab/>
            </w:r>
            <w:r>
              <w:rPr>
                <w:noProof/>
                <w:webHidden/>
              </w:rPr>
              <w:fldChar w:fldCharType="begin"/>
            </w:r>
            <w:r>
              <w:rPr>
                <w:noProof/>
                <w:webHidden/>
              </w:rPr>
              <w:instrText xml:space="preserve"> PAGEREF _Toc50751232 \h </w:instrText>
            </w:r>
            <w:r>
              <w:rPr>
                <w:noProof/>
                <w:webHidden/>
              </w:rPr>
            </w:r>
          </w:ins>
          <w:r>
            <w:rPr>
              <w:noProof/>
              <w:webHidden/>
            </w:rPr>
            <w:fldChar w:fldCharType="separate"/>
          </w:r>
          <w:ins w:id="103" w:author="André Oliveira" w:date="2020-09-11T21:13:00Z">
            <w:r>
              <w:rPr>
                <w:noProof/>
                <w:webHidden/>
              </w:rPr>
              <w:t>29</w:t>
            </w:r>
            <w:r>
              <w:rPr>
                <w:noProof/>
                <w:webHidden/>
              </w:rPr>
              <w:fldChar w:fldCharType="end"/>
            </w:r>
            <w:r w:rsidRPr="0031585A">
              <w:rPr>
                <w:rStyle w:val="Hiperligao"/>
                <w:noProof/>
              </w:rPr>
              <w:fldChar w:fldCharType="end"/>
            </w:r>
          </w:ins>
        </w:p>
        <w:p w14:paraId="3F4CF79B" w14:textId="7EAF67A9" w:rsidR="00A14685" w:rsidRDefault="00A14685">
          <w:pPr>
            <w:pStyle w:val="ndice3"/>
            <w:tabs>
              <w:tab w:val="right" w:leader="dot" w:pos="8494"/>
            </w:tabs>
            <w:rPr>
              <w:ins w:id="104" w:author="André Oliveira" w:date="2020-09-11T21:13:00Z"/>
              <w:noProof/>
              <w:sz w:val="22"/>
              <w:szCs w:val="22"/>
              <w:lang w:eastAsia="pt-PT"/>
            </w:rPr>
          </w:pPr>
          <w:ins w:id="105" w:author="André Oliveira" w:date="2020-09-11T21:13:00Z">
            <w:r w:rsidRPr="0031585A">
              <w:rPr>
                <w:rStyle w:val="Hiperligao"/>
                <w:noProof/>
              </w:rPr>
              <w:lastRenderedPageBreak/>
              <w:fldChar w:fldCharType="begin"/>
            </w:r>
            <w:r w:rsidRPr="0031585A">
              <w:rPr>
                <w:rStyle w:val="Hiperligao"/>
                <w:noProof/>
              </w:rPr>
              <w:instrText xml:space="preserve"> </w:instrText>
            </w:r>
            <w:r>
              <w:rPr>
                <w:noProof/>
              </w:rPr>
              <w:instrText>HYPERLINK \l "_Toc50751233"</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5.1.2 Yup</w:t>
            </w:r>
            <w:r>
              <w:rPr>
                <w:noProof/>
                <w:webHidden/>
              </w:rPr>
              <w:tab/>
            </w:r>
            <w:r>
              <w:rPr>
                <w:noProof/>
                <w:webHidden/>
              </w:rPr>
              <w:fldChar w:fldCharType="begin"/>
            </w:r>
            <w:r>
              <w:rPr>
                <w:noProof/>
                <w:webHidden/>
              </w:rPr>
              <w:instrText xml:space="preserve"> PAGEREF _Toc50751233 \h </w:instrText>
            </w:r>
            <w:r>
              <w:rPr>
                <w:noProof/>
                <w:webHidden/>
              </w:rPr>
            </w:r>
          </w:ins>
          <w:r>
            <w:rPr>
              <w:noProof/>
              <w:webHidden/>
            </w:rPr>
            <w:fldChar w:fldCharType="separate"/>
          </w:r>
          <w:ins w:id="106" w:author="André Oliveira" w:date="2020-09-11T21:13:00Z">
            <w:r>
              <w:rPr>
                <w:noProof/>
                <w:webHidden/>
              </w:rPr>
              <w:t>29</w:t>
            </w:r>
            <w:r>
              <w:rPr>
                <w:noProof/>
                <w:webHidden/>
              </w:rPr>
              <w:fldChar w:fldCharType="end"/>
            </w:r>
            <w:r w:rsidRPr="0031585A">
              <w:rPr>
                <w:rStyle w:val="Hiperligao"/>
                <w:noProof/>
              </w:rPr>
              <w:fldChar w:fldCharType="end"/>
            </w:r>
          </w:ins>
        </w:p>
        <w:p w14:paraId="06C3DC57" w14:textId="5950F084" w:rsidR="00A14685" w:rsidRDefault="00A14685">
          <w:pPr>
            <w:pStyle w:val="ndice2"/>
            <w:tabs>
              <w:tab w:val="right" w:leader="dot" w:pos="8494"/>
            </w:tabs>
            <w:rPr>
              <w:ins w:id="107" w:author="André Oliveira" w:date="2020-09-11T21:13:00Z"/>
              <w:noProof/>
              <w:sz w:val="22"/>
              <w:szCs w:val="22"/>
              <w:lang w:eastAsia="pt-PT"/>
            </w:rPr>
          </w:pPr>
          <w:ins w:id="108"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"_Toc50751234"</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5.2. Services</w:t>
            </w:r>
            <w:r>
              <w:rPr>
                <w:noProof/>
                <w:webHidden/>
              </w:rPr>
              <w:tab/>
            </w:r>
            <w:r>
              <w:rPr>
                <w:noProof/>
                <w:webHidden/>
              </w:rPr>
              <w:fldChar w:fldCharType="begin"/>
            </w:r>
            <w:r>
              <w:rPr>
                <w:noProof/>
                <w:webHidden/>
              </w:rPr>
              <w:instrText xml:space="preserve"> PAGEREF _Toc50751234 \h </w:instrText>
            </w:r>
            <w:r>
              <w:rPr>
                <w:noProof/>
                <w:webHidden/>
              </w:rPr>
            </w:r>
          </w:ins>
          <w:r>
            <w:rPr>
              <w:noProof/>
              <w:webHidden/>
            </w:rPr>
            <w:fldChar w:fldCharType="separate"/>
          </w:r>
          <w:ins w:id="109" w:author="André Oliveira" w:date="2020-09-11T21:13:00Z">
            <w:r>
              <w:rPr>
                <w:noProof/>
                <w:webHidden/>
              </w:rPr>
              <w:t>30</w:t>
            </w:r>
            <w:r>
              <w:rPr>
                <w:noProof/>
                <w:webHidden/>
              </w:rPr>
              <w:fldChar w:fldCharType="end"/>
            </w:r>
            <w:r w:rsidRPr="0031585A">
              <w:rPr>
                <w:rStyle w:val="Hiperligao"/>
                <w:noProof/>
              </w:rPr>
              <w:fldChar w:fldCharType="end"/>
            </w:r>
          </w:ins>
        </w:p>
        <w:p w14:paraId="22E89FB8" w14:textId="4DD26C0C" w:rsidR="00A14685" w:rsidRDefault="00A14685">
          <w:pPr>
            <w:pStyle w:val="ndice3"/>
            <w:tabs>
              <w:tab w:val="right" w:leader="dot" w:pos="8494"/>
            </w:tabs>
            <w:rPr>
              <w:ins w:id="110" w:author="André Oliveira" w:date="2020-09-11T21:13:00Z"/>
              <w:noProof/>
              <w:sz w:val="22"/>
              <w:szCs w:val="22"/>
              <w:lang w:eastAsia="pt-PT"/>
            </w:rPr>
          </w:pPr>
          <w:ins w:id="111"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"_Toc50751235"</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5.2.1 Data Model</w:t>
            </w:r>
            <w:r>
              <w:rPr>
                <w:noProof/>
                <w:webHidden/>
              </w:rPr>
              <w:tab/>
            </w:r>
            <w:r>
              <w:rPr>
                <w:noProof/>
                <w:webHidden/>
              </w:rPr>
              <w:fldChar w:fldCharType="begin"/>
            </w:r>
            <w:r>
              <w:rPr>
                <w:noProof/>
                <w:webHidden/>
              </w:rPr>
              <w:instrText xml:space="preserve"> PAGEREF _Toc50751235 \h </w:instrText>
            </w:r>
            <w:r>
              <w:rPr>
                <w:noProof/>
                <w:webHidden/>
              </w:rPr>
            </w:r>
          </w:ins>
          <w:r>
            <w:rPr>
              <w:noProof/>
              <w:webHidden/>
            </w:rPr>
            <w:fldChar w:fldCharType="separate"/>
          </w:r>
          <w:ins w:id="112" w:author="André Oliveira" w:date="2020-09-11T21:13:00Z">
            <w:r>
              <w:rPr>
                <w:noProof/>
                <w:webHidden/>
              </w:rPr>
              <w:t>31</w:t>
            </w:r>
            <w:r>
              <w:rPr>
                <w:noProof/>
                <w:webHidden/>
              </w:rPr>
              <w:fldChar w:fldCharType="end"/>
            </w:r>
            <w:r w:rsidRPr="0031585A">
              <w:rPr>
                <w:rStyle w:val="Hiperligao"/>
                <w:noProof/>
              </w:rPr>
              <w:fldChar w:fldCharType="end"/>
            </w:r>
          </w:ins>
        </w:p>
        <w:p w14:paraId="51440C77" w14:textId="77DC76DC" w:rsidR="00A14685" w:rsidRDefault="00A14685">
          <w:pPr>
            <w:pStyle w:val="ndice2"/>
            <w:tabs>
              <w:tab w:val="right" w:leader="dot" w:pos="8494"/>
            </w:tabs>
            <w:rPr>
              <w:ins w:id="113" w:author="André Oliveira" w:date="2020-09-11T21:13:00Z"/>
              <w:noProof/>
              <w:sz w:val="22"/>
              <w:szCs w:val="22"/>
              <w:lang w:eastAsia="pt-PT"/>
            </w:rPr>
          </w:pPr>
          <w:ins w:id="114"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"_Toc50751236"</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5.3. Execution Environments</w:t>
            </w:r>
            <w:r>
              <w:rPr>
                <w:noProof/>
                <w:webHidden/>
              </w:rPr>
              <w:tab/>
            </w:r>
            <w:r>
              <w:rPr>
                <w:noProof/>
                <w:webHidden/>
              </w:rPr>
              <w:fldChar w:fldCharType="begin"/>
            </w:r>
            <w:r>
              <w:rPr>
                <w:noProof/>
                <w:webHidden/>
              </w:rPr>
              <w:instrText xml:space="preserve"> PAGEREF _Toc50751236 \h </w:instrText>
            </w:r>
            <w:r>
              <w:rPr>
                <w:noProof/>
                <w:webHidden/>
              </w:rPr>
            </w:r>
          </w:ins>
          <w:r>
            <w:rPr>
              <w:noProof/>
              <w:webHidden/>
            </w:rPr>
            <w:fldChar w:fldCharType="separate"/>
          </w:r>
          <w:ins w:id="115" w:author="André Oliveira" w:date="2020-09-11T21:13:00Z">
            <w:r>
              <w:rPr>
                <w:noProof/>
                <w:webHidden/>
              </w:rPr>
              <w:t>32</w:t>
            </w:r>
            <w:r>
              <w:rPr>
                <w:noProof/>
                <w:webHidden/>
              </w:rPr>
              <w:fldChar w:fldCharType="end"/>
            </w:r>
            <w:r w:rsidRPr="0031585A">
              <w:rPr>
                <w:rStyle w:val="Hiperligao"/>
                <w:noProof/>
              </w:rPr>
              <w:fldChar w:fldCharType="end"/>
            </w:r>
          </w:ins>
        </w:p>
        <w:p w14:paraId="3A9F1B08" w14:textId="37416626" w:rsidR="00A14685" w:rsidRDefault="00A14685">
          <w:pPr>
            <w:pStyle w:val="ndice1"/>
            <w:tabs>
              <w:tab w:val="left" w:pos="480"/>
              <w:tab w:val="right" w:leader="dot" w:pos="8494"/>
            </w:tabs>
            <w:rPr>
              <w:ins w:id="116" w:author="André Oliveira" w:date="2020-09-11T21:13:00Z"/>
              <w:noProof/>
              <w:sz w:val="22"/>
              <w:szCs w:val="22"/>
              <w:lang w:eastAsia="pt-PT"/>
            </w:rPr>
          </w:pPr>
          <w:ins w:id="117"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"_Toc50751237"</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rPr>
              <w:t>6.</w:t>
            </w:r>
            <w:r>
              <w:rPr>
                <w:noProof/>
                <w:sz w:val="22"/>
                <w:szCs w:val="22"/>
                <w:lang w:eastAsia="pt-PT"/>
              </w:rPr>
              <w:tab/>
            </w:r>
            <w:r w:rsidRPr="0031585A">
              <w:rPr>
                <w:rStyle w:val="Hiperligao"/>
                <w:noProof/>
              </w:rPr>
              <w:t>Implementation Details</w:t>
            </w:r>
            <w:r>
              <w:rPr>
                <w:noProof/>
                <w:webHidden/>
              </w:rPr>
              <w:tab/>
            </w:r>
            <w:r>
              <w:rPr>
                <w:noProof/>
                <w:webHidden/>
              </w:rPr>
              <w:fldChar w:fldCharType="begin"/>
            </w:r>
            <w:r>
              <w:rPr>
                <w:noProof/>
                <w:webHidden/>
              </w:rPr>
              <w:instrText xml:space="preserve"> PAGEREF _Toc50751237 \h </w:instrText>
            </w:r>
            <w:r>
              <w:rPr>
                <w:noProof/>
                <w:webHidden/>
              </w:rPr>
            </w:r>
          </w:ins>
          <w:r>
            <w:rPr>
              <w:noProof/>
              <w:webHidden/>
            </w:rPr>
            <w:fldChar w:fldCharType="separate"/>
          </w:r>
          <w:ins w:id="118" w:author="André Oliveira" w:date="2020-09-11T21:13:00Z">
            <w:r>
              <w:rPr>
                <w:noProof/>
                <w:webHidden/>
              </w:rPr>
              <w:t>34</w:t>
            </w:r>
            <w:r>
              <w:rPr>
                <w:noProof/>
                <w:webHidden/>
              </w:rPr>
              <w:fldChar w:fldCharType="end"/>
            </w:r>
            <w:r w:rsidRPr="0031585A">
              <w:rPr>
                <w:rStyle w:val="Hiperligao"/>
                <w:noProof/>
              </w:rPr>
              <w:fldChar w:fldCharType="end"/>
            </w:r>
          </w:ins>
        </w:p>
        <w:p w14:paraId="04DCC7AB" w14:textId="715C6A8B" w:rsidR="00A14685" w:rsidRDefault="00A14685">
          <w:pPr>
            <w:pStyle w:val="ndice2"/>
            <w:tabs>
              <w:tab w:val="right" w:leader="dot" w:pos="8494"/>
            </w:tabs>
            <w:rPr>
              <w:ins w:id="119" w:author="André Oliveira" w:date="2020-09-11T21:13:00Z"/>
              <w:noProof/>
              <w:sz w:val="22"/>
              <w:szCs w:val="22"/>
              <w:lang w:eastAsia="pt-PT"/>
            </w:rPr>
          </w:pPr>
          <w:ins w:id="120"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"_Toc50751238"</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6.1. Authentication</w:t>
            </w:r>
            <w:r>
              <w:rPr>
                <w:noProof/>
                <w:webHidden/>
              </w:rPr>
              <w:tab/>
            </w:r>
            <w:r>
              <w:rPr>
                <w:noProof/>
                <w:webHidden/>
              </w:rPr>
              <w:fldChar w:fldCharType="begin"/>
            </w:r>
            <w:r>
              <w:rPr>
                <w:noProof/>
                <w:webHidden/>
              </w:rPr>
              <w:instrText xml:space="preserve"> PAGEREF _Toc50751238 \h </w:instrText>
            </w:r>
            <w:r>
              <w:rPr>
                <w:noProof/>
                <w:webHidden/>
              </w:rPr>
            </w:r>
          </w:ins>
          <w:r>
            <w:rPr>
              <w:noProof/>
              <w:webHidden/>
            </w:rPr>
            <w:fldChar w:fldCharType="separate"/>
          </w:r>
          <w:ins w:id="121" w:author="André Oliveira" w:date="2020-09-11T21:13:00Z">
            <w:r>
              <w:rPr>
                <w:noProof/>
                <w:webHidden/>
              </w:rPr>
              <w:t>34</w:t>
            </w:r>
            <w:r>
              <w:rPr>
                <w:noProof/>
                <w:webHidden/>
              </w:rPr>
              <w:fldChar w:fldCharType="end"/>
            </w:r>
            <w:r w:rsidRPr="0031585A">
              <w:rPr>
                <w:rStyle w:val="Hiperligao"/>
                <w:noProof/>
              </w:rPr>
              <w:fldChar w:fldCharType="end"/>
            </w:r>
          </w:ins>
        </w:p>
        <w:p w14:paraId="24E4A2B8" w14:textId="352C7A85" w:rsidR="00A14685" w:rsidRDefault="00A14685">
          <w:pPr>
            <w:pStyle w:val="ndice2"/>
            <w:tabs>
              <w:tab w:val="right" w:leader="dot" w:pos="8494"/>
            </w:tabs>
            <w:rPr>
              <w:ins w:id="122" w:author="André Oliveira" w:date="2020-09-11T21:13:00Z"/>
              <w:noProof/>
              <w:sz w:val="22"/>
              <w:szCs w:val="22"/>
              <w:lang w:eastAsia="pt-PT"/>
            </w:rPr>
          </w:pPr>
          <w:ins w:id="123"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"_Toc50751239"</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6.2. Services</w:t>
            </w:r>
            <w:r>
              <w:rPr>
                <w:noProof/>
                <w:webHidden/>
              </w:rPr>
              <w:tab/>
            </w:r>
            <w:r>
              <w:rPr>
                <w:noProof/>
                <w:webHidden/>
              </w:rPr>
              <w:fldChar w:fldCharType="begin"/>
            </w:r>
            <w:r>
              <w:rPr>
                <w:noProof/>
                <w:webHidden/>
              </w:rPr>
              <w:instrText xml:space="preserve"> PAGEREF _Toc50751239 \h </w:instrText>
            </w:r>
            <w:r>
              <w:rPr>
                <w:noProof/>
                <w:webHidden/>
              </w:rPr>
            </w:r>
          </w:ins>
          <w:r>
            <w:rPr>
              <w:noProof/>
              <w:webHidden/>
            </w:rPr>
            <w:fldChar w:fldCharType="separate"/>
          </w:r>
          <w:ins w:id="124" w:author="André Oliveira" w:date="2020-09-11T21:13:00Z">
            <w:r>
              <w:rPr>
                <w:noProof/>
                <w:webHidden/>
              </w:rPr>
              <w:t>34</w:t>
            </w:r>
            <w:r>
              <w:rPr>
                <w:noProof/>
                <w:webHidden/>
              </w:rPr>
              <w:fldChar w:fldCharType="end"/>
            </w:r>
            <w:r w:rsidRPr="0031585A">
              <w:rPr>
                <w:rStyle w:val="Hiperligao"/>
                <w:noProof/>
              </w:rPr>
              <w:fldChar w:fldCharType="end"/>
            </w:r>
          </w:ins>
        </w:p>
        <w:p w14:paraId="72433E23" w14:textId="13517FCE" w:rsidR="00A14685" w:rsidRDefault="00A14685">
          <w:pPr>
            <w:pStyle w:val="ndice3"/>
            <w:tabs>
              <w:tab w:val="right" w:leader="dot" w:pos="8494"/>
            </w:tabs>
            <w:rPr>
              <w:ins w:id="125" w:author="André Oliveira" w:date="2020-09-11T21:13:00Z"/>
              <w:noProof/>
              <w:sz w:val="22"/>
              <w:szCs w:val="22"/>
              <w:lang w:eastAsia="pt-PT"/>
            </w:rPr>
          </w:pPr>
          <w:ins w:id="126"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"_Toc50751240"</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6.2.1 Users</w:t>
            </w:r>
            <w:r>
              <w:rPr>
                <w:noProof/>
                <w:webHidden/>
              </w:rPr>
              <w:tab/>
            </w:r>
            <w:r>
              <w:rPr>
                <w:noProof/>
                <w:webHidden/>
              </w:rPr>
              <w:fldChar w:fldCharType="begin"/>
            </w:r>
            <w:r>
              <w:rPr>
                <w:noProof/>
                <w:webHidden/>
              </w:rPr>
              <w:instrText xml:space="preserve"> PAGEREF _Toc50751240 \h </w:instrText>
            </w:r>
            <w:r>
              <w:rPr>
                <w:noProof/>
                <w:webHidden/>
              </w:rPr>
            </w:r>
          </w:ins>
          <w:r>
            <w:rPr>
              <w:noProof/>
              <w:webHidden/>
            </w:rPr>
            <w:fldChar w:fldCharType="separate"/>
          </w:r>
          <w:ins w:id="127" w:author="André Oliveira" w:date="2020-09-11T21:13:00Z">
            <w:r>
              <w:rPr>
                <w:noProof/>
                <w:webHidden/>
              </w:rPr>
              <w:t>34</w:t>
            </w:r>
            <w:r>
              <w:rPr>
                <w:noProof/>
                <w:webHidden/>
              </w:rPr>
              <w:fldChar w:fldCharType="end"/>
            </w:r>
            <w:r w:rsidRPr="0031585A">
              <w:rPr>
                <w:rStyle w:val="Hiperligao"/>
                <w:noProof/>
              </w:rPr>
              <w:fldChar w:fldCharType="end"/>
            </w:r>
          </w:ins>
        </w:p>
        <w:p w14:paraId="18B3C7FE" w14:textId="4A1B6D13" w:rsidR="00A14685" w:rsidRDefault="00A14685">
          <w:pPr>
            <w:pStyle w:val="ndice3"/>
            <w:tabs>
              <w:tab w:val="right" w:leader="dot" w:pos="8494"/>
            </w:tabs>
            <w:rPr>
              <w:ins w:id="128" w:author="André Oliveira" w:date="2020-09-11T21:13:00Z"/>
              <w:noProof/>
              <w:sz w:val="22"/>
              <w:szCs w:val="22"/>
              <w:lang w:eastAsia="pt-PT"/>
            </w:rPr>
          </w:pPr>
          <w:ins w:id="129"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"_Toc50751241"</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6.2.2 Execute code</w:t>
            </w:r>
            <w:r>
              <w:rPr>
                <w:noProof/>
                <w:webHidden/>
              </w:rPr>
              <w:tab/>
            </w:r>
            <w:r>
              <w:rPr>
                <w:noProof/>
                <w:webHidden/>
              </w:rPr>
              <w:fldChar w:fldCharType="begin"/>
            </w:r>
            <w:r>
              <w:rPr>
                <w:noProof/>
                <w:webHidden/>
              </w:rPr>
              <w:instrText xml:space="preserve"> PAGEREF _Toc50751241 \h </w:instrText>
            </w:r>
            <w:r>
              <w:rPr>
                <w:noProof/>
                <w:webHidden/>
              </w:rPr>
            </w:r>
          </w:ins>
          <w:r>
            <w:rPr>
              <w:noProof/>
              <w:webHidden/>
            </w:rPr>
            <w:fldChar w:fldCharType="separate"/>
          </w:r>
          <w:ins w:id="130" w:author="André Oliveira" w:date="2020-09-11T21:13:00Z">
            <w:r>
              <w:rPr>
                <w:noProof/>
                <w:webHidden/>
              </w:rPr>
              <w:t>34</w:t>
            </w:r>
            <w:r>
              <w:rPr>
                <w:noProof/>
                <w:webHidden/>
              </w:rPr>
              <w:fldChar w:fldCharType="end"/>
            </w:r>
            <w:r w:rsidRPr="0031585A">
              <w:rPr>
                <w:rStyle w:val="Hiperligao"/>
                <w:noProof/>
              </w:rPr>
              <w:fldChar w:fldCharType="end"/>
            </w:r>
          </w:ins>
        </w:p>
        <w:p w14:paraId="440C17BE" w14:textId="4E8F6B02" w:rsidR="00A14685" w:rsidRDefault="00A14685">
          <w:pPr>
            <w:pStyle w:val="ndice3"/>
            <w:tabs>
              <w:tab w:val="right" w:leader="dot" w:pos="8494"/>
            </w:tabs>
            <w:rPr>
              <w:ins w:id="131" w:author="André Oliveira" w:date="2020-09-11T21:13:00Z"/>
              <w:noProof/>
              <w:sz w:val="22"/>
              <w:szCs w:val="22"/>
              <w:lang w:eastAsia="pt-PT"/>
            </w:rPr>
          </w:pPr>
          <w:ins w:id="132"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"_Toc50751242"</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6.2.3 Challenges</w:t>
            </w:r>
            <w:r>
              <w:rPr>
                <w:noProof/>
                <w:webHidden/>
              </w:rPr>
              <w:tab/>
            </w:r>
            <w:r>
              <w:rPr>
                <w:noProof/>
                <w:webHidden/>
              </w:rPr>
              <w:fldChar w:fldCharType="begin"/>
            </w:r>
            <w:r>
              <w:rPr>
                <w:noProof/>
                <w:webHidden/>
              </w:rPr>
              <w:instrText xml:space="preserve"> PAGEREF _Toc50751242 \h </w:instrText>
            </w:r>
            <w:r>
              <w:rPr>
                <w:noProof/>
                <w:webHidden/>
              </w:rPr>
            </w:r>
          </w:ins>
          <w:r>
            <w:rPr>
              <w:noProof/>
              <w:webHidden/>
            </w:rPr>
            <w:fldChar w:fldCharType="separate"/>
          </w:r>
          <w:ins w:id="133" w:author="André Oliveira" w:date="2020-09-11T21:13:00Z">
            <w:r>
              <w:rPr>
                <w:noProof/>
                <w:webHidden/>
              </w:rPr>
              <w:t>34</w:t>
            </w:r>
            <w:r>
              <w:rPr>
                <w:noProof/>
                <w:webHidden/>
              </w:rPr>
              <w:fldChar w:fldCharType="end"/>
            </w:r>
            <w:r w:rsidRPr="0031585A">
              <w:rPr>
                <w:rStyle w:val="Hiperligao"/>
                <w:noProof/>
              </w:rPr>
              <w:fldChar w:fldCharType="end"/>
            </w:r>
          </w:ins>
        </w:p>
        <w:p w14:paraId="1EF79DE8" w14:textId="6468BC9B" w:rsidR="00A14685" w:rsidRDefault="00A14685">
          <w:pPr>
            <w:pStyle w:val="ndice3"/>
            <w:tabs>
              <w:tab w:val="right" w:leader="dot" w:pos="8494"/>
            </w:tabs>
            <w:rPr>
              <w:ins w:id="134" w:author="André Oliveira" w:date="2020-09-11T21:13:00Z"/>
              <w:noProof/>
              <w:sz w:val="22"/>
              <w:szCs w:val="22"/>
              <w:lang w:eastAsia="pt-PT"/>
            </w:rPr>
          </w:pPr>
          <w:ins w:id="135"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"_Toc50751243"</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6.2.4 Questionnaires</w:t>
            </w:r>
            <w:r>
              <w:rPr>
                <w:noProof/>
                <w:webHidden/>
              </w:rPr>
              <w:tab/>
            </w:r>
            <w:r>
              <w:rPr>
                <w:noProof/>
                <w:webHidden/>
              </w:rPr>
              <w:fldChar w:fldCharType="begin"/>
            </w:r>
            <w:r>
              <w:rPr>
                <w:noProof/>
                <w:webHidden/>
              </w:rPr>
              <w:instrText xml:space="preserve"> PAGEREF _Toc50751243 \h </w:instrText>
            </w:r>
            <w:r>
              <w:rPr>
                <w:noProof/>
                <w:webHidden/>
              </w:rPr>
            </w:r>
          </w:ins>
          <w:r>
            <w:rPr>
              <w:noProof/>
              <w:webHidden/>
            </w:rPr>
            <w:fldChar w:fldCharType="separate"/>
          </w:r>
          <w:ins w:id="136" w:author="André Oliveira" w:date="2020-09-11T21:13:00Z">
            <w:r>
              <w:rPr>
                <w:noProof/>
                <w:webHidden/>
              </w:rPr>
              <w:t>35</w:t>
            </w:r>
            <w:r>
              <w:rPr>
                <w:noProof/>
                <w:webHidden/>
              </w:rPr>
              <w:fldChar w:fldCharType="end"/>
            </w:r>
            <w:r w:rsidRPr="0031585A">
              <w:rPr>
                <w:rStyle w:val="Hiperligao"/>
                <w:noProof/>
              </w:rPr>
              <w:fldChar w:fldCharType="end"/>
            </w:r>
          </w:ins>
        </w:p>
        <w:p w14:paraId="1C718482" w14:textId="3A00A6CB" w:rsidR="00A14685" w:rsidRDefault="00A14685">
          <w:pPr>
            <w:pStyle w:val="ndice3"/>
            <w:tabs>
              <w:tab w:val="right" w:leader="dot" w:pos="8494"/>
            </w:tabs>
            <w:rPr>
              <w:ins w:id="137" w:author="André Oliveira" w:date="2020-09-11T21:13:00Z"/>
              <w:noProof/>
              <w:sz w:val="22"/>
              <w:szCs w:val="22"/>
              <w:lang w:eastAsia="pt-PT"/>
            </w:rPr>
          </w:pPr>
          <w:ins w:id="138"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"_Toc50751244"</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6.2.5. Validations</w:t>
            </w:r>
            <w:r>
              <w:rPr>
                <w:noProof/>
                <w:webHidden/>
              </w:rPr>
              <w:tab/>
            </w:r>
            <w:r>
              <w:rPr>
                <w:noProof/>
                <w:webHidden/>
              </w:rPr>
              <w:fldChar w:fldCharType="begin"/>
            </w:r>
            <w:r>
              <w:rPr>
                <w:noProof/>
                <w:webHidden/>
              </w:rPr>
              <w:instrText xml:space="preserve"> PAGEREF _Toc50751244 \h </w:instrText>
            </w:r>
            <w:r>
              <w:rPr>
                <w:noProof/>
                <w:webHidden/>
              </w:rPr>
            </w:r>
          </w:ins>
          <w:r>
            <w:rPr>
              <w:noProof/>
              <w:webHidden/>
            </w:rPr>
            <w:fldChar w:fldCharType="separate"/>
          </w:r>
          <w:ins w:id="139" w:author="André Oliveira" w:date="2020-09-11T21:13:00Z">
            <w:r>
              <w:rPr>
                <w:noProof/>
                <w:webHidden/>
              </w:rPr>
              <w:t>36</w:t>
            </w:r>
            <w:r>
              <w:rPr>
                <w:noProof/>
                <w:webHidden/>
              </w:rPr>
              <w:fldChar w:fldCharType="end"/>
            </w:r>
            <w:r w:rsidRPr="0031585A">
              <w:rPr>
                <w:rStyle w:val="Hiperligao"/>
                <w:noProof/>
              </w:rPr>
              <w:fldChar w:fldCharType="end"/>
            </w:r>
          </w:ins>
        </w:p>
        <w:p w14:paraId="49F51DAF" w14:textId="698E2A64" w:rsidR="00A14685" w:rsidRDefault="00A14685">
          <w:pPr>
            <w:pStyle w:val="ndice3"/>
            <w:tabs>
              <w:tab w:val="right" w:leader="dot" w:pos="8494"/>
            </w:tabs>
            <w:rPr>
              <w:ins w:id="140" w:author="André Oliveira" w:date="2020-09-11T21:13:00Z"/>
              <w:noProof/>
              <w:sz w:val="22"/>
              <w:szCs w:val="22"/>
              <w:lang w:eastAsia="pt-PT"/>
            </w:rPr>
          </w:pPr>
          <w:ins w:id="141"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"_Toc50751245"</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6.2.6. Error Handling</w:t>
            </w:r>
            <w:r>
              <w:rPr>
                <w:noProof/>
                <w:webHidden/>
              </w:rPr>
              <w:tab/>
            </w:r>
            <w:r>
              <w:rPr>
                <w:noProof/>
                <w:webHidden/>
              </w:rPr>
              <w:fldChar w:fldCharType="begin"/>
            </w:r>
            <w:r>
              <w:rPr>
                <w:noProof/>
                <w:webHidden/>
              </w:rPr>
              <w:instrText xml:space="preserve"> PAGEREF _Toc50751245 \h </w:instrText>
            </w:r>
            <w:r>
              <w:rPr>
                <w:noProof/>
                <w:webHidden/>
              </w:rPr>
            </w:r>
          </w:ins>
          <w:r>
            <w:rPr>
              <w:noProof/>
              <w:webHidden/>
            </w:rPr>
            <w:fldChar w:fldCharType="separate"/>
          </w:r>
          <w:ins w:id="142" w:author="André Oliveira" w:date="2020-09-11T21:13:00Z">
            <w:r>
              <w:rPr>
                <w:noProof/>
                <w:webHidden/>
              </w:rPr>
              <w:t>36</w:t>
            </w:r>
            <w:r>
              <w:rPr>
                <w:noProof/>
                <w:webHidden/>
              </w:rPr>
              <w:fldChar w:fldCharType="end"/>
            </w:r>
            <w:r w:rsidRPr="0031585A">
              <w:rPr>
                <w:rStyle w:val="Hiperligao"/>
                <w:noProof/>
              </w:rPr>
              <w:fldChar w:fldCharType="end"/>
            </w:r>
          </w:ins>
        </w:p>
        <w:p w14:paraId="5B808DBA" w14:textId="5FC07134" w:rsidR="00A14685" w:rsidRDefault="00A14685">
          <w:pPr>
            <w:pStyle w:val="ndice3"/>
            <w:tabs>
              <w:tab w:val="right" w:leader="dot" w:pos="8494"/>
            </w:tabs>
            <w:rPr>
              <w:ins w:id="143" w:author="André Oliveira" w:date="2020-09-11T21:13:00Z"/>
              <w:noProof/>
              <w:sz w:val="22"/>
              <w:szCs w:val="22"/>
              <w:lang w:eastAsia="pt-PT"/>
            </w:rPr>
          </w:pPr>
          <w:ins w:id="144"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"_Toc50751246"</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6.2.7 Postman</w:t>
            </w:r>
            <w:r>
              <w:rPr>
                <w:noProof/>
                <w:webHidden/>
              </w:rPr>
              <w:tab/>
            </w:r>
            <w:r>
              <w:rPr>
                <w:noProof/>
                <w:webHidden/>
              </w:rPr>
              <w:fldChar w:fldCharType="begin"/>
            </w:r>
            <w:r>
              <w:rPr>
                <w:noProof/>
                <w:webHidden/>
              </w:rPr>
              <w:instrText xml:space="preserve"> PAGEREF _Toc50751246 \h </w:instrText>
            </w:r>
            <w:r>
              <w:rPr>
                <w:noProof/>
                <w:webHidden/>
              </w:rPr>
            </w:r>
          </w:ins>
          <w:r>
            <w:rPr>
              <w:noProof/>
              <w:webHidden/>
            </w:rPr>
            <w:fldChar w:fldCharType="separate"/>
          </w:r>
          <w:ins w:id="145" w:author="André Oliveira" w:date="2020-09-11T21:13:00Z">
            <w:r>
              <w:rPr>
                <w:noProof/>
                <w:webHidden/>
              </w:rPr>
              <w:t>36</w:t>
            </w:r>
            <w:r>
              <w:rPr>
                <w:noProof/>
                <w:webHidden/>
              </w:rPr>
              <w:fldChar w:fldCharType="end"/>
            </w:r>
            <w:r w:rsidRPr="0031585A">
              <w:rPr>
                <w:rStyle w:val="Hiperligao"/>
                <w:noProof/>
              </w:rPr>
              <w:fldChar w:fldCharType="end"/>
            </w:r>
          </w:ins>
        </w:p>
        <w:p w14:paraId="6DC9F986" w14:textId="305B7A23" w:rsidR="00A14685" w:rsidRDefault="00A14685">
          <w:pPr>
            <w:pStyle w:val="ndice2"/>
            <w:tabs>
              <w:tab w:val="right" w:leader="dot" w:pos="8494"/>
            </w:tabs>
            <w:rPr>
              <w:ins w:id="146" w:author="André Oliveira" w:date="2020-09-11T21:13:00Z"/>
              <w:noProof/>
              <w:sz w:val="22"/>
              <w:szCs w:val="22"/>
              <w:lang w:eastAsia="pt-PT"/>
            </w:rPr>
          </w:pPr>
          <w:ins w:id="147"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"_Toc50751247"</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6.3. Data base</w:t>
            </w:r>
            <w:r>
              <w:rPr>
                <w:noProof/>
                <w:webHidden/>
              </w:rPr>
              <w:tab/>
            </w:r>
            <w:r>
              <w:rPr>
                <w:noProof/>
                <w:webHidden/>
              </w:rPr>
              <w:fldChar w:fldCharType="begin"/>
            </w:r>
            <w:r>
              <w:rPr>
                <w:noProof/>
                <w:webHidden/>
              </w:rPr>
              <w:instrText xml:space="preserve"> PAGEREF _Toc50751247 \h </w:instrText>
            </w:r>
            <w:r>
              <w:rPr>
                <w:noProof/>
                <w:webHidden/>
              </w:rPr>
            </w:r>
          </w:ins>
          <w:r>
            <w:rPr>
              <w:noProof/>
              <w:webHidden/>
            </w:rPr>
            <w:fldChar w:fldCharType="separate"/>
          </w:r>
          <w:ins w:id="148" w:author="André Oliveira" w:date="2020-09-11T21:13:00Z">
            <w:r>
              <w:rPr>
                <w:noProof/>
                <w:webHidden/>
              </w:rPr>
              <w:t>37</w:t>
            </w:r>
            <w:r>
              <w:rPr>
                <w:noProof/>
                <w:webHidden/>
              </w:rPr>
              <w:fldChar w:fldCharType="end"/>
            </w:r>
            <w:r w:rsidRPr="0031585A">
              <w:rPr>
                <w:rStyle w:val="Hiperligao"/>
                <w:noProof/>
              </w:rPr>
              <w:fldChar w:fldCharType="end"/>
            </w:r>
          </w:ins>
        </w:p>
        <w:p w14:paraId="78768B87" w14:textId="495E12B4" w:rsidR="00A14685" w:rsidRDefault="00A14685">
          <w:pPr>
            <w:pStyle w:val="ndice3"/>
            <w:tabs>
              <w:tab w:val="right" w:leader="dot" w:pos="8494"/>
            </w:tabs>
            <w:rPr>
              <w:ins w:id="149" w:author="André Oliveira" w:date="2020-09-11T21:13:00Z"/>
              <w:noProof/>
              <w:sz w:val="22"/>
              <w:szCs w:val="22"/>
              <w:lang w:eastAsia="pt-PT"/>
            </w:rPr>
          </w:pPr>
          <w:ins w:id="150"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"_Toc50751248"</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6.3.1. Data base access</w:t>
            </w:r>
            <w:r>
              <w:rPr>
                <w:noProof/>
                <w:webHidden/>
              </w:rPr>
              <w:tab/>
            </w:r>
            <w:r>
              <w:rPr>
                <w:noProof/>
                <w:webHidden/>
              </w:rPr>
              <w:fldChar w:fldCharType="begin"/>
            </w:r>
            <w:r>
              <w:rPr>
                <w:noProof/>
                <w:webHidden/>
              </w:rPr>
              <w:instrText xml:space="preserve"> PAGEREF _Toc50751248 \h </w:instrText>
            </w:r>
            <w:r>
              <w:rPr>
                <w:noProof/>
                <w:webHidden/>
              </w:rPr>
            </w:r>
          </w:ins>
          <w:r>
            <w:rPr>
              <w:noProof/>
              <w:webHidden/>
            </w:rPr>
            <w:fldChar w:fldCharType="separate"/>
          </w:r>
          <w:ins w:id="151" w:author="André Oliveira" w:date="2020-09-11T21:13:00Z">
            <w:r>
              <w:rPr>
                <w:noProof/>
                <w:webHidden/>
              </w:rPr>
              <w:t>37</w:t>
            </w:r>
            <w:r>
              <w:rPr>
                <w:noProof/>
                <w:webHidden/>
              </w:rPr>
              <w:fldChar w:fldCharType="end"/>
            </w:r>
            <w:r w:rsidRPr="0031585A">
              <w:rPr>
                <w:rStyle w:val="Hiperligao"/>
                <w:noProof/>
              </w:rPr>
              <w:fldChar w:fldCharType="end"/>
            </w:r>
          </w:ins>
        </w:p>
        <w:p w14:paraId="76D3B200" w14:textId="1CE4BFAC" w:rsidR="00A14685" w:rsidRDefault="00A14685">
          <w:pPr>
            <w:pStyle w:val="ndice2"/>
            <w:tabs>
              <w:tab w:val="right" w:leader="dot" w:pos="8494"/>
            </w:tabs>
            <w:rPr>
              <w:ins w:id="152" w:author="André Oliveira" w:date="2020-09-11T21:13:00Z"/>
              <w:noProof/>
              <w:sz w:val="22"/>
              <w:szCs w:val="22"/>
              <w:lang w:eastAsia="pt-PT"/>
            </w:rPr>
          </w:pPr>
          <w:ins w:id="153"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"_Toc50751249"</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6.4. Execution Environments</w:t>
            </w:r>
            <w:r>
              <w:rPr>
                <w:noProof/>
                <w:webHidden/>
              </w:rPr>
              <w:tab/>
            </w:r>
            <w:r>
              <w:rPr>
                <w:noProof/>
                <w:webHidden/>
              </w:rPr>
              <w:fldChar w:fldCharType="begin"/>
            </w:r>
            <w:r>
              <w:rPr>
                <w:noProof/>
                <w:webHidden/>
              </w:rPr>
              <w:instrText xml:space="preserve"> PAGEREF _Toc50751249 \h </w:instrText>
            </w:r>
            <w:r>
              <w:rPr>
                <w:noProof/>
                <w:webHidden/>
              </w:rPr>
            </w:r>
          </w:ins>
          <w:r>
            <w:rPr>
              <w:noProof/>
              <w:webHidden/>
            </w:rPr>
            <w:fldChar w:fldCharType="separate"/>
          </w:r>
          <w:ins w:id="154" w:author="André Oliveira" w:date="2020-09-11T21:13:00Z">
            <w:r>
              <w:rPr>
                <w:noProof/>
                <w:webHidden/>
              </w:rPr>
              <w:t>37</w:t>
            </w:r>
            <w:r>
              <w:rPr>
                <w:noProof/>
                <w:webHidden/>
              </w:rPr>
              <w:fldChar w:fldCharType="end"/>
            </w:r>
            <w:r w:rsidRPr="0031585A">
              <w:rPr>
                <w:rStyle w:val="Hiperligao"/>
                <w:noProof/>
              </w:rPr>
              <w:fldChar w:fldCharType="end"/>
            </w:r>
          </w:ins>
        </w:p>
        <w:p w14:paraId="3260A2DC" w14:textId="0B0889A3" w:rsidR="00A14685" w:rsidRDefault="00A14685">
          <w:pPr>
            <w:pStyle w:val="ndice3"/>
            <w:tabs>
              <w:tab w:val="right" w:leader="dot" w:pos="8494"/>
            </w:tabs>
            <w:rPr>
              <w:ins w:id="155" w:author="André Oliveira" w:date="2020-09-11T21:13:00Z"/>
              <w:noProof/>
              <w:sz w:val="22"/>
              <w:szCs w:val="22"/>
              <w:lang w:eastAsia="pt-PT"/>
            </w:rPr>
          </w:pPr>
          <w:ins w:id="156"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"_Toc50751250"</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6.4.1. Java &amp; Kotlin</w:t>
            </w:r>
            <w:r>
              <w:rPr>
                <w:noProof/>
                <w:webHidden/>
              </w:rPr>
              <w:tab/>
            </w:r>
            <w:r>
              <w:rPr>
                <w:noProof/>
                <w:webHidden/>
              </w:rPr>
              <w:fldChar w:fldCharType="begin"/>
            </w:r>
            <w:r>
              <w:rPr>
                <w:noProof/>
                <w:webHidden/>
              </w:rPr>
              <w:instrText xml:space="preserve"> PAGEREF _Toc50751250 \h </w:instrText>
            </w:r>
            <w:r>
              <w:rPr>
                <w:noProof/>
                <w:webHidden/>
              </w:rPr>
            </w:r>
          </w:ins>
          <w:r>
            <w:rPr>
              <w:noProof/>
              <w:webHidden/>
            </w:rPr>
            <w:fldChar w:fldCharType="separate"/>
          </w:r>
          <w:ins w:id="157" w:author="André Oliveira" w:date="2020-09-11T21:13:00Z">
            <w:r>
              <w:rPr>
                <w:noProof/>
                <w:webHidden/>
              </w:rPr>
              <w:t>38</w:t>
            </w:r>
            <w:r>
              <w:rPr>
                <w:noProof/>
                <w:webHidden/>
              </w:rPr>
              <w:fldChar w:fldCharType="end"/>
            </w:r>
            <w:r w:rsidRPr="0031585A">
              <w:rPr>
                <w:rStyle w:val="Hiperligao"/>
                <w:noProof/>
              </w:rPr>
              <w:fldChar w:fldCharType="end"/>
            </w:r>
          </w:ins>
        </w:p>
        <w:p w14:paraId="4054AB50" w14:textId="1B54DE17" w:rsidR="00A14685" w:rsidRDefault="00A14685">
          <w:pPr>
            <w:pStyle w:val="ndice3"/>
            <w:tabs>
              <w:tab w:val="right" w:leader="dot" w:pos="8494"/>
            </w:tabs>
            <w:rPr>
              <w:ins w:id="158" w:author="André Oliveira" w:date="2020-09-11T21:13:00Z"/>
              <w:noProof/>
              <w:sz w:val="22"/>
              <w:szCs w:val="22"/>
              <w:lang w:eastAsia="pt-PT"/>
            </w:rPr>
          </w:pPr>
          <w:ins w:id="159"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"_Toc50751251"</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6.4.2. JavaScript</w:t>
            </w:r>
            <w:r>
              <w:rPr>
                <w:noProof/>
                <w:webHidden/>
              </w:rPr>
              <w:tab/>
            </w:r>
            <w:r>
              <w:rPr>
                <w:noProof/>
                <w:webHidden/>
              </w:rPr>
              <w:fldChar w:fldCharType="begin"/>
            </w:r>
            <w:r>
              <w:rPr>
                <w:noProof/>
                <w:webHidden/>
              </w:rPr>
              <w:instrText xml:space="preserve"> PAGEREF _Toc50751251 \h </w:instrText>
            </w:r>
            <w:r>
              <w:rPr>
                <w:noProof/>
                <w:webHidden/>
              </w:rPr>
            </w:r>
          </w:ins>
          <w:r>
            <w:rPr>
              <w:noProof/>
              <w:webHidden/>
            </w:rPr>
            <w:fldChar w:fldCharType="separate"/>
          </w:r>
          <w:ins w:id="160" w:author="André Oliveira" w:date="2020-09-11T21:13:00Z">
            <w:r>
              <w:rPr>
                <w:noProof/>
                <w:webHidden/>
              </w:rPr>
              <w:t>38</w:t>
            </w:r>
            <w:r>
              <w:rPr>
                <w:noProof/>
                <w:webHidden/>
              </w:rPr>
              <w:fldChar w:fldCharType="end"/>
            </w:r>
            <w:r w:rsidRPr="0031585A">
              <w:rPr>
                <w:rStyle w:val="Hiperligao"/>
                <w:noProof/>
              </w:rPr>
              <w:fldChar w:fldCharType="end"/>
            </w:r>
          </w:ins>
        </w:p>
        <w:p w14:paraId="0B3CEA4B" w14:textId="6F8BE9C8" w:rsidR="00A14685" w:rsidRDefault="00A14685">
          <w:pPr>
            <w:pStyle w:val="ndice3"/>
            <w:tabs>
              <w:tab w:val="right" w:leader="dot" w:pos="8494"/>
            </w:tabs>
            <w:rPr>
              <w:ins w:id="161" w:author="André Oliveira" w:date="2020-09-11T21:13:00Z"/>
              <w:noProof/>
              <w:sz w:val="22"/>
              <w:szCs w:val="22"/>
              <w:lang w:eastAsia="pt-PT"/>
            </w:rPr>
          </w:pPr>
          <w:ins w:id="162"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"_Toc50751252"</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6.4.3 Python</w:t>
            </w:r>
            <w:r>
              <w:rPr>
                <w:noProof/>
                <w:webHidden/>
              </w:rPr>
              <w:tab/>
            </w:r>
            <w:r>
              <w:rPr>
                <w:noProof/>
                <w:webHidden/>
              </w:rPr>
              <w:fldChar w:fldCharType="begin"/>
            </w:r>
            <w:r>
              <w:rPr>
                <w:noProof/>
                <w:webHidden/>
              </w:rPr>
              <w:instrText xml:space="preserve"> PAGEREF _Toc50751252 \h </w:instrText>
            </w:r>
            <w:r>
              <w:rPr>
                <w:noProof/>
                <w:webHidden/>
              </w:rPr>
            </w:r>
          </w:ins>
          <w:r>
            <w:rPr>
              <w:noProof/>
              <w:webHidden/>
            </w:rPr>
            <w:fldChar w:fldCharType="separate"/>
          </w:r>
          <w:ins w:id="163" w:author="André Oliveira" w:date="2020-09-11T21:13:00Z">
            <w:r>
              <w:rPr>
                <w:noProof/>
                <w:webHidden/>
              </w:rPr>
              <w:t>39</w:t>
            </w:r>
            <w:r>
              <w:rPr>
                <w:noProof/>
                <w:webHidden/>
              </w:rPr>
              <w:fldChar w:fldCharType="end"/>
            </w:r>
            <w:r w:rsidRPr="0031585A">
              <w:rPr>
                <w:rStyle w:val="Hiperligao"/>
                <w:noProof/>
              </w:rPr>
              <w:fldChar w:fldCharType="end"/>
            </w:r>
          </w:ins>
        </w:p>
        <w:p w14:paraId="3AF4E4A3" w14:textId="4FDE9DF5" w:rsidR="00A14685" w:rsidRDefault="00A14685">
          <w:pPr>
            <w:pStyle w:val="ndice3"/>
            <w:tabs>
              <w:tab w:val="right" w:leader="dot" w:pos="8494"/>
            </w:tabs>
            <w:rPr>
              <w:ins w:id="164" w:author="André Oliveira" w:date="2020-09-11T21:13:00Z"/>
              <w:noProof/>
              <w:sz w:val="22"/>
              <w:szCs w:val="22"/>
              <w:lang w:eastAsia="pt-PT"/>
            </w:rPr>
          </w:pPr>
          <w:ins w:id="165"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"_Toc50751253"</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6.4.4 Postman</w:t>
            </w:r>
            <w:r>
              <w:rPr>
                <w:noProof/>
                <w:webHidden/>
              </w:rPr>
              <w:tab/>
            </w:r>
            <w:r>
              <w:rPr>
                <w:noProof/>
                <w:webHidden/>
              </w:rPr>
              <w:fldChar w:fldCharType="begin"/>
            </w:r>
            <w:r>
              <w:rPr>
                <w:noProof/>
                <w:webHidden/>
              </w:rPr>
              <w:instrText xml:space="preserve"> PAGEREF _Toc50751253 \h </w:instrText>
            </w:r>
            <w:r>
              <w:rPr>
                <w:noProof/>
                <w:webHidden/>
              </w:rPr>
            </w:r>
          </w:ins>
          <w:r>
            <w:rPr>
              <w:noProof/>
              <w:webHidden/>
            </w:rPr>
            <w:fldChar w:fldCharType="separate"/>
          </w:r>
          <w:ins w:id="166" w:author="André Oliveira" w:date="2020-09-11T21:13:00Z">
            <w:r>
              <w:rPr>
                <w:noProof/>
                <w:webHidden/>
              </w:rPr>
              <w:t>39</w:t>
            </w:r>
            <w:r>
              <w:rPr>
                <w:noProof/>
                <w:webHidden/>
              </w:rPr>
              <w:fldChar w:fldCharType="end"/>
            </w:r>
            <w:r w:rsidRPr="0031585A">
              <w:rPr>
                <w:rStyle w:val="Hiperligao"/>
                <w:noProof/>
              </w:rPr>
              <w:fldChar w:fldCharType="end"/>
            </w:r>
          </w:ins>
        </w:p>
        <w:p w14:paraId="5FF40D31" w14:textId="53494176" w:rsidR="00A14685" w:rsidRDefault="00A14685">
          <w:pPr>
            <w:pStyle w:val="ndice1"/>
            <w:tabs>
              <w:tab w:val="left" w:pos="480"/>
              <w:tab w:val="right" w:leader="dot" w:pos="8494"/>
            </w:tabs>
            <w:rPr>
              <w:ins w:id="167" w:author="André Oliveira" w:date="2020-09-11T21:13:00Z"/>
              <w:noProof/>
              <w:sz w:val="22"/>
              <w:szCs w:val="22"/>
              <w:lang w:eastAsia="pt-PT"/>
            </w:rPr>
          </w:pPr>
          <w:ins w:id="168"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"_Toc50751254"</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rPr>
              <w:t>7.</w:t>
            </w:r>
            <w:r>
              <w:rPr>
                <w:noProof/>
                <w:sz w:val="22"/>
                <w:szCs w:val="22"/>
                <w:lang w:eastAsia="pt-PT"/>
              </w:rPr>
              <w:tab/>
            </w:r>
            <w:r w:rsidRPr="0031585A">
              <w:rPr>
                <w:rStyle w:val="Hiperligao"/>
                <w:noProof/>
              </w:rPr>
              <w:t>Additional language support</w:t>
            </w:r>
            <w:r>
              <w:rPr>
                <w:noProof/>
                <w:webHidden/>
              </w:rPr>
              <w:tab/>
            </w:r>
            <w:r>
              <w:rPr>
                <w:noProof/>
                <w:webHidden/>
              </w:rPr>
              <w:fldChar w:fldCharType="begin"/>
            </w:r>
            <w:r>
              <w:rPr>
                <w:noProof/>
                <w:webHidden/>
              </w:rPr>
              <w:instrText xml:space="preserve"> PAGEREF _Toc50751254 \h </w:instrText>
            </w:r>
            <w:r>
              <w:rPr>
                <w:noProof/>
                <w:webHidden/>
              </w:rPr>
            </w:r>
          </w:ins>
          <w:r>
            <w:rPr>
              <w:noProof/>
              <w:webHidden/>
            </w:rPr>
            <w:fldChar w:fldCharType="separate"/>
          </w:r>
          <w:ins w:id="169" w:author="André Oliveira" w:date="2020-09-11T21:13:00Z">
            <w:r>
              <w:rPr>
                <w:noProof/>
                <w:webHidden/>
              </w:rPr>
              <w:t>40</w:t>
            </w:r>
            <w:r>
              <w:rPr>
                <w:noProof/>
                <w:webHidden/>
              </w:rPr>
              <w:fldChar w:fldCharType="end"/>
            </w:r>
            <w:r w:rsidRPr="0031585A">
              <w:rPr>
                <w:rStyle w:val="Hiperligao"/>
                <w:noProof/>
              </w:rPr>
              <w:fldChar w:fldCharType="end"/>
            </w:r>
          </w:ins>
        </w:p>
        <w:p w14:paraId="30AAF1AF" w14:textId="60D0E3C0" w:rsidR="00A14685" w:rsidRDefault="00A14685">
          <w:pPr>
            <w:pStyle w:val="ndice1"/>
            <w:tabs>
              <w:tab w:val="left" w:pos="480"/>
              <w:tab w:val="right" w:leader="dot" w:pos="8494"/>
            </w:tabs>
            <w:rPr>
              <w:ins w:id="170" w:author="André Oliveira" w:date="2020-09-11T21:13:00Z"/>
              <w:noProof/>
              <w:sz w:val="22"/>
              <w:szCs w:val="22"/>
              <w:lang w:eastAsia="pt-PT"/>
            </w:rPr>
          </w:pPr>
          <w:ins w:id="171"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"_Toc50751255"</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rPr>
              <w:t>8.</w:t>
            </w:r>
            <w:r>
              <w:rPr>
                <w:noProof/>
                <w:sz w:val="22"/>
                <w:szCs w:val="22"/>
                <w:lang w:eastAsia="pt-PT"/>
              </w:rPr>
              <w:tab/>
            </w:r>
            <w:r w:rsidRPr="0031585A">
              <w:rPr>
                <w:rStyle w:val="Hiperligao"/>
                <w:noProof/>
              </w:rPr>
              <w:t>Cloud deployment</w:t>
            </w:r>
            <w:r>
              <w:rPr>
                <w:noProof/>
                <w:webHidden/>
              </w:rPr>
              <w:tab/>
            </w:r>
            <w:r>
              <w:rPr>
                <w:noProof/>
                <w:webHidden/>
              </w:rPr>
              <w:fldChar w:fldCharType="begin"/>
            </w:r>
            <w:r>
              <w:rPr>
                <w:noProof/>
                <w:webHidden/>
              </w:rPr>
              <w:instrText xml:space="preserve"> PAGEREF _Toc50751255 \h </w:instrText>
            </w:r>
            <w:r>
              <w:rPr>
                <w:noProof/>
                <w:webHidden/>
              </w:rPr>
            </w:r>
          </w:ins>
          <w:r>
            <w:rPr>
              <w:noProof/>
              <w:webHidden/>
            </w:rPr>
            <w:fldChar w:fldCharType="separate"/>
          </w:r>
          <w:ins w:id="172" w:author="André Oliveira" w:date="2020-09-11T21:13:00Z">
            <w:r>
              <w:rPr>
                <w:noProof/>
                <w:webHidden/>
              </w:rPr>
              <w:t>43</w:t>
            </w:r>
            <w:r>
              <w:rPr>
                <w:noProof/>
                <w:webHidden/>
              </w:rPr>
              <w:fldChar w:fldCharType="end"/>
            </w:r>
            <w:r w:rsidRPr="0031585A">
              <w:rPr>
                <w:rStyle w:val="Hiperligao"/>
                <w:noProof/>
              </w:rPr>
              <w:fldChar w:fldCharType="end"/>
            </w:r>
          </w:ins>
        </w:p>
        <w:p w14:paraId="29069B18" w14:textId="0137D3B9" w:rsidR="00A14685" w:rsidRDefault="00A14685">
          <w:pPr>
            <w:pStyle w:val="ndice2"/>
            <w:tabs>
              <w:tab w:val="right" w:leader="dot" w:pos="8494"/>
            </w:tabs>
            <w:rPr>
              <w:ins w:id="173" w:author="André Oliveira" w:date="2020-09-11T21:13:00Z"/>
              <w:noProof/>
              <w:sz w:val="22"/>
              <w:szCs w:val="22"/>
              <w:lang w:eastAsia="pt-PT"/>
            </w:rPr>
          </w:pPr>
          <w:ins w:id="174"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"_Toc50751256"</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8.1. Container orchestration tools</w:t>
            </w:r>
            <w:r>
              <w:rPr>
                <w:noProof/>
                <w:webHidden/>
              </w:rPr>
              <w:tab/>
            </w:r>
            <w:r>
              <w:rPr>
                <w:noProof/>
                <w:webHidden/>
              </w:rPr>
              <w:fldChar w:fldCharType="begin"/>
            </w:r>
            <w:r>
              <w:rPr>
                <w:noProof/>
                <w:webHidden/>
              </w:rPr>
              <w:instrText xml:space="preserve"> PAGEREF _Toc50751256 \h </w:instrText>
            </w:r>
            <w:r>
              <w:rPr>
                <w:noProof/>
                <w:webHidden/>
              </w:rPr>
            </w:r>
          </w:ins>
          <w:r>
            <w:rPr>
              <w:noProof/>
              <w:webHidden/>
            </w:rPr>
            <w:fldChar w:fldCharType="separate"/>
          </w:r>
          <w:ins w:id="175" w:author="André Oliveira" w:date="2020-09-11T21:13:00Z">
            <w:r>
              <w:rPr>
                <w:noProof/>
                <w:webHidden/>
              </w:rPr>
              <w:t>43</w:t>
            </w:r>
            <w:r>
              <w:rPr>
                <w:noProof/>
                <w:webHidden/>
              </w:rPr>
              <w:fldChar w:fldCharType="end"/>
            </w:r>
            <w:r w:rsidRPr="0031585A">
              <w:rPr>
                <w:rStyle w:val="Hiperligao"/>
                <w:noProof/>
              </w:rPr>
              <w:fldChar w:fldCharType="end"/>
            </w:r>
          </w:ins>
        </w:p>
        <w:p w14:paraId="7D78BD5C" w14:textId="2BFFA06F" w:rsidR="00A14685" w:rsidRDefault="00A14685">
          <w:pPr>
            <w:pStyle w:val="ndice3"/>
            <w:tabs>
              <w:tab w:val="right" w:leader="dot" w:pos="8494"/>
            </w:tabs>
            <w:rPr>
              <w:ins w:id="176" w:author="André Oliveira" w:date="2020-09-11T21:13:00Z"/>
              <w:noProof/>
              <w:sz w:val="22"/>
              <w:szCs w:val="22"/>
              <w:lang w:eastAsia="pt-PT"/>
            </w:rPr>
          </w:pPr>
          <w:ins w:id="177"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"_Toc50751257"</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8.1.1. Docker Swarm</w:t>
            </w:r>
            <w:r>
              <w:rPr>
                <w:noProof/>
                <w:webHidden/>
              </w:rPr>
              <w:tab/>
            </w:r>
            <w:r>
              <w:rPr>
                <w:noProof/>
                <w:webHidden/>
              </w:rPr>
              <w:fldChar w:fldCharType="begin"/>
            </w:r>
            <w:r>
              <w:rPr>
                <w:noProof/>
                <w:webHidden/>
              </w:rPr>
              <w:instrText xml:space="preserve"> PAGEREF _Toc50751257 \h </w:instrText>
            </w:r>
            <w:r>
              <w:rPr>
                <w:noProof/>
                <w:webHidden/>
              </w:rPr>
            </w:r>
          </w:ins>
          <w:r>
            <w:rPr>
              <w:noProof/>
              <w:webHidden/>
            </w:rPr>
            <w:fldChar w:fldCharType="separate"/>
          </w:r>
          <w:ins w:id="178" w:author="André Oliveira" w:date="2020-09-11T21:13:00Z">
            <w:r>
              <w:rPr>
                <w:noProof/>
                <w:webHidden/>
              </w:rPr>
              <w:t>43</w:t>
            </w:r>
            <w:r>
              <w:rPr>
                <w:noProof/>
                <w:webHidden/>
              </w:rPr>
              <w:fldChar w:fldCharType="end"/>
            </w:r>
            <w:r w:rsidRPr="0031585A">
              <w:rPr>
                <w:rStyle w:val="Hiperligao"/>
                <w:noProof/>
              </w:rPr>
              <w:fldChar w:fldCharType="end"/>
            </w:r>
          </w:ins>
        </w:p>
        <w:p w14:paraId="1C0563DE" w14:textId="321D510F" w:rsidR="00A14685" w:rsidRDefault="00A14685">
          <w:pPr>
            <w:pStyle w:val="ndice3"/>
            <w:tabs>
              <w:tab w:val="right" w:leader="dot" w:pos="8494"/>
            </w:tabs>
            <w:rPr>
              <w:ins w:id="179" w:author="André Oliveira" w:date="2020-09-11T21:13:00Z"/>
              <w:noProof/>
              <w:sz w:val="22"/>
              <w:szCs w:val="22"/>
              <w:lang w:eastAsia="pt-PT"/>
            </w:rPr>
          </w:pPr>
          <w:ins w:id="180"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"_Toc50751258"</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8.1.2. Kubernets</w:t>
            </w:r>
            <w:r>
              <w:rPr>
                <w:noProof/>
                <w:webHidden/>
              </w:rPr>
              <w:tab/>
            </w:r>
            <w:r>
              <w:rPr>
                <w:noProof/>
                <w:webHidden/>
              </w:rPr>
              <w:fldChar w:fldCharType="begin"/>
            </w:r>
            <w:r>
              <w:rPr>
                <w:noProof/>
                <w:webHidden/>
              </w:rPr>
              <w:instrText xml:space="preserve"> PAGEREF _Toc50751258 \h </w:instrText>
            </w:r>
            <w:r>
              <w:rPr>
                <w:noProof/>
                <w:webHidden/>
              </w:rPr>
            </w:r>
          </w:ins>
          <w:r>
            <w:rPr>
              <w:noProof/>
              <w:webHidden/>
            </w:rPr>
            <w:fldChar w:fldCharType="separate"/>
          </w:r>
          <w:ins w:id="181" w:author="André Oliveira" w:date="2020-09-11T21:13:00Z">
            <w:r>
              <w:rPr>
                <w:noProof/>
                <w:webHidden/>
              </w:rPr>
              <w:t>45</w:t>
            </w:r>
            <w:r>
              <w:rPr>
                <w:noProof/>
                <w:webHidden/>
              </w:rPr>
              <w:fldChar w:fldCharType="end"/>
            </w:r>
            <w:r w:rsidRPr="0031585A">
              <w:rPr>
                <w:rStyle w:val="Hiperligao"/>
                <w:noProof/>
              </w:rPr>
              <w:fldChar w:fldCharType="end"/>
            </w:r>
          </w:ins>
        </w:p>
        <w:p w14:paraId="15D4EF6D" w14:textId="64A08641" w:rsidR="00A14685" w:rsidRDefault="00A14685">
          <w:pPr>
            <w:pStyle w:val="ndice2"/>
            <w:tabs>
              <w:tab w:val="right" w:leader="dot" w:pos="8494"/>
            </w:tabs>
            <w:rPr>
              <w:ins w:id="182" w:author="André Oliveira" w:date="2020-09-11T21:13:00Z"/>
              <w:noProof/>
              <w:sz w:val="22"/>
              <w:szCs w:val="22"/>
              <w:lang w:eastAsia="pt-PT"/>
            </w:rPr>
          </w:pPr>
          <w:ins w:id="183"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"_Toc50751259"</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8.2. Kubernetes vs Docker Swarm comparison</w:t>
            </w:r>
            <w:r>
              <w:rPr>
                <w:noProof/>
                <w:webHidden/>
              </w:rPr>
              <w:tab/>
            </w:r>
            <w:r>
              <w:rPr>
                <w:noProof/>
                <w:webHidden/>
              </w:rPr>
              <w:fldChar w:fldCharType="begin"/>
            </w:r>
            <w:r>
              <w:rPr>
                <w:noProof/>
                <w:webHidden/>
              </w:rPr>
              <w:instrText xml:space="preserve"> PAGEREF _Toc50751259 \h </w:instrText>
            </w:r>
            <w:r>
              <w:rPr>
                <w:noProof/>
                <w:webHidden/>
              </w:rPr>
            </w:r>
          </w:ins>
          <w:r>
            <w:rPr>
              <w:noProof/>
              <w:webHidden/>
            </w:rPr>
            <w:fldChar w:fldCharType="separate"/>
          </w:r>
          <w:ins w:id="184" w:author="André Oliveira" w:date="2020-09-11T21:13:00Z">
            <w:r>
              <w:rPr>
                <w:noProof/>
                <w:webHidden/>
              </w:rPr>
              <w:t>46</w:t>
            </w:r>
            <w:r>
              <w:rPr>
                <w:noProof/>
                <w:webHidden/>
              </w:rPr>
              <w:fldChar w:fldCharType="end"/>
            </w:r>
            <w:r w:rsidRPr="0031585A">
              <w:rPr>
                <w:rStyle w:val="Hiperligao"/>
                <w:noProof/>
              </w:rPr>
              <w:fldChar w:fldCharType="end"/>
            </w:r>
          </w:ins>
        </w:p>
        <w:p w14:paraId="24F1EFC8" w14:textId="63AB568C" w:rsidR="00A14685" w:rsidRDefault="00A14685">
          <w:pPr>
            <w:pStyle w:val="ndice3"/>
            <w:tabs>
              <w:tab w:val="right" w:leader="dot" w:pos="8494"/>
            </w:tabs>
            <w:rPr>
              <w:ins w:id="185" w:author="André Oliveira" w:date="2020-09-11T21:13:00Z"/>
              <w:noProof/>
              <w:sz w:val="22"/>
              <w:szCs w:val="22"/>
              <w:lang w:eastAsia="pt-PT"/>
            </w:rPr>
          </w:pPr>
          <w:ins w:id="186"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"_Toc50751260"</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8.2.1. Application deployment</w:t>
            </w:r>
            <w:r>
              <w:rPr>
                <w:noProof/>
                <w:webHidden/>
              </w:rPr>
              <w:tab/>
            </w:r>
            <w:r>
              <w:rPr>
                <w:noProof/>
                <w:webHidden/>
              </w:rPr>
              <w:fldChar w:fldCharType="begin"/>
            </w:r>
            <w:r>
              <w:rPr>
                <w:noProof/>
                <w:webHidden/>
              </w:rPr>
              <w:instrText xml:space="preserve"> PAGEREF _Toc50751260 \h </w:instrText>
            </w:r>
            <w:r>
              <w:rPr>
                <w:noProof/>
                <w:webHidden/>
              </w:rPr>
            </w:r>
          </w:ins>
          <w:r>
            <w:rPr>
              <w:noProof/>
              <w:webHidden/>
            </w:rPr>
            <w:fldChar w:fldCharType="separate"/>
          </w:r>
          <w:ins w:id="187" w:author="André Oliveira" w:date="2020-09-11T21:13:00Z">
            <w:r>
              <w:rPr>
                <w:noProof/>
                <w:webHidden/>
              </w:rPr>
              <w:t>46</w:t>
            </w:r>
            <w:r>
              <w:rPr>
                <w:noProof/>
                <w:webHidden/>
              </w:rPr>
              <w:fldChar w:fldCharType="end"/>
            </w:r>
            <w:r w:rsidRPr="0031585A">
              <w:rPr>
                <w:rStyle w:val="Hiperligao"/>
                <w:noProof/>
              </w:rPr>
              <w:fldChar w:fldCharType="end"/>
            </w:r>
          </w:ins>
        </w:p>
        <w:p w14:paraId="7088948F" w14:textId="23C0B98D" w:rsidR="00A14685" w:rsidRDefault="00A14685">
          <w:pPr>
            <w:pStyle w:val="ndice3"/>
            <w:tabs>
              <w:tab w:val="right" w:leader="dot" w:pos="8494"/>
            </w:tabs>
            <w:rPr>
              <w:ins w:id="188" w:author="André Oliveira" w:date="2020-09-11T21:13:00Z"/>
              <w:noProof/>
              <w:sz w:val="22"/>
              <w:szCs w:val="22"/>
              <w:lang w:eastAsia="pt-PT"/>
            </w:rPr>
          </w:pPr>
          <w:ins w:id="189"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"_Toc50751261"</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8.2.2. Application scalability constructs</w:t>
            </w:r>
            <w:r>
              <w:rPr>
                <w:noProof/>
                <w:webHidden/>
              </w:rPr>
              <w:tab/>
            </w:r>
            <w:r>
              <w:rPr>
                <w:noProof/>
                <w:webHidden/>
              </w:rPr>
              <w:fldChar w:fldCharType="begin"/>
            </w:r>
            <w:r>
              <w:rPr>
                <w:noProof/>
                <w:webHidden/>
              </w:rPr>
              <w:instrText xml:space="preserve"> PAGEREF _Toc50751261 \h </w:instrText>
            </w:r>
            <w:r>
              <w:rPr>
                <w:noProof/>
                <w:webHidden/>
              </w:rPr>
            </w:r>
          </w:ins>
          <w:r>
            <w:rPr>
              <w:noProof/>
              <w:webHidden/>
            </w:rPr>
            <w:fldChar w:fldCharType="separate"/>
          </w:r>
          <w:ins w:id="190" w:author="André Oliveira" w:date="2020-09-11T21:13:00Z">
            <w:r>
              <w:rPr>
                <w:noProof/>
                <w:webHidden/>
              </w:rPr>
              <w:t>46</w:t>
            </w:r>
            <w:r>
              <w:rPr>
                <w:noProof/>
                <w:webHidden/>
              </w:rPr>
              <w:fldChar w:fldCharType="end"/>
            </w:r>
            <w:r w:rsidRPr="0031585A">
              <w:rPr>
                <w:rStyle w:val="Hiperligao"/>
                <w:noProof/>
              </w:rPr>
              <w:fldChar w:fldCharType="end"/>
            </w:r>
          </w:ins>
        </w:p>
        <w:p w14:paraId="42B82809" w14:textId="604ED674" w:rsidR="00A14685" w:rsidRDefault="00A14685">
          <w:pPr>
            <w:pStyle w:val="ndice3"/>
            <w:tabs>
              <w:tab w:val="right" w:leader="dot" w:pos="8494"/>
            </w:tabs>
            <w:rPr>
              <w:ins w:id="191" w:author="André Oliveira" w:date="2020-09-11T21:13:00Z"/>
              <w:noProof/>
              <w:sz w:val="22"/>
              <w:szCs w:val="22"/>
              <w:lang w:eastAsia="pt-PT"/>
            </w:rPr>
          </w:pPr>
          <w:ins w:id="192"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"_Toc50751262"</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8.2.3. High availability</w:t>
            </w:r>
            <w:r>
              <w:rPr>
                <w:noProof/>
                <w:webHidden/>
              </w:rPr>
              <w:tab/>
            </w:r>
            <w:r>
              <w:rPr>
                <w:noProof/>
                <w:webHidden/>
              </w:rPr>
              <w:fldChar w:fldCharType="begin"/>
            </w:r>
            <w:r>
              <w:rPr>
                <w:noProof/>
                <w:webHidden/>
              </w:rPr>
              <w:instrText xml:space="preserve"> PAGEREF _Toc50751262 \h </w:instrText>
            </w:r>
            <w:r>
              <w:rPr>
                <w:noProof/>
                <w:webHidden/>
              </w:rPr>
            </w:r>
          </w:ins>
          <w:r>
            <w:rPr>
              <w:noProof/>
              <w:webHidden/>
            </w:rPr>
            <w:fldChar w:fldCharType="separate"/>
          </w:r>
          <w:ins w:id="193" w:author="André Oliveira" w:date="2020-09-11T21:13:00Z">
            <w:r>
              <w:rPr>
                <w:noProof/>
                <w:webHidden/>
              </w:rPr>
              <w:t>47</w:t>
            </w:r>
            <w:r>
              <w:rPr>
                <w:noProof/>
                <w:webHidden/>
              </w:rPr>
              <w:fldChar w:fldCharType="end"/>
            </w:r>
            <w:r w:rsidRPr="0031585A">
              <w:rPr>
                <w:rStyle w:val="Hiperligao"/>
                <w:noProof/>
              </w:rPr>
              <w:fldChar w:fldCharType="end"/>
            </w:r>
          </w:ins>
        </w:p>
        <w:p w14:paraId="2DE4C54D" w14:textId="7BCFF8B9" w:rsidR="00A14685" w:rsidRDefault="00A14685">
          <w:pPr>
            <w:pStyle w:val="ndice3"/>
            <w:tabs>
              <w:tab w:val="right" w:leader="dot" w:pos="8494"/>
            </w:tabs>
            <w:rPr>
              <w:ins w:id="194" w:author="André Oliveira" w:date="2020-09-11T21:13:00Z"/>
              <w:noProof/>
              <w:sz w:val="22"/>
              <w:szCs w:val="22"/>
              <w:lang w:eastAsia="pt-PT"/>
            </w:rPr>
          </w:pPr>
          <w:ins w:id="195"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"_Toc50751263"</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8.2.3. Load balancing</w:t>
            </w:r>
            <w:r>
              <w:rPr>
                <w:noProof/>
                <w:webHidden/>
              </w:rPr>
              <w:tab/>
            </w:r>
            <w:r>
              <w:rPr>
                <w:noProof/>
                <w:webHidden/>
              </w:rPr>
              <w:fldChar w:fldCharType="begin"/>
            </w:r>
            <w:r>
              <w:rPr>
                <w:noProof/>
                <w:webHidden/>
              </w:rPr>
              <w:instrText xml:space="preserve"> PAGEREF _Toc50751263 \h </w:instrText>
            </w:r>
            <w:r>
              <w:rPr>
                <w:noProof/>
                <w:webHidden/>
              </w:rPr>
            </w:r>
          </w:ins>
          <w:r>
            <w:rPr>
              <w:noProof/>
              <w:webHidden/>
            </w:rPr>
            <w:fldChar w:fldCharType="separate"/>
          </w:r>
          <w:ins w:id="196" w:author="André Oliveira" w:date="2020-09-11T21:13:00Z">
            <w:r>
              <w:rPr>
                <w:noProof/>
                <w:webHidden/>
              </w:rPr>
              <w:t>47</w:t>
            </w:r>
            <w:r>
              <w:rPr>
                <w:noProof/>
                <w:webHidden/>
              </w:rPr>
              <w:fldChar w:fldCharType="end"/>
            </w:r>
            <w:r w:rsidRPr="0031585A">
              <w:rPr>
                <w:rStyle w:val="Hiperligao"/>
                <w:noProof/>
              </w:rPr>
              <w:fldChar w:fldCharType="end"/>
            </w:r>
          </w:ins>
        </w:p>
        <w:p w14:paraId="3C71E142" w14:textId="4397731D" w:rsidR="00A14685" w:rsidRDefault="00A14685">
          <w:pPr>
            <w:pStyle w:val="ndice3"/>
            <w:tabs>
              <w:tab w:val="right" w:leader="dot" w:pos="8494"/>
            </w:tabs>
            <w:rPr>
              <w:ins w:id="197" w:author="André Oliveira" w:date="2020-09-11T21:13:00Z"/>
              <w:noProof/>
              <w:sz w:val="22"/>
              <w:szCs w:val="22"/>
              <w:lang w:eastAsia="pt-PT"/>
            </w:rPr>
          </w:pPr>
          <w:ins w:id="198"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"_Toc50751264"</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8.2.4. Auto-scaling</w:t>
            </w:r>
            <w:r>
              <w:rPr>
                <w:noProof/>
                <w:webHidden/>
              </w:rPr>
              <w:tab/>
            </w:r>
            <w:r>
              <w:rPr>
                <w:noProof/>
                <w:webHidden/>
              </w:rPr>
              <w:fldChar w:fldCharType="begin"/>
            </w:r>
            <w:r>
              <w:rPr>
                <w:noProof/>
                <w:webHidden/>
              </w:rPr>
              <w:instrText xml:space="preserve"> PAGEREF _Toc50751264 \h </w:instrText>
            </w:r>
            <w:r>
              <w:rPr>
                <w:noProof/>
                <w:webHidden/>
              </w:rPr>
            </w:r>
          </w:ins>
          <w:r>
            <w:rPr>
              <w:noProof/>
              <w:webHidden/>
            </w:rPr>
            <w:fldChar w:fldCharType="separate"/>
          </w:r>
          <w:ins w:id="199" w:author="André Oliveira" w:date="2020-09-11T21:13:00Z">
            <w:r>
              <w:rPr>
                <w:noProof/>
                <w:webHidden/>
              </w:rPr>
              <w:t>47</w:t>
            </w:r>
            <w:r>
              <w:rPr>
                <w:noProof/>
                <w:webHidden/>
              </w:rPr>
              <w:fldChar w:fldCharType="end"/>
            </w:r>
            <w:r w:rsidRPr="0031585A">
              <w:rPr>
                <w:rStyle w:val="Hiperligao"/>
                <w:noProof/>
              </w:rPr>
              <w:fldChar w:fldCharType="end"/>
            </w:r>
          </w:ins>
        </w:p>
        <w:p w14:paraId="77DB62FC" w14:textId="3AAF2C2B" w:rsidR="00A14685" w:rsidRDefault="00A14685">
          <w:pPr>
            <w:pStyle w:val="ndice2"/>
            <w:tabs>
              <w:tab w:val="right" w:leader="dot" w:pos="8494"/>
            </w:tabs>
            <w:rPr>
              <w:ins w:id="200" w:author="André Oliveira" w:date="2020-09-11T21:13:00Z"/>
              <w:noProof/>
              <w:sz w:val="22"/>
              <w:szCs w:val="22"/>
              <w:lang w:eastAsia="pt-PT"/>
            </w:rPr>
          </w:pPr>
          <w:ins w:id="201" w:author="André Oliveira" w:date="2020-09-11T21:13:00Z">
            <w:r w:rsidRPr="0031585A">
              <w:rPr>
                <w:rStyle w:val="Hiperligao"/>
                <w:noProof/>
              </w:rPr>
              <w:lastRenderedPageBreak/>
              <w:fldChar w:fldCharType="begin"/>
            </w:r>
            <w:r w:rsidRPr="0031585A">
              <w:rPr>
                <w:rStyle w:val="Hiperligao"/>
                <w:noProof/>
              </w:rPr>
              <w:instrText xml:space="preserve"> </w:instrText>
            </w:r>
            <w:r>
              <w:rPr>
                <w:noProof/>
              </w:rPr>
              <w:instrText>HYPERLINK \l "_Toc50751265"</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8.3. Google Cloud Run</w:t>
            </w:r>
            <w:r>
              <w:rPr>
                <w:noProof/>
                <w:webHidden/>
              </w:rPr>
              <w:tab/>
            </w:r>
            <w:r>
              <w:rPr>
                <w:noProof/>
                <w:webHidden/>
              </w:rPr>
              <w:fldChar w:fldCharType="begin"/>
            </w:r>
            <w:r>
              <w:rPr>
                <w:noProof/>
                <w:webHidden/>
              </w:rPr>
              <w:instrText xml:space="preserve"> PAGEREF _Toc50751265 \h </w:instrText>
            </w:r>
            <w:r>
              <w:rPr>
                <w:noProof/>
                <w:webHidden/>
              </w:rPr>
            </w:r>
          </w:ins>
          <w:r>
            <w:rPr>
              <w:noProof/>
              <w:webHidden/>
            </w:rPr>
            <w:fldChar w:fldCharType="separate"/>
          </w:r>
          <w:ins w:id="202" w:author="André Oliveira" w:date="2020-09-11T21:13:00Z">
            <w:r>
              <w:rPr>
                <w:noProof/>
                <w:webHidden/>
              </w:rPr>
              <w:t>49</w:t>
            </w:r>
            <w:r>
              <w:rPr>
                <w:noProof/>
                <w:webHidden/>
              </w:rPr>
              <w:fldChar w:fldCharType="end"/>
            </w:r>
            <w:r w:rsidRPr="0031585A">
              <w:rPr>
                <w:rStyle w:val="Hiperligao"/>
                <w:noProof/>
              </w:rPr>
              <w:fldChar w:fldCharType="end"/>
            </w:r>
          </w:ins>
        </w:p>
        <w:p w14:paraId="36715EB9" w14:textId="0892C284" w:rsidR="00A14685" w:rsidRDefault="00A14685">
          <w:pPr>
            <w:pStyle w:val="ndice2"/>
            <w:tabs>
              <w:tab w:val="right" w:leader="dot" w:pos="8494"/>
            </w:tabs>
            <w:rPr>
              <w:ins w:id="203" w:author="André Oliveira" w:date="2020-09-11T21:13:00Z"/>
              <w:noProof/>
              <w:sz w:val="22"/>
              <w:szCs w:val="22"/>
              <w:lang w:eastAsia="pt-PT"/>
            </w:rPr>
          </w:pPr>
          <w:ins w:id="204"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"_Toc50751266"</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8.4. Deployment on Google Cloud Run services</w:t>
            </w:r>
            <w:r>
              <w:rPr>
                <w:noProof/>
                <w:webHidden/>
              </w:rPr>
              <w:tab/>
            </w:r>
            <w:r>
              <w:rPr>
                <w:noProof/>
                <w:webHidden/>
              </w:rPr>
              <w:fldChar w:fldCharType="begin"/>
            </w:r>
            <w:r>
              <w:rPr>
                <w:noProof/>
                <w:webHidden/>
              </w:rPr>
              <w:instrText xml:space="preserve"> PAGEREF _Toc50751266 \h </w:instrText>
            </w:r>
            <w:r>
              <w:rPr>
                <w:noProof/>
                <w:webHidden/>
              </w:rPr>
            </w:r>
          </w:ins>
          <w:r>
            <w:rPr>
              <w:noProof/>
              <w:webHidden/>
            </w:rPr>
            <w:fldChar w:fldCharType="separate"/>
          </w:r>
          <w:ins w:id="205" w:author="André Oliveira" w:date="2020-09-11T21:13:00Z">
            <w:r>
              <w:rPr>
                <w:noProof/>
                <w:webHidden/>
              </w:rPr>
              <w:t>50</w:t>
            </w:r>
            <w:r>
              <w:rPr>
                <w:noProof/>
                <w:webHidden/>
              </w:rPr>
              <w:fldChar w:fldCharType="end"/>
            </w:r>
            <w:r w:rsidRPr="0031585A">
              <w:rPr>
                <w:rStyle w:val="Hiperligao"/>
                <w:noProof/>
              </w:rPr>
              <w:fldChar w:fldCharType="end"/>
            </w:r>
          </w:ins>
        </w:p>
        <w:p w14:paraId="364BBEBE" w14:textId="7433B1CB" w:rsidR="00A14685" w:rsidRDefault="00A14685">
          <w:pPr>
            <w:pStyle w:val="ndice1"/>
            <w:tabs>
              <w:tab w:val="left" w:pos="480"/>
              <w:tab w:val="right" w:leader="dot" w:pos="8494"/>
            </w:tabs>
            <w:rPr>
              <w:ins w:id="206" w:author="André Oliveira" w:date="2020-09-11T21:13:00Z"/>
              <w:noProof/>
              <w:sz w:val="22"/>
              <w:szCs w:val="22"/>
              <w:lang w:eastAsia="pt-PT"/>
            </w:rPr>
          </w:pPr>
          <w:ins w:id="207"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"_Toc50751267"</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rPr>
              <w:t>9.</w:t>
            </w:r>
            <w:r>
              <w:rPr>
                <w:noProof/>
                <w:sz w:val="22"/>
                <w:szCs w:val="22"/>
                <w:lang w:eastAsia="pt-PT"/>
              </w:rPr>
              <w:tab/>
            </w:r>
            <w:r w:rsidRPr="0031585A">
              <w:rPr>
                <w:rStyle w:val="Hiperligao"/>
                <w:noProof/>
              </w:rPr>
              <w:t>Conclusions</w:t>
            </w:r>
            <w:r>
              <w:rPr>
                <w:noProof/>
                <w:webHidden/>
              </w:rPr>
              <w:tab/>
            </w:r>
            <w:r>
              <w:rPr>
                <w:noProof/>
                <w:webHidden/>
              </w:rPr>
              <w:fldChar w:fldCharType="begin"/>
            </w:r>
            <w:r>
              <w:rPr>
                <w:noProof/>
                <w:webHidden/>
              </w:rPr>
              <w:instrText xml:space="preserve"> PAGEREF _Toc50751267 \h </w:instrText>
            </w:r>
            <w:r>
              <w:rPr>
                <w:noProof/>
                <w:webHidden/>
              </w:rPr>
            </w:r>
          </w:ins>
          <w:r>
            <w:rPr>
              <w:noProof/>
              <w:webHidden/>
            </w:rPr>
            <w:fldChar w:fldCharType="separate"/>
          </w:r>
          <w:ins w:id="208" w:author="André Oliveira" w:date="2020-09-11T21:13:00Z">
            <w:r>
              <w:rPr>
                <w:noProof/>
                <w:webHidden/>
              </w:rPr>
              <w:t>50</w:t>
            </w:r>
            <w:r>
              <w:rPr>
                <w:noProof/>
                <w:webHidden/>
              </w:rPr>
              <w:fldChar w:fldCharType="end"/>
            </w:r>
            <w:r w:rsidRPr="0031585A">
              <w:rPr>
                <w:rStyle w:val="Hiperligao"/>
                <w:noProof/>
              </w:rPr>
              <w:fldChar w:fldCharType="end"/>
            </w:r>
          </w:ins>
        </w:p>
        <w:p w14:paraId="12E14935" w14:textId="7261A2CE" w:rsidR="00A14685" w:rsidRDefault="00A14685">
          <w:pPr>
            <w:pStyle w:val="ndice2"/>
            <w:tabs>
              <w:tab w:val="right" w:leader="dot" w:pos="8494"/>
            </w:tabs>
            <w:rPr>
              <w:ins w:id="209" w:author="André Oliveira" w:date="2020-09-11T21:13:00Z"/>
              <w:noProof/>
              <w:sz w:val="22"/>
              <w:szCs w:val="22"/>
              <w:lang w:eastAsia="pt-PT"/>
            </w:rPr>
          </w:pPr>
          <w:ins w:id="210"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"_Toc50751268"</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9.1. Project state</w:t>
            </w:r>
            <w:r>
              <w:rPr>
                <w:noProof/>
                <w:webHidden/>
              </w:rPr>
              <w:tab/>
            </w:r>
            <w:r>
              <w:rPr>
                <w:noProof/>
                <w:webHidden/>
              </w:rPr>
              <w:fldChar w:fldCharType="begin"/>
            </w:r>
            <w:r>
              <w:rPr>
                <w:noProof/>
                <w:webHidden/>
              </w:rPr>
              <w:instrText xml:space="preserve"> PAGEREF _Toc50751268 \h </w:instrText>
            </w:r>
            <w:r>
              <w:rPr>
                <w:noProof/>
                <w:webHidden/>
              </w:rPr>
            </w:r>
          </w:ins>
          <w:r>
            <w:rPr>
              <w:noProof/>
              <w:webHidden/>
            </w:rPr>
            <w:fldChar w:fldCharType="separate"/>
          </w:r>
          <w:ins w:id="211" w:author="André Oliveira" w:date="2020-09-11T21:13:00Z">
            <w:r>
              <w:rPr>
                <w:noProof/>
                <w:webHidden/>
              </w:rPr>
              <w:t>50</w:t>
            </w:r>
            <w:r>
              <w:rPr>
                <w:noProof/>
                <w:webHidden/>
              </w:rPr>
              <w:fldChar w:fldCharType="end"/>
            </w:r>
            <w:r w:rsidRPr="0031585A">
              <w:rPr>
                <w:rStyle w:val="Hiperligao"/>
                <w:noProof/>
              </w:rPr>
              <w:fldChar w:fldCharType="end"/>
            </w:r>
          </w:ins>
        </w:p>
        <w:p w14:paraId="67C222FC" w14:textId="59417C3E" w:rsidR="00A14685" w:rsidRDefault="00A14685">
          <w:pPr>
            <w:pStyle w:val="ndice2"/>
            <w:tabs>
              <w:tab w:val="right" w:leader="dot" w:pos="8494"/>
            </w:tabs>
            <w:rPr>
              <w:ins w:id="212" w:author="André Oliveira" w:date="2020-09-11T21:13:00Z"/>
              <w:noProof/>
              <w:sz w:val="22"/>
              <w:szCs w:val="22"/>
              <w:lang w:eastAsia="pt-PT"/>
            </w:rPr>
          </w:pPr>
          <w:ins w:id="213"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"_Toc50751269"</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9.2. Future work</w:t>
            </w:r>
            <w:r>
              <w:rPr>
                <w:noProof/>
                <w:webHidden/>
              </w:rPr>
              <w:tab/>
            </w:r>
            <w:r>
              <w:rPr>
                <w:noProof/>
                <w:webHidden/>
              </w:rPr>
              <w:fldChar w:fldCharType="begin"/>
            </w:r>
            <w:r>
              <w:rPr>
                <w:noProof/>
                <w:webHidden/>
              </w:rPr>
              <w:instrText xml:space="preserve"> PAGEREF _Toc50751269 \h </w:instrText>
            </w:r>
            <w:r>
              <w:rPr>
                <w:noProof/>
                <w:webHidden/>
              </w:rPr>
            </w:r>
          </w:ins>
          <w:r>
            <w:rPr>
              <w:noProof/>
              <w:webHidden/>
            </w:rPr>
            <w:fldChar w:fldCharType="separate"/>
          </w:r>
          <w:ins w:id="214" w:author="André Oliveira" w:date="2020-09-11T21:13:00Z">
            <w:r>
              <w:rPr>
                <w:noProof/>
                <w:webHidden/>
              </w:rPr>
              <w:t>50</w:t>
            </w:r>
            <w:r>
              <w:rPr>
                <w:noProof/>
                <w:webHidden/>
              </w:rPr>
              <w:fldChar w:fldCharType="end"/>
            </w:r>
            <w:r w:rsidRPr="0031585A">
              <w:rPr>
                <w:rStyle w:val="Hiperligao"/>
                <w:noProof/>
              </w:rPr>
              <w:fldChar w:fldCharType="end"/>
            </w:r>
          </w:ins>
        </w:p>
        <w:p w14:paraId="1DC5083F" w14:textId="1EBC6B36" w:rsidR="00A14685" w:rsidRDefault="00A14685">
          <w:pPr>
            <w:pStyle w:val="ndice1"/>
            <w:tabs>
              <w:tab w:val="left" w:pos="660"/>
              <w:tab w:val="right" w:leader="dot" w:pos="8494"/>
            </w:tabs>
            <w:rPr>
              <w:ins w:id="215" w:author="André Oliveira" w:date="2020-09-11T21:13:00Z"/>
              <w:noProof/>
              <w:sz w:val="22"/>
              <w:szCs w:val="22"/>
              <w:lang w:eastAsia="pt-PT"/>
            </w:rPr>
          </w:pPr>
          <w:ins w:id="216"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"_Toc50751270"</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rPr>
              <w:t>10.</w:t>
            </w:r>
            <w:r>
              <w:rPr>
                <w:noProof/>
                <w:sz w:val="22"/>
                <w:szCs w:val="22"/>
                <w:lang w:eastAsia="pt-PT"/>
              </w:rPr>
              <w:tab/>
            </w:r>
            <w:r w:rsidRPr="0031585A">
              <w:rPr>
                <w:rStyle w:val="Hiperligao"/>
                <w:noProof/>
              </w:rPr>
              <w:t>Lexicon</w:t>
            </w:r>
            <w:r>
              <w:rPr>
                <w:noProof/>
                <w:webHidden/>
              </w:rPr>
              <w:tab/>
            </w:r>
            <w:r>
              <w:rPr>
                <w:noProof/>
                <w:webHidden/>
              </w:rPr>
              <w:fldChar w:fldCharType="begin"/>
            </w:r>
            <w:r>
              <w:rPr>
                <w:noProof/>
                <w:webHidden/>
              </w:rPr>
              <w:instrText xml:space="preserve"> PAGEREF _Toc50751270 \h </w:instrText>
            </w:r>
            <w:r>
              <w:rPr>
                <w:noProof/>
                <w:webHidden/>
              </w:rPr>
            </w:r>
          </w:ins>
          <w:r>
            <w:rPr>
              <w:noProof/>
              <w:webHidden/>
            </w:rPr>
            <w:fldChar w:fldCharType="separate"/>
          </w:r>
          <w:ins w:id="217" w:author="André Oliveira" w:date="2020-09-11T21:13:00Z">
            <w:r>
              <w:rPr>
                <w:noProof/>
                <w:webHidden/>
              </w:rPr>
              <w:t>53</w:t>
            </w:r>
            <w:r>
              <w:rPr>
                <w:noProof/>
                <w:webHidden/>
              </w:rPr>
              <w:fldChar w:fldCharType="end"/>
            </w:r>
            <w:r w:rsidRPr="0031585A">
              <w:rPr>
                <w:rStyle w:val="Hiperligao"/>
                <w:noProof/>
              </w:rPr>
              <w:fldChar w:fldCharType="end"/>
            </w:r>
          </w:ins>
        </w:p>
        <w:p w14:paraId="2ADA258A" w14:textId="29651E51" w:rsidR="00A14685" w:rsidRDefault="00A14685">
          <w:pPr>
            <w:pStyle w:val="ndice1"/>
            <w:tabs>
              <w:tab w:val="left" w:pos="660"/>
              <w:tab w:val="right" w:leader="dot" w:pos="8494"/>
            </w:tabs>
            <w:rPr>
              <w:ins w:id="218" w:author="André Oliveira" w:date="2020-09-11T21:13:00Z"/>
              <w:noProof/>
              <w:sz w:val="22"/>
              <w:szCs w:val="22"/>
              <w:lang w:eastAsia="pt-PT"/>
            </w:rPr>
          </w:pPr>
          <w:ins w:id="219"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"_Toc50751271"</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rPr>
              <w:t>11.</w:t>
            </w:r>
            <w:r>
              <w:rPr>
                <w:noProof/>
                <w:sz w:val="22"/>
                <w:szCs w:val="22"/>
                <w:lang w:eastAsia="pt-PT"/>
              </w:rPr>
              <w:tab/>
            </w:r>
            <w:r w:rsidRPr="0031585A">
              <w:rPr>
                <w:rStyle w:val="Hiperligao"/>
                <w:noProof/>
              </w:rPr>
              <w:t>References</w:t>
            </w:r>
            <w:r>
              <w:rPr>
                <w:noProof/>
                <w:webHidden/>
              </w:rPr>
              <w:tab/>
            </w:r>
            <w:r>
              <w:rPr>
                <w:noProof/>
                <w:webHidden/>
              </w:rPr>
              <w:fldChar w:fldCharType="begin"/>
            </w:r>
            <w:r>
              <w:rPr>
                <w:noProof/>
                <w:webHidden/>
              </w:rPr>
              <w:instrText xml:space="preserve"> PAGEREF _Toc50751271 \h </w:instrText>
            </w:r>
            <w:r>
              <w:rPr>
                <w:noProof/>
                <w:webHidden/>
              </w:rPr>
            </w:r>
          </w:ins>
          <w:r>
            <w:rPr>
              <w:noProof/>
              <w:webHidden/>
            </w:rPr>
            <w:fldChar w:fldCharType="separate"/>
          </w:r>
          <w:ins w:id="220" w:author="André Oliveira" w:date="2020-09-11T21:13:00Z">
            <w:r>
              <w:rPr>
                <w:noProof/>
                <w:webHidden/>
              </w:rPr>
              <w:t>54</w:t>
            </w:r>
            <w:r>
              <w:rPr>
                <w:noProof/>
                <w:webHidden/>
              </w:rPr>
              <w:fldChar w:fldCharType="end"/>
            </w:r>
            <w:r w:rsidRPr="0031585A">
              <w:rPr>
                <w:rStyle w:val="Hiperligao"/>
                <w:noProof/>
              </w:rPr>
              <w:fldChar w:fldCharType="end"/>
            </w:r>
          </w:ins>
        </w:p>
        <w:p w14:paraId="0DDEF202" w14:textId="24EB595D" w:rsidR="00A14685" w:rsidRDefault="00A14685">
          <w:pPr>
            <w:pStyle w:val="ndice1"/>
            <w:tabs>
              <w:tab w:val="left" w:pos="660"/>
              <w:tab w:val="right" w:leader="dot" w:pos="8494"/>
            </w:tabs>
            <w:rPr>
              <w:ins w:id="221" w:author="André Oliveira" w:date="2020-09-11T21:13:00Z"/>
              <w:noProof/>
              <w:sz w:val="22"/>
              <w:szCs w:val="22"/>
              <w:lang w:eastAsia="pt-PT"/>
            </w:rPr>
          </w:pPr>
          <w:ins w:id="222"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"_Toc50751272"</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rPr>
              <w:t>12.</w:t>
            </w:r>
            <w:r>
              <w:rPr>
                <w:noProof/>
                <w:sz w:val="22"/>
                <w:szCs w:val="22"/>
                <w:lang w:eastAsia="pt-PT"/>
              </w:rPr>
              <w:tab/>
            </w:r>
            <w:r w:rsidRPr="0031585A">
              <w:rPr>
                <w:rStyle w:val="Hiperligao"/>
                <w:noProof/>
              </w:rPr>
              <w:t>Annex</w:t>
            </w:r>
            <w:r>
              <w:rPr>
                <w:noProof/>
                <w:webHidden/>
              </w:rPr>
              <w:tab/>
            </w:r>
            <w:r>
              <w:rPr>
                <w:noProof/>
                <w:webHidden/>
              </w:rPr>
              <w:fldChar w:fldCharType="begin"/>
            </w:r>
            <w:r>
              <w:rPr>
                <w:noProof/>
                <w:webHidden/>
              </w:rPr>
              <w:instrText xml:space="preserve"> PAGEREF _Toc50751272 \h </w:instrText>
            </w:r>
            <w:r>
              <w:rPr>
                <w:noProof/>
                <w:webHidden/>
              </w:rPr>
            </w:r>
          </w:ins>
          <w:r>
            <w:rPr>
              <w:noProof/>
              <w:webHidden/>
            </w:rPr>
            <w:fldChar w:fldCharType="separate"/>
          </w:r>
          <w:ins w:id="223" w:author="André Oliveira" w:date="2020-09-11T21:13:00Z">
            <w:r>
              <w:rPr>
                <w:noProof/>
                <w:webHidden/>
              </w:rPr>
              <w:t>56</w:t>
            </w:r>
            <w:r>
              <w:rPr>
                <w:noProof/>
                <w:webHidden/>
              </w:rPr>
              <w:fldChar w:fldCharType="end"/>
            </w:r>
            <w:r w:rsidRPr="0031585A">
              <w:rPr>
                <w:rStyle w:val="Hiperligao"/>
                <w:noProof/>
              </w:rPr>
              <w:fldChar w:fldCharType="end"/>
            </w:r>
          </w:ins>
        </w:p>
        <w:p w14:paraId="3CF6E628" w14:textId="4C1DD36D" w:rsidR="00A14685" w:rsidRDefault="00A14685">
          <w:pPr>
            <w:pStyle w:val="ndice2"/>
            <w:tabs>
              <w:tab w:val="left" w:pos="1540"/>
              <w:tab w:val="right" w:leader="dot" w:pos="8494"/>
            </w:tabs>
            <w:rPr>
              <w:ins w:id="224" w:author="André Oliveira" w:date="2020-09-11T21:13:00Z"/>
              <w:noProof/>
              <w:sz w:val="22"/>
              <w:szCs w:val="22"/>
              <w:lang w:eastAsia="pt-PT"/>
            </w:rPr>
          </w:pPr>
          <w:ins w:id="225"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"_Toc50751273"</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Annex A.</w:t>
            </w:r>
            <w:r>
              <w:rPr>
                <w:noProof/>
                <w:sz w:val="22"/>
                <w:szCs w:val="22"/>
                <w:lang w:eastAsia="pt-PT"/>
              </w:rPr>
              <w:tab/>
            </w:r>
            <w:r w:rsidRPr="0031585A">
              <w:rPr>
                <w:rStyle w:val="Hiperligao"/>
                <w:noProof/>
                <w:lang w:val="en-US"/>
              </w:rPr>
              <w:t>Supported versions of container dependencies</w:t>
            </w:r>
            <w:r>
              <w:rPr>
                <w:noProof/>
                <w:webHidden/>
              </w:rPr>
              <w:tab/>
            </w:r>
            <w:r>
              <w:rPr>
                <w:noProof/>
                <w:webHidden/>
              </w:rPr>
              <w:fldChar w:fldCharType="begin"/>
            </w:r>
            <w:r>
              <w:rPr>
                <w:noProof/>
                <w:webHidden/>
              </w:rPr>
              <w:instrText xml:space="preserve"> PAGEREF _Toc50751273 \h </w:instrText>
            </w:r>
            <w:r>
              <w:rPr>
                <w:noProof/>
                <w:webHidden/>
              </w:rPr>
            </w:r>
          </w:ins>
          <w:r>
            <w:rPr>
              <w:noProof/>
              <w:webHidden/>
            </w:rPr>
            <w:fldChar w:fldCharType="separate"/>
          </w:r>
          <w:ins w:id="226" w:author="André Oliveira" w:date="2020-09-11T21:13:00Z">
            <w:r>
              <w:rPr>
                <w:noProof/>
                <w:webHidden/>
              </w:rPr>
              <w:t>56</w:t>
            </w:r>
            <w:r>
              <w:rPr>
                <w:noProof/>
                <w:webHidden/>
              </w:rPr>
              <w:fldChar w:fldCharType="end"/>
            </w:r>
            <w:r w:rsidRPr="0031585A">
              <w:rPr>
                <w:rStyle w:val="Hiperligao"/>
                <w:noProof/>
              </w:rPr>
              <w:fldChar w:fldCharType="end"/>
            </w:r>
          </w:ins>
        </w:p>
        <w:p w14:paraId="66E8658B" w14:textId="267463AD" w:rsidR="00A14685" w:rsidRDefault="00A14685">
          <w:pPr>
            <w:pStyle w:val="ndice2"/>
            <w:tabs>
              <w:tab w:val="left" w:pos="1540"/>
              <w:tab w:val="right" w:leader="dot" w:pos="8494"/>
            </w:tabs>
            <w:rPr>
              <w:ins w:id="227" w:author="André Oliveira" w:date="2020-09-11T21:13:00Z"/>
              <w:noProof/>
              <w:sz w:val="22"/>
              <w:szCs w:val="22"/>
              <w:lang w:eastAsia="pt-PT"/>
            </w:rPr>
          </w:pPr>
          <w:ins w:id="228"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"_Toc50751274"</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Annex B.</w:t>
            </w:r>
            <w:r>
              <w:rPr>
                <w:noProof/>
                <w:sz w:val="22"/>
                <w:szCs w:val="22"/>
                <w:lang w:eastAsia="pt-PT"/>
              </w:rPr>
              <w:tab/>
            </w:r>
            <w:r w:rsidRPr="0031585A">
              <w:rPr>
                <w:rStyle w:val="Hiperligao"/>
                <w:noProof/>
                <w:lang w:val="en-US"/>
              </w:rPr>
              <w:t>Data Model</w:t>
            </w:r>
            <w:r>
              <w:rPr>
                <w:noProof/>
                <w:webHidden/>
              </w:rPr>
              <w:tab/>
            </w:r>
            <w:r>
              <w:rPr>
                <w:noProof/>
                <w:webHidden/>
              </w:rPr>
              <w:fldChar w:fldCharType="begin"/>
            </w:r>
            <w:r>
              <w:rPr>
                <w:noProof/>
                <w:webHidden/>
              </w:rPr>
              <w:instrText xml:space="preserve"> PAGEREF _Toc50751274 \h </w:instrText>
            </w:r>
            <w:r>
              <w:rPr>
                <w:noProof/>
                <w:webHidden/>
              </w:rPr>
            </w:r>
          </w:ins>
          <w:r>
            <w:rPr>
              <w:noProof/>
              <w:webHidden/>
            </w:rPr>
            <w:fldChar w:fldCharType="separate"/>
          </w:r>
          <w:ins w:id="229" w:author="André Oliveira" w:date="2020-09-11T21:13:00Z">
            <w:r>
              <w:rPr>
                <w:noProof/>
                <w:webHidden/>
              </w:rPr>
              <w:t>57</w:t>
            </w:r>
            <w:r>
              <w:rPr>
                <w:noProof/>
                <w:webHidden/>
              </w:rPr>
              <w:fldChar w:fldCharType="end"/>
            </w:r>
            <w:r w:rsidRPr="0031585A">
              <w:rPr>
                <w:rStyle w:val="Hiperligao"/>
                <w:noProof/>
              </w:rPr>
              <w:fldChar w:fldCharType="end"/>
            </w:r>
          </w:ins>
        </w:p>
        <w:p w14:paraId="7C8C7D9A" w14:textId="729F6C8F" w:rsidR="00A14685" w:rsidRDefault="00A14685">
          <w:pPr>
            <w:pStyle w:val="ndice2"/>
            <w:tabs>
              <w:tab w:val="left" w:pos="1320"/>
              <w:tab w:val="right" w:leader="dot" w:pos="8494"/>
            </w:tabs>
            <w:rPr>
              <w:ins w:id="230" w:author="André Oliveira" w:date="2020-09-11T21:13:00Z"/>
              <w:noProof/>
              <w:sz w:val="22"/>
              <w:szCs w:val="22"/>
              <w:lang w:eastAsia="pt-PT"/>
            </w:rPr>
          </w:pPr>
          <w:ins w:id="231" w:author="André Oliveira" w:date="2020-09-11T21:13:00Z">
            <w:r w:rsidRPr="0031585A">
              <w:rPr>
                <w:rStyle w:val="Hiperligao"/>
                <w:noProof/>
              </w:rPr>
              <w:fldChar w:fldCharType="begin"/>
            </w:r>
            <w:r w:rsidRPr="0031585A">
              <w:rPr>
                <w:rStyle w:val="Hiperligao"/>
                <w:noProof/>
              </w:rPr>
              <w:instrText xml:space="preserve"> </w:instrText>
            </w:r>
            <w:r>
              <w:rPr>
                <w:noProof/>
              </w:rPr>
              <w:instrText>HYPERLINK \l "_Toc50751275"</w:instrText>
            </w:r>
            <w:r w:rsidRPr="0031585A">
              <w:rPr>
                <w:rStyle w:val="Hiperligao"/>
                <w:noProof/>
              </w:rPr>
              <w:instrText xml:space="preserve"> </w:instrText>
            </w:r>
            <w:r w:rsidRPr="0031585A">
              <w:rPr>
                <w:rStyle w:val="Hiperligao"/>
                <w:noProof/>
              </w:rPr>
            </w:r>
            <w:r w:rsidRPr="0031585A">
              <w:rPr>
                <w:rStyle w:val="Hiperligao"/>
                <w:noProof/>
              </w:rPr>
              <w:fldChar w:fldCharType="separate"/>
            </w:r>
            <w:r w:rsidRPr="0031585A">
              <w:rPr>
                <w:rStyle w:val="Hiperligao"/>
                <w:noProof/>
                <w:lang w:val="en-US"/>
              </w:rPr>
              <w:t>Annex C.</w:t>
            </w:r>
            <w:r>
              <w:rPr>
                <w:noProof/>
                <w:sz w:val="22"/>
                <w:szCs w:val="22"/>
                <w:lang w:eastAsia="pt-PT"/>
              </w:rPr>
              <w:tab/>
            </w:r>
            <w:r w:rsidRPr="0031585A">
              <w:rPr>
                <w:rStyle w:val="Hiperligao"/>
                <w:noProof/>
                <w:lang w:val="en-US"/>
              </w:rPr>
              <w:t>Schedule</w:t>
            </w:r>
            <w:r>
              <w:rPr>
                <w:noProof/>
                <w:webHidden/>
              </w:rPr>
              <w:tab/>
            </w:r>
            <w:r>
              <w:rPr>
                <w:noProof/>
                <w:webHidden/>
              </w:rPr>
              <w:fldChar w:fldCharType="begin"/>
            </w:r>
            <w:r>
              <w:rPr>
                <w:noProof/>
                <w:webHidden/>
              </w:rPr>
              <w:instrText xml:space="preserve"> PAGEREF _Toc50751275 \h </w:instrText>
            </w:r>
            <w:r>
              <w:rPr>
                <w:noProof/>
                <w:webHidden/>
              </w:rPr>
            </w:r>
          </w:ins>
          <w:r>
            <w:rPr>
              <w:noProof/>
              <w:webHidden/>
            </w:rPr>
            <w:fldChar w:fldCharType="separate"/>
          </w:r>
          <w:ins w:id="232" w:author="André Oliveira" w:date="2020-09-11T21:13:00Z">
            <w:r>
              <w:rPr>
                <w:noProof/>
                <w:webHidden/>
              </w:rPr>
              <w:t>58</w:t>
            </w:r>
            <w:r>
              <w:rPr>
                <w:noProof/>
                <w:webHidden/>
              </w:rPr>
              <w:fldChar w:fldCharType="end"/>
            </w:r>
            <w:r w:rsidRPr="0031585A">
              <w:rPr>
                <w:rStyle w:val="Hiperligao"/>
                <w:noProof/>
              </w:rPr>
              <w:fldChar w:fldCharType="end"/>
            </w:r>
          </w:ins>
        </w:p>
        <w:p w14:paraId="356A3F2B" w14:textId="5518F6A5" w:rsidR="00257874" w:rsidDel="00A14685" w:rsidRDefault="009B6BEC">
          <w:pPr>
            <w:pStyle w:val="ndice1"/>
            <w:tabs>
              <w:tab w:val="left" w:pos="480"/>
              <w:tab w:val="right" w:leader="dot" w:pos="8494"/>
            </w:tabs>
            <w:rPr>
              <w:del w:id="233" w:author="André Oliveira" w:date="2020-09-11T21:13:00Z"/>
              <w:noProof/>
              <w:sz w:val="22"/>
              <w:szCs w:val="22"/>
              <w:lang w:val="en-US" w:eastAsia="pt-PT"/>
            </w:rPr>
          </w:pPr>
          <w:del w:id="234" w:author="André Oliveira" w:date="2020-09-11T21:13:00Z">
            <w:r w:rsidDel="00A14685">
              <w:rPr>
                <w:noProof/>
              </w:rPr>
              <w:fldChar w:fldCharType="begin"/>
            </w:r>
            <w:r w:rsidR="002D0913" w:rsidDel="00A14685">
              <w:rPr>
                <w:noProof/>
              </w:rPr>
              <w:delInstrText xml:space="preserve"> HYPERLINK \l "_Toc43055734" \h </w:delInstrText>
            </w:r>
            <w:r w:rsidDel="00A14685">
              <w:rPr>
                <w:noProof/>
              </w:rPr>
              <w:fldChar w:fldCharType="separate"/>
            </w:r>
          </w:del>
          <w:ins w:id="235" w:author="André Oliveira" w:date="2020-09-11T21:13:00Z">
            <w:r w:rsidR="00A14685">
              <w:rPr>
                <w:b/>
                <w:bCs/>
                <w:noProof/>
              </w:rPr>
              <w:t>Erro! A referência da hiperligação não é válida.</w:t>
            </w:r>
          </w:ins>
          <w:del w:id="236" w:author="André Oliveira" w:date="2020-09-11T21:13:00Z">
            <w:r w:rsidRPr="009B6BEC" w:rsidDel="00A14685">
              <w:rPr>
                <w:rStyle w:val="IndexLink"/>
                <w:noProof/>
                <w:lang w:val="en-US"/>
                <w:rPrChange w:id="237" w:author="André Oliveira" w:date="2020-09-03T20:38:00Z">
                  <w:rPr/>
                </w:rPrChange>
              </w:rPr>
              <w:delText>1.</w:delText>
            </w:r>
            <w:r w:rsidRPr="009B6BEC" w:rsidDel="00A14685">
              <w:rPr>
                <w:rStyle w:val="IndexLink"/>
                <w:noProof/>
                <w:sz w:val="22"/>
                <w:szCs w:val="22"/>
                <w:lang w:val="en-US" w:eastAsia="pt-PT"/>
                <w:rPrChange w:id="238" w:author="André Oliveira" w:date="2020-09-03T20:38:00Z">
                  <w:rPr/>
                </w:rPrChange>
              </w:rPr>
              <w:tab/>
            </w:r>
            <w:r w:rsidRPr="009B6BEC" w:rsidDel="00A14685">
              <w:rPr>
                <w:rStyle w:val="IndexLink"/>
                <w:noProof/>
                <w:lang w:val="en-US"/>
                <w:rPrChange w:id="239" w:author="André Oliveira" w:date="2020-09-03T20:38:00Z">
                  <w:rPr/>
                </w:rPrChange>
              </w:rPr>
              <w:delText>Introduction</w:delText>
            </w:r>
            <w:r w:rsidDel="00A14685">
              <w:rPr>
                <w:noProof/>
                <w:webHidden/>
              </w:rPr>
              <w:fldChar w:fldCharType="begin"/>
            </w:r>
            <w:r w:rsidR="002D0913" w:rsidDel="00A14685">
              <w:rPr>
                <w:noProof/>
                <w:webHidden/>
              </w:rPr>
              <w:delInstrText>PAGEREF _Toc43055734 \h</w:delInstrText>
            </w:r>
            <w:r w:rsidDel="00A14685">
              <w:rPr>
                <w:noProof/>
                <w:webHidden/>
              </w:rPr>
            </w:r>
            <w:r w:rsidDel="00A14685">
              <w:rPr>
                <w:noProof/>
                <w:webHidden/>
              </w:rPr>
              <w:fldChar w:fldCharType="separate"/>
            </w:r>
            <w:r w:rsidRPr="009B6BEC" w:rsidDel="00A14685">
              <w:rPr>
                <w:rStyle w:val="IndexLink"/>
                <w:noProof/>
                <w:lang w:val="en-US"/>
                <w:rPrChange w:id="240" w:author="André Oliveira" w:date="2020-09-03T20:38:00Z">
                  <w:rPr/>
                </w:rPrChange>
              </w:rPr>
              <w:tab/>
              <w:delText>8</w:delText>
            </w:r>
            <w:r w:rsidDel="00A14685">
              <w:rPr>
                <w:noProof/>
                <w:webHidden/>
              </w:rPr>
              <w:fldChar w:fldCharType="end"/>
            </w:r>
            <w:r w:rsidDel="00A14685">
              <w:rPr>
                <w:noProof/>
              </w:rPr>
              <w:fldChar w:fldCharType="end"/>
            </w:r>
          </w:del>
        </w:p>
        <w:p w14:paraId="4806307C" w14:textId="56FC533F" w:rsidR="00257874" w:rsidDel="00A14685" w:rsidRDefault="009B6BEC">
          <w:pPr>
            <w:pStyle w:val="ndice2"/>
            <w:tabs>
              <w:tab w:val="right" w:leader="dot" w:pos="8494"/>
            </w:tabs>
            <w:rPr>
              <w:del w:id="241" w:author="André Oliveira" w:date="2020-09-11T21:13:00Z"/>
              <w:noProof/>
              <w:sz w:val="22"/>
              <w:szCs w:val="22"/>
              <w:lang w:val="en-US" w:eastAsia="pt-PT"/>
            </w:rPr>
          </w:pPr>
          <w:del w:id="242" w:author="André Oliveira" w:date="2020-09-11T21:13:00Z">
            <w:r w:rsidDel="00A14685">
              <w:rPr>
                <w:noProof/>
              </w:rPr>
              <w:fldChar w:fldCharType="begin"/>
            </w:r>
            <w:r w:rsidR="002D0913" w:rsidDel="00A14685">
              <w:rPr>
                <w:noProof/>
              </w:rPr>
              <w:delInstrText xml:space="preserve"> HYPERLINK \l "_Toc43055735" \h </w:delInstrText>
            </w:r>
            <w:r w:rsidDel="00A14685">
              <w:rPr>
                <w:noProof/>
              </w:rPr>
              <w:fldChar w:fldCharType="separate"/>
            </w:r>
          </w:del>
          <w:ins w:id="243" w:author="André Oliveira" w:date="2020-09-11T21:13:00Z">
            <w:r w:rsidR="00A14685">
              <w:rPr>
                <w:b/>
                <w:bCs/>
                <w:noProof/>
              </w:rPr>
              <w:t>Erro! A referência da hiperligação não é válida.</w:t>
            </w:r>
          </w:ins>
          <w:del w:id="244" w:author="André Oliveira" w:date="2020-09-11T21:13:00Z">
            <w:r w:rsidR="002D0913" w:rsidDel="00A14685">
              <w:rPr>
                <w:rStyle w:val="IndexLink"/>
                <w:noProof/>
                <w:webHidden/>
                <w:lang w:val="en-US"/>
              </w:rPr>
              <w:delText>1.1. Outline</w:delText>
            </w:r>
            <w:r w:rsidDel="00A14685">
              <w:rPr>
                <w:noProof/>
                <w:webHidden/>
              </w:rPr>
              <w:fldChar w:fldCharType="begin"/>
            </w:r>
            <w:r w:rsidR="002D0913" w:rsidDel="00A14685">
              <w:rPr>
                <w:noProof/>
                <w:webHidden/>
              </w:rPr>
              <w:delInstrText>PAGEREF _Toc43055735 \h</w:delInstrText>
            </w:r>
            <w:r w:rsidDel="00A14685">
              <w:rPr>
                <w:noProof/>
                <w:webHidden/>
              </w:rPr>
            </w:r>
            <w:r w:rsidDel="00A14685">
              <w:rPr>
                <w:noProof/>
                <w:webHidden/>
              </w:rPr>
              <w:fldChar w:fldCharType="separate"/>
            </w:r>
            <w:r w:rsidRPr="009B6BEC" w:rsidDel="00A14685">
              <w:rPr>
                <w:rStyle w:val="IndexLink"/>
                <w:noProof/>
                <w:lang w:val="en-US"/>
                <w:rPrChange w:id="245" w:author="André Oliveira" w:date="2020-09-03T20:38:00Z">
                  <w:rPr/>
                </w:rPrChange>
              </w:rPr>
              <w:tab/>
              <w:delText>9</w:delText>
            </w:r>
            <w:r w:rsidDel="00A14685">
              <w:rPr>
                <w:noProof/>
                <w:webHidden/>
              </w:rPr>
              <w:fldChar w:fldCharType="end"/>
            </w:r>
            <w:r w:rsidDel="00A14685">
              <w:rPr>
                <w:noProof/>
              </w:rPr>
              <w:fldChar w:fldCharType="end"/>
            </w:r>
          </w:del>
        </w:p>
        <w:p w14:paraId="307ED30C" w14:textId="43BB9D14" w:rsidR="00257874" w:rsidDel="00A14685" w:rsidRDefault="009B6BEC">
          <w:pPr>
            <w:pStyle w:val="ndice1"/>
            <w:tabs>
              <w:tab w:val="left" w:pos="480"/>
              <w:tab w:val="right" w:leader="dot" w:pos="8494"/>
            </w:tabs>
            <w:rPr>
              <w:del w:id="246" w:author="André Oliveira" w:date="2020-09-11T21:13:00Z"/>
              <w:noProof/>
              <w:sz w:val="22"/>
              <w:szCs w:val="22"/>
              <w:lang w:val="en-US" w:eastAsia="pt-PT"/>
            </w:rPr>
          </w:pPr>
          <w:del w:id="247" w:author="André Oliveira" w:date="2020-09-11T21:13:00Z">
            <w:r w:rsidDel="00A14685">
              <w:rPr>
                <w:noProof/>
              </w:rPr>
              <w:fldChar w:fldCharType="begin"/>
            </w:r>
            <w:r w:rsidR="002D0913" w:rsidDel="00A14685">
              <w:rPr>
                <w:noProof/>
              </w:rPr>
              <w:delInstrText xml:space="preserve"> HYPERLINK \l "_Toc43055736" \h </w:delInstrText>
            </w:r>
            <w:r w:rsidDel="00A14685">
              <w:rPr>
                <w:noProof/>
              </w:rPr>
              <w:fldChar w:fldCharType="separate"/>
            </w:r>
          </w:del>
          <w:ins w:id="248" w:author="André Oliveira" w:date="2020-09-11T21:13:00Z">
            <w:r w:rsidR="00A14685">
              <w:rPr>
                <w:b/>
                <w:bCs/>
                <w:noProof/>
              </w:rPr>
              <w:t>Erro! A referência da hiperligação não é válida.</w:t>
            </w:r>
          </w:ins>
          <w:del w:id="249" w:author="André Oliveira" w:date="2020-09-11T21:13:00Z">
            <w:r w:rsidRPr="009B6BEC" w:rsidDel="00A14685">
              <w:rPr>
                <w:rStyle w:val="IndexLink"/>
                <w:noProof/>
                <w:lang w:val="en-US"/>
                <w:rPrChange w:id="250" w:author="André Oliveira" w:date="2020-09-03T20:38:00Z">
                  <w:rPr/>
                </w:rPrChange>
              </w:rPr>
              <w:delText>2.</w:delText>
            </w:r>
            <w:r w:rsidRPr="009B6BEC" w:rsidDel="00A14685">
              <w:rPr>
                <w:rStyle w:val="IndexLink"/>
                <w:noProof/>
                <w:sz w:val="22"/>
                <w:szCs w:val="22"/>
                <w:lang w:val="en-US" w:eastAsia="pt-PT"/>
                <w:rPrChange w:id="251" w:author="André Oliveira" w:date="2020-09-03T20:38:00Z">
                  <w:rPr/>
                </w:rPrChange>
              </w:rPr>
              <w:tab/>
            </w:r>
            <w:r w:rsidRPr="009B6BEC" w:rsidDel="00A14685">
              <w:rPr>
                <w:rStyle w:val="IndexLink"/>
                <w:noProof/>
                <w:lang w:val="en-US"/>
                <w:rPrChange w:id="252" w:author="André Oliveira" w:date="2020-09-03T20:38:00Z">
                  <w:rPr/>
                </w:rPrChange>
              </w:rPr>
              <w:delText>Requirements</w:delText>
            </w:r>
            <w:r w:rsidDel="00A14685">
              <w:rPr>
                <w:noProof/>
                <w:webHidden/>
              </w:rPr>
              <w:fldChar w:fldCharType="begin"/>
            </w:r>
            <w:r w:rsidR="002D0913" w:rsidDel="00A14685">
              <w:rPr>
                <w:noProof/>
                <w:webHidden/>
              </w:rPr>
              <w:delInstrText>PAGEREF _Toc43055736 \h</w:delInstrText>
            </w:r>
            <w:r w:rsidDel="00A14685">
              <w:rPr>
                <w:noProof/>
                <w:webHidden/>
              </w:rPr>
            </w:r>
            <w:r w:rsidDel="00A14685">
              <w:rPr>
                <w:noProof/>
                <w:webHidden/>
              </w:rPr>
              <w:fldChar w:fldCharType="separate"/>
            </w:r>
            <w:r w:rsidRPr="009B6BEC" w:rsidDel="00A14685">
              <w:rPr>
                <w:rStyle w:val="IndexLink"/>
                <w:noProof/>
                <w:lang w:val="en-US"/>
                <w:rPrChange w:id="253" w:author="André Oliveira" w:date="2020-09-03T20:38:00Z">
                  <w:rPr/>
                </w:rPrChange>
              </w:rPr>
              <w:tab/>
              <w:delText>12</w:delText>
            </w:r>
            <w:r w:rsidDel="00A14685">
              <w:rPr>
                <w:noProof/>
                <w:webHidden/>
              </w:rPr>
              <w:fldChar w:fldCharType="end"/>
            </w:r>
            <w:r w:rsidDel="00A14685">
              <w:rPr>
                <w:noProof/>
              </w:rPr>
              <w:fldChar w:fldCharType="end"/>
            </w:r>
          </w:del>
        </w:p>
        <w:p w14:paraId="0C735093" w14:textId="1E5F960F" w:rsidR="00257874" w:rsidDel="00A14685" w:rsidRDefault="009B6BEC">
          <w:pPr>
            <w:pStyle w:val="ndice2"/>
            <w:tabs>
              <w:tab w:val="right" w:leader="dot" w:pos="8494"/>
            </w:tabs>
            <w:rPr>
              <w:del w:id="254" w:author="André Oliveira" w:date="2020-09-11T21:13:00Z"/>
              <w:noProof/>
              <w:sz w:val="22"/>
              <w:szCs w:val="22"/>
              <w:lang w:val="en-US" w:eastAsia="pt-PT"/>
            </w:rPr>
          </w:pPr>
          <w:del w:id="255" w:author="André Oliveira" w:date="2020-09-11T21:13:00Z">
            <w:r w:rsidDel="00A14685">
              <w:rPr>
                <w:noProof/>
              </w:rPr>
              <w:fldChar w:fldCharType="begin"/>
            </w:r>
            <w:r w:rsidR="002D0913" w:rsidDel="00A14685">
              <w:rPr>
                <w:noProof/>
              </w:rPr>
              <w:delInstrText xml:space="preserve"> HYPERLINK \l "_Toc43055737" \h </w:delInstrText>
            </w:r>
            <w:r w:rsidDel="00A14685">
              <w:rPr>
                <w:noProof/>
              </w:rPr>
              <w:fldChar w:fldCharType="separate"/>
            </w:r>
          </w:del>
          <w:ins w:id="256" w:author="André Oliveira" w:date="2020-09-11T21:13:00Z">
            <w:r w:rsidR="00A14685">
              <w:rPr>
                <w:b/>
                <w:bCs/>
                <w:noProof/>
              </w:rPr>
              <w:t>Erro! A referência da hiperligação não é válida.</w:t>
            </w:r>
          </w:ins>
          <w:del w:id="257" w:author="André Oliveira" w:date="2020-09-11T21:13:00Z">
            <w:r w:rsidR="002D0913" w:rsidDel="00A14685">
              <w:rPr>
                <w:rStyle w:val="IndexLink"/>
                <w:rFonts w:asciiTheme="majorHAnsi" w:eastAsiaTheme="majorEastAsia" w:hAnsiTheme="majorHAnsi" w:cstheme="majorBidi"/>
                <w:noProof/>
                <w:webHidden/>
                <w:lang w:val="en-US"/>
              </w:rPr>
              <w:delText>2.1. Functional Requirements</w:delText>
            </w:r>
            <w:r w:rsidDel="00A14685">
              <w:rPr>
                <w:noProof/>
                <w:webHidden/>
              </w:rPr>
              <w:fldChar w:fldCharType="begin"/>
            </w:r>
            <w:r w:rsidR="002D0913" w:rsidDel="00A14685">
              <w:rPr>
                <w:noProof/>
                <w:webHidden/>
              </w:rPr>
              <w:delInstrText>PAGEREF _Toc43055737 \h</w:delInstrText>
            </w:r>
            <w:r w:rsidDel="00A14685">
              <w:rPr>
                <w:noProof/>
                <w:webHidden/>
              </w:rPr>
            </w:r>
            <w:r w:rsidDel="00A14685">
              <w:rPr>
                <w:noProof/>
                <w:webHidden/>
              </w:rPr>
              <w:fldChar w:fldCharType="separate"/>
            </w:r>
            <w:r w:rsidRPr="009B6BEC" w:rsidDel="00A14685">
              <w:rPr>
                <w:rStyle w:val="IndexLink"/>
                <w:noProof/>
                <w:lang w:val="en-US"/>
                <w:rPrChange w:id="258" w:author="André Oliveira" w:date="2020-09-03T20:38:00Z">
                  <w:rPr/>
                </w:rPrChange>
              </w:rPr>
              <w:tab/>
              <w:delText>12</w:delText>
            </w:r>
            <w:r w:rsidDel="00A14685">
              <w:rPr>
                <w:noProof/>
                <w:webHidden/>
              </w:rPr>
              <w:fldChar w:fldCharType="end"/>
            </w:r>
            <w:r w:rsidDel="00A14685">
              <w:rPr>
                <w:noProof/>
              </w:rPr>
              <w:fldChar w:fldCharType="end"/>
            </w:r>
          </w:del>
        </w:p>
        <w:p w14:paraId="3EE6C961" w14:textId="00F8305D" w:rsidR="00257874" w:rsidDel="00A14685" w:rsidRDefault="009B6BEC">
          <w:pPr>
            <w:pStyle w:val="ndice2"/>
            <w:tabs>
              <w:tab w:val="right" w:leader="dot" w:pos="8494"/>
            </w:tabs>
            <w:rPr>
              <w:del w:id="259" w:author="André Oliveira" w:date="2020-09-11T21:13:00Z"/>
              <w:noProof/>
              <w:sz w:val="22"/>
              <w:szCs w:val="22"/>
              <w:lang w:val="en-US" w:eastAsia="pt-PT"/>
            </w:rPr>
          </w:pPr>
          <w:del w:id="260" w:author="André Oliveira" w:date="2020-09-11T21:13:00Z">
            <w:r w:rsidDel="00A14685">
              <w:rPr>
                <w:noProof/>
              </w:rPr>
              <w:fldChar w:fldCharType="begin"/>
            </w:r>
            <w:r w:rsidR="002D0913" w:rsidDel="00A14685">
              <w:rPr>
                <w:noProof/>
              </w:rPr>
              <w:delInstrText xml:space="preserve"> HYPERLINK \l "_Toc43055738" \h </w:delInstrText>
            </w:r>
            <w:r w:rsidDel="00A14685">
              <w:rPr>
                <w:noProof/>
              </w:rPr>
              <w:fldChar w:fldCharType="separate"/>
            </w:r>
          </w:del>
          <w:ins w:id="261" w:author="André Oliveira" w:date="2020-09-11T21:13:00Z">
            <w:r w:rsidR="00A14685">
              <w:rPr>
                <w:b/>
                <w:bCs/>
                <w:noProof/>
              </w:rPr>
              <w:t>Erro! A referência da hiperligação não é válida.</w:t>
            </w:r>
          </w:ins>
          <w:del w:id="262" w:author="André Oliveira" w:date="2020-09-11T21:13:00Z">
            <w:r w:rsidR="002D0913" w:rsidDel="00A14685">
              <w:rPr>
                <w:rStyle w:val="IndexLink"/>
                <w:rFonts w:asciiTheme="majorHAnsi" w:eastAsiaTheme="majorEastAsia" w:hAnsiTheme="majorHAnsi" w:cstheme="majorBidi"/>
                <w:noProof/>
                <w:webHidden/>
                <w:lang w:val="en-US"/>
              </w:rPr>
              <w:delText>2.3. User Journeys</w:delText>
            </w:r>
            <w:r w:rsidDel="00A14685">
              <w:rPr>
                <w:noProof/>
                <w:webHidden/>
              </w:rPr>
              <w:fldChar w:fldCharType="begin"/>
            </w:r>
            <w:r w:rsidR="002D0913" w:rsidDel="00A14685">
              <w:rPr>
                <w:noProof/>
                <w:webHidden/>
              </w:rPr>
              <w:delInstrText>PAGEREF _Toc43055738 \h</w:delInstrText>
            </w:r>
            <w:r w:rsidDel="00A14685">
              <w:rPr>
                <w:noProof/>
                <w:webHidden/>
              </w:rPr>
            </w:r>
            <w:r w:rsidDel="00A14685">
              <w:rPr>
                <w:noProof/>
                <w:webHidden/>
              </w:rPr>
              <w:fldChar w:fldCharType="separate"/>
            </w:r>
            <w:r w:rsidRPr="009B6BEC" w:rsidDel="00A14685">
              <w:rPr>
                <w:rStyle w:val="IndexLink"/>
                <w:noProof/>
                <w:lang w:val="en-US"/>
                <w:rPrChange w:id="263" w:author="André Oliveira" w:date="2020-09-03T20:38:00Z">
                  <w:rPr/>
                </w:rPrChange>
              </w:rPr>
              <w:tab/>
              <w:delText>13</w:delText>
            </w:r>
            <w:r w:rsidDel="00A14685">
              <w:rPr>
                <w:noProof/>
                <w:webHidden/>
              </w:rPr>
              <w:fldChar w:fldCharType="end"/>
            </w:r>
            <w:r w:rsidDel="00A14685">
              <w:rPr>
                <w:noProof/>
              </w:rPr>
              <w:fldChar w:fldCharType="end"/>
            </w:r>
          </w:del>
        </w:p>
        <w:p w14:paraId="36C86DFF" w14:textId="3418FBF9" w:rsidR="00257874" w:rsidDel="00A14685" w:rsidRDefault="009B6BEC">
          <w:pPr>
            <w:pStyle w:val="ndice3"/>
            <w:tabs>
              <w:tab w:val="right" w:leader="dot" w:pos="8494"/>
            </w:tabs>
            <w:rPr>
              <w:del w:id="264" w:author="André Oliveira" w:date="2020-09-11T21:13:00Z"/>
              <w:noProof/>
              <w:sz w:val="22"/>
              <w:szCs w:val="22"/>
              <w:lang w:val="en-US" w:eastAsia="pt-PT"/>
            </w:rPr>
          </w:pPr>
          <w:del w:id="265" w:author="André Oliveira" w:date="2020-09-11T21:13:00Z">
            <w:r w:rsidDel="00A14685">
              <w:rPr>
                <w:noProof/>
              </w:rPr>
              <w:fldChar w:fldCharType="begin"/>
            </w:r>
            <w:r w:rsidR="002D0913" w:rsidDel="00A14685">
              <w:rPr>
                <w:noProof/>
              </w:rPr>
              <w:delInstrText xml:space="preserve"> HYPERLINK \l "_Toc43055739" \h </w:delInstrText>
            </w:r>
            <w:r w:rsidDel="00A14685">
              <w:rPr>
                <w:noProof/>
              </w:rPr>
              <w:fldChar w:fldCharType="separate"/>
            </w:r>
          </w:del>
          <w:ins w:id="266" w:author="André Oliveira" w:date="2020-09-11T21:13:00Z">
            <w:r w:rsidR="00A14685">
              <w:rPr>
                <w:b/>
                <w:bCs/>
                <w:noProof/>
              </w:rPr>
              <w:t>Erro! A referência da hiperligação não é válida.</w:t>
            </w:r>
          </w:ins>
          <w:del w:id="267" w:author="André Oliveira" w:date="2020-09-11T21:13:00Z">
            <w:r w:rsidR="002D0913" w:rsidDel="00A14685">
              <w:rPr>
                <w:rStyle w:val="IndexLink"/>
                <w:noProof/>
                <w:webHidden/>
                <w:lang w:val="en-US"/>
              </w:rPr>
              <w:delText>2.3.1. Registration</w:delText>
            </w:r>
            <w:r w:rsidDel="00A14685">
              <w:rPr>
                <w:noProof/>
                <w:webHidden/>
              </w:rPr>
              <w:fldChar w:fldCharType="begin"/>
            </w:r>
            <w:r w:rsidR="002D0913" w:rsidDel="00A14685">
              <w:rPr>
                <w:noProof/>
                <w:webHidden/>
              </w:rPr>
              <w:delInstrText>PAGEREF _Toc43055739 \h</w:delInstrText>
            </w:r>
            <w:r w:rsidDel="00A14685">
              <w:rPr>
                <w:noProof/>
                <w:webHidden/>
              </w:rPr>
            </w:r>
            <w:r w:rsidDel="00A14685">
              <w:rPr>
                <w:noProof/>
                <w:webHidden/>
              </w:rPr>
              <w:fldChar w:fldCharType="separate"/>
            </w:r>
            <w:r w:rsidRPr="009B6BEC" w:rsidDel="00A14685">
              <w:rPr>
                <w:rStyle w:val="IndexLink"/>
                <w:noProof/>
                <w:lang w:val="en-US"/>
                <w:rPrChange w:id="268" w:author="André Oliveira" w:date="2020-09-03T20:38:00Z">
                  <w:rPr/>
                </w:rPrChange>
              </w:rPr>
              <w:tab/>
              <w:delText>14</w:delText>
            </w:r>
            <w:r w:rsidDel="00A14685">
              <w:rPr>
                <w:noProof/>
                <w:webHidden/>
              </w:rPr>
              <w:fldChar w:fldCharType="end"/>
            </w:r>
            <w:r w:rsidDel="00A14685">
              <w:rPr>
                <w:noProof/>
              </w:rPr>
              <w:fldChar w:fldCharType="end"/>
            </w:r>
          </w:del>
        </w:p>
        <w:p w14:paraId="4230AEB9" w14:textId="0C9648FE" w:rsidR="00257874" w:rsidDel="00A14685" w:rsidRDefault="009B6BEC">
          <w:pPr>
            <w:pStyle w:val="ndice3"/>
            <w:tabs>
              <w:tab w:val="right" w:leader="dot" w:pos="8494"/>
            </w:tabs>
            <w:rPr>
              <w:del w:id="269" w:author="André Oliveira" w:date="2020-09-11T21:13:00Z"/>
              <w:noProof/>
              <w:sz w:val="22"/>
              <w:szCs w:val="22"/>
              <w:lang w:val="en-US" w:eastAsia="pt-PT"/>
            </w:rPr>
          </w:pPr>
          <w:del w:id="270" w:author="André Oliveira" w:date="2020-09-11T21:13:00Z">
            <w:r w:rsidDel="00A14685">
              <w:rPr>
                <w:noProof/>
              </w:rPr>
              <w:fldChar w:fldCharType="begin"/>
            </w:r>
            <w:r w:rsidR="002D0913" w:rsidDel="00A14685">
              <w:rPr>
                <w:noProof/>
              </w:rPr>
              <w:delInstrText xml:space="preserve"> HYPERLINK \l "_Toc43055740" \h </w:delInstrText>
            </w:r>
            <w:r w:rsidDel="00A14685">
              <w:rPr>
                <w:noProof/>
              </w:rPr>
              <w:fldChar w:fldCharType="separate"/>
            </w:r>
          </w:del>
          <w:ins w:id="271" w:author="André Oliveira" w:date="2020-09-11T21:13:00Z">
            <w:r w:rsidR="00A14685">
              <w:rPr>
                <w:b/>
                <w:bCs/>
                <w:noProof/>
              </w:rPr>
              <w:t>Erro! A referência da hiperligação não é válida.</w:t>
            </w:r>
          </w:ins>
          <w:del w:id="272" w:author="André Oliveira" w:date="2020-09-11T21:13:00Z">
            <w:r w:rsidR="002D0913" w:rsidDel="00A14685">
              <w:rPr>
                <w:rStyle w:val="IndexLink"/>
                <w:noProof/>
                <w:webHidden/>
                <w:lang w:val="en-US"/>
              </w:rPr>
              <w:delText>2.3.2. Solving a Challenge</w:delText>
            </w:r>
            <w:r w:rsidDel="00A14685">
              <w:rPr>
                <w:noProof/>
                <w:webHidden/>
              </w:rPr>
              <w:fldChar w:fldCharType="begin"/>
            </w:r>
            <w:r w:rsidR="002D0913" w:rsidDel="00A14685">
              <w:rPr>
                <w:noProof/>
                <w:webHidden/>
              </w:rPr>
              <w:delInstrText>PAGEREF _Toc43055740 \h</w:delInstrText>
            </w:r>
            <w:r w:rsidDel="00A14685">
              <w:rPr>
                <w:noProof/>
                <w:webHidden/>
              </w:rPr>
            </w:r>
            <w:r w:rsidDel="00A14685">
              <w:rPr>
                <w:noProof/>
                <w:webHidden/>
              </w:rPr>
              <w:fldChar w:fldCharType="separate"/>
            </w:r>
            <w:r w:rsidRPr="009B6BEC" w:rsidDel="00A14685">
              <w:rPr>
                <w:rStyle w:val="IndexLink"/>
                <w:noProof/>
                <w:lang w:val="en-US"/>
                <w:rPrChange w:id="273" w:author="André Oliveira" w:date="2020-09-03T20:38:00Z">
                  <w:rPr/>
                </w:rPrChange>
              </w:rPr>
              <w:tab/>
              <w:delText>15</w:delText>
            </w:r>
            <w:r w:rsidDel="00A14685">
              <w:rPr>
                <w:noProof/>
                <w:webHidden/>
              </w:rPr>
              <w:fldChar w:fldCharType="end"/>
            </w:r>
            <w:r w:rsidDel="00A14685">
              <w:rPr>
                <w:noProof/>
              </w:rPr>
              <w:fldChar w:fldCharType="end"/>
            </w:r>
          </w:del>
        </w:p>
        <w:p w14:paraId="60ABB5F0" w14:textId="12347C1E" w:rsidR="00257874" w:rsidDel="00A14685" w:rsidRDefault="009B6BEC">
          <w:pPr>
            <w:pStyle w:val="ndice3"/>
            <w:tabs>
              <w:tab w:val="right" w:leader="dot" w:pos="8494"/>
            </w:tabs>
            <w:rPr>
              <w:del w:id="274" w:author="André Oliveira" w:date="2020-09-11T21:13:00Z"/>
              <w:noProof/>
              <w:sz w:val="22"/>
              <w:szCs w:val="22"/>
              <w:lang w:val="en-US" w:eastAsia="pt-PT"/>
            </w:rPr>
          </w:pPr>
          <w:del w:id="275" w:author="André Oliveira" w:date="2020-09-11T21:13:00Z">
            <w:r w:rsidDel="00A14685">
              <w:rPr>
                <w:noProof/>
              </w:rPr>
              <w:fldChar w:fldCharType="begin"/>
            </w:r>
            <w:r w:rsidR="002D0913" w:rsidDel="00A14685">
              <w:rPr>
                <w:noProof/>
              </w:rPr>
              <w:delInstrText xml:space="preserve"> HYPERLINK \l "_Toc43055741" \h </w:delInstrText>
            </w:r>
            <w:r w:rsidDel="00A14685">
              <w:rPr>
                <w:noProof/>
              </w:rPr>
              <w:fldChar w:fldCharType="separate"/>
            </w:r>
          </w:del>
          <w:ins w:id="276" w:author="André Oliveira" w:date="2020-09-11T21:13:00Z">
            <w:r w:rsidR="00A14685">
              <w:rPr>
                <w:b/>
                <w:bCs/>
                <w:noProof/>
              </w:rPr>
              <w:t>Erro! A referência da hiperligação não é válida.</w:t>
            </w:r>
          </w:ins>
          <w:del w:id="277" w:author="André Oliveira" w:date="2020-09-11T21:13:00Z">
            <w:r w:rsidR="002D0913" w:rsidDel="00A14685">
              <w:rPr>
                <w:rStyle w:val="IndexLink"/>
                <w:noProof/>
                <w:webHidden/>
                <w:lang w:val="en-US"/>
              </w:rPr>
              <w:delText>2.3.3. Create a Challenge</w:delText>
            </w:r>
            <w:r w:rsidDel="00A14685">
              <w:rPr>
                <w:noProof/>
                <w:webHidden/>
              </w:rPr>
              <w:fldChar w:fldCharType="begin"/>
            </w:r>
            <w:r w:rsidR="002D0913" w:rsidDel="00A14685">
              <w:rPr>
                <w:noProof/>
                <w:webHidden/>
              </w:rPr>
              <w:delInstrText>PAGEREF _Toc43055741 \h</w:delInstrText>
            </w:r>
            <w:r w:rsidDel="00A14685">
              <w:rPr>
                <w:noProof/>
                <w:webHidden/>
              </w:rPr>
            </w:r>
            <w:r w:rsidDel="00A14685">
              <w:rPr>
                <w:noProof/>
                <w:webHidden/>
              </w:rPr>
              <w:fldChar w:fldCharType="separate"/>
            </w:r>
            <w:r w:rsidRPr="009B6BEC" w:rsidDel="00A14685">
              <w:rPr>
                <w:rStyle w:val="IndexLink"/>
                <w:noProof/>
                <w:lang w:val="en-US"/>
                <w:rPrChange w:id="278" w:author="André Oliveira" w:date="2020-09-03T20:38:00Z">
                  <w:rPr/>
                </w:rPrChange>
              </w:rPr>
              <w:tab/>
              <w:delText>16</w:delText>
            </w:r>
            <w:r w:rsidDel="00A14685">
              <w:rPr>
                <w:noProof/>
                <w:webHidden/>
              </w:rPr>
              <w:fldChar w:fldCharType="end"/>
            </w:r>
            <w:r w:rsidDel="00A14685">
              <w:rPr>
                <w:noProof/>
              </w:rPr>
              <w:fldChar w:fldCharType="end"/>
            </w:r>
          </w:del>
        </w:p>
        <w:p w14:paraId="366FA403" w14:textId="0AE9CD2C" w:rsidR="00257874" w:rsidDel="00A14685" w:rsidRDefault="009B6BEC">
          <w:pPr>
            <w:pStyle w:val="ndice3"/>
            <w:tabs>
              <w:tab w:val="right" w:leader="dot" w:pos="8494"/>
            </w:tabs>
            <w:rPr>
              <w:del w:id="279" w:author="André Oliveira" w:date="2020-09-11T21:13:00Z"/>
              <w:noProof/>
              <w:sz w:val="22"/>
              <w:szCs w:val="22"/>
              <w:lang w:val="en-US" w:eastAsia="pt-PT"/>
            </w:rPr>
          </w:pPr>
          <w:del w:id="280" w:author="André Oliveira" w:date="2020-09-11T21:13:00Z">
            <w:r w:rsidDel="00A14685">
              <w:rPr>
                <w:noProof/>
              </w:rPr>
              <w:fldChar w:fldCharType="begin"/>
            </w:r>
            <w:r w:rsidR="002D0913" w:rsidDel="00A14685">
              <w:rPr>
                <w:noProof/>
              </w:rPr>
              <w:delInstrText xml:space="preserve"> HYPERLINK \l "_Toc43055742" \h </w:delInstrText>
            </w:r>
            <w:r w:rsidDel="00A14685">
              <w:rPr>
                <w:noProof/>
              </w:rPr>
              <w:fldChar w:fldCharType="separate"/>
            </w:r>
          </w:del>
          <w:ins w:id="281" w:author="André Oliveira" w:date="2020-09-11T21:13:00Z">
            <w:r w:rsidR="00A14685">
              <w:rPr>
                <w:b/>
                <w:bCs/>
                <w:noProof/>
              </w:rPr>
              <w:t>Erro! A referência da hiperligação não é válida.</w:t>
            </w:r>
          </w:ins>
          <w:del w:id="282" w:author="André Oliveira" w:date="2020-09-11T21:13:00Z">
            <w:r w:rsidR="002D0913" w:rsidDel="00A14685">
              <w:rPr>
                <w:rStyle w:val="IndexLink"/>
                <w:noProof/>
                <w:webHidden/>
                <w:lang w:val="en-US"/>
              </w:rPr>
              <w:delText>2.3.4. Create a Questionnaire</w:delText>
            </w:r>
            <w:r w:rsidDel="00A14685">
              <w:rPr>
                <w:noProof/>
                <w:webHidden/>
              </w:rPr>
              <w:fldChar w:fldCharType="begin"/>
            </w:r>
            <w:r w:rsidR="002D0913" w:rsidDel="00A14685">
              <w:rPr>
                <w:noProof/>
                <w:webHidden/>
              </w:rPr>
              <w:delInstrText>PAGEREF _Toc43055742 \h</w:delInstrText>
            </w:r>
            <w:r w:rsidDel="00A14685">
              <w:rPr>
                <w:noProof/>
                <w:webHidden/>
              </w:rPr>
            </w:r>
            <w:r w:rsidDel="00A14685">
              <w:rPr>
                <w:noProof/>
                <w:webHidden/>
              </w:rPr>
              <w:fldChar w:fldCharType="separate"/>
            </w:r>
            <w:r w:rsidRPr="009B6BEC" w:rsidDel="00A14685">
              <w:rPr>
                <w:rStyle w:val="IndexLink"/>
                <w:noProof/>
                <w:lang w:val="en-US"/>
                <w:rPrChange w:id="283" w:author="André Oliveira" w:date="2020-09-03T20:38:00Z">
                  <w:rPr/>
                </w:rPrChange>
              </w:rPr>
              <w:tab/>
              <w:delText>17</w:delText>
            </w:r>
            <w:r w:rsidDel="00A14685">
              <w:rPr>
                <w:noProof/>
                <w:webHidden/>
              </w:rPr>
              <w:fldChar w:fldCharType="end"/>
            </w:r>
            <w:r w:rsidDel="00A14685">
              <w:rPr>
                <w:noProof/>
              </w:rPr>
              <w:fldChar w:fldCharType="end"/>
            </w:r>
          </w:del>
        </w:p>
        <w:p w14:paraId="73F3C92C" w14:textId="71CE6D45" w:rsidR="00257874" w:rsidDel="00A14685" w:rsidRDefault="009B6BEC">
          <w:pPr>
            <w:pStyle w:val="ndice3"/>
            <w:tabs>
              <w:tab w:val="right" w:leader="dot" w:pos="8494"/>
            </w:tabs>
            <w:rPr>
              <w:del w:id="284" w:author="André Oliveira" w:date="2020-09-11T21:13:00Z"/>
              <w:noProof/>
              <w:sz w:val="22"/>
              <w:szCs w:val="22"/>
              <w:lang w:val="en-US" w:eastAsia="pt-PT"/>
            </w:rPr>
          </w:pPr>
          <w:del w:id="285" w:author="André Oliveira" w:date="2020-09-11T21:13:00Z">
            <w:r w:rsidDel="00A14685">
              <w:rPr>
                <w:noProof/>
              </w:rPr>
              <w:fldChar w:fldCharType="begin"/>
            </w:r>
            <w:r w:rsidR="002D0913" w:rsidDel="00A14685">
              <w:rPr>
                <w:noProof/>
              </w:rPr>
              <w:delInstrText xml:space="preserve"> HYPERLINK \l "_Toc43055743" \h </w:delInstrText>
            </w:r>
            <w:r w:rsidDel="00A14685">
              <w:rPr>
                <w:noProof/>
              </w:rPr>
              <w:fldChar w:fldCharType="separate"/>
            </w:r>
          </w:del>
          <w:ins w:id="286" w:author="André Oliveira" w:date="2020-09-11T21:13:00Z">
            <w:r w:rsidR="00A14685">
              <w:rPr>
                <w:b/>
                <w:bCs/>
                <w:noProof/>
              </w:rPr>
              <w:t>Erro! A referência da hiperligação não é válida.</w:t>
            </w:r>
          </w:ins>
          <w:del w:id="287" w:author="André Oliveira" w:date="2020-09-11T21:13:00Z">
            <w:r w:rsidR="002D0913" w:rsidDel="00A14685">
              <w:rPr>
                <w:rStyle w:val="IndexLink"/>
                <w:noProof/>
                <w:webHidden/>
                <w:lang w:val="en-US"/>
              </w:rPr>
              <w:delText>2.3.5. Run code</w:delText>
            </w:r>
            <w:r w:rsidDel="00A14685">
              <w:rPr>
                <w:noProof/>
                <w:webHidden/>
              </w:rPr>
              <w:fldChar w:fldCharType="begin"/>
            </w:r>
            <w:r w:rsidR="002D0913" w:rsidDel="00A14685">
              <w:rPr>
                <w:noProof/>
                <w:webHidden/>
              </w:rPr>
              <w:delInstrText>PAGEREF _Toc43055743 \h</w:delInstrText>
            </w:r>
            <w:r w:rsidDel="00A14685">
              <w:rPr>
                <w:noProof/>
                <w:webHidden/>
              </w:rPr>
            </w:r>
            <w:r w:rsidDel="00A14685">
              <w:rPr>
                <w:noProof/>
                <w:webHidden/>
              </w:rPr>
              <w:fldChar w:fldCharType="separate"/>
            </w:r>
            <w:r w:rsidRPr="009B6BEC" w:rsidDel="00A14685">
              <w:rPr>
                <w:rStyle w:val="IndexLink"/>
                <w:noProof/>
                <w:lang w:val="en-US"/>
                <w:rPrChange w:id="288" w:author="André Oliveira" w:date="2020-09-03T20:38:00Z">
                  <w:rPr/>
                </w:rPrChange>
              </w:rPr>
              <w:tab/>
              <w:delText>18</w:delText>
            </w:r>
            <w:r w:rsidDel="00A14685">
              <w:rPr>
                <w:noProof/>
                <w:webHidden/>
              </w:rPr>
              <w:fldChar w:fldCharType="end"/>
            </w:r>
            <w:r w:rsidDel="00A14685">
              <w:rPr>
                <w:noProof/>
              </w:rPr>
              <w:fldChar w:fldCharType="end"/>
            </w:r>
          </w:del>
        </w:p>
        <w:p w14:paraId="6A79A520" w14:textId="7987ACBF" w:rsidR="00257874" w:rsidDel="00A14685" w:rsidRDefault="009B6BEC">
          <w:pPr>
            <w:pStyle w:val="ndice3"/>
            <w:tabs>
              <w:tab w:val="right" w:leader="dot" w:pos="8494"/>
            </w:tabs>
            <w:rPr>
              <w:del w:id="289" w:author="André Oliveira" w:date="2020-09-11T21:13:00Z"/>
              <w:noProof/>
              <w:sz w:val="22"/>
              <w:szCs w:val="22"/>
              <w:lang w:val="en-US" w:eastAsia="pt-PT"/>
            </w:rPr>
          </w:pPr>
          <w:del w:id="290" w:author="André Oliveira" w:date="2020-09-11T21:13:00Z">
            <w:r w:rsidDel="00A14685">
              <w:rPr>
                <w:noProof/>
              </w:rPr>
              <w:fldChar w:fldCharType="begin"/>
            </w:r>
            <w:r w:rsidR="002D0913" w:rsidDel="00A14685">
              <w:rPr>
                <w:noProof/>
              </w:rPr>
              <w:delInstrText xml:space="preserve"> HYPERLINK \l "_Toc43055744" \h </w:delInstrText>
            </w:r>
            <w:r w:rsidDel="00A14685">
              <w:rPr>
                <w:noProof/>
              </w:rPr>
              <w:fldChar w:fldCharType="separate"/>
            </w:r>
          </w:del>
          <w:ins w:id="291" w:author="André Oliveira" w:date="2020-09-11T21:13:00Z">
            <w:r w:rsidR="00A14685">
              <w:rPr>
                <w:b/>
                <w:bCs/>
                <w:noProof/>
              </w:rPr>
              <w:t>Erro! A referência da hiperligação não é válida.</w:t>
            </w:r>
          </w:ins>
          <w:del w:id="292" w:author="André Oliveira" w:date="2020-09-11T21:13:00Z">
            <w:r w:rsidR="002D0913" w:rsidDel="00A14685">
              <w:rPr>
                <w:rStyle w:val="IndexLink"/>
                <w:noProof/>
                <w:webHidden/>
                <w:lang w:val="en-US"/>
              </w:rPr>
              <w:delText>2.3.6. Answer a Questionnaire</w:delText>
            </w:r>
            <w:r w:rsidDel="00A14685">
              <w:rPr>
                <w:noProof/>
                <w:webHidden/>
              </w:rPr>
              <w:fldChar w:fldCharType="begin"/>
            </w:r>
            <w:r w:rsidR="002D0913" w:rsidDel="00A14685">
              <w:rPr>
                <w:noProof/>
                <w:webHidden/>
              </w:rPr>
              <w:delInstrText>PAGEREF _Toc43055744 \h</w:delInstrText>
            </w:r>
            <w:r w:rsidDel="00A14685">
              <w:rPr>
                <w:noProof/>
                <w:webHidden/>
              </w:rPr>
            </w:r>
            <w:r w:rsidDel="00A14685">
              <w:rPr>
                <w:noProof/>
                <w:webHidden/>
              </w:rPr>
              <w:fldChar w:fldCharType="separate"/>
            </w:r>
            <w:r w:rsidRPr="009B6BEC" w:rsidDel="00A14685">
              <w:rPr>
                <w:rStyle w:val="IndexLink"/>
                <w:noProof/>
                <w:lang w:val="en-US"/>
                <w:rPrChange w:id="293" w:author="André Oliveira" w:date="2020-09-03T20:38:00Z">
                  <w:rPr/>
                </w:rPrChange>
              </w:rPr>
              <w:tab/>
              <w:delText>19</w:delText>
            </w:r>
            <w:r w:rsidDel="00A14685">
              <w:rPr>
                <w:noProof/>
                <w:webHidden/>
              </w:rPr>
              <w:fldChar w:fldCharType="end"/>
            </w:r>
            <w:r w:rsidDel="00A14685">
              <w:rPr>
                <w:noProof/>
              </w:rPr>
              <w:fldChar w:fldCharType="end"/>
            </w:r>
          </w:del>
        </w:p>
        <w:p w14:paraId="57C0BE79" w14:textId="0D140793" w:rsidR="00257874" w:rsidDel="00A14685" w:rsidRDefault="009B6BEC">
          <w:pPr>
            <w:pStyle w:val="ndice1"/>
            <w:tabs>
              <w:tab w:val="left" w:pos="480"/>
              <w:tab w:val="right" w:leader="dot" w:pos="8494"/>
            </w:tabs>
            <w:rPr>
              <w:del w:id="294" w:author="André Oliveira" w:date="2020-09-11T21:13:00Z"/>
              <w:noProof/>
              <w:sz w:val="22"/>
              <w:szCs w:val="22"/>
              <w:lang w:val="en-US" w:eastAsia="pt-PT"/>
            </w:rPr>
          </w:pPr>
          <w:del w:id="295" w:author="André Oliveira" w:date="2020-09-11T21:13:00Z">
            <w:r w:rsidDel="00A14685">
              <w:rPr>
                <w:noProof/>
              </w:rPr>
              <w:fldChar w:fldCharType="begin"/>
            </w:r>
            <w:r w:rsidR="002D0913" w:rsidDel="00A14685">
              <w:rPr>
                <w:noProof/>
              </w:rPr>
              <w:delInstrText xml:space="preserve"> HYPERLINK \l "_Toc43055745" \h </w:delInstrText>
            </w:r>
            <w:r w:rsidDel="00A14685">
              <w:rPr>
                <w:noProof/>
              </w:rPr>
              <w:fldChar w:fldCharType="separate"/>
            </w:r>
          </w:del>
          <w:ins w:id="296" w:author="André Oliveira" w:date="2020-09-11T21:13:00Z">
            <w:r w:rsidR="00A14685">
              <w:rPr>
                <w:b/>
                <w:bCs/>
                <w:noProof/>
              </w:rPr>
              <w:t>Erro! A referência da hiperligação não é válida.</w:t>
            </w:r>
          </w:ins>
          <w:del w:id="297" w:author="André Oliveira" w:date="2020-09-11T21:13:00Z">
            <w:r w:rsidRPr="009B6BEC" w:rsidDel="00A14685">
              <w:rPr>
                <w:rStyle w:val="IndexLink"/>
                <w:noProof/>
                <w:lang w:val="en-US"/>
                <w:rPrChange w:id="298" w:author="André Oliveira" w:date="2020-09-03T20:38:00Z">
                  <w:rPr/>
                </w:rPrChange>
              </w:rPr>
              <w:delText>3.</w:delText>
            </w:r>
            <w:r w:rsidRPr="009B6BEC" w:rsidDel="00A14685">
              <w:rPr>
                <w:rStyle w:val="IndexLink"/>
                <w:noProof/>
                <w:sz w:val="22"/>
                <w:szCs w:val="22"/>
                <w:lang w:val="en-US" w:eastAsia="pt-PT"/>
                <w:rPrChange w:id="299" w:author="André Oliveira" w:date="2020-09-03T20:38:00Z">
                  <w:rPr/>
                </w:rPrChange>
              </w:rPr>
              <w:tab/>
            </w:r>
            <w:r w:rsidRPr="009B6BEC" w:rsidDel="00A14685">
              <w:rPr>
                <w:rStyle w:val="IndexLink"/>
                <w:noProof/>
                <w:lang w:val="en-US"/>
                <w:rPrChange w:id="300" w:author="André Oliveira" w:date="2020-09-03T20:38:00Z">
                  <w:rPr/>
                </w:rPrChange>
              </w:rPr>
              <w:delText>Related work</w:delText>
            </w:r>
            <w:r w:rsidDel="00A14685">
              <w:rPr>
                <w:noProof/>
                <w:webHidden/>
              </w:rPr>
              <w:fldChar w:fldCharType="begin"/>
            </w:r>
            <w:r w:rsidR="002D0913" w:rsidDel="00A14685">
              <w:rPr>
                <w:noProof/>
                <w:webHidden/>
              </w:rPr>
              <w:delInstrText>PAGEREF _Toc43055745 \h</w:delInstrText>
            </w:r>
            <w:r w:rsidDel="00A14685">
              <w:rPr>
                <w:noProof/>
                <w:webHidden/>
              </w:rPr>
            </w:r>
            <w:r w:rsidDel="00A14685">
              <w:rPr>
                <w:noProof/>
                <w:webHidden/>
              </w:rPr>
              <w:fldChar w:fldCharType="separate"/>
            </w:r>
            <w:r w:rsidRPr="009B6BEC" w:rsidDel="00A14685">
              <w:rPr>
                <w:rStyle w:val="IndexLink"/>
                <w:noProof/>
                <w:lang w:val="en-US"/>
                <w:rPrChange w:id="301" w:author="André Oliveira" w:date="2020-09-03T20:38:00Z">
                  <w:rPr/>
                </w:rPrChange>
              </w:rPr>
              <w:tab/>
              <w:delText>20</w:delText>
            </w:r>
            <w:r w:rsidDel="00A14685">
              <w:rPr>
                <w:noProof/>
                <w:webHidden/>
              </w:rPr>
              <w:fldChar w:fldCharType="end"/>
            </w:r>
            <w:r w:rsidDel="00A14685">
              <w:rPr>
                <w:noProof/>
              </w:rPr>
              <w:fldChar w:fldCharType="end"/>
            </w:r>
          </w:del>
        </w:p>
        <w:p w14:paraId="18581FD8" w14:textId="644CC5EB" w:rsidR="00257874" w:rsidDel="00A14685" w:rsidRDefault="009B6BEC">
          <w:pPr>
            <w:pStyle w:val="ndice2"/>
            <w:tabs>
              <w:tab w:val="left" w:pos="880"/>
              <w:tab w:val="right" w:leader="dot" w:pos="8494"/>
            </w:tabs>
            <w:rPr>
              <w:del w:id="302" w:author="André Oliveira" w:date="2020-09-11T21:13:00Z"/>
              <w:noProof/>
              <w:sz w:val="22"/>
              <w:szCs w:val="22"/>
              <w:lang w:val="en-US" w:eastAsia="pt-PT"/>
            </w:rPr>
          </w:pPr>
          <w:del w:id="303" w:author="André Oliveira" w:date="2020-09-11T21:13:00Z">
            <w:r w:rsidDel="00A14685">
              <w:rPr>
                <w:noProof/>
              </w:rPr>
              <w:fldChar w:fldCharType="begin"/>
            </w:r>
            <w:r w:rsidR="002D0913" w:rsidDel="00A14685">
              <w:rPr>
                <w:noProof/>
              </w:rPr>
              <w:delInstrText xml:space="preserve"> HYPERLINK \l "_Toc43055746" \h </w:delInstrText>
            </w:r>
            <w:r w:rsidDel="00A14685">
              <w:rPr>
                <w:noProof/>
              </w:rPr>
              <w:fldChar w:fldCharType="separate"/>
            </w:r>
          </w:del>
          <w:ins w:id="304" w:author="André Oliveira" w:date="2020-09-11T21:13:00Z">
            <w:r w:rsidR="00A14685">
              <w:rPr>
                <w:b/>
                <w:bCs/>
                <w:noProof/>
              </w:rPr>
              <w:t>Erro! A referência da hiperligação não é válida.</w:t>
            </w:r>
          </w:ins>
          <w:del w:id="305" w:author="André Oliveira" w:date="2020-09-11T21:13:00Z">
            <w:r w:rsidR="002D0913" w:rsidDel="00A14685">
              <w:rPr>
                <w:rStyle w:val="IndexLink"/>
                <w:noProof/>
                <w:webHidden/>
                <w:lang w:val="en-US"/>
              </w:rPr>
              <w:delText>1.1.</w:delText>
            </w:r>
            <w:r w:rsidRPr="009B6BEC" w:rsidDel="00A14685">
              <w:rPr>
                <w:rStyle w:val="IndexLink"/>
                <w:noProof/>
                <w:sz w:val="22"/>
                <w:szCs w:val="22"/>
                <w:lang w:val="en-US" w:eastAsia="pt-PT"/>
                <w:rPrChange w:id="306" w:author="André Oliveira" w:date="2020-09-03T20:38:00Z">
                  <w:rPr/>
                </w:rPrChange>
              </w:rPr>
              <w:tab/>
            </w:r>
            <w:r w:rsidR="002D0913" w:rsidDel="00A14685">
              <w:rPr>
                <w:rStyle w:val="IndexLink"/>
                <w:noProof/>
                <w:lang w:val="en-US"/>
              </w:rPr>
              <w:delText>AlgoExpert</w:delText>
            </w:r>
            <w:r w:rsidDel="00A14685">
              <w:rPr>
                <w:noProof/>
                <w:webHidden/>
              </w:rPr>
              <w:fldChar w:fldCharType="begin"/>
            </w:r>
            <w:r w:rsidR="002D0913" w:rsidDel="00A14685">
              <w:rPr>
                <w:noProof/>
                <w:webHidden/>
              </w:rPr>
              <w:delInstrText>PAGEREF _Toc43055746 \h</w:delInstrText>
            </w:r>
            <w:r w:rsidDel="00A14685">
              <w:rPr>
                <w:noProof/>
                <w:webHidden/>
              </w:rPr>
            </w:r>
            <w:r w:rsidDel="00A14685">
              <w:rPr>
                <w:noProof/>
                <w:webHidden/>
              </w:rPr>
              <w:fldChar w:fldCharType="separate"/>
            </w:r>
            <w:r w:rsidRPr="009B6BEC" w:rsidDel="00A14685">
              <w:rPr>
                <w:rStyle w:val="IndexLink"/>
                <w:noProof/>
                <w:lang w:val="en-US"/>
                <w:rPrChange w:id="307" w:author="André Oliveira" w:date="2020-09-03T20:38:00Z">
                  <w:rPr/>
                </w:rPrChange>
              </w:rPr>
              <w:tab/>
              <w:delText>20</w:delText>
            </w:r>
            <w:r w:rsidDel="00A14685">
              <w:rPr>
                <w:noProof/>
                <w:webHidden/>
              </w:rPr>
              <w:fldChar w:fldCharType="end"/>
            </w:r>
            <w:r w:rsidDel="00A14685">
              <w:rPr>
                <w:noProof/>
              </w:rPr>
              <w:fldChar w:fldCharType="end"/>
            </w:r>
          </w:del>
        </w:p>
        <w:p w14:paraId="07CA6CED" w14:textId="09F07EF4" w:rsidR="00257874" w:rsidDel="00A14685" w:rsidRDefault="009B6BEC">
          <w:pPr>
            <w:pStyle w:val="ndice2"/>
            <w:tabs>
              <w:tab w:val="left" w:pos="880"/>
              <w:tab w:val="right" w:leader="dot" w:pos="8494"/>
            </w:tabs>
            <w:rPr>
              <w:del w:id="308" w:author="André Oliveira" w:date="2020-09-11T21:13:00Z"/>
              <w:noProof/>
              <w:sz w:val="22"/>
              <w:szCs w:val="22"/>
              <w:lang w:val="en-US" w:eastAsia="pt-PT"/>
            </w:rPr>
          </w:pPr>
          <w:del w:id="309" w:author="André Oliveira" w:date="2020-09-11T21:13:00Z">
            <w:r w:rsidDel="00A14685">
              <w:rPr>
                <w:noProof/>
              </w:rPr>
              <w:fldChar w:fldCharType="begin"/>
            </w:r>
            <w:r w:rsidR="002D0913" w:rsidDel="00A14685">
              <w:rPr>
                <w:noProof/>
              </w:rPr>
              <w:delInstrText xml:space="preserve"> HYPERLINK \l "_Toc43055747" \h </w:delInstrText>
            </w:r>
            <w:r w:rsidDel="00A14685">
              <w:rPr>
                <w:noProof/>
              </w:rPr>
              <w:fldChar w:fldCharType="separate"/>
            </w:r>
          </w:del>
          <w:ins w:id="310" w:author="André Oliveira" w:date="2020-09-11T21:13:00Z">
            <w:r w:rsidR="00A14685">
              <w:rPr>
                <w:b/>
                <w:bCs/>
                <w:noProof/>
              </w:rPr>
              <w:t>Erro! A referência da hiperligação não é válida.</w:t>
            </w:r>
          </w:ins>
          <w:del w:id="311" w:author="André Oliveira" w:date="2020-09-11T21:13:00Z">
            <w:r w:rsidR="002D0913" w:rsidDel="00A14685">
              <w:rPr>
                <w:rStyle w:val="IndexLink"/>
                <w:noProof/>
                <w:webHidden/>
                <w:lang w:val="en-US"/>
              </w:rPr>
              <w:delText>1.2.</w:delText>
            </w:r>
            <w:r w:rsidRPr="009B6BEC" w:rsidDel="00A14685">
              <w:rPr>
                <w:rStyle w:val="IndexLink"/>
                <w:noProof/>
                <w:sz w:val="22"/>
                <w:szCs w:val="22"/>
                <w:lang w:val="en-US" w:eastAsia="pt-PT"/>
                <w:rPrChange w:id="312" w:author="André Oliveira" w:date="2020-09-03T20:38:00Z">
                  <w:rPr/>
                </w:rPrChange>
              </w:rPr>
              <w:tab/>
            </w:r>
            <w:r w:rsidR="002D0913" w:rsidDel="00A14685">
              <w:rPr>
                <w:rStyle w:val="IndexLink"/>
                <w:noProof/>
                <w:lang w:val="en-US"/>
              </w:rPr>
              <w:delText>HackerRank</w:delText>
            </w:r>
            <w:r w:rsidDel="00A14685">
              <w:rPr>
                <w:noProof/>
                <w:webHidden/>
              </w:rPr>
              <w:fldChar w:fldCharType="begin"/>
            </w:r>
            <w:r w:rsidR="002D0913" w:rsidDel="00A14685">
              <w:rPr>
                <w:noProof/>
                <w:webHidden/>
              </w:rPr>
              <w:delInstrText>PAGEREF _Toc43055747 \h</w:delInstrText>
            </w:r>
            <w:r w:rsidDel="00A14685">
              <w:rPr>
                <w:noProof/>
                <w:webHidden/>
              </w:rPr>
            </w:r>
            <w:r w:rsidDel="00A14685">
              <w:rPr>
                <w:noProof/>
                <w:webHidden/>
              </w:rPr>
              <w:fldChar w:fldCharType="separate"/>
            </w:r>
            <w:r w:rsidRPr="009B6BEC" w:rsidDel="00A14685">
              <w:rPr>
                <w:rStyle w:val="IndexLink"/>
                <w:noProof/>
                <w:lang w:val="en-US"/>
                <w:rPrChange w:id="313" w:author="André Oliveira" w:date="2020-09-03T20:38:00Z">
                  <w:rPr/>
                </w:rPrChange>
              </w:rPr>
              <w:tab/>
              <w:delText>20</w:delText>
            </w:r>
            <w:r w:rsidDel="00A14685">
              <w:rPr>
                <w:noProof/>
                <w:webHidden/>
              </w:rPr>
              <w:fldChar w:fldCharType="end"/>
            </w:r>
            <w:r w:rsidDel="00A14685">
              <w:rPr>
                <w:noProof/>
              </w:rPr>
              <w:fldChar w:fldCharType="end"/>
            </w:r>
          </w:del>
        </w:p>
        <w:p w14:paraId="7BC17033" w14:textId="27C87F81" w:rsidR="00257874" w:rsidDel="00A14685" w:rsidRDefault="009B6BEC">
          <w:pPr>
            <w:pStyle w:val="ndice2"/>
            <w:tabs>
              <w:tab w:val="left" w:pos="880"/>
              <w:tab w:val="right" w:leader="dot" w:pos="8494"/>
            </w:tabs>
            <w:rPr>
              <w:del w:id="314" w:author="André Oliveira" w:date="2020-09-11T21:13:00Z"/>
              <w:noProof/>
              <w:sz w:val="22"/>
              <w:szCs w:val="22"/>
              <w:lang w:val="en-US" w:eastAsia="pt-PT"/>
            </w:rPr>
          </w:pPr>
          <w:del w:id="315" w:author="André Oliveira" w:date="2020-09-11T21:13:00Z">
            <w:r w:rsidDel="00A14685">
              <w:rPr>
                <w:noProof/>
              </w:rPr>
              <w:fldChar w:fldCharType="begin"/>
            </w:r>
            <w:r w:rsidR="002D0913" w:rsidDel="00A14685">
              <w:rPr>
                <w:noProof/>
              </w:rPr>
              <w:delInstrText xml:space="preserve"> HYPERLINK \l "_Toc43055748" \h </w:delInstrText>
            </w:r>
            <w:r w:rsidDel="00A14685">
              <w:rPr>
                <w:noProof/>
              </w:rPr>
              <w:fldChar w:fldCharType="separate"/>
            </w:r>
          </w:del>
          <w:ins w:id="316" w:author="André Oliveira" w:date="2020-09-11T21:13:00Z">
            <w:r w:rsidR="00A14685">
              <w:rPr>
                <w:b/>
                <w:bCs/>
                <w:noProof/>
              </w:rPr>
              <w:t>Erro! A referência da hiperligação não é válida.</w:t>
            </w:r>
          </w:ins>
          <w:del w:id="317" w:author="André Oliveira" w:date="2020-09-11T21:13:00Z">
            <w:r w:rsidR="002D0913" w:rsidDel="00A14685">
              <w:rPr>
                <w:rStyle w:val="IndexLink"/>
                <w:noProof/>
                <w:webHidden/>
                <w:lang w:val="en-US"/>
              </w:rPr>
              <w:delText>1.3.</w:delText>
            </w:r>
            <w:r w:rsidRPr="009B6BEC" w:rsidDel="00A14685">
              <w:rPr>
                <w:rStyle w:val="IndexLink"/>
                <w:noProof/>
                <w:sz w:val="22"/>
                <w:szCs w:val="22"/>
                <w:lang w:val="en-US" w:eastAsia="pt-PT"/>
                <w:rPrChange w:id="318" w:author="André Oliveira" w:date="2020-09-03T20:38:00Z">
                  <w:rPr/>
                </w:rPrChange>
              </w:rPr>
              <w:tab/>
            </w:r>
            <w:r w:rsidR="002D0913" w:rsidDel="00A14685">
              <w:rPr>
                <w:rStyle w:val="IndexLink"/>
                <w:noProof/>
                <w:lang w:val="en-US"/>
              </w:rPr>
              <w:delText>LeetCode</w:delText>
            </w:r>
            <w:r w:rsidDel="00A14685">
              <w:rPr>
                <w:noProof/>
                <w:webHidden/>
              </w:rPr>
              <w:fldChar w:fldCharType="begin"/>
            </w:r>
            <w:r w:rsidR="002D0913" w:rsidDel="00A14685">
              <w:rPr>
                <w:noProof/>
                <w:webHidden/>
              </w:rPr>
              <w:delInstrText>PAGEREF _Toc43055748 \h</w:delInstrText>
            </w:r>
            <w:r w:rsidDel="00A14685">
              <w:rPr>
                <w:noProof/>
                <w:webHidden/>
              </w:rPr>
            </w:r>
            <w:r w:rsidDel="00A14685">
              <w:rPr>
                <w:noProof/>
                <w:webHidden/>
              </w:rPr>
              <w:fldChar w:fldCharType="separate"/>
            </w:r>
            <w:r w:rsidRPr="009B6BEC" w:rsidDel="00A14685">
              <w:rPr>
                <w:rStyle w:val="IndexLink"/>
                <w:noProof/>
                <w:lang w:val="en-US"/>
                <w:rPrChange w:id="319" w:author="André Oliveira" w:date="2020-09-03T20:38:00Z">
                  <w:rPr/>
                </w:rPrChange>
              </w:rPr>
              <w:tab/>
              <w:delText>20</w:delText>
            </w:r>
            <w:r w:rsidDel="00A14685">
              <w:rPr>
                <w:noProof/>
                <w:webHidden/>
              </w:rPr>
              <w:fldChar w:fldCharType="end"/>
            </w:r>
            <w:r w:rsidDel="00A14685">
              <w:rPr>
                <w:noProof/>
              </w:rPr>
              <w:fldChar w:fldCharType="end"/>
            </w:r>
          </w:del>
        </w:p>
        <w:p w14:paraId="46FA45E5" w14:textId="3E4E89E9" w:rsidR="00257874" w:rsidDel="00A14685" w:rsidRDefault="009B6BEC">
          <w:pPr>
            <w:pStyle w:val="ndice2"/>
            <w:tabs>
              <w:tab w:val="left" w:pos="880"/>
              <w:tab w:val="right" w:leader="dot" w:pos="8494"/>
            </w:tabs>
            <w:rPr>
              <w:del w:id="320" w:author="André Oliveira" w:date="2020-09-11T21:13:00Z"/>
              <w:noProof/>
              <w:sz w:val="22"/>
              <w:szCs w:val="22"/>
              <w:lang w:val="en-US" w:eastAsia="pt-PT"/>
            </w:rPr>
          </w:pPr>
          <w:del w:id="321" w:author="André Oliveira" w:date="2020-09-11T21:13:00Z">
            <w:r w:rsidDel="00A14685">
              <w:rPr>
                <w:noProof/>
              </w:rPr>
              <w:lastRenderedPageBreak/>
              <w:fldChar w:fldCharType="begin"/>
            </w:r>
            <w:r w:rsidR="002D0913" w:rsidDel="00A14685">
              <w:rPr>
                <w:noProof/>
              </w:rPr>
              <w:delInstrText xml:space="preserve"> HYPERLINK \l "_Toc43055749" \h </w:delInstrText>
            </w:r>
            <w:r w:rsidDel="00A14685">
              <w:rPr>
                <w:noProof/>
              </w:rPr>
              <w:fldChar w:fldCharType="separate"/>
            </w:r>
          </w:del>
          <w:ins w:id="322" w:author="André Oliveira" w:date="2020-09-11T21:13:00Z">
            <w:r w:rsidR="00A14685">
              <w:rPr>
                <w:b/>
                <w:bCs/>
                <w:noProof/>
              </w:rPr>
              <w:t>Erro! A referência da hiperligação não é válida.</w:t>
            </w:r>
          </w:ins>
          <w:del w:id="323" w:author="André Oliveira" w:date="2020-09-11T21:13:00Z">
            <w:r w:rsidR="002D0913" w:rsidDel="00A14685">
              <w:rPr>
                <w:rStyle w:val="IndexLink"/>
                <w:noProof/>
                <w:webHidden/>
                <w:lang w:val="en-US"/>
              </w:rPr>
              <w:delText>1.4.</w:delText>
            </w:r>
            <w:r w:rsidRPr="009B6BEC" w:rsidDel="00A14685">
              <w:rPr>
                <w:rStyle w:val="IndexLink"/>
                <w:noProof/>
                <w:sz w:val="22"/>
                <w:szCs w:val="22"/>
                <w:lang w:val="en-US" w:eastAsia="pt-PT"/>
                <w:rPrChange w:id="324" w:author="André Oliveira" w:date="2020-09-03T20:38:00Z">
                  <w:rPr/>
                </w:rPrChange>
              </w:rPr>
              <w:tab/>
            </w:r>
            <w:r w:rsidR="002D0913" w:rsidDel="00A14685">
              <w:rPr>
                <w:rStyle w:val="IndexLink"/>
                <w:noProof/>
                <w:lang w:val="en-US"/>
              </w:rPr>
              <w:delText>Codewars</w:delText>
            </w:r>
            <w:r w:rsidDel="00A14685">
              <w:rPr>
                <w:noProof/>
                <w:webHidden/>
              </w:rPr>
              <w:fldChar w:fldCharType="begin"/>
            </w:r>
            <w:r w:rsidR="002D0913" w:rsidDel="00A14685">
              <w:rPr>
                <w:noProof/>
                <w:webHidden/>
              </w:rPr>
              <w:delInstrText>PAGEREF _Toc43055749 \h</w:delInstrText>
            </w:r>
            <w:r w:rsidDel="00A14685">
              <w:rPr>
                <w:noProof/>
                <w:webHidden/>
              </w:rPr>
            </w:r>
            <w:r w:rsidDel="00A14685">
              <w:rPr>
                <w:noProof/>
                <w:webHidden/>
              </w:rPr>
              <w:fldChar w:fldCharType="separate"/>
            </w:r>
            <w:r w:rsidRPr="009B6BEC" w:rsidDel="00A14685">
              <w:rPr>
                <w:rStyle w:val="IndexLink"/>
                <w:noProof/>
                <w:lang w:val="en-US"/>
                <w:rPrChange w:id="325" w:author="André Oliveira" w:date="2020-09-03T20:38:00Z">
                  <w:rPr/>
                </w:rPrChange>
              </w:rPr>
              <w:tab/>
              <w:delText>21</w:delText>
            </w:r>
            <w:r w:rsidDel="00A14685">
              <w:rPr>
                <w:noProof/>
                <w:webHidden/>
              </w:rPr>
              <w:fldChar w:fldCharType="end"/>
            </w:r>
            <w:r w:rsidDel="00A14685">
              <w:rPr>
                <w:noProof/>
              </w:rPr>
              <w:fldChar w:fldCharType="end"/>
            </w:r>
          </w:del>
        </w:p>
        <w:p w14:paraId="0A58354A" w14:textId="2F4C3823" w:rsidR="00257874" w:rsidDel="00A14685" w:rsidRDefault="009B6BEC">
          <w:pPr>
            <w:pStyle w:val="ndice2"/>
            <w:tabs>
              <w:tab w:val="left" w:pos="880"/>
              <w:tab w:val="right" w:leader="dot" w:pos="8494"/>
            </w:tabs>
            <w:rPr>
              <w:del w:id="326" w:author="André Oliveira" w:date="2020-09-11T21:13:00Z"/>
              <w:noProof/>
              <w:sz w:val="22"/>
              <w:szCs w:val="22"/>
              <w:lang w:val="en-US" w:eastAsia="pt-PT"/>
            </w:rPr>
          </w:pPr>
          <w:del w:id="327" w:author="André Oliveira" w:date="2020-09-11T21:13:00Z">
            <w:r w:rsidDel="00A14685">
              <w:rPr>
                <w:noProof/>
              </w:rPr>
              <w:fldChar w:fldCharType="begin"/>
            </w:r>
            <w:r w:rsidR="002D0913" w:rsidDel="00A14685">
              <w:rPr>
                <w:noProof/>
              </w:rPr>
              <w:delInstrText xml:space="preserve"> HYPERLINK \l "_Toc43055750" \h </w:delInstrText>
            </w:r>
            <w:r w:rsidDel="00A14685">
              <w:rPr>
                <w:noProof/>
              </w:rPr>
              <w:fldChar w:fldCharType="separate"/>
            </w:r>
          </w:del>
          <w:ins w:id="328" w:author="André Oliveira" w:date="2020-09-11T21:13:00Z">
            <w:r w:rsidR="00A14685">
              <w:rPr>
                <w:b/>
                <w:bCs/>
                <w:noProof/>
              </w:rPr>
              <w:t>Erro! A referência da hiperligação não é válida.</w:t>
            </w:r>
          </w:ins>
          <w:del w:id="329" w:author="André Oliveira" w:date="2020-09-11T21:13:00Z">
            <w:r w:rsidR="002D0913" w:rsidDel="00A14685">
              <w:rPr>
                <w:rStyle w:val="IndexLink"/>
                <w:noProof/>
                <w:webHidden/>
                <w:lang w:val="en-US"/>
              </w:rPr>
              <w:delText>1.5.</w:delText>
            </w:r>
            <w:r w:rsidRPr="009B6BEC" w:rsidDel="00A14685">
              <w:rPr>
                <w:rStyle w:val="IndexLink"/>
                <w:noProof/>
                <w:sz w:val="22"/>
                <w:szCs w:val="22"/>
                <w:lang w:val="en-US" w:eastAsia="pt-PT"/>
                <w:rPrChange w:id="330" w:author="André Oliveira" w:date="2020-09-03T20:38:00Z">
                  <w:rPr/>
                </w:rPrChange>
              </w:rPr>
              <w:tab/>
            </w:r>
            <w:r w:rsidR="002D0913" w:rsidDel="00A14685">
              <w:rPr>
                <w:rStyle w:val="IndexLink"/>
                <w:noProof/>
                <w:lang w:val="en-US"/>
              </w:rPr>
              <w:delText>CodeChef</w:delText>
            </w:r>
            <w:r w:rsidDel="00A14685">
              <w:rPr>
                <w:noProof/>
                <w:webHidden/>
              </w:rPr>
              <w:fldChar w:fldCharType="begin"/>
            </w:r>
            <w:r w:rsidR="002D0913" w:rsidDel="00A14685">
              <w:rPr>
                <w:noProof/>
                <w:webHidden/>
              </w:rPr>
              <w:delInstrText>PAGEREF _Toc43055750 \h</w:delInstrText>
            </w:r>
            <w:r w:rsidDel="00A14685">
              <w:rPr>
                <w:noProof/>
                <w:webHidden/>
              </w:rPr>
            </w:r>
            <w:r w:rsidDel="00A14685">
              <w:rPr>
                <w:noProof/>
                <w:webHidden/>
              </w:rPr>
              <w:fldChar w:fldCharType="separate"/>
            </w:r>
            <w:r w:rsidRPr="009B6BEC" w:rsidDel="00A14685">
              <w:rPr>
                <w:rStyle w:val="IndexLink"/>
                <w:noProof/>
                <w:lang w:val="en-US"/>
                <w:rPrChange w:id="331" w:author="André Oliveira" w:date="2020-09-03T20:38:00Z">
                  <w:rPr/>
                </w:rPrChange>
              </w:rPr>
              <w:tab/>
              <w:delText>21</w:delText>
            </w:r>
            <w:r w:rsidDel="00A14685">
              <w:rPr>
                <w:noProof/>
                <w:webHidden/>
              </w:rPr>
              <w:fldChar w:fldCharType="end"/>
            </w:r>
            <w:r w:rsidDel="00A14685">
              <w:rPr>
                <w:noProof/>
              </w:rPr>
              <w:fldChar w:fldCharType="end"/>
            </w:r>
          </w:del>
        </w:p>
        <w:p w14:paraId="75011C37" w14:textId="4C6FB78E" w:rsidR="00257874" w:rsidDel="00A14685" w:rsidRDefault="009B6BEC">
          <w:pPr>
            <w:pStyle w:val="ndice1"/>
            <w:tabs>
              <w:tab w:val="left" w:pos="480"/>
              <w:tab w:val="right" w:leader="dot" w:pos="8494"/>
            </w:tabs>
            <w:rPr>
              <w:del w:id="332" w:author="André Oliveira" w:date="2020-09-11T21:13:00Z"/>
              <w:noProof/>
              <w:sz w:val="22"/>
              <w:szCs w:val="22"/>
              <w:lang w:val="en-US" w:eastAsia="pt-PT"/>
            </w:rPr>
          </w:pPr>
          <w:del w:id="333" w:author="André Oliveira" w:date="2020-09-11T21:13:00Z">
            <w:r w:rsidDel="00A14685">
              <w:rPr>
                <w:noProof/>
              </w:rPr>
              <w:fldChar w:fldCharType="begin"/>
            </w:r>
            <w:r w:rsidR="002D0913" w:rsidDel="00A14685">
              <w:rPr>
                <w:noProof/>
              </w:rPr>
              <w:delInstrText xml:space="preserve"> HYPERLINK \l "_Toc43055751" \h </w:delInstrText>
            </w:r>
            <w:r w:rsidDel="00A14685">
              <w:rPr>
                <w:noProof/>
              </w:rPr>
              <w:fldChar w:fldCharType="separate"/>
            </w:r>
          </w:del>
          <w:ins w:id="334" w:author="André Oliveira" w:date="2020-09-11T21:13:00Z">
            <w:r w:rsidR="00A14685">
              <w:rPr>
                <w:b/>
                <w:bCs/>
                <w:noProof/>
              </w:rPr>
              <w:t>Erro! A referência da hiperligação não é válida.</w:t>
            </w:r>
          </w:ins>
          <w:del w:id="335" w:author="André Oliveira" w:date="2020-09-11T21:13:00Z">
            <w:r w:rsidRPr="009B6BEC" w:rsidDel="00A14685">
              <w:rPr>
                <w:rStyle w:val="IndexLink"/>
                <w:noProof/>
                <w:lang w:val="en-US"/>
                <w:rPrChange w:id="336" w:author="André Oliveira" w:date="2020-09-03T20:38:00Z">
                  <w:rPr/>
                </w:rPrChange>
              </w:rPr>
              <w:delText>4.</w:delText>
            </w:r>
            <w:r w:rsidRPr="009B6BEC" w:rsidDel="00A14685">
              <w:rPr>
                <w:rStyle w:val="IndexLink"/>
                <w:noProof/>
                <w:sz w:val="22"/>
                <w:szCs w:val="22"/>
                <w:lang w:val="en-US" w:eastAsia="pt-PT"/>
                <w:rPrChange w:id="337" w:author="André Oliveira" w:date="2020-09-03T20:38:00Z">
                  <w:rPr/>
                </w:rPrChange>
              </w:rPr>
              <w:tab/>
            </w:r>
            <w:r w:rsidRPr="009B6BEC" w:rsidDel="00A14685">
              <w:rPr>
                <w:rStyle w:val="IndexLink"/>
                <w:noProof/>
                <w:lang w:val="en-US"/>
                <w:rPrChange w:id="338" w:author="André Oliveira" w:date="2020-09-03T20:38:00Z">
                  <w:rPr/>
                </w:rPrChange>
              </w:rPr>
              <w:delText>Related Technologies</w:delText>
            </w:r>
            <w:r w:rsidDel="00A14685">
              <w:rPr>
                <w:noProof/>
                <w:webHidden/>
              </w:rPr>
              <w:fldChar w:fldCharType="begin"/>
            </w:r>
            <w:r w:rsidR="002D0913" w:rsidDel="00A14685">
              <w:rPr>
                <w:noProof/>
                <w:webHidden/>
              </w:rPr>
              <w:delInstrText>PAGEREF _Toc43055751 \h</w:delInstrText>
            </w:r>
            <w:r w:rsidDel="00A14685">
              <w:rPr>
                <w:noProof/>
                <w:webHidden/>
              </w:rPr>
            </w:r>
            <w:r w:rsidDel="00A14685">
              <w:rPr>
                <w:noProof/>
                <w:webHidden/>
              </w:rPr>
              <w:fldChar w:fldCharType="separate"/>
            </w:r>
            <w:r w:rsidRPr="009B6BEC" w:rsidDel="00A14685">
              <w:rPr>
                <w:rStyle w:val="IndexLink"/>
                <w:noProof/>
                <w:lang w:val="en-US"/>
                <w:rPrChange w:id="339" w:author="André Oliveira" w:date="2020-09-03T20:38:00Z">
                  <w:rPr/>
                </w:rPrChange>
              </w:rPr>
              <w:tab/>
              <w:delText>24</w:delText>
            </w:r>
            <w:r w:rsidDel="00A14685">
              <w:rPr>
                <w:noProof/>
                <w:webHidden/>
              </w:rPr>
              <w:fldChar w:fldCharType="end"/>
            </w:r>
            <w:r w:rsidDel="00A14685">
              <w:rPr>
                <w:noProof/>
              </w:rPr>
              <w:fldChar w:fldCharType="end"/>
            </w:r>
          </w:del>
        </w:p>
        <w:p w14:paraId="46A45CFF" w14:textId="10CA35C9" w:rsidR="00257874" w:rsidDel="00A14685" w:rsidRDefault="009B6BEC">
          <w:pPr>
            <w:pStyle w:val="ndice2"/>
            <w:tabs>
              <w:tab w:val="right" w:leader="dot" w:pos="8494"/>
            </w:tabs>
            <w:rPr>
              <w:del w:id="340" w:author="André Oliveira" w:date="2020-09-11T21:13:00Z"/>
              <w:noProof/>
              <w:sz w:val="22"/>
              <w:szCs w:val="22"/>
              <w:lang w:val="en-US" w:eastAsia="pt-PT"/>
            </w:rPr>
          </w:pPr>
          <w:del w:id="341" w:author="André Oliveira" w:date="2020-09-11T21:13:00Z">
            <w:r w:rsidDel="00A14685">
              <w:rPr>
                <w:noProof/>
              </w:rPr>
              <w:fldChar w:fldCharType="begin"/>
            </w:r>
            <w:r w:rsidR="002D0913" w:rsidDel="00A14685">
              <w:rPr>
                <w:noProof/>
              </w:rPr>
              <w:delInstrText xml:space="preserve"> HYPERLINK \l "_Toc43055752" \h </w:delInstrText>
            </w:r>
            <w:r w:rsidDel="00A14685">
              <w:rPr>
                <w:noProof/>
              </w:rPr>
              <w:fldChar w:fldCharType="separate"/>
            </w:r>
          </w:del>
          <w:ins w:id="342" w:author="André Oliveira" w:date="2020-09-11T21:13:00Z">
            <w:r w:rsidR="00A14685">
              <w:rPr>
                <w:b/>
                <w:bCs/>
                <w:noProof/>
              </w:rPr>
              <w:t>Erro! A referência da hiperligação não é válida.</w:t>
            </w:r>
          </w:ins>
          <w:del w:id="343" w:author="André Oliveira" w:date="2020-09-11T21:13:00Z">
            <w:r w:rsidR="002D0913" w:rsidDel="00A14685">
              <w:rPr>
                <w:rStyle w:val="IndexLink"/>
                <w:noProof/>
                <w:webHidden/>
                <w:lang w:val="en-US"/>
              </w:rPr>
              <w:delText>4.1. React</w:delText>
            </w:r>
            <w:r w:rsidDel="00A14685">
              <w:rPr>
                <w:noProof/>
                <w:webHidden/>
              </w:rPr>
              <w:fldChar w:fldCharType="begin"/>
            </w:r>
            <w:r w:rsidR="002D0913" w:rsidDel="00A14685">
              <w:rPr>
                <w:noProof/>
                <w:webHidden/>
              </w:rPr>
              <w:delInstrText>PAGEREF _Toc43055752 \h</w:delInstrText>
            </w:r>
            <w:r w:rsidDel="00A14685">
              <w:rPr>
                <w:noProof/>
                <w:webHidden/>
              </w:rPr>
            </w:r>
            <w:r w:rsidDel="00A14685">
              <w:rPr>
                <w:noProof/>
                <w:webHidden/>
              </w:rPr>
              <w:fldChar w:fldCharType="separate"/>
            </w:r>
            <w:r w:rsidRPr="009B6BEC" w:rsidDel="00A14685">
              <w:rPr>
                <w:rStyle w:val="IndexLink"/>
                <w:noProof/>
                <w:lang w:val="en-US"/>
                <w:rPrChange w:id="344" w:author="André Oliveira" w:date="2020-09-03T20:38:00Z">
                  <w:rPr/>
                </w:rPrChange>
              </w:rPr>
              <w:tab/>
              <w:delText>24</w:delText>
            </w:r>
            <w:r w:rsidDel="00A14685">
              <w:rPr>
                <w:noProof/>
                <w:webHidden/>
              </w:rPr>
              <w:fldChar w:fldCharType="end"/>
            </w:r>
            <w:r w:rsidDel="00A14685">
              <w:rPr>
                <w:noProof/>
              </w:rPr>
              <w:fldChar w:fldCharType="end"/>
            </w:r>
          </w:del>
        </w:p>
        <w:p w14:paraId="2A907595" w14:textId="5A9E9FB3" w:rsidR="00257874" w:rsidDel="00A14685" w:rsidRDefault="009B6BEC">
          <w:pPr>
            <w:pStyle w:val="ndice2"/>
            <w:tabs>
              <w:tab w:val="right" w:leader="dot" w:pos="8494"/>
            </w:tabs>
            <w:rPr>
              <w:del w:id="345" w:author="André Oliveira" w:date="2020-09-11T21:13:00Z"/>
              <w:noProof/>
              <w:sz w:val="22"/>
              <w:szCs w:val="22"/>
              <w:lang w:val="en-US" w:eastAsia="pt-PT"/>
            </w:rPr>
          </w:pPr>
          <w:del w:id="346" w:author="André Oliveira" w:date="2020-09-11T21:13:00Z">
            <w:r w:rsidDel="00A14685">
              <w:rPr>
                <w:noProof/>
              </w:rPr>
              <w:fldChar w:fldCharType="begin"/>
            </w:r>
            <w:r w:rsidR="002D0913" w:rsidDel="00A14685">
              <w:rPr>
                <w:noProof/>
              </w:rPr>
              <w:delInstrText xml:space="preserve"> HYPERLINK \l "_Toc43055753" \h </w:delInstrText>
            </w:r>
            <w:r w:rsidDel="00A14685">
              <w:rPr>
                <w:noProof/>
              </w:rPr>
              <w:fldChar w:fldCharType="separate"/>
            </w:r>
          </w:del>
          <w:ins w:id="347" w:author="André Oliveira" w:date="2020-09-11T21:13:00Z">
            <w:r w:rsidR="00A14685">
              <w:rPr>
                <w:b/>
                <w:bCs/>
                <w:noProof/>
              </w:rPr>
              <w:t>Erro! A referência da hiperligação não é válida.</w:t>
            </w:r>
          </w:ins>
          <w:del w:id="348" w:author="André Oliveira" w:date="2020-09-11T21:13:00Z">
            <w:r w:rsidR="002D0913" w:rsidDel="00A14685">
              <w:rPr>
                <w:rStyle w:val="IndexLink"/>
                <w:noProof/>
                <w:webHidden/>
                <w:lang w:val="en-US"/>
              </w:rPr>
              <w:delText>4.2. Spring</w:delText>
            </w:r>
            <w:r w:rsidDel="00A14685">
              <w:rPr>
                <w:noProof/>
                <w:webHidden/>
              </w:rPr>
              <w:fldChar w:fldCharType="begin"/>
            </w:r>
            <w:r w:rsidR="002D0913" w:rsidDel="00A14685">
              <w:rPr>
                <w:noProof/>
                <w:webHidden/>
              </w:rPr>
              <w:delInstrText>PAGEREF _Toc43055753 \h</w:delInstrText>
            </w:r>
            <w:r w:rsidDel="00A14685">
              <w:rPr>
                <w:noProof/>
                <w:webHidden/>
              </w:rPr>
            </w:r>
            <w:r w:rsidDel="00A14685">
              <w:rPr>
                <w:noProof/>
                <w:webHidden/>
              </w:rPr>
              <w:fldChar w:fldCharType="separate"/>
            </w:r>
            <w:r w:rsidRPr="009B6BEC" w:rsidDel="00A14685">
              <w:rPr>
                <w:rStyle w:val="IndexLink"/>
                <w:noProof/>
                <w:lang w:val="en-US"/>
                <w:rPrChange w:id="349" w:author="André Oliveira" w:date="2020-09-03T20:38:00Z">
                  <w:rPr/>
                </w:rPrChange>
              </w:rPr>
              <w:tab/>
              <w:delText>24</w:delText>
            </w:r>
            <w:r w:rsidDel="00A14685">
              <w:rPr>
                <w:noProof/>
                <w:webHidden/>
              </w:rPr>
              <w:fldChar w:fldCharType="end"/>
            </w:r>
            <w:r w:rsidDel="00A14685">
              <w:rPr>
                <w:noProof/>
              </w:rPr>
              <w:fldChar w:fldCharType="end"/>
            </w:r>
          </w:del>
        </w:p>
        <w:p w14:paraId="02FBB1E5" w14:textId="41DC08FD" w:rsidR="00257874" w:rsidDel="00A14685" w:rsidRDefault="009B6BEC">
          <w:pPr>
            <w:pStyle w:val="ndice3"/>
            <w:tabs>
              <w:tab w:val="right" w:leader="dot" w:pos="8494"/>
            </w:tabs>
            <w:rPr>
              <w:del w:id="350" w:author="André Oliveira" w:date="2020-09-11T21:13:00Z"/>
              <w:noProof/>
              <w:sz w:val="22"/>
              <w:szCs w:val="22"/>
              <w:lang w:val="en-US" w:eastAsia="pt-PT"/>
            </w:rPr>
          </w:pPr>
          <w:del w:id="351" w:author="André Oliveira" w:date="2020-09-11T21:13:00Z">
            <w:r w:rsidDel="00A14685">
              <w:rPr>
                <w:noProof/>
              </w:rPr>
              <w:fldChar w:fldCharType="begin"/>
            </w:r>
            <w:r w:rsidR="002D0913" w:rsidDel="00A14685">
              <w:rPr>
                <w:noProof/>
              </w:rPr>
              <w:delInstrText xml:space="preserve"> HYPERLINK \l "_Toc43055754" \h </w:delInstrText>
            </w:r>
            <w:r w:rsidDel="00A14685">
              <w:rPr>
                <w:noProof/>
              </w:rPr>
              <w:fldChar w:fldCharType="separate"/>
            </w:r>
          </w:del>
          <w:ins w:id="352" w:author="André Oliveira" w:date="2020-09-11T21:13:00Z">
            <w:r w:rsidR="00A14685">
              <w:rPr>
                <w:b/>
                <w:bCs/>
                <w:noProof/>
              </w:rPr>
              <w:t>Erro! A referência da hiperligação não é válida.</w:t>
            </w:r>
          </w:ins>
          <w:del w:id="353" w:author="André Oliveira" w:date="2020-09-11T21:13:00Z">
            <w:r w:rsidR="002D0913" w:rsidDel="00A14685">
              <w:rPr>
                <w:rStyle w:val="IndexLink"/>
                <w:noProof/>
                <w:webHidden/>
                <w:lang w:val="en-US"/>
              </w:rPr>
              <w:delText>4.2.1. Spring Boot</w:delText>
            </w:r>
            <w:r w:rsidDel="00A14685">
              <w:rPr>
                <w:noProof/>
                <w:webHidden/>
              </w:rPr>
              <w:fldChar w:fldCharType="begin"/>
            </w:r>
            <w:r w:rsidR="002D0913" w:rsidDel="00A14685">
              <w:rPr>
                <w:noProof/>
                <w:webHidden/>
              </w:rPr>
              <w:delInstrText>PAGEREF _Toc43055754 \h</w:delInstrText>
            </w:r>
            <w:r w:rsidDel="00A14685">
              <w:rPr>
                <w:noProof/>
                <w:webHidden/>
              </w:rPr>
            </w:r>
            <w:r w:rsidDel="00A14685">
              <w:rPr>
                <w:noProof/>
                <w:webHidden/>
              </w:rPr>
              <w:fldChar w:fldCharType="separate"/>
            </w:r>
            <w:r w:rsidRPr="009B6BEC" w:rsidDel="00A14685">
              <w:rPr>
                <w:rStyle w:val="IndexLink"/>
                <w:noProof/>
                <w:lang w:val="en-US"/>
                <w:rPrChange w:id="354" w:author="André Oliveira" w:date="2020-09-03T20:38:00Z">
                  <w:rPr/>
                </w:rPrChange>
              </w:rPr>
              <w:tab/>
              <w:delText>24</w:delText>
            </w:r>
            <w:r w:rsidDel="00A14685">
              <w:rPr>
                <w:noProof/>
                <w:webHidden/>
              </w:rPr>
              <w:fldChar w:fldCharType="end"/>
            </w:r>
            <w:r w:rsidDel="00A14685">
              <w:rPr>
                <w:noProof/>
              </w:rPr>
              <w:fldChar w:fldCharType="end"/>
            </w:r>
          </w:del>
        </w:p>
        <w:p w14:paraId="0CE44CBA" w14:textId="25FA2DA1" w:rsidR="00257874" w:rsidDel="00A14685" w:rsidRDefault="009B6BEC">
          <w:pPr>
            <w:pStyle w:val="ndice2"/>
            <w:tabs>
              <w:tab w:val="right" w:leader="dot" w:pos="8494"/>
            </w:tabs>
            <w:rPr>
              <w:del w:id="355" w:author="André Oliveira" w:date="2020-09-11T21:13:00Z"/>
              <w:noProof/>
              <w:sz w:val="22"/>
              <w:szCs w:val="22"/>
              <w:lang w:val="en-US" w:eastAsia="pt-PT"/>
            </w:rPr>
          </w:pPr>
          <w:del w:id="356" w:author="André Oliveira" w:date="2020-09-11T21:13:00Z">
            <w:r w:rsidDel="00A14685">
              <w:rPr>
                <w:noProof/>
              </w:rPr>
              <w:fldChar w:fldCharType="begin"/>
            </w:r>
            <w:r w:rsidR="002D0913" w:rsidDel="00A14685">
              <w:rPr>
                <w:noProof/>
              </w:rPr>
              <w:delInstrText xml:space="preserve"> HYPERLINK \l "_Toc43055755" \h </w:delInstrText>
            </w:r>
            <w:r w:rsidDel="00A14685">
              <w:rPr>
                <w:noProof/>
              </w:rPr>
              <w:fldChar w:fldCharType="separate"/>
            </w:r>
          </w:del>
          <w:ins w:id="357" w:author="André Oliveira" w:date="2020-09-11T21:13:00Z">
            <w:r w:rsidR="00A14685">
              <w:rPr>
                <w:b/>
                <w:bCs/>
                <w:noProof/>
              </w:rPr>
              <w:t>Erro! A referência da hiperligação não é válida.</w:t>
            </w:r>
          </w:ins>
          <w:del w:id="358" w:author="André Oliveira" w:date="2020-09-11T21:13:00Z">
            <w:r w:rsidR="002D0913" w:rsidDel="00A14685">
              <w:rPr>
                <w:rStyle w:val="IndexLink"/>
                <w:noProof/>
                <w:webHidden/>
                <w:lang w:val="en-US"/>
              </w:rPr>
              <w:delText>4.3. Swagger</w:delText>
            </w:r>
            <w:r w:rsidDel="00A14685">
              <w:rPr>
                <w:noProof/>
                <w:webHidden/>
              </w:rPr>
              <w:fldChar w:fldCharType="begin"/>
            </w:r>
            <w:r w:rsidR="002D0913" w:rsidDel="00A14685">
              <w:rPr>
                <w:noProof/>
                <w:webHidden/>
              </w:rPr>
              <w:delInstrText>PAGEREF _Toc43055755 \h</w:delInstrText>
            </w:r>
            <w:r w:rsidDel="00A14685">
              <w:rPr>
                <w:noProof/>
                <w:webHidden/>
              </w:rPr>
            </w:r>
            <w:r w:rsidDel="00A14685">
              <w:rPr>
                <w:noProof/>
                <w:webHidden/>
              </w:rPr>
              <w:fldChar w:fldCharType="separate"/>
            </w:r>
            <w:r w:rsidRPr="009B6BEC" w:rsidDel="00A14685">
              <w:rPr>
                <w:rStyle w:val="IndexLink"/>
                <w:noProof/>
                <w:lang w:val="en-US"/>
                <w:rPrChange w:id="359" w:author="André Oliveira" w:date="2020-09-03T20:38:00Z">
                  <w:rPr/>
                </w:rPrChange>
              </w:rPr>
              <w:tab/>
              <w:delText>25</w:delText>
            </w:r>
            <w:r w:rsidDel="00A14685">
              <w:rPr>
                <w:noProof/>
                <w:webHidden/>
              </w:rPr>
              <w:fldChar w:fldCharType="end"/>
            </w:r>
            <w:r w:rsidDel="00A14685">
              <w:rPr>
                <w:noProof/>
              </w:rPr>
              <w:fldChar w:fldCharType="end"/>
            </w:r>
          </w:del>
        </w:p>
        <w:p w14:paraId="2D602755" w14:textId="0A78E424" w:rsidR="00257874" w:rsidDel="00A14685" w:rsidRDefault="009B6BEC">
          <w:pPr>
            <w:pStyle w:val="ndice2"/>
            <w:tabs>
              <w:tab w:val="right" w:leader="dot" w:pos="8494"/>
            </w:tabs>
            <w:rPr>
              <w:del w:id="360" w:author="André Oliveira" w:date="2020-09-11T21:13:00Z"/>
              <w:noProof/>
              <w:sz w:val="22"/>
              <w:szCs w:val="22"/>
              <w:lang w:val="en-US" w:eastAsia="pt-PT"/>
            </w:rPr>
          </w:pPr>
          <w:del w:id="361" w:author="André Oliveira" w:date="2020-09-11T21:13:00Z">
            <w:r w:rsidDel="00A14685">
              <w:rPr>
                <w:noProof/>
              </w:rPr>
              <w:fldChar w:fldCharType="begin"/>
            </w:r>
            <w:r w:rsidR="002D0913" w:rsidDel="00A14685">
              <w:rPr>
                <w:noProof/>
              </w:rPr>
              <w:delInstrText xml:space="preserve"> HYPERLINK \l "_Toc43055756" \h </w:delInstrText>
            </w:r>
            <w:r w:rsidDel="00A14685">
              <w:rPr>
                <w:noProof/>
              </w:rPr>
              <w:fldChar w:fldCharType="separate"/>
            </w:r>
          </w:del>
          <w:ins w:id="362" w:author="André Oliveira" w:date="2020-09-11T21:13:00Z">
            <w:r w:rsidR="00A14685">
              <w:rPr>
                <w:b/>
                <w:bCs/>
                <w:noProof/>
              </w:rPr>
              <w:t>Erro! A referência da hiperligação não é válida.</w:t>
            </w:r>
          </w:ins>
          <w:del w:id="363" w:author="André Oliveira" w:date="2020-09-11T21:13:00Z">
            <w:r w:rsidR="002D0913" w:rsidDel="00A14685">
              <w:rPr>
                <w:rStyle w:val="IndexLink"/>
                <w:noProof/>
                <w:webHidden/>
                <w:lang w:val="en-US"/>
              </w:rPr>
              <w:delText>4.4. Docker</w:delText>
            </w:r>
            <w:r w:rsidDel="00A14685">
              <w:rPr>
                <w:noProof/>
                <w:webHidden/>
              </w:rPr>
              <w:fldChar w:fldCharType="begin"/>
            </w:r>
            <w:r w:rsidR="002D0913" w:rsidDel="00A14685">
              <w:rPr>
                <w:noProof/>
                <w:webHidden/>
              </w:rPr>
              <w:delInstrText>PAGEREF _Toc43055756 \h</w:delInstrText>
            </w:r>
            <w:r w:rsidDel="00A14685">
              <w:rPr>
                <w:noProof/>
                <w:webHidden/>
              </w:rPr>
            </w:r>
            <w:r w:rsidDel="00A14685">
              <w:rPr>
                <w:noProof/>
                <w:webHidden/>
              </w:rPr>
              <w:fldChar w:fldCharType="separate"/>
            </w:r>
            <w:r w:rsidRPr="009B6BEC" w:rsidDel="00A14685">
              <w:rPr>
                <w:rStyle w:val="IndexLink"/>
                <w:noProof/>
                <w:lang w:val="en-US"/>
                <w:rPrChange w:id="364" w:author="André Oliveira" w:date="2020-09-03T20:38:00Z">
                  <w:rPr/>
                </w:rPrChange>
              </w:rPr>
              <w:tab/>
              <w:delText>25</w:delText>
            </w:r>
            <w:r w:rsidDel="00A14685">
              <w:rPr>
                <w:noProof/>
                <w:webHidden/>
              </w:rPr>
              <w:fldChar w:fldCharType="end"/>
            </w:r>
            <w:r w:rsidDel="00A14685">
              <w:rPr>
                <w:noProof/>
              </w:rPr>
              <w:fldChar w:fldCharType="end"/>
            </w:r>
          </w:del>
        </w:p>
        <w:p w14:paraId="5CD1B558" w14:textId="37C2BB65" w:rsidR="00257874" w:rsidDel="00A14685" w:rsidRDefault="009B6BEC">
          <w:pPr>
            <w:pStyle w:val="ndice1"/>
            <w:tabs>
              <w:tab w:val="left" w:pos="480"/>
              <w:tab w:val="right" w:leader="dot" w:pos="8494"/>
            </w:tabs>
            <w:rPr>
              <w:del w:id="365" w:author="André Oliveira" w:date="2020-09-11T21:13:00Z"/>
              <w:noProof/>
              <w:sz w:val="22"/>
              <w:szCs w:val="22"/>
              <w:lang w:val="en-US" w:eastAsia="pt-PT"/>
            </w:rPr>
          </w:pPr>
          <w:del w:id="366" w:author="André Oliveira" w:date="2020-09-11T21:13:00Z">
            <w:r w:rsidDel="00A14685">
              <w:rPr>
                <w:noProof/>
              </w:rPr>
              <w:fldChar w:fldCharType="begin"/>
            </w:r>
            <w:r w:rsidR="002D0913" w:rsidDel="00A14685">
              <w:rPr>
                <w:noProof/>
              </w:rPr>
              <w:delInstrText xml:space="preserve"> HYPERLINK \l "_Toc43055757" \h </w:delInstrText>
            </w:r>
            <w:r w:rsidDel="00A14685">
              <w:rPr>
                <w:noProof/>
              </w:rPr>
              <w:fldChar w:fldCharType="separate"/>
            </w:r>
          </w:del>
          <w:ins w:id="367" w:author="André Oliveira" w:date="2020-09-11T21:13:00Z">
            <w:r w:rsidR="00A14685">
              <w:rPr>
                <w:b/>
                <w:bCs/>
                <w:noProof/>
              </w:rPr>
              <w:t>Erro! A referência da hiperligação não é válida.</w:t>
            </w:r>
          </w:ins>
          <w:del w:id="368" w:author="André Oliveira" w:date="2020-09-11T21:13:00Z">
            <w:r w:rsidRPr="009B6BEC" w:rsidDel="00A14685">
              <w:rPr>
                <w:rStyle w:val="IndexLink"/>
                <w:noProof/>
                <w:lang w:val="en-US"/>
                <w:rPrChange w:id="369" w:author="André Oliveira" w:date="2020-09-03T20:38:00Z">
                  <w:rPr/>
                </w:rPrChange>
              </w:rPr>
              <w:delText>5.</w:delText>
            </w:r>
            <w:r w:rsidRPr="009B6BEC" w:rsidDel="00A14685">
              <w:rPr>
                <w:rStyle w:val="IndexLink"/>
                <w:noProof/>
                <w:sz w:val="22"/>
                <w:szCs w:val="22"/>
                <w:lang w:val="en-US" w:eastAsia="pt-PT"/>
                <w:rPrChange w:id="370" w:author="André Oliveira" w:date="2020-09-03T20:38:00Z">
                  <w:rPr/>
                </w:rPrChange>
              </w:rPr>
              <w:tab/>
            </w:r>
            <w:r w:rsidRPr="009B6BEC" w:rsidDel="00A14685">
              <w:rPr>
                <w:rStyle w:val="IndexLink"/>
                <w:noProof/>
                <w:lang w:val="en-US"/>
                <w:rPrChange w:id="371" w:author="André Oliveira" w:date="2020-09-03T20:38:00Z">
                  <w:rPr/>
                </w:rPrChange>
              </w:rPr>
              <w:delText>Architecture</w:delText>
            </w:r>
            <w:r w:rsidDel="00A14685">
              <w:rPr>
                <w:noProof/>
                <w:webHidden/>
              </w:rPr>
              <w:fldChar w:fldCharType="begin"/>
            </w:r>
            <w:r w:rsidR="002D0913" w:rsidDel="00A14685">
              <w:rPr>
                <w:noProof/>
                <w:webHidden/>
              </w:rPr>
              <w:delInstrText>PAGEREF _Toc43055757 \h</w:delInstrText>
            </w:r>
            <w:r w:rsidDel="00A14685">
              <w:rPr>
                <w:noProof/>
                <w:webHidden/>
              </w:rPr>
            </w:r>
            <w:r w:rsidDel="00A14685">
              <w:rPr>
                <w:noProof/>
                <w:webHidden/>
              </w:rPr>
              <w:fldChar w:fldCharType="separate"/>
            </w:r>
            <w:r w:rsidRPr="009B6BEC" w:rsidDel="00A14685">
              <w:rPr>
                <w:rStyle w:val="IndexLink"/>
                <w:noProof/>
                <w:lang w:val="en-US"/>
                <w:rPrChange w:id="372" w:author="André Oliveira" w:date="2020-09-03T20:38:00Z">
                  <w:rPr/>
                </w:rPrChange>
              </w:rPr>
              <w:tab/>
              <w:delText>26</w:delText>
            </w:r>
            <w:r w:rsidDel="00A14685">
              <w:rPr>
                <w:noProof/>
                <w:webHidden/>
              </w:rPr>
              <w:fldChar w:fldCharType="end"/>
            </w:r>
            <w:r w:rsidDel="00A14685">
              <w:rPr>
                <w:noProof/>
              </w:rPr>
              <w:fldChar w:fldCharType="end"/>
            </w:r>
          </w:del>
        </w:p>
        <w:p w14:paraId="7426DAE1" w14:textId="29CD72EE" w:rsidR="00257874" w:rsidDel="00A14685" w:rsidRDefault="009B6BEC">
          <w:pPr>
            <w:pStyle w:val="ndice2"/>
            <w:tabs>
              <w:tab w:val="right" w:leader="dot" w:pos="8494"/>
            </w:tabs>
            <w:rPr>
              <w:del w:id="373" w:author="André Oliveira" w:date="2020-09-11T21:13:00Z"/>
              <w:noProof/>
              <w:sz w:val="22"/>
              <w:szCs w:val="22"/>
              <w:lang w:val="en-US" w:eastAsia="pt-PT"/>
            </w:rPr>
          </w:pPr>
          <w:del w:id="374" w:author="André Oliveira" w:date="2020-09-11T21:13:00Z">
            <w:r w:rsidDel="00A14685">
              <w:rPr>
                <w:noProof/>
              </w:rPr>
              <w:fldChar w:fldCharType="begin"/>
            </w:r>
            <w:r w:rsidR="002D0913" w:rsidDel="00A14685">
              <w:rPr>
                <w:noProof/>
              </w:rPr>
              <w:delInstrText xml:space="preserve"> HYPERLINK \l "_Toc43055758" \h </w:delInstrText>
            </w:r>
            <w:r w:rsidDel="00A14685">
              <w:rPr>
                <w:noProof/>
              </w:rPr>
              <w:fldChar w:fldCharType="separate"/>
            </w:r>
          </w:del>
          <w:ins w:id="375" w:author="André Oliveira" w:date="2020-09-11T21:13:00Z">
            <w:r w:rsidR="00A14685">
              <w:rPr>
                <w:b/>
                <w:bCs/>
                <w:noProof/>
              </w:rPr>
              <w:t>Erro! A referência da hiperligação não é válida.</w:t>
            </w:r>
          </w:ins>
          <w:del w:id="376" w:author="André Oliveira" w:date="2020-09-11T21:13:00Z">
            <w:r w:rsidR="002D0913" w:rsidDel="00A14685">
              <w:rPr>
                <w:rStyle w:val="IndexLink"/>
                <w:noProof/>
                <w:webHidden/>
                <w:lang w:val="en-US"/>
              </w:rPr>
              <w:delText>5.1. Web Client</w:delText>
            </w:r>
            <w:r w:rsidDel="00A14685">
              <w:rPr>
                <w:noProof/>
                <w:webHidden/>
              </w:rPr>
              <w:fldChar w:fldCharType="begin"/>
            </w:r>
            <w:r w:rsidR="002D0913" w:rsidDel="00A14685">
              <w:rPr>
                <w:noProof/>
                <w:webHidden/>
              </w:rPr>
              <w:delInstrText>PAGEREF _Toc43055758 \h</w:delInstrText>
            </w:r>
            <w:r w:rsidDel="00A14685">
              <w:rPr>
                <w:noProof/>
                <w:webHidden/>
              </w:rPr>
            </w:r>
            <w:r w:rsidDel="00A14685">
              <w:rPr>
                <w:noProof/>
                <w:webHidden/>
              </w:rPr>
              <w:fldChar w:fldCharType="separate"/>
            </w:r>
            <w:r w:rsidRPr="009B6BEC" w:rsidDel="00A14685">
              <w:rPr>
                <w:rStyle w:val="IndexLink"/>
                <w:noProof/>
                <w:lang w:val="en-US"/>
                <w:rPrChange w:id="377" w:author="André Oliveira" w:date="2020-09-03T20:38:00Z">
                  <w:rPr/>
                </w:rPrChange>
              </w:rPr>
              <w:tab/>
              <w:delText>26</w:delText>
            </w:r>
            <w:r w:rsidDel="00A14685">
              <w:rPr>
                <w:noProof/>
                <w:webHidden/>
              </w:rPr>
              <w:fldChar w:fldCharType="end"/>
            </w:r>
            <w:r w:rsidDel="00A14685">
              <w:rPr>
                <w:noProof/>
              </w:rPr>
              <w:fldChar w:fldCharType="end"/>
            </w:r>
          </w:del>
        </w:p>
        <w:p w14:paraId="11A7CD19" w14:textId="389B81C1" w:rsidR="00257874" w:rsidDel="00A14685" w:rsidRDefault="009B6BEC">
          <w:pPr>
            <w:pStyle w:val="ndice3"/>
            <w:tabs>
              <w:tab w:val="right" w:leader="dot" w:pos="8494"/>
            </w:tabs>
            <w:rPr>
              <w:del w:id="378" w:author="André Oliveira" w:date="2020-09-11T21:13:00Z"/>
              <w:noProof/>
              <w:sz w:val="22"/>
              <w:szCs w:val="22"/>
              <w:lang w:val="en-US" w:eastAsia="pt-PT"/>
            </w:rPr>
          </w:pPr>
          <w:del w:id="379" w:author="André Oliveira" w:date="2020-09-11T21:13:00Z">
            <w:r w:rsidDel="00A14685">
              <w:rPr>
                <w:noProof/>
              </w:rPr>
              <w:fldChar w:fldCharType="begin"/>
            </w:r>
            <w:r w:rsidR="002D0913" w:rsidDel="00A14685">
              <w:rPr>
                <w:noProof/>
              </w:rPr>
              <w:delInstrText xml:space="preserve"> HYPERLINK \l "_Toc43055759" \h </w:delInstrText>
            </w:r>
            <w:r w:rsidDel="00A14685">
              <w:rPr>
                <w:noProof/>
              </w:rPr>
              <w:fldChar w:fldCharType="separate"/>
            </w:r>
          </w:del>
          <w:ins w:id="380" w:author="André Oliveira" w:date="2020-09-11T21:13:00Z">
            <w:r w:rsidR="00A14685">
              <w:rPr>
                <w:b/>
                <w:bCs/>
                <w:noProof/>
              </w:rPr>
              <w:t>Erro! A referência da hiperligação não é válida.</w:t>
            </w:r>
          </w:ins>
          <w:del w:id="381" w:author="André Oliveira" w:date="2020-09-11T21:13:00Z">
            <w:r w:rsidR="002D0913" w:rsidDel="00A14685">
              <w:rPr>
                <w:rStyle w:val="IndexLink"/>
                <w:noProof/>
                <w:webHidden/>
                <w:lang w:val="en-US"/>
              </w:rPr>
              <w:delText>5.1.1 Material-UI</w:delText>
            </w:r>
            <w:r w:rsidDel="00A14685">
              <w:rPr>
                <w:noProof/>
                <w:webHidden/>
              </w:rPr>
              <w:fldChar w:fldCharType="begin"/>
            </w:r>
            <w:r w:rsidR="002D0913" w:rsidDel="00A14685">
              <w:rPr>
                <w:noProof/>
                <w:webHidden/>
              </w:rPr>
              <w:delInstrText>PAGEREF _Toc43055759 \h</w:delInstrText>
            </w:r>
            <w:r w:rsidDel="00A14685">
              <w:rPr>
                <w:noProof/>
                <w:webHidden/>
              </w:rPr>
            </w:r>
            <w:r w:rsidDel="00A14685">
              <w:rPr>
                <w:noProof/>
                <w:webHidden/>
              </w:rPr>
              <w:fldChar w:fldCharType="separate"/>
            </w:r>
            <w:r w:rsidRPr="009B6BEC" w:rsidDel="00A14685">
              <w:rPr>
                <w:rStyle w:val="IndexLink"/>
                <w:noProof/>
                <w:lang w:val="en-US"/>
                <w:rPrChange w:id="382" w:author="André Oliveira" w:date="2020-09-03T20:38:00Z">
                  <w:rPr/>
                </w:rPrChange>
              </w:rPr>
              <w:tab/>
              <w:delText>27</w:delText>
            </w:r>
            <w:r w:rsidDel="00A14685">
              <w:rPr>
                <w:noProof/>
                <w:webHidden/>
              </w:rPr>
              <w:fldChar w:fldCharType="end"/>
            </w:r>
            <w:r w:rsidDel="00A14685">
              <w:rPr>
                <w:noProof/>
              </w:rPr>
              <w:fldChar w:fldCharType="end"/>
            </w:r>
          </w:del>
        </w:p>
        <w:p w14:paraId="6D73E629" w14:textId="2BA67FAD" w:rsidR="00257874" w:rsidDel="00A14685" w:rsidRDefault="009B6BEC">
          <w:pPr>
            <w:pStyle w:val="ndice3"/>
            <w:tabs>
              <w:tab w:val="right" w:leader="dot" w:pos="8494"/>
            </w:tabs>
            <w:rPr>
              <w:del w:id="383" w:author="André Oliveira" w:date="2020-09-11T21:13:00Z"/>
              <w:noProof/>
              <w:sz w:val="22"/>
              <w:szCs w:val="22"/>
              <w:lang w:val="en-US" w:eastAsia="pt-PT"/>
            </w:rPr>
          </w:pPr>
          <w:del w:id="384" w:author="André Oliveira" w:date="2020-09-11T21:13:00Z">
            <w:r w:rsidDel="00A14685">
              <w:rPr>
                <w:noProof/>
              </w:rPr>
              <w:fldChar w:fldCharType="begin"/>
            </w:r>
            <w:r w:rsidR="002D0913" w:rsidDel="00A14685">
              <w:rPr>
                <w:noProof/>
              </w:rPr>
              <w:delInstrText xml:space="preserve"> HYPERLINK \l "_Toc43055760" \h </w:delInstrText>
            </w:r>
            <w:r w:rsidDel="00A14685">
              <w:rPr>
                <w:noProof/>
              </w:rPr>
              <w:fldChar w:fldCharType="separate"/>
            </w:r>
          </w:del>
          <w:ins w:id="385" w:author="André Oliveira" w:date="2020-09-11T21:13:00Z">
            <w:r w:rsidR="00A14685">
              <w:rPr>
                <w:b/>
                <w:bCs/>
                <w:noProof/>
              </w:rPr>
              <w:t>Erro! A referência da hiperligação não é válida.</w:t>
            </w:r>
          </w:ins>
          <w:del w:id="386" w:author="André Oliveira" w:date="2020-09-11T21:13:00Z">
            <w:r w:rsidR="002D0913" w:rsidDel="00A14685">
              <w:rPr>
                <w:rStyle w:val="IndexLink"/>
                <w:noProof/>
                <w:webHidden/>
                <w:lang w:val="en-US"/>
              </w:rPr>
              <w:delText>5.1.2 CodeMirror</w:delText>
            </w:r>
            <w:r w:rsidDel="00A14685">
              <w:rPr>
                <w:noProof/>
                <w:webHidden/>
              </w:rPr>
              <w:fldChar w:fldCharType="begin"/>
            </w:r>
            <w:r w:rsidR="002D0913" w:rsidDel="00A14685">
              <w:rPr>
                <w:noProof/>
                <w:webHidden/>
              </w:rPr>
              <w:delInstrText>PAGEREF _Toc43055760 \h</w:delInstrText>
            </w:r>
            <w:r w:rsidDel="00A14685">
              <w:rPr>
                <w:noProof/>
                <w:webHidden/>
              </w:rPr>
            </w:r>
            <w:r w:rsidDel="00A14685">
              <w:rPr>
                <w:noProof/>
                <w:webHidden/>
              </w:rPr>
              <w:fldChar w:fldCharType="separate"/>
            </w:r>
            <w:r w:rsidRPr="009B6BEC" w:rsidDel="00A14685">
              <w:rPr>
                <w:rStyle w:val="IndexLink"/>
                <w:noProof/>
                <w:lang w:val="en-US"/>
                <w:rPrChange w:id="387" w:author="André Oliveira" w:date="2020-09-03T20:38:00Z">
                  <w:rPr/>
                </w:rPrChange>
              </w:rPr>
              <w:tab/>
              <w:delText>27</w:delText>
            </w:r>
            <w:r w:rsidDel="00A14685">
              <w:rPr>
                <w:noProof/>
                <w:webHidden/>
              </w:rPr>
              <w:fldChar w:fldCharType="end"/>
            </w:r>
            <w:r w:rsidDel="00A14685">
              <w:rPr>
                <w:noProof/>
              </w:rPr>
              <w:fldChar w:fldCharType="end"/>
            </w:r>
          </w:del>
        </w:p>
        <w:p w14:paraId="1251A7F0" w14:textId="2ADBE518" w:rsidR="00257874" w:rsidDel="00A14685" w:rsidRDefault="009B6BEC">
          <w:pPr>
            <w:pStyle w:val="ndice3"/>
            <w:tabs>
              <w:tab w:val="right" w:leader="dot" w:pos="8494"/>
            </w:tabs>
            <w:rPr>
              <w:del w:id="388" w:author="André Oliveira" w:date="2020-09-11T21:13:00Z"/>
              <w:noProof/>
              <w:sz w:val="22"/>
              <w:szCs w:val="22"/>
              <w:lang w:val="en-US" w:eastAsia="pt-PT"/>
            </w:rPr>
          </w:pPr>
          <w:del w:id="389" w:author="André Oliveira" w:date="2020-09-11T21:13:00Z">
            <w:r w:rsidDel="00A14685">
              <w:rPr>
                <w:noProof/>
              </w:rPr>
              <w:fldChar w:fldCharType="begin"/>
            </w:r>
            <w:r w:rsidR="002D0913" w:rsidDel="00A14685">
              <w:rPr>
                <w:noProof/>
              </w:rPr>
              <w:delInstrText xml:space="preserve"> HYPERLINK \l "_Toc43055761" \h </w:delInstrText>
            </w:r>
            <w:r w:rsidDel="00A14685">
              <w:rPr>
                <w:noProof/>
              </w:rPr>
              <w:fldChar w:fldCharType="separate"/>
            </w:r>
          </w:del>
          <w:ins w:id="390" w:author="André Oliveira" w:date="2020-09-11T21:13:00Z">
            <w:r w:rsidR="00A14685">
              <w:rPr>
                <w:b/>
                <w:bCs/>
                <w:noProof/>
              </w:rPr>
              <w:t>Erro! A referência da hiperligação não é válida.</w:t>
            </w:r>
          </w:ins>
          <w:del w:id="391" w:author="André Oliveira" w:date="2020-09-11T21:13:00Z">
            <w:r w:rsidR="002D0913" w:rsidDel="00A14685">
              <w:rPr>
                <w:rStyle w:val="IndexLink"/>
                <w:noProof/>
                <w:webHidden/>
                <w:lang w:val="en-US"/>
              </w:rPr>
              <w:delText>5.1.2 Formik</w:delText>
            </w:r>
            <w:r w:rsidDel="00A14685">
              <w:rPr>
                <w:noProof/>
                <w:webHidden/>
              </w:rPr>
              <w:fldChar w:fldCharType="begin"/>
            </w:r>
            <w:r w:rsidR="002D0913" w:rsidDel="00A14685">
              <w:rPr>
                <w:noProof/>
                <w:webHidden/>
              </w:rPr>
              <w:delInstrText>PAGEREF _Toc43055761 \h</w:delInstrText>
            </w:r>
            <w:r w:rsidDel="00A14685">
              <w:rPr>
                <w:noProof/>
                <w:webHidden/>
              </w:rPr>
            </w:r>
            <w:r w:rsidDel="00A14685">
              <w:rPr>
                <w:noProof/>
                <w:webHidden/>
              </w:rPr>
              <w:fldChar w:fldCharType="separate"/>
            </w:r>
            <w:r w:rsidRPr="009B6BEC" w:rsidDel="00A14685">
              <w:rPr>
                <w:rStyle w:val="IndexLink"/>
                <w:noProof/>
                <w:lang w:val="en-US"/>
                <w:rPrChange w:id="392" w:author="André Oliveira" w:date="2020-09-03T20:38:00Z">
                  <w:rPr/>
                </w:rPrChange>
              </w:rPr>
              <w:tab/>
              <w:delText>27</w:delText>
            </w:r>
            <w:r w:rsidDel="00A14685">
              <w:rPr>
                <w:noProof/>
                <w:webHidden/>
              </w:rPr>
              <w:fldChar w:fldCharType="end"/>
            </w:r>
            <w:r w:rsidDel="00A14685">
              <w:rPr>
                <w:noProof/>
              </w:rPr>
              <w:fldChar w:fldCharType="end"/>
            </w:r>
          </w:del>
        </w:p>
        <w:p w14:paraId="61A44B2C" w14:textId="3ADC3554" w:rsidR="00257874" w:rsidDel="00A14685" w:rsidRDefault="009B6BEC">
          <w:pPr>
            <w:pStyle w:val="ndice3"/>
            <w:tabs>
              <w:tab w:val="right" w:leader="dot" w:pos="8494"/>
            </w:tabs>
            <w:rPr>
              <w:del w:id="393" w:author="André Oliveira" w:date="2020-09-11T21:13:00Z"/>
              <w:noProof/>
              <w:sz w:val="22"/>
              <w:szCs w:val="22"/>
              <w:lang w:val="en-US" w:eastAsia="pt-PT"/>
            </w:rPr>
          </w:pPr>
          <w:del w:id="394" w:author="André Oliveira" w:date="2020-09-11T21:13:00Z">
            <w:r w:rsidDel="00A14685">
              <w:rPr>
                <w:noProof/>
              </w:rPr>
              <w:fldChar w:fldCharType="begin"/>
            </w:r>
            <w:r w:rsidR="002D0913" w:rsidDel="00A14685">
              <w:rPr>
                <w:noProof/>
              </w:rPr>
              <w:delInstrText xml:space="preserve"> HYPERLINK \l "_Toc43055762" \h </w:delInstrText>
            </w:r>
            <w:r w:rsidDel="00A14685">
              <w:rPr>
                <w:noProof/>
              </w:rPr>
              <w:fldChar w:fldCharType="separate"/>
            </w:r>
          </w:del>
          <w:ins w:id="395" w:author="André Oliveira" w:date="2020-09-11T21:13:00Z">
            <w:r w:rsidR="00A14685">
              <w:rPr>
                <w:b/>
                <w:bCs/>
                <w:noProof/>
              </w:rPr>
              <w:t>Erro! A referência da hiperligação não é válida.</w:t>
            </w:r>
          </w:ins>
          <w:del w:id="396" w:author="André Oliveira" w:date="2020-09-11T21:13:00Z">
            <w:r w:rsidR="002D0913" w:rsidDel="00A14685">
              <w:rPr>
                <w:rStyle w:val="IndexLink"/>
                <w:noProof/>
                <w:webHidden/>
                <w:lang w:val="en-US"/>
              </w:rPr>
              <w:delText>5.1.2 Yup</w:delText>
            </w:r>
            <w:r w:rsidDel="00A14685">
              <w:rPr>
                <w:noProof/>
                <w:webHidden/>
              </w:rPr>
              <w:fldChar w:fldCharType="begin"/>
            </w:r>
            <w:r w:rsidR="002D0913" w:rsidDel="00A14685">
              <w:rPr>
                <w:noProof/>
                <w:webHidden/>
              </w:rPr>
              <w:delInstrText>PAGEREF _Toc43055762 \h</w:delInstrText>
            </w:r>
            <w:r w:rsidDel="00A14685">
              <w:rPr>
                <w:noProof/>
                <w:webHidden/>
              </w:rPr>
            </w:r>
            <w:r w:rsidDel="00A14685">
              <w:rPr>
                <w:noProof/>
                <w:webHidden/>
              </w:rPr>
              <w:fldChar w:fldCharType="separate"/>
            </w:r>
            <w:r w:rsidRPr="009B6BEC" w:rsidDel="00A14685">
              <w:rPr>
                <w:rStyle w:val="IndexLink"/>
                <w:noProof/>
                <w:lang w:val="en-US"/>
                <w:rPrChange w:id="397" w:author="André Oliveira" w:date="2020-09-03T20:38:00Z">
                  <w:rPr/>
                </w:rPrChange>
              </w:rPr>
              <w:tab/>
              <w:delText>27</w:delText>
            </w:r>
            <w:r w:rsidDel="00A14685">
              <w:rPr>
                <w:noProof/>
                <w:webHidden/>
              </w:rPr>
              <w:fldChar w:fldCharType="end"/>
            </w:r>
            <w:r w:rsidDel="00A14685">
              <w:rPr>
                <w:noProof/>
              </w:rPr>
              <w:fldChar w:fldCharType="end"/>
            </w:r>
          </w:del>
        </w:p>
        <w:p w14:paraId="76E4BE88" w14:textId="0E80476D" w:rsidR="00257874" w:rsidDel="00A14685" w:rsidRDefault="009B6BEC">
          <w:pPr>
            <w:pStyle w:val="ndice2"/>
            <w:tabs>
              <w:tab w:val="right" w:leader="dot" w:pos="8494"/>
            </w:tabs>
            <w:rPr>
              <w:del w:id="398" w:author="André Oliveira" w:date="2020-09-11T21:13:00Z"/>
              <w:noProof/>
              <w:sz w:val="22"/>
              <w:szCs w:val="22"/>
              <w:lang w:val="en-US" w:eastAsia="pt-PT"/>
            </w:rPr>
          </w:pPr>
          <w:del w:id="399" w:author="André Oliveira" w:date="2020-09-11T21:13:00Z">
            <w:r w:rsidDel="00A14685">
              <w:rPr>
                <w:noProof/>
              </w:rPr>
              <w:fldChar w:fldCharType="begin"/>
            </w:r>
            <w:r w:rsidR="002D0913" w:rsidDel="00A14685">
              <w:rPr>
                <w:noProof/>
              </w:rPr>
              <w:delInstrText xml:space="preserve"> HYPERLINK \l "_Toc43055763" \h </w:delInstrText>
            </w:r>
            <w:r w:rsidDel="00A14685">
              <w:rPr>
                <w:noProof/>
              </w:rPr>
              <w:fldChar w:fldCharType="separate"/>
            </w:r>
          </w:del>
          <w:ins w:id="400" w:author="André Oliveira" w:date="2020-09-11T21:13:00Z">
            <w:r w:rsidR="00A14685">
              <w:rPr>
                <w:b/>
                <w:bCs/>
                <w:noProof/>
              </w:rPr>
              <w:t>Erro! A referência da hiperligação não é válida.</w:t>
            </w:r>
          </w:ins>
          <w:del w:id="401" w:author="André Oliveira" w:date="2020-09-11T21:13:00Z">
            <w:r w:rsidR="002D0913" w:rsidDel="00A14685">
              <w:rPr>
                <w:rStyle w:val="IndexLink"/>
                <w:noProof/>
                <w:webHidden/>
                <w:lang w:val="en-US"/>
              </w:rPr>
              <w:delText>5.2. Services</w:delText>
            </w:r>
            <w:r w:rsidDel="00A14685">
              <w:rPr>
                <w:noProof/>
                <w:webHidden/>
              </w:rPr>
              <w:fldChar w:fldCharType="begin"/>
            </w:r>
            <w:r w:rsidR="002D0913" w:rsidDel="00A14685">
              <w:rPr>
                <w:noProof/>
                <w:webHidden/>
              </w:rPr>
              <w:delInstrText>PAGEREF _Toc43055763 \h</w:delInstrText>
            </w:r>
            <w:r w:rsidDel="00A14685">
              <w:rPr>
                <w:noProof/>
                <w:webHidden/>
              </w:rPr>
            </w:r>
            <w:r w:rsidDel="00A14685">
              <w:rPr>
                <w:noProof/>
                <w:webHidden/>
              </w:rPr>
              <w:fldChar w:fldCharType="separate"/>
            </w:r>
            <w:r w:rsidRPr="009B6BEC" w:rsidDel="00A14685">
              <w:rPr>
                <w:rStyle w:val="IndexLink"/>
                <w:noProof/>
                <w:lang w:val="en-US"/>
                <w:rPrChange w:id="402" w:author="André Oliveira" w:date="2020-09-03T20:38:00Z">
                  <w:rPr/>
                </w:rPrChange>
              </w:rPr>
              <w:tab/>
              <w:delText>28</w:delText>
            </w:r>
            <w:r w:rsidDel="00A14685">
              <w:rPr>
                <w:noProof/>
                <w:webHidden/>
              </w:rPr>
              <w:fldChar w:fldCharType="end"/>
            </w:r>
            <w:r w:rsidDel="00A14685">
              <w:rPr>
                <w:noProof/>
              </w:rPr>
              <w:fldChar w:fldCharType="end"/>
            </w:r>
          </w:del>
        </w:p>
        <w:p w14:paraId="406E68A8" w14:textId="52710174" w:rsidR="00257874" w:rsidDel="00A14685" w:rsidRDefault="009B6BEC">
          <w:pPr>
            <w:pStyle w:val="ndice3"/>
            <w:tabs>
              <w:tab w:val="right" w:leader="dot" w:pos="8494"/>
            </w:tabs>
            <w:rPr>
              <w:del w:id="403" w:author="André Oliveira" w:date="2020-09-11T21:13:00Z"/>
              <w:noProof/>
              <w:sz w:val="22"/>
              <w:szCs w:val="22"/>
              <w:lang w:val="en-US" w:eastAsia="pt-PT"/>
            </w:rPr>
          </w:pPr>
          <w:del w:id="404" w:author="André Oliveira" w:date="2020-09-11T21:13:00Z">
            <w:r w:rsidDel="00A14685">
              <w:rPr>
                <w:noProof/>
              </w:rPr>
              <w:fldChar w:fldCharType="begin"/>
            </w:r>
            <w:r w:rsidR="002D0913" w:rsidDel="00A14685">
              <w:rPr>
                <w:noProof/>
              </w:rPr>
              <w:delInstrText xml:space="preserve"> HYPERLINK \l "_Toc43055764" \h </w:delInstrText>
            </w:r>
            <w:r w:rsidDel="00A14685">
              <w:rPr>
                <w:noProof/>
              </w:rPr>
              <w:fldChar w:fldCharType="separate"/>
            </w:r>
          </w:del>
          <w:ins w:id="405" w:author="André Oliveira" w:date="2020-09-11T21:13:00Z">
            <w:r w:rsidR="00A14685">
              <w:rPr>
                <w:b/>
                <w:bCs/>
                <w:noProof/>
              </w:rPr>
              <w:t>Erro! A referência da hiperligação não é válida.</w:t>
            </w:r>
          </w:ins>
          <w:del w:id="406" w:author="André Oliveira" w:date="2020-09-11T21:13:00Z">
            <w:r w:rsidR="002D0913" w:rsidDel="00A14685">
              <w:rPr>
                <w:rStyle w:val="IndexLink"/>
                <w:noProof/>
                <w:webHidden/>
                <w:lang w:val="en-US"/>
              </w:rPr>
              <w:delText>5.2.1 Data Model</w:delText>
            </w:r>
            <w:r w:rsidDel="00A14685">
              <w:rPr>
                <w:noProof/>
                <w:webHidden/>
              </w:rPr>
              <w:fldChar w:fldCharType="begin"/>
            </w:r>
            <w:r w:rsidR="002D0913" w:rsidDel="00A14685">
              <w:rPr>
                <w:noProof/>
                <w:webHidden/>
              </w:rPr>
              <w:delInstrText>PAGEREF _Toc43055764 \h</w:delInstrText>
            </w:r>
            <w:r w:rsidDel="00A14685">
              <w:rPr>
                <w:noProof/>
                <w:webHidden/>
              </w:rPr>
            </w:r>
            <w:r w:rsidDel="00A14685">
              <w:rPr>
                <w:noProof/>
                <w:webHidden/>
              </w:rPr>
              <w:fldChar w:fldCharType="separate"/>
            </w:r>
            <w:r w:rsidRPr="009B6BEC" w:rsidDel="00A14685">
              <w:rPr>
                <w:rStyle w:val="IndexLink"/>
                <w:noProof/>
                <w:lang w:val="en-US"/>
                <w:rPrChange w:id="407" w:author="André Oliveira" w:date="2020-09-03T20:38:00Z">
                  <w:rPr/>
                </w:rPrChange>
              </w:rPr>
              <w:tab/>
              <w:delText>29</w:delText>
            </w:r>
            <w:r w:rsidDel="00A14685">
              <w:rPr>
                <w:noProof/>
                <w:webHidden/>
              </w:rPr>
              <w:fldChar w:fldCharType="end"/>
            </w:r>
            <w:r w:rsidDel="00A14685">
              <w:rPr>
                <w:noProof/>
              </w:rPr>
              <w:fldChar w:fldCharType="end"/>
            </w:r>
          </w:del>
        </w:p>
        <w:p w14:paraId="66B1DB9B" w14:textId="5D437A5E" w:rsidR="00257874" w:rsidDel="00A14685" w:rsidRDefault="009B6BEC">
          <w:pPr>
            <w:pStyle w:val="ndice2"/>
            <w:tabs>
              <w:tab w:val="right" w:leader="dot" w:pos="8494"/>
            </w:tabs>
            <w:rPr>
              <w:del w:id="408" w:author="André Oliveira" w:date="2020-09-11T21:13:00Z"/>
              <w:noProof/>
              <w:sz w:val="22"/>
              <w:szCs w:val="22"/>
              <w:lang w:val="en-US" w:eastAsia="pt-PT"/>
            </w:rPr>
          </w:pPr>
          <w:del w:id="409" w:author="André Oliveira" w:date="2020-09-11T21:13:00Z">
            <w:r w:rsidDel="00A14685">
              <w:rPr>
                <w:noProof/>
              </w:rPr>
              <w:fldChar w:fldCharType="begin"/>
            </w:r>
            <w:r w:rsidR="002D0913" w:rsidDel="00A14685">
              <w:rPr>
                <w:noProof/>
              </w:rPr>
              <w:delInstrText xml:space="preserve"> HYPERLINK \l "_Toc43055765" \h </w:delInstrText>
            </w:r>
            <w:r w:rsidDel="00A14685">
              <w:rPr>
                <w:noProof/>
              </w:rPr>
              <w:fldChar w:fldCharType="separate"/>
            </w:r>
          </w:del>
          <w:ins w:id="410" w:author="André Oliveira" w:date="2020-09-11T21:13:00Z">
            <w:r w:rsidR="00A14685">
              <w:rPr>
                <w:b/>
                <w:bCs/>
                <w:noProof/>
              </w:rPr>
              <w:t>Erro! A referência da hiperligação não é válida.</w:t>
            </w:r>
          </w:ins>
          <w:del w:id="411" w:author="André Oliveira" w:date="2020-09-11T21:13:00Z">
            <w:r w:rsidR="002D0913" w:rsidDel="00A14685">
              <w:rPr>
                <w:rStyle w:val="IndexLink"/>
                <w:noProof/>
                <w:webHidden/>
                <w:lang w:val="en-US"/>
              </w:rPr>
              <w:delText>5.3. Execution Environments</w:delText>
            </w:r>
            <w:r w:rsidDel="00A14685">
              <w:rPr>
                <w:noProof/>
                <w:webHidden/>
              </w:rPr>
              <w:fldChar w:fldCharType="begin"/>
            </w:r>
            <w:r w:rsidR="002D0913" w:rsidDel="00A14685">
              <w:rPr>
                <w:noProof/>
                <w:webHidden/>
              </w:rPr>
              <w:delInstrText>PAGEREF _Toc43055765 \h</w:delInstrText>
            </w:r>
            <w:r w:rsidDel="00A14685">
              <w:rPr>
                <w:noProof/>
                <w:webHidden/>
              </w:rPr>
            </w:r>
            <w:r w:rsidDel="00A14685">
              <w:rPr>
                <w:noProof/>
                <w:webHidden/>
              </w:rPr>
              <w:fldChar w:fldCharType="separate"/>
            </w:r>
            <w:r w:rsidRPr="009B6BEC" w:rsidDel="00A14685">
              <w:rPr>
                <w:rStyle w:val="IndexLink"/>
                <w:noProof/>
                <w:lang w:val="en-US"/>
                <w:rPrChange w:id="412" w:author="André Oliveira" w:date="2020-09-03T20:38:00Z">
                  <w:rPr/>
                </w:rPrChange>
              </w:rPr>
              <w:tab/>
              <w:delText>30</w:delText>
            </w:r>
            <w:r w:rsidDel="00A14685">
              <w:rPr>
                <w:noProof/>
                <w:webHidden/>
              </w:rPr>
              <w:fldChar w:fldCharType="end"/>
            </w:r>
            <w:r w:rsidDel="00A14685">
              <w:rPr>
                <w:noProof/>
              </w:rPr>
              <w:fldChar w:fldCharType="end"/>
            </w:r>
          </w:del>
        </w:p>
        <w:p w14:paraId="5042BCB3" w14:textId="04B61642" w:rsidR="00257874" w:rsidDel="00A14685" w:rsidRDefault="009B6BEC">
          <w:pPr>
            <w:pStyle w:val="ndice1"/>
            <w:tabs>
              <w:tab w:val="left" w:pos="480"/>
              <w:tab w:val="right" w:leader="dot" w:pos="8494"/>
            </w:tabs>
            <w:rPr>
              <w:del w:id="413" w:author="André Oliveira" w:date="2020-09-11T21:13:00Z"/>
              <w:noProof/>
              <w:sz w:val="22"/>
              <w:szCs w:val="22"/>
              <w:lang w:val="en-US" w:eastAsia="pt-PT"/>
            </w:rPr>
          </w:pPr>
          <w:del w:id="414" w:author="André Oliveira" w:date="2020-09-11T21:13:00Z">
            <w:r w:rsidDel="00A14685">
              <w:rPr>
                <w:noProof/>
              </w:rPr>
              <w:fldChar w:fldCharType="begin"/>
            </w:r>
            <w:r w:rsidR="002D0913" w:rsidDel="00A14685">
              <w:rPr>
                <w:noProof/>
              </w:rPr>
              <w:delInstrText xml:space="preserve"> HYPERLINK \l "_Toc43055766" \h </w:delInstrText>
            </w:r>
            <w:r w:rsidDel="00A14685">
              <w:rPr>
                <w:noProof/>
              </w:rPr>
              <w:fldChar w:fldCharType="separate"/>
            </w:r>
          </w:del>
          <w:ins w:id="415" w:author="André Oliveira" w:date="2020-09-11T21:13:00Z">
            <w:r w:rsidR="00A14685">
              <w:rPr>
                <w:b/>
                <w:bCs/>
                <w:noProof/>
              </w:rPr>
              <w:t>Erro! A referência da hiperligação não é válida.</w:t>
            </w:r>
          </w:ins>
          <w:del w:id="416" w:author="André Oliveira" w:date="2020-09-11T21:13:00Z">
            <w:r w:rsidRPr="009B6BEC" w:rsidDel="00A14685">
              <w:rPr>
                <w:rStyle w:val="IndexLink"/>
                <w:noProof/>
                <w:lang w:val="en-US"/>
                <w:rPrChange w:id="417" w:author="André Oliveira" w:date="2020-09-03T20:38:00Z">
                  <w:rPr/>
                </w:rPrChange>
              </w:rPr>
              <w:delText>6.</w:delText>
            </w:r>
            <w:r w:rsidRPr="009B6BEC" w:rsidDel="00A14685">
              <w:rPr>
                <w:rStyle w:val="IndexLink"/>
                <w:noProof/>
                <w:sz w:val="22"/>
                <w:szCs w:val="22"/>
                <w:lang w:val="en-US" w:eastAsia="pt-PT"/>
                <w:rPrChange w:id="418" w:author="André Oliveira" w:date="2020-09-03T20:38:00Z">
                  <w:rPr/>
                </w:rPrChange>
              </w:rPr>
              <w:tab/>
            </w:r>
            <w:r w:rsidRPr="009B6BEC" w:rsidDel="00A14685">
              <w:rPr>
                <w:rStyle w:val="IndexLink"/>
                <w:noProof/>
                <w:lang w:val="en-US"/>
                <w:rPrChange w:id="419" w:author="André Oliveira" w:date="2020-09-03T20:38:00Z">
                  <w:rPr/>
                </w:rPrChange>
              </w:rPr>
              <w:delText>Implementation Details</w:delText>
            </w:r>
            <w:r w:rsidDel="00A14685">
              <w:rPr>
                <w:noProof/>
                <w:webHidden/>
              </w:rPr>
              <w:fldChar w:fldCharType="begin"/>
            </w:r>
            <w:r w:rsidR="002D0913" w:rsidDel="00A14685">
              <w:rPr>
                <w:noProof/>
                <w:webHidden/>
              </w:rPr>
              <w:delInstrText>PAGEREF _Toc43055766 \h</w:delInstrText>
            </w:r>
            <w:r w:rsidDel="00A14685">
              <w:rPr>
                <w:noProof/>
                <w:webHidden/>
              </w:rPr>
            </w:r>
            <w:r w:rsidDel="00A14685">
              <w:rPr>
                <w:noProof/>
                <w:webHidden/>
              </w:rPr>
              <w:fldChar w:fldCharType="separate"/>
            </w:r>
            <w:r w:rsidRPr="009B6BEC" w:rsidDel="00A14685">
              <w:rPr>
                <w:rStyle w:val="IndexLink"/>
                <w:noProof/>
                <w:lang w:val="en-US"/>
                <w:rPrChange w:id="420" w:author="André Oliveira" w:date="2020-09-03T20:38:00Z">
                  <w:rPr/>
                </w:rPrChange>
              </w:rPr>
              <w:tab/>
              <w:delText>32</w:delText>
            </w:r>
            <w:r w:rsidDel="00A14685">
              <w:rPr>
                <w:noProof/>
                <w:webHidden/>
              </w:rPr>
              <w:fldChar w:fldCharType="end"/>
            </w:r>
            <w:r w:rsidDel="00A14685">
              <w:rPr>
                <w:noProof/>
              </w:rPr>
              <w:fldChar w:fldCharType="end"/>
            </w:r>
          </w:del>
        </w:p>
        <w:p w14:paraId="2B4DEE61" w14:textId="5842DCB0" w:rsidR="00257874" w:rsidDel="00A14685" w:rsidRDefault="009B6BEC">
          <w:pPr>
            <w:pStyle w:val="ndice2"/>
            <w:tabs>
              <w:tab w:val="right" w:leader="dot" w:pos="8494"/>
            </w:tabs>
            <w:rPr>
              <w:del w:id="421" w:author="André Oliveira" w:date="2020-09-11T21:13:00Z"/>
              <w:noProof/>
              <w:sz w:val="22"/>
              <w:szCs w:val="22"/>
              <w:lang w:val="en-US" w:eastAsia="pt-PT"/>
            </w:rPr>
          </w:pPr>
          <w:del w:id="422" w:author="André Oliveira" w:date="2020-09-11T21:13:00Z">
            <w:r w:rsidDel="00A14685">
              <w:rPr>
                <w:noProof/>
              </w:rPr>
              <w:fldChar w:fldCharType="begin"/>
            </w:r>
            <w:r w:rsidR="002D0913" w:rsidDel="00A14685">
              <w:rPr>
                <w:noProof/>
              </w:rPr>
              <w:delInstrText xml:space="preserve"> HYPERLINK \l "_Toc43055767" \h </w:delInstrText>
            </w:r>
            <w:r w:rsidDel="00A14685">
              <w:rPr>
                <w:noProof/>
              </w:rPr>
              <w:fldChar w:fldCharType="separate"/>
            </w:r>
          </w:del>
          <w:ins w:id="423" w:author="André Oliveira" w:date="2020-09-11T21:13:00Z">
            <w:r w:rsidR="00A14685">
              <w:rPr>
                <w:b/>
                <w:bCs/>
                <w:noProof/>
              </w:rPr>
              <w:t>Erro! A referência da hiperligação não é válida.</w:t>
            </w:r>
          </w:ins>
          <w:del w:id="424" w:author="André Oliveira" w:date="2020-09-11T21:13:00Z">
            <w:r w:rsidR="002D0913" w:rsidDel="00A14685">
              <w:rPr>
                <w:rStyle w:val="IndexLink"/>
                <w:noProof/>
                <w:webHidden/>
                <w:lang w:val="en-US"/>
              </w:rPr>
              <w:delText>6.1. Services</w:delText>
            </w:r>
            <w:r w:rsidDel="00A14685">
              <w:rPr>
                <w:noProof/>
                <w:webHidden/>
              </w:rPr>
              <w:fldChar w:fldCharType="begin"/>
            </w:r>
            <w:r w:rsidR="002D0913" w:rsidDel="00A14685">
              <w:rPr>
                <w:noProof/>
                <w:webHidden/>
              </w:rPr>
              <w:delInstrText>PAGEREF _Toc43055767 \h</w:delInstrText>
            </w:r>
            <w:r w:rsidDel="00A14685">
              <w:rPr>
                <w:noProof/>
                <w:webHidden/>
              </w:rPr>
            </w:r>
            <w:r w:rsidDel="00A14685">
              <w:rPr>
                <w:noProof/>
                <w:webHidden/>
              </w:rPr>
              <w:fldChar w:fldCharType="separate"/>
            </w:r>
            <w:r w:rsidRPr="009B6BEC" w:rsidDel="00A14685">
              <w:rPr>
                <w:rStyle w:val="IndexLink"/>
                <w:noProof/>
                <w:lang w:val="en-US"/>
                <w:rPrChange w:id="425" w:author="André Oliveira" w:date="2020-09-03T20:38:00Z">
                  <w:rPr/>
                </w:rPrChange>
              </w:rPr>
              <w:tab/>
              <w:delText>32</w:delText>
            </w:r>
            <w:r w:rsidDel="00A14685">
              <w:rPr>
                <w:noProof/>
                <w:webHidden/>
              </w:rPr>
              <w:fldChar w:fldCharType="end"/>
            </w:r>
            <w:r w:rsidDel="00A14685">
              <w:rPr>
                <w:noProof/>
              </w:rPr>
              <w:fldChar w:fldCharType="end"/>
            </w:r>
          </w:del>
        </w:p>
        <w:p w14:paraId="67BEC06C" w14:textId="18BC8A1B" w:rsidR="00257874" w:rsidDel="00A14685" w:rsidRDefault="009B6BEC">
          <w:pPr>
            <w:pStyle w:val="ndice3"/>
            <w:tabs>
              <w:tab w:val="right" w:leader="dot" w:pos="8494"/>
            </w:tabs>
            <w:rPr>
              <w:del w:id="426" w:author="André Oliveira" w:date="2020-09-11T21:13:00Z"/>
              <w:noProof/>
              <w:sz w:val="22"/>
              <w:szCs w:val="22"/>
              <w:lang w:val="en-US" w:eastAsia="pt-PT"/>
            </w:rPr>
          </w:pPr>
          <w:del w:id="427" w:author="André Oliveira" w:date="2020-09-11T21:13:00Z">
            <w:r w:rsidDel="00A14685">
              <w:rPr>
                <w:noProof/>
              </w:rPr>
              <w:fldChar w:fldCharType="begin"/>
            </w:r>
            <w:r w:rsidR="002D0913" w:rsidDel="00A14685">
              <w:rPr>
                <w:noProof/>
              </w:rPr>
              <w:delInstrText xml:space="preserve"> HYPERLINK \l "_Toc43055768" \h </w:delInstrText>
            </w:r>
            <w:r w:rsidDel="00A14685">
              <w:rPr>
                <w:noProof/>
              </w:rPr>
              <w:fldChar w:fldCharType="separate"/>
            </w:r>
          </w:del>
          <w:ins w:id="428" w:author="André Oliveira" w:date="2020-09-11T21:13:00Z">
            <w:r w:rsidR="00A14685">
              <w:rPr>
                <w:b/>
                <w:bCs/>
                <w:noProof/>
              </w:rPr>
              <w:t>Erro! A referência da hiperligação não é válida.</w:t>
            </w:r>
          </w:ins>
          <w:del w:id="429" w:author="André Oliveira" w:date="2020-09-11T21:13:00Z">
            <w:r w:rsidR="002D0913" w:rsidDel="00A14685">
              <w:rPr>
                <w:rStyle w:val="IndexLink"/>
                <w:noProof/>
                <w:webHidden/>
                <w:lang w:val="en-US"/>
              </w:rPr>
              <w:delText>6.1.1 Users</w:delText>
            </w:r>
            <w:r w:rsidDel="00A14685">
              <w:rPr>
                <w:noProof/>
                <w:webHidden/>
              </w:rPr>
              <w:fldChar w:fldCharType="begin"/>
            </w:r>
            <w:r w:rsidR="002D0913" w:rsidDel="00A14685">
              <w:rPr>
                <w:noProof/>
                <w:webHidden/>
              </w:rPr>
              <w:delInstrText>PAGEREF _Toc43055768 \h</w:delInstrText>
            </w:r>
            <w:r w:rsidDel="00A14685">
              <w:rPr>
                <w:noProof/>
                <w:webHidden/>
              </w:rPr>
            </w:r>
            <w:r w:rsidDel="00A14685">
              <w:rPr>
                <w:noProof/>
                <w:webHidden/>
              </w:rPr>
              <w:fldChar w:fldCharType="separate"/>
            </w:r>
            <w:r w:rsidRPr="009B6BEC" w:rsidDel="00A14685">
              <w:rPr>
                <w:rStyle w:val="IndexLink"/>
                <w:noProof/>
                <w:lang w:val="en-US"/>
                <w:rPrChange w:id="430" w:author="André Oliveira" w:date="2020-09-03T20:38:00Z">
                  <w:rPr/>
                </w:rPrChange>
              </w:rPr>
              <w:tab/>
              <w:delText>32</w:delText>
            </w:r>
            <w:r w:rsidDel="00A14685">
              <w:rPr>
                <w:noProof/>
                <w:webHidden/>
              </w:rPr>
              <w:fldChar w:fldCharType="end"/>
            </w:r>
            <w:r w:rsidDel="00A14685">
              <w:rPr>
                <w:noProof/>
              </w:rPr>
              <w:fldChar w:fldCharType="end"/>
            </w:r>
          </w:del>
        </w:p>
        <w:p w14:paraId="1BE8F07D" w14:textId="003DC186" w:rsidR="00257874" w:rsidDel="00A14685" w:rsidRDefault="009B6BEC">
          <w:pPr>
            <w:pStyle w:val="ndice3"/>
            <w:tabs>
              <w:tab w:val="right" w:leader="dot" w:pos="8494"/>
            </w:tabs>
            <w:rPr>
              <w:del w:id="431" w:author="André Oliveira" w:date="2020-09-11T21:13:00Z"/>
              <w:noProof/>
              <w:sz w:val="22"/>
              <w:szCs w:val="22"/>
              <w:lang w:val="en-US" w:eastAsia="pt-PT"/>
            </w:rPr>
          </w:pPr>
          <w:del w:id="432" w:author="André Oliveira" w:date="2020-09-11T21:13:00Z">
            <w:r w:rsidDel="00A14685">
              <w:rPr>
                <w:noProof/>
              </w:rPr>
              <w:fldChar w:fldCharType="begin"/>
            </w:r>
            <w:r w:rsidR="002D0913" w:rsidDel="00A14685">
              <w:rPr>
                <w:noProof/>
              </w:rPr>
              <w:delInstrText xml:space="preserve"> HYPERLINK \l "_Toc43055769" \h </w:delInstrText>
            </w:r>
            <w:r w:rsidDel="00A14685">
              <w:rPr>
                <w:noProof/>
              </w:rPr>
              <w:fldChar w:fldCharType="separate"/>
            </w:r>
          </w:del>
          <w:ins w:id="433" w:author="André Oliveira" w:date="2020-09-11T21:13:00Z">
            <w:r w:rsidR="00A14685">
              <w:rPr>
                <w:b/>
                <w:bCs/>
                <w:noProof/>
              </w:rPr>
              <w:t>Erro! A referência da hiperligação não é válida.</w:t>
            </w:r>
          </w:ins>
          <w:del w:id="434" w:author="André Oliveira" w:date="2020-09-11T21:13:00Z">
            <w:r w:rsidR="002D0913" w:rsidDel="00A14685">
              <w:rPr>
                <w:rStyle w:val="IndexLink"/>
                <w:noProof/>
                <w:webHidden/>
                <w:lang w:val="en-US"/>
              </w:rPr>
              <w:delText>6.1.2 Execute code</w:delText>
            </w:r>
            <w:r w:rsidDel="00A14685">
              <w:rPr>
                <w:noProof/>
                <w:webHidden/>
              </w:rPr>
              <w:fldChar w:fldCharType="begin"/>
            </w:r>
            <w:r w:rsidR="002D0913" w:rsidDel="00A14685">
              <w:rPr>
                <w:noProof/>
                <w:webHidden/>
              </w:rPr>
              <w:delInstrText>PAGEREF _Toc43055769 \h</w:delInstrText>
            </w:r>
            <w:r w:rsidDel="00A14685">
              <w:rPr>
                <w:noProof/>
                <w:webHidden/>
              </w:rPr>
            </w:r>
            <w:r w:rsidDel="00A14685">
              <w:rPr>
                <w:noProof/>
                <w:webHidden/>
              </w:rPr>
              <w:fldChar w:fldCharType="separate"/>
            </w:r>
            <w:r w:rsidRPr="009B6BEC" w:rsidDel="00A14685">
              <w:rPr>
                <w:rStyle w:val="IndexLink"/>
                <w:noProof/>
                <w:lang w:val="en-US"/>
                <w:rPrChange w:id="435" w:author="André Oliveira" w:date="2020-09-03T20:38:00Z">
                  <w:rPr/>
                </w:rPrChange>
              </w:rPr>
              <w:tab/>
              <w:delText>32</w:delText>
            </w:r>
            <w:r w:rsidDel="00A14685">
              <w:rPr>
                <w:noProof/>
                <w:webHidden/>
              </w:rPr>
              <w:fldChar w:fldCharType="end"/>
            </w:r>
            <w:r w:rsidDel="00A14685">
              <w:rPr>
                <w:noProof/>
              </w:rPr>
              <w:fldChar w:fldCharType="end"/>
            </w:r>
          </w:del>
        </w:p>
        <w:p w14:paraId="525EAB8C" w14:textId="1A320661" w:rsidR="00257874" w:rsidDel="00A14685" w:rsidRDefault="009B6BEC">
          <w:pPr>
            <w:pStyle w:val="ndice3"/>
            <w:tabs>
              <w:tab w:val="right" w:leader="dot" w:pos="8494"/>
            </w:tabs>
            <w:rPr>
              <w:del w:id="436" w:author="André Oliveira" w:date="2020-09-11T21:13:00Z"/>
              <w:noProof/>
              <w:sz w:val="22"/>
              <w:szCs w:val="22"/>
              <w:lang w:val="en-US" w:eastAsia="pt-PT"/>
            </w:rPr>
          </w:pPr>
          <w:del w:id="437" w:author="André Oliveira" w:date="2020-09-11T21:13:00Z">
            <w:r w:rsidDel="00A14685">
              <w:rPr>
                <w:noProof/>
              </w:rPr>
              <w:fldChar w:fldCharType="begin"/>
            </w:r>
            <w:r w:rsidR="002D0913" w:rsidDel="00A14685">
              <w:rPr>
                <w:noProof/>
              </w:rPr>
              <w:delInstrText xml:space="preserve"> HYPERLINK \l "_Toc43055770" \h </w:delInstrText>
            </w:r>
            <w:r w:rsidDel="00A14685">
              <w:rPr>
                <w:noProof/>
              </w:rPr>
              <w:fldChar w:fldCharType="separate"/>
            </w:r>
          </w:del>
          <w:ins w:id="438" w:author="André Oliveira" w:date="2020-09-11T21:13:00Z">
            <w:r w:rsidR="00A14685">
              <w:rPr>
                <w:b/>
                <w:bCs/>
                <w:noProof/>
              </w:rPr>
              <w:t>Erro! A referência da hiperligação não é válida.</w:t>
            </w:r>
          </w:ins>
          <w:del w:id="439" w:author="André Oliveira" w:date="2020-09-11T21:13:00Z">
            <w:r w:rsidR="002D0913" w:rsidDel="00A14685">
              <w:rPr>
                <w:rStyle w:val="IndexLink"/>
                <w:noProof/>
                <w:webHidden/>
                <w:lang w:val="en-US"/>
              </w:rPr>
              <w:delText>6.1.3 Challenges</w:delText>
            </w:r>
            <w:r w:rsidDel="00A14685">
              <w:rPr>
                <w:noProof/>
                <w:webHidden/>
              </w:rPr>
              <w:fldChar w:fldCharType="begin"/>
            </w:r>
            <w:r w:rsidR="002D0913" w:rsidDel="00A14685">
              <w:rPr>
                <w:noProof/>
                <w:webHidden/>
              </w:rPr>
              <w:delInstrText>PAGEREF _Toc43055770 \h</w:delInstrText>
            </w:r>
            <w:r w:rsidDel="00A14685">
              <w:rPr>
                <w:noProof/>
                <w:webHidden/>
              </w:rPr>
            </w:r>
            <w:r w:rsidDel="00A14685">
              <w:rPr>
                <w:noProof/>
                <w:webHidden/>
              </w:rPr>
              <w:fldChar w:fldCharType="separate"/>
            </w:r>
            <w:r w:rsidRPr="009B6BEC" w:rsidDel="00A14685">
              <w:rPr>
                <w:rStyle w:val="IndexLink"/>
                <w:noProof/>
                <w:lang w:val="en-US"/>
                <w:rPrChange w:id="440" w:author="André Oliveira" w:date="2020-09-03T20:38:00Z">
                  <w:rPr/>
                </w:rPrChange>
              </w:rPr>
              <w:tab/>
              <w:delText>32</w:delText>
            </w:r>
            <w:r w:rsidDel="00A14685">
              <w:rPr>
                <w:noProof/>
                <w:webHidden/>
              </w:rPr>
              <w:fldChar w:fldCharType="end"/>
            </w:r>
            <w:r w:rsidDel="00A14685">
              <w:rPr>
                <w:noProof/>
              </w:rPr>
              <w:fldChar w:fldCharType="end"/>
            </w:r>
          </w:del>
        </w:p>
        <w:p w14:paraId="14E80649" w14:textId="7C755470" w:rsidR="00257874" w:rsidDel="00A14685" w:rsidRDefault="009B6BEC">
          <w:pPr>
            <w:pStyle w:val="ndice3"/>
            <w:tabs>
              <w:tab w:val="right" w:leader="dot" w:pos="8494"/>
            </w:tabs>
            <w:rPr>
              <w:del w:id="441" w:author="André Oliveira" w:date="2020-09-11T21:13:00Z"/>
              <w:noProof/>
              <w:sz w:val="22"/>
              <w:szCs w:val="22"/>
              <w:lang w:val="en-US" w:eastAsia="pt-PT"/>
            </w:rPr>
          </w:pPr>
          <w:del w:id="442" w:author="André Oliveira" w:date="2020-09-11T21:13:00Z">
            <w:r w:rsidDel="00A14685">
              <w:rPr>
                <w:noProof/>
              </w:rPr>
              <w:fldChar w:fldCharType="begin"/>
            </w:r>
            <w:r w:rsidR="002D0913" w:rsidDel="00A14685">
              <w:rPr>
                <w:noProof/>
              </w:rPr>
              <w:delInstrText xml:space="preserve"> HYPERLINK \l "_Toc43055771" \h </w:delInstrText>
            </w:r>
            <w:r w:rsidDel="00A14685">
              <w:rPr>
                <w:noProof/>
              </w:rPr>
              <w:fldChar w:fldCharType="separate"/>
            </w:r>
          </w:del>
          <w:ins w:id="443" w:author="André Oliveira" w:date="2020-09-11T21:13:00Z">
            <w:r w:rsidR="00A14685">
              <w:rPr>
                <w:b/>
                <w:bCs/>
                <w:noProof/>
              </w:rPr>
              <w:t>Erro! A referência da hiperligação não é válida.</w:t>
            </w:r>
          </w:ins>
          <w:del w:id="444" w:author="André Oliveira" w:date="2020-09-11T21:13:00Z">
            <w:r w:rsidR="002D0913" w:rsidDel="00A14685">
              <w:rPr>
                <w:rStyle w:val="IndexLink"/>
                <w:noProof/>
                <w:webHidden/>
                <w:lang w:val="en-US"/>
              </w:rPr>
              <w:delText>6.1.4 Questionnaires</w:delText>
            </w:r>
            <w:r w:rsidDel="00A14685">
              <w:rPr>
                <w:noProof/>
                <w:webHidden/>
              </w:rPr>
              <w:fldChar w:fldCharType="begin"/>
            </w:r>
            <w:r w:rsidR="002D0913" w:rsidDel="00A14685">
              <w:rPr>
                <w:noProof/>
                <w:webHidden/>
              </w:rPr>
              <w:delInstrText>PAGEREF _Toc43055771 \h</w:delInstrText>
            </w:r>
            <w:r w:rsidDel="00A14685">
              <w:rPr>
                <w:noProof/>
                <w:webHidden/>
              </w:rPr>
            </w:r>
            <w:r w:rsidDel="00A14685">
              <w:rPr>
                <w:noProof/>
                <w:webHidden/>
              </w:rPr>
              <w:fldChar w:fldCharType="separate"/>
            </w:r>
            <w:r w:rsidRPr="009B6BEC" w:rsidDel="00A14685">
              <w:rPr>
                <w:rStyle w:val="IndexLink"/>
                <w:noProof/>
                <w:lang w:val="en-US"/>
                <w:rPrChange w:id="445" w:author="André Oliveira" w:date="2020-09-03T20:38:00Z">
                  <w:rPr/>
                </w:rPrChange>
              </w:rPr>
              <w:tab/>
              <w:delText>33</w:delText>
            </w:r>
            <w:r w:rsidDel="00A14685">
              <w:rPr>
                <w:noProof/>
                <w:webHidden/>
              </w:rPr>
              <w:fldChar w:fldCharType="end"/>
            </w:r>
            <w:r w:rsidDel="00A14685">
              <w:rPr>
                <w:noProof/>
              </w:rPr>
              <w:fldChar w:fldCharType="end"/>
            </w:r>
          </w:del>
        </w:p>
        <w:p w14:paraId="2445CBA1" w14:textId="61FC2DC8" w:rsidR="00257874" w:rsidDel="00A14685" w:rsidRDefault="009B6BEC">
          <w:pPr>
            <w:pStyle w:val="ndice3"/>
            <w:tabs>
              <w:tab w:val="right" w:leader="dot" w:pos="8494"/>
            </w:tabs>
            <w:rPr>
              <w:del w:id="446" w:author="André Oliveira" w:date="2020-09-11T21:13:00Z"/>
              <w:noProof/>
              <w:sz w:val="22"/>
              <w:szCs w:val="22"/>
              <w:lang w:val="en-US" w:eastAsia="pt-PT"/>
            </w:rPr>
          </w:pPr>
          <w:del w:id="447" w:author="André Oliveira" w:date="2020-09-11T21:13:00Z">
            <w:r w:rsidDel="00A14685">
              <w:rPr>
                <w:noProof/>
              </w:rPr>
              <w:fldChar w:fldCharType="begin"/>
            </w:r>
            <w:r w:rsidR="002D0913" w:rsidDel="00A14685">
              <w:rPr>
                <w:noProof/>
              </w:rPr>
              <w:delInstrText xml:space="preserve"> HYPERLINK \l "_Toc43055772" \h </w:delInstrText>
            </w:r>
            <w:r w:rsidDel="00A14685">
              <w:rPr>
                <w:noProof/>
              </w:rPr>
              <w:fldChar w:fldCharType="separate"/>
            </w:r>
          </w:del>
          <w:ins w:id="448" w:author="André Oliveira" w:date="2020-09-11T21:13:00Z">
            <w:r w:rsidR="00A14685">
              <w:rPr>
                <w:b/>
                <w:bCs/>
                <w:noProof/>
              </w:rPr>
              <w:t>Erro! A referência da hiperligação não é válida.</w:t>
            </w:r>
          </w:ins>
          <w:del w:id="449" w:author="André Oliveira" w:date="2020-09-11T21:13:00Z">
            <w:r w:rsidR="002D0913" w:rsidDel="00A14685">
              <w:rPr>
                <w:rStyle w:val="IndexLink"/>
                <w:noProof/>
                <w:webHidden/>
                <w:lang w:val="en-US"/>
              </w:rPr>
              <w:delText>6.1.5. Validations</w:delText>
            </w:r>
            <w:r w:rsidDel="00A14685">
              <w:rPr>
                <w:noProof/>
                <w:webHidden/>
              </w:rPr>
              <w:fldChar w:fldCharType="begin"/>
            </w:r>
            <w:r w:rsidR="002D0913" w:rsidDel="00A14685">
              <w:rPr>
                <w:noProof/>
                <w:webHidden/>
              </w:rPr>
              <w:delInstrText>PAGEREF _Toc43055772 \h</w:delInstrText>
            </w:r>
            <w:r w:rsidDel="00A14685">
              <w:rPr>
                <w:noProof/>
                <w:webHidden/>
              </w:rPr>
            </w:r>
            <w:r w:rsidDel="00A14685">
              <w:rPr>
                <w:noProof/>
                <w:webHidden/>
              </w:rPr>
              <w:fldChar w:fldCharType="separate"/>
            </w:r>
            <w:r w:rsidRPr="009B6BEC" w:rsidDel="00A14685">
              <w:rPr>
                <w:rStyle w:val="IndexLink"/>
                <w:noProof/>
                <w:lang w:val="en-US"/>
                <w:rPrChange w:id="450" w:author="André Oliveira" w:date="2020-09-03T20:38:00Z">
                  <w:rPr/>
                </w:rPrChange>
              </w:rPr>
              <w:tab/>
              <w:delText>34</w:delText>
            </w:r>
            <w:r w:rsidDel="00A14685">
              <w:rPr>
                <w:noProof/>
                <w:webHidden/>
              </w:rPr>
              <w:fldChar w:fldCharType="end"/>
            </w:r>
            <w:r w:rsidDel="00A14685">
              <w:rPr>
                <w:noProof/>
              </w:rPr>
              <w:fldChar w:fldCharType="end"/>
            </w:r>
          </w:del>
        </w:p>
        <w:p w14:paraId="24A1A04E" w14:textId="0898E4B2" w:rsidR="00257874" w:rsidDel="00A14685" w:rsidRDefault="009B6BEC">
          <w:pPr>
            <w:pStyle w:val="ndice3"/>
            <w:tabs>
              <w:tab w:val="right" w:leader="dot" w:pos="8494"/>
            </w:tabs>
            <w:rPr>
              <w:del w:id="451" w:author="André Oliveira" w:date="2020-09-11T21:13:00Z"/>
              <w:noProof/>
              <w:sz w:val="22"/>
              <w:szCs w:val="22"/>
              <w:lang w:val="en-US" w:eastAsia="pt-PT"/>
            </w:rPr>
          </w:pPr>
          <w:del w:id="452" w:author="André Oliveira" w:date="2020-09-11T21:13:00Z">
            <w:r w:rsidDel="00A14685">
              <w:rPr>
                <w:noProof/>
              </w:rPr>
              <w:fldChar w:fldCharType="begin"/>
            </w:r>
            <w:r w:rsidR="002D0913" w:rsidDel="00A14685">
              <w:rPr>
                <w:noProof/>
              </w:rPr>
              <w:delInstrText xml:space="preserve"> HYPERLINK \l "_Toc43055773" \h </w:delInstrText>
            </w:r>
            <w:r w:rsidDel="00A14685">
              <w:rPr>
                <w:noProof/>
              </w:rPr>
              <w:fldChar w:fldCharType="separate"/>
            </w:r>
          </w:del>
          <w:ins w:id="453" w:author="André Oliveira" w:date="2020-09-11T21:13:00Z">
            <w:r w:rsidR="00A14685">
              <w:rPr>
                <w:b/>
                <w:bCs/>
                <w:noProof/>
              </w:rPr>
              <w:t>Erro! A referência da hiperligação não é válida.</w:t>
            </w:r>
          </w:ins>
          <w:del w:id="454" w:author="André Oliveira" w:date="2020-09-11T21:13:00Z">
            <w:r w:rsidR="002D0913" w:rsidDel="00A14685">
              <w:rPr>
                <w:rStyle w:val="IndexLink"/>
                <w:noProof/>
                <w:webHidden/>
                <w:lang w:val="en-US"/>
              </w:rPr>
              <w:delText>6.1.6. Error Handling</w:delText>
            </w:r>
            <w:r w:rsidDel="00A14685">
              <w:rPr>
                <w:noProof/>
                <w:webHidden/>
              </w:rPr>
              <w:fldChar w:fldCharType="begin"/>
            </w:r>
            <w:r w:rsidR="002D0913" w:rsidDel="00A14685">
              <w:rPr>
                <w:noProof/>
                <w:webHidden/>
              </w:rPr>
              <w:delInstrText>PAGEREF _Toc43055773 \h</w:delInstrText>
            </w:r>
            <w:r w:rsidDel="00A14685">
              <w:rPr>
                <w:noProof/>
                <w:webHidden/>
              </w:rPr>
            </w:r>
            <w:r w:rsidDel="00A14685">
              <w:rPr>
                <w:noProof/>
                <w:webHidden/>
              </w:rPr>
              <w:fldChar w:fldCharType="separate"/>
            </w:r>
            <w:r w:rsidRPr="009B6BEC" w:rsidDel="00A14685">
              <w:rPr>
                <w:rStyle w:val="IndexLink"/>
                <w:noProof/>
                <w:lang w:val="en-US"/>
                <w:rPrChange w:id="455" w:author="André Oliveira" w:date="2020-09-03T20:38:00Z">
                  <w:rPr/>
                </w:rPrChange>
              </w:rPr>
              <w:tab/>
              <w:delText>34</w:delText>
            </w:r>
            <w:r w:rsidDel="00A14685">
              <w:rPr>
                <w:noProof/>
                <w:webHidden/>
              </w:rPr>
              <w:fldChar w:fldCharType="end"/>
            </w:r>
            <w:r w:rsidDel="00A14685">
              <w:rPr>
                <w:noProof/>
              </w:rPr>
              <w:fldChar w:fldCharType="end"/>
            </w:r>
          </w:del>
        </w:p>
        <w:p w14:paraId="678F8861" w14:textId="0B418ECD" w:rsidR="00257874" w:rsidDel="00A14685" w:rsidRDefault="009B6BEC">
          <w:pPr>
            <w:pStyle w:val="ndice3"/>
            <w:tabs>
              <w:tab w:val="right" w:leader="dot" w:pos="8494"/>
            </w:tabs>
            <w:rPr>
              <w:del w:id="456" w:author="André Oliveira" w:date="2020-09-11T21:13:00Z"/>
              <w:noProof/>
              <w:sz w:val="22"/>
              <w:szCs w:val="22"/>
              <w:lang w:val="en-US" w:eastAsia="pt-PT"/>
            </w:rPr>
          </w:pPr>
          <w:del w:id="457" w:author="André Oliveira" w:date="2020-09-11T21:13:00Z">
            <w:r w:rsidDel="00A14685">
              <w:rPr>
                <w:noProof/>
              </w:rPr>
              <w:fldChar w:fldCharType="begin"/>
            </w:r>
            <w:r w:rsidR="002D0913" w:rsidDel="00A14685">
              <w:rPr>
                <w:noProof/>
              </w:rPr>
              <w:delInstrText xml:space="preserve"> HYPERLINK \l "_Toc43055774" \h </w:delInstrText>
            </w:r>
            <w:r w:rsidDel="00A14685">
              <w:rPr>
                <w:noProof/>
              </w:rPr>
              <w:fldChar w:fldCharType="separate"/>
            </w:r>
          </w:del>
          <w:ins w:id="458" w:author="André Oliveira" w:date="2020-09-11T21:13:00Z">
            <w:r w:rsidR="00A14685">
              <w:rPr>
                <w:b/>
                <w:bCs/>
                <w:noProof/>
              </w:rPr>
              <w:t>Erro! A referência da hiperligação não é válida.</w:t>
            </w:r>
          </w:ins>
          <w:del w:id="459" w:author="André Oliveira" w:date="2020-09-11T21:13:00Z">
            <w:r w:rsidR="002D0913" w:rsidDel="00A14685">
              <w:rPr>
                <w:rStyle w:val="IndexLink"/>
                <w:noProof/>
                <w:webHidden/>
                <w:lang w:val="en-US"/>
              </w:rPr>
              <w:delText>6.1.7 Postman</w:delText>
            </w:r>
            <w:r w:rsidDel="00A14685">
              <w:rPr>
                <w:noProof/>
                <w:webHidden/>
              </w:rPr>
              <w:fldChar w:fldCharType="begin"/>
            </w:r>
            <w:r w:rsidR="002D0913" w:rsidDel="00A14685">
              <w:rPr>
                <w:noProof/>
                <w:webHidden/>
              </w:rPr>
              <w:delInstrText>PAGEREF _Toc43055774 \h</w:delInstrText>
            </w:r>
            <w:r w:rsidDel="00A14685">
              <w:rPr>
                <w:noProof/>
                <w:webHidden/>
              </w:rPr>
            </w:r>
            <w:r w:rsidDel="00A14685">
              <w:rPr>
                <w:noProof/>
                <w:webHidden/>
              </w:rPr>
              <w:fldChar w:fldCharType="separate"/>
            </w:r>
            <w:r w:rsidRPr="009B6BEC" w:rsidDel="00A14685">
              <w:rPr>
                <w:rStyle w:val="IndexLink"/>
                <w:noProof/>
                <w:lang w:val="en-US"/>
                <w:rPrChange w:id="460" w:author="André Oliveira" w:date="2020-09-03T20:38:00Z">
                  <w:rPr/>
                </w:rPrChange>
              </w:rPr>
              <w:tab/>
              <w:delText>34</w:delText>
            </w:r>
            <w:r w:rsidDel="00A14685">
              <w:rPr>
                <w:noProof/>
                <w:webHidden/>
              </w:rPr>
              <w:fldChar w:fldCharType="end"/>
            </w:r>
            <w:r w:rsidDel="00A14685">
              <w:rPr>
                <w:noProof/>
              </w:rPr>
              <w:fldChar w:fldCharType="end"/>
            </w:r>
          </w:del>
        </w:p>
        <w:p w14:paraId="086FEC59" w14:textId="1816B0BF" w:rsidR="00257874" w:rsidDel="00A14685" w:rsidRDefault="009B6BEC">
          <w:pPr>
            <w:pStyle w:val="ndice2"/>
            <w:tabs>
              <w:tab w:val="right" w:leader="dot" w:pos="8494"/>
            </w:tabs>
            <w:rPr>
              <w:del w:id="461" w:author="André Oliveira" w:date="2020-09-11T21:13:00Z"/>
              <w:noProof/>
              <w:sz w:val="22"/>
              <w:szCs w:val="22"/>
              <w:lang w:val="en-US" w:eastAsia="pt-PT"/>
            </w:rPr>
          </w:pPr>
          <w:del w:id="462" w:author="André Oliveira" w:date="2020-09-11T21:13:00Z">
            <w:r w:rsidDel="00A14685">
              <w:rPr>
                <w:noProof/>
              </w:rPr>
              <w:fldChar w:fldCharType="begin"/>
            </w:r>
            <w:r w:rsidR="002D0913" w:rsidDel="00A14685">
              <w:rPr>
                <w:noProof/>
              </w:rPr>
              <w:delInstrText xml:space="preserve"> HYPERLINK \l "_Toc43055775" \h </w:delInstrText>
            </w:r>
            <w:r w:rsidDel="00A14685">
              <w:rPr>
                <w:noProof/>
              </w:rPr>
              <w:fldChar w:fldCharType="separate"/>
            </w:r>
          </w:del>
          <w:ins w:id="463" w:author="André Oliveira" w:date="2020-09-11T21:13:00Z">
            <w:r w:rsidR="00A14685">
              <w:rPr>
                <w:b/>
                <w:bCs/>
                <w:noProof/>
              </w:rPr>
              <w:t>Erro! A referência da hiperligação não é válida.</w:t>
            </w:r>
          </w:ins>
          <w:del w:id="464" w:author="André Oliveira" w:date="2020-09-11T21:13:00Z">
            <w:r w:rsidR="002D0913" w:rsidDel="00A14685">
              <w:rPr>
                <w:rStyle w:val="IndexLink"/>
                <w:noProof/>
                <w:webHidden/>
                <w:lang w:val="en-US"/>
              </w:rPr>
              <w:delText>6.2. Data base</w:delText>
            </w:r>
            <w:r w:rsidDel="00A14685">
              <w:rPr>
                <w:noProof/>
                <w:webHidden/>
              </w:rPr>
              <w:fldChar w:fldCharType="begin"/>
            </w:r>
            <w:r w:rsidR="002D0913" w:rsidDel="00A14685">
              <w:rPr>
                <w:noProof/>
                <w:webHidden/>
              </w:rPr>
              <w:delInstrText>PAGEREF _Toc43055775 \h</w:delInstrText>
            </w:r>
            <w:r w:rsidDel="00A14685">
              <w:rPr>
                <w:noProof/>
                <w:webHidden/>
              </w:rPr>
            </w:r>
            <w:r w:rsidDel="00A14685">
              <w:rPr>
                <w:noProof/>
                <w:webHidden/>
              </w:rPr>
              <w:fldChar w:fldCharType="separate"/>
            </w:r>
            <w:r w:rsidRPr="009B6BEC" w:rsidDel="00A14685">
              <w:rPr>
                <w:rStyle w:val="IndexLink"/>
                <w:noProof/>
                <w:lang w:val="en-US"/>
                <w:rPrChange w:id="465" w:author="André Oliveira" w:date="2020-09-03T20:38:00Z">
                  <w:rPr/>
                </w:rPrChange>
              </w:rPr>
              <w:tab/>
              <w:delText>34</w:delText>
            </w:r>
            <w:r w:rsidDel="00A14685">
              <w:rPr>
                <w:noProof/>
                <w:webHidden/>
              </w:rPr>
              <w:fldChar w:fldCharType="end"/>
            </w:r>
            <w:r w:rsidDel="00A14685">
              <w:rPr>
                <w:noProof/>
              </w:rPr>
              <w:fldChar w:fldCharType="end"/>
            </w:r>
          </w:del>
        </w:p>
        <w:p w14:paraId="48CAD684" w14:textId="197837C8" w:rsidR="00257874" w:rsidDel="00A14685" w:rsidRDefault="009B6BEC">
          <w:pPr>
            <w:pStyle w:val="ndice3"/>
            <w:tabs>
              <w:tab w:val="right" w:leader="dot" w:pos="8494"/>
            </w:tabs>
            <w:rPr>
              <w:del w:id="466" w:author="André Oliveira" w:date="2020-09-11T21:13:00Z"/>
              <w:noProof/>
              <w:sz w:val="22"/>
              <w:szCs w:val="22"/>
              <w:lang w:val="en-US" w:eastAsia="pt-PT"/>
            </w:rPr>
          </w:pPr>
          <w:del w:id="467" w:author="André Oliveira" w:date="2020-09-11T21:13:00Z">
            <w:r w:rsidDel="00A14685">
              <w:rPr>
                <w:noProof/>
              </w:rPr>
              <w:fldChar w:fldCharType="begin"/>
            </w:r>
            <w:r w:rsidR="002D0913" w:rsidDel="00A14685">
              <w:rPr>
                <w:noProof/>
              </w:rPr>
              <w:delInstrText xml:space="preserve"> HYPERLINK \l "_Toc43055776" \h </w:delInstrText>
            </w:r>
            <w:r w:rsidDel="00A14685">
              <w:rPr>
                <w:noProof/>
              </w:rPr>
              <w:fldChar w:fldCharType="separate"/>
            </w:r>
          </w:del>
          <w:ins w:id="468" w:author="André Oliveira" w:date="2020-09-11T21:13:00Z">
            <w:r w:rsidR="00A14685">
              <w:rPr>
                <w:b/>
                <w:bCs/>
                <w:noProof/>
              </w:rPr>
              <w:t>Erro! A referência da hiperligação não é válida.</w:t>
            </w:r>
          </w:ins>
          <w:del w:id="469" w:author="André Oliveira" w:date="2020-09-11T21:13:00Z">
            <w:r w:rsidR="002D0913" w:rsidDel="00A14685">
              <w:rPr>
                <w:rStyle w:val="IndexLink"/>
                <w:noProof/>
                <w:webHidden/>
                <w:lang w:val="en-US"/>
              </w:rPr>
              <w:delText>6.2.1. Data base access</w:delText>
            </w:r>
            <w:r w:rsidDel="00A14685">
              <w:rPr>
                <w:noProof/>
                <w:webHidden/>
              </w:rPr>
              <w:fldChar w:fldCharType="begin"/>
            </w:r>
            <w:r w:rsidR="002D0913" w:rsidDel="00A14685">
              <w:rPr>
                <w:noProof/>
                <w:webHidden/>
              </w:rPr>
              <w:delInstrText>PAGEREF _Toc43055776 \h</w:delInstrText>
            </w:r>
            <w:r w:rsidDel="00A14685">
              <w:rPr>
                <w:noProof/>
                <w:webHidden/>
              </w:rPr>
            </w:r>
            <w:r w:rsidDel="00A14685">
              <w:rPr>
                <w:noProof/>
                <w:webHidden/>
              </w:rPr>
              <w:fldChar w:fldCharType="separate"/>
            </w:r>
            <w:r w:rsidRPr="009B6BEC" w:rsidDel="00A14685">
              <w:rPr>
                <w:rStyle w:val="IndexLink"/>
                <w:noProof/>
                <w:lang w:val="en-US"/>
                <w:rPrChange w:id="470" w:author="André Oliveira" w:date="2020-09-03T20:38:00Z">
                  <w:rPr/>
                </w:rPrChange>
              </w:rPr>
              <w:tab/>
              <w:delText>35</w:delText>
            </w:r>
            <w:r w:rsidDel="00A14685">
              <w:rPr>
                <w:noProof/>
                <w:webHidden/>
              </w:rPr>
              <w:fldChar w:fldCharType="end"/>
            </w:r>
            <w:r w:rsidDel="00A14685">
              <w:rPr>
                <w:noProof/>
              </w:rPr>
              <w:fldChar w:fldCharType="end"/>
            </w:r>
          </w:del>
        </w:p>
        <w:p w14:paraId="28946B08" w14:textId="19DEC098" w:rsidR="00257874" w:rsidDel="00A14685" w:rsidRDefault="009B6BEC">
          <w:pPr>
            <w:pStyle w:val="ndice2"/>
            <w:tabs>
              <w:tab w:val="right" w:leader="dot" w:pos="8494"/>
            </w:tabs>
            <w:rPr>
              <w:del w:id="471" w:author="André Oliveira" w:date="2020-09-11T21:13:00Z"/>
              <w:noProof/>
              <w:sz w:val="22"/>
              <w:szCs w:val="22"/>
              <w:lang w:val="en-US" w:eastAsia="pt-PT"/>
            </w:rPr>
          </w:pPr>
          <w:del w:id="472" w:author="André Oliveira" w:date="2020-09-11T21:13:00Z">
            <w:r w:rsidDel="00A14685">
              <w:rPr>
                <w:noProof/>
              </w:rPr>
              <w:lastRenderedPageBreak/>
              <w:fldChar w:fldCharType="begin"/>
            </w:r>
            <w:r w:rsidR="002D0913" w:rsidDel="00A14685">
              <w:rPr>
                <w:noProof/>
              </w:rPr>
              <w:delInstrText xml:space="preserve"> HYPERLINK \l "_Toc43055777" \h </w:delInstrText>
            </w:r>
            <w:r w:rsidDel="00A14685">
              <w:rPr>
                <w:noProof/>
              </w:rPr>
              <w:fldChar w:fldCharType="separate"/>
            </w:r>
          </w:del>
          <w:ins w:id="473" w:author="André Oliveira" w:date="2020-09-11T21:13:00Z">
            <w:r w:rsidR="00A14685">
              <w:rPr>
                <w:b/>
                <w:bCs/>
                <w:noProof/>
              </w:rPr>
              <w:t>Erro! A referência da hiperligação não é válida.</w:t>
            </w:r>
          </w:ins>
          <w:del w:id="474" w:author="André Oliveira" w:date="2020-09-11T21:13:00Z">
            <w:r w:rsidR="002D0913" w:rsidDel="00A14685">
              <w:rPr>
                <w:rStyle w:val="IndexLink"/>
                <w:noProof/>
                <w:webHidden/>
                <w:lang w:val="en-US"/>
              </w:rPr>
              <w:delText>6.3. Execution Environments</w:delText>
            </w:r>
            <w:r w:rsidDel="00A14685">
              <w:rPr>
                <w:noProof/>
                <w:webHidden/>
              </w:rPr>
              <w:fldChar w:fldCharType="begin"/>
            </w:r>
            <w:r w:rsidR="002D0913" w:rsidDel="00A14685">
              <w:rPr>
                <w:noProof/>
                <w:webHidden/>
              </w:rPr>
              <w:delInstrText>PAGEREF _Toc43055777 \h</w:delInstrText>
            </w:r>
            <w:r w:rsidDel="00A14685">
              <w:rPr>
                <w:noProof/>
                <w:webHidden/>
              </w:rPr>
            </w:r>
            <w:r w:rsidDel="00A14685">
              <w:rPr>
                <w:noProof/>
                <w:webHidden/>
              </w:rPr>
              <w:fldChar w:fldCharType="separate"/>
            </w:r>
            <w:r w:rsidRPr="009B6BEC" w:rsidDel="00A14685">
              <w:rPr>
                <w:rStyle w:val="IndexLink"/>
                <w:noProof/>
                <w:lang w:val="en-US"/>
                <w:rPrChange w:id="475" w:author="André Oliveira" w:date="2020-09-03T20:38:00Z">
                  <w:rPr/>
                </w:rPrChange>
              </w:rPr>
              <w:tab/>
              <w:delText>35</w:delText>
            </w:r>
            <w:r w:rsidDel="00A14685">
              <w:rPr>
                <w:noProof/>
                <w:webHidden/>
              </w:rPr>
              <w:fldChar w:fldCharType="end"/>
            </w:r>
            <w:r w:rsidDel="00A14685">
              <w:rPr>
                <w:noProof/>
              </w:rPr>
              <w:fldChar w:fldCharType="end"/>
            </w:r>
          </w:del>
        </w:p>
        <w:p w14:paraId="60DAED04" w14:textId="3EE28F4D" w:rsidR="00257874" w:rsidDel="00A14685" w:rsidRDefault="009B6BEC">
          <w:pPr>
            <w:pStyle w:val="ndice3"/>
            <w:tabs>
              <w:tab w:val="right" w:leader="dot" w:pos="8494"/>
            </w:tabs>
            <w:rPr>
              <w:del w:id="476" w:author="André Oliveira" w:date="2020-09-11T21:13:00Z"/>
              <w:noProof/>
              <w:sz w:val="22"/>
              <w:szCs w:val="22"/>
              <w:lang w:val="en-US" w:eastAsia="pt-PT"/>
            </w:rPr>
          </w:pPr>
          <w:del w:id="477" w:author="André Oliveira" w:date="2020-09-11T21:13:00Z">
            <w:r w:rsidDel="00A14685">
              <w:rPr>
                <w:noProof/>
              </w:rPr>
              <w:fldChar w:fldCharType="begin"/>
            </w:r>
            <w:r w:rsidR="002D0913" w:rsidDel="00A14685">
              <w:rPr>
                <w:noProof/>
              </w:rPr>
              <w:delInstrText xml:space="preserve"> HYPERLINK \l "_Toc43055778" \h </w:delInstrText>
            </w:r>
            <w:r w:rsidDel="00A14685">
              <w:rPr>
                <w:noProof/>
              </w:rPr>
              <w:fldChar w:fldCharType="separate"/>
            </w:r>
          </w:del>
          <w:ins w:id="478" w:author="André Oliveira" w:date="2020-09-11T21:13:00Z">
            <w:r w:rsidR="00A14685">
              <w:rPr>
                <w:b/>
                <w:bCs/>
                <w:noProof/>
              </w:rPr>
              <w:t>Erro! A referência da hiperligação não é válida.</w:t>
            </w:r>
          </w:ins>
          <w:del w:id="479" w:author="André Oliveira" w:date="2020-09-11T21:13:00Z">
            <w:r w:rsidR="002D0913" w:rsidDel="00A14685">
              <w:rPr>
                <w:rStyle w:val="IndexLink"/>
                <w:noProof/>
                <w:webHidden/>
                <w:lang w:val="en-US"/>
              </w:rPr>
              <w:delText>6.3.1. Java &amp; Kotlin</w:delText>
            </w:r>
            <w:r w:rsidDel="00A14685">
              <w:rPr>
                <w:noProof/>
                <w:webHidden/>
              </w:rPr>
              <w:fldChar w:fldCharType="begin"/>
            </w:r>
            <w:r w:rsidR="002D0913" w:rsidDel="00A14685">
              <w:rPr>
                <w:noProof/>
                <w:webHidden/>
              </w:rPr>
              <w:delInstrText>PAGEREF _Toc43055778 \h</w:delInstrText>
            </w:r>
            <w:r w:rsidDel="00A14685">
              <w:rPr>
                <w:noProof/>
                <w:webHidden/>
              </w:rPr>
            </w:r>
            <w:r w:rsidDel="00A14685">
              <w:rPr>
                <w:noProof/>
                <w:webHidden/>
              </w:rPr>
              <w:fldChar w:fldCharType="separate"/>
            </w:r>
            <w:r w:rsidRPr="009B6BEC" w:rsidDel="00A14685">
              <w:rPr>
                <w:rStyle w:val="IndexLink"/>
                <w:noProof/>
                <w:lang w:val="en-US"/>
                <w:rPrChange w:id="480" w:author="André Oliveira" w:date="2020-09-03T20:38:00Z">
                  <w:rPr/>
                </w:rPrChange>
              </w:rPr>
              <w:tab/>
              <w:delText>36</w:delText>
            </w:r>
            <w:r w:rsidDel="00A14685">
              <w:rPr>
                <w:noProof/>
                <w:webHidden/>
              </w:rPr>
              <w:fldChar w:fldCharType="end"/>
            </w:r>
            <w:r w:rsidDel="00A14685">
              <w:rPr>
                <w:noProof/>
              </w:rPr>
              <w:fldChar w:fldCharType="end"/>
            </w:r>
          </w:del>
        </w:p>
        <w:p w14:paraId="49C3ADDC" w14:textId="66ECF2B2" w:rsidR="00257874" w:rsidDel="00A14685" w:rsidRDefault="009B6BEC">
          <w:pPr>
            <w:pStyle w:val="ndice3"/>
            <w:tabs>
              <w:tab w:val="right" w:leader="dot" w:pos="8494"/>
            </w:tabs>
            <w:rPr>
              <w:del w:id="481" w:author="André Oliveira" w:date="2020-09-11T21:13:00Z"/>
              <w:noProof/>
              <w:sz w:val="22"/>
              <w:szCs w:val="22"/>
              <w:lang w:val="en-US" w:eastAsia="pt-PT"/>
            </w:rPr>
          </w:pPr>
          <w:del w:id="482" w:author="André Oliveira" w:date="2020-09-11T21:13:00Z">
            <w:r w:rsidDel="00A14685">
              <w:rPr>
                <w:noProof/>
              </w:rPr>
              <w:fldChar w:fldCharType="begin"/>
            </w:r>
            <w:r w:rsidR="002D0913" w:rsidDel="00A14685">
              <w:rPr>
                <w:noProof/>
              </w:rPr>
              <w:delInstrText xml:space="preserve"> HYPERLINK \l "_Toc43055779" \h </w:delInstrText>
            </w:r>
            <w:r w:rsidDel="00A14685">
              <w:rPr>
                <w:noProof/>
              </w:rPr>
              <w:fldChar w:fldCharType="separate"/>
            </w:r>
          </w:del>
          <w:ins w:id="483" w:author="André Oliveira" w:date="2020-09-11T21:13:00Z">
            <w:r w:rsidR="00A14685">
              <w:rPr>
                <w:b/>
                <w:bCs/>
                <w:noProof/>
              </w:rPr>
              <w:t>Erro! A referência da hiperligação não é válida.</w:t>
            </w:r>
          </w:ins>
          <w:del w:id="484" w:author="André Oliveira" w:date="2020-09-11T21:13:00Z">
            <w:r w:rsidR="002D0913" w:rsidDel="00A14685">
              <w:rPr>
                <w:rStyle w:val="IndexLink"/>
                <w:noProof/>
                <w:webHidden/>
                <w:lang w:val="en-US"/>
              </w:rPr>
              <w:delText>6.3.2. JavaScript</w:delText>
            </w:r>
            <w:r w:rsidDel="00A14685">
              <w:rPr>
                <w:noProof/>
                <w:webHidden/>
              </w:rPr>
              <w:fldChar w:fldCharType="begin"/>
            </w:r>
            <w:r w:rsidR="002D0913" w:rsidDel="00A14685">
              <w:rPr>
                <w:noProof/>
                <w:webHidden/>
              </w:rPr>
              <w:delInstrText>PAGEREF _Toc43055779 \h</w:delInstrText>
            </w:r>
            <w:r w:rsidDel="00A14685">
              <w:rPr>
                <w:noProof/>
                <w:webHidden/>
              </w:rPr>
            </w:r>
            <w:r w:rsidDel="00A14685">
              <w:rPr>
                <w:noProof/>
                <w:webHidden/>
              </w:rPr>
              <w:fldChar w:fldCharType="separate"/>
            </w:r>
            <w:r w:rsidRPr="009B6BEC" w:rsidDel="00A14685">
              <w:rPr>
                <w:rStyle w:val="IndexLink"/>
                <w:noProof/>
                <w:lang w:val="en-US"/>
                <w:rPrChange w:id="485" w:author="André Oliveira" w:date="2020-09-03T20:38:00Z">
                  <w:rPr/>
                </w:rPrChange>
              </w:rPr>
              <w:tab/>
              <w:delText>36</w:delText>
            </w:r>
            <w:r w:rsidDel="00A14685">
              <w:rPr>
                <w:noProof/>
                <w:webHidden/>
              </w:rPr>
              <w:fldChar w:fldCharType="end"/>
            </w:r>
            <w:r w:rsidDel="00A14685">
              <w:rPr>
                <w:noProof/>
              </w:rPr>
              <w:fldChar w:fldCharType="end"/>
            </w:r>
          </w:del>
        </w:p>
        <w:p w14:paraId="72F1B0FA" w14:textId="283E1B0C" w:rsidR="00257874" w:rsidDel="00A14685" w:rsidRDefault="009B6BEC">
          <w:pPr>
            <w:pStyle w:val="ndice3"/>
            <w:tabs>
              <w:tab w:val="right" w:leader="dot" w:pos="8494"/>
            </w:tabs>
            <w:rPr>
              <w:del w:id="486" w:author="André Oliveira" w:date="2020-09-11T21:13:00Z"/>
              <w:noProof/>
              <w:sz w:val="22"/>
              <w:szCs w:val="22"/>
              <w:lang w:val="en-US" w:eastAsia="pt-PT"/>
            </w:rPr>
          </w:pPr>
          <w:del w:id="487" w:author="André Oliveira" w:date="2020-09-11T21:13:00Z">
            <w:r w:rsidDel="00A14685">
              <w:rPr>
                <w:noProof/>
              </w:rPr>
              <w:fldChar w:fldCharType="begin"/>
            </w:r>
            <w:r w:rsidR="002D0913" w:rsidDel="00A14685">
              <w:rPr>
                <w:noProof/>
              </w:rPr>
              <w:delInstrText xml:space="preserve"> HYPERLINK \l "_Toc43055780" \h </w:delInstrText>
            </w:r>
            <w:r w:rsidDel="00A14685">
              <w:rPr>
                <w:noProof/>
              </w:rPr>
              <w:fldChar w:fldCharType="separate"/>
            </w:r>
          </w:del>
          <w:ins w:id="488" w:author="André Oliveira" w:date="2020-09-11T21:13:00Z">
            <w:r w:rsidR="00A14685">
              <w:rPr>
                <w:b/>
                <w:bCs/>
                <w:noProof/>
              </w:rPr>
              <w:t>Erro! A referência da hiperligação não é válida.</w:t>
            </w:r>
          </w:ins>
          <w:del w:id="489" w:author="André Oliveira" w:date="2020-09-11T21:13:00Z">
            <w:r w:rsidR="002D0913" w:rsidDel="00A14685">
              <w:rPr>
                <w:rStyle w:val="IndexLink"/>
                <w:noProof/>
                <w:webHidden/>
                <w:lang w:val="en-US"/>
              </w:rPr>
              <w:delText>6.3.3 Postman</w:delText>
            </w:r>
            <w:r w:rsidDel="00A14685">
              <w:rPr>
                <w:noProof/>
                <w:webHidden/>
              </w:rPr>
              <w:fldChar w:fldCharType="begin"/>
            </w:r>
            <w:r w:rsidR="002D0913" w:rsidDel="00A14685">
              <w:rPr>
                <w:noProof/>
                <w:webHidden/>
              </w:rPr>
              <w:delInstrText>PAGEREF _Toc43055780 \h</w:delInstrText>
            </w:r>
            <w:r w:rsidDel="00A14685">
              <w:rPr>
                <w:noProof/>
                <w:webHidden/>
              </w:rPr>
            </w:r>
            <w:r w:rsidDel="00A14685">
              <w:rPr>
                <w:noProof/>
                <w:webHidden/>
              </w:rPr>
              <w:fldChar w:fldCharType="separate"/>
            </w:r>
            <w:r w:rsidRPr="009B6BEC" w:rsidDel="00A14685">
              <w:rPr>
                <w:rStyle w:val="IndexLink"/>
                <w:noProof/>
                <w:lang w:val="en-US"/>
                <w:rPrChange w:id="490" w:author="André Oliveira" w:date="2020-09-03T20:38:00Z">
                  <w:rPr/>
                </w:rPrChange>
              </w:rPr>
              <w:tab/>
              <w:delText>37</w:delText>
            </w:r>
            <w:r w:rsidDel="00A14685">
              <w:rPr>
                <w:noProof/>
                <w:webHidden/>
              </w:rPr>
              <w:fldChar w:fldCharType="end"/>
            </w:r>
            <w:r w:rsidDel="00A14685">
              <w:rPr>
                <w:noProof/>
              </w:rPr>
              <w:fldChar w:fldCharType="end"/>
            </w:r>
          </w:del>
        </w:p>
        <w:p w14:paraId="3D1F61C7" w14:textId="314A5365" w:rsidR="00257874" w:rsidDel="00A14685" w:rsidRDefault="009B6BEC">
          <w:pPr>
            <w:pStyle w:val="ndice1"/>
            <w:tabs>
              <w:tab w:val="left" w:pos="480"/>
              <w:tab w:val="right" w:leader="dot" w:pos="8494"/>
            </w:tabs>
            <w:rPr>
              <w:del w:id="491" w:author="André Oliveira" w:date="2020-09-11T21:13:00Z"/>
              <w:noProof/>
              <w:sz w:val="22"/>
              <w:szCs w:val="22"/>
              <w:lang w:val="en-US" w:eastAsia="pt-PT"/>
            </w:rPr>
          </w:pPr>
          <w:del w:id="492" w:author="André Oliveira" w:date="2020-09-11T21:13:00Z">
            <w:r w:rsidDel="00A14685">
              <w:rPr>
                <w:noProof/>
              </w:rPr>
              <w:fldChar w:fldCharType="begin"/>
            </w:r>
            <w:r w:rsidR="002D0913" w:rsidDel="00A14685">
              <w:rPr>
                <w:noProof/>
              </w:rPr>
              <w:delInstrText xml:space="preserve"> HYPERLINK \l "_Toc43055781" \h </w:delInstrText>
            </w:r>
            <w:r w:rsidDel="00A14685">
              <w:rPr>
                <w:noProof/>
              </w:rPr>
              <w:fldChar w:fldCharType="separate"/>
            </w:r>
          </w:del>
          <w:ins w:id="493" w:author="André Oliveira" w:date="2020-09-11T21:13:00Z">
            <w:r w:rsidR="00A14685">
              <w:rPr>
                <w:b/>
                <w:bCs/>
                <w:noProof/>
              </w:rPr>
              <w:t>Erro! A referência da hiperligação não é válida.</w:t>
            </w:r>
          </w:ins>
          <w:del w:id="494" w:author="André Oliveira" w:date="2020-09-11T21:13:00Z">
            <w:r w:rsidRPr="009B6BEC" w:rsidDel="00A14685">
              <w:rPr>
                <w:rStyle w:val="IndexLink"/>
                <w:noProof/>
                <w:lang w:val="en-US"/>
                <w:rPrChange w:id="495" w:author="André Oliveira" w:date="2020-09-03T20:38:00Z">
                  <w:rPr/>
                </w:rPrChange>
              </w:rPr>
              <w:delText>7.</w:delText>
            </w:r>
            <w:r w:rsidRPr="009B6BEC" w:rsidDel="00A14685">
              <w:rPr>
                <w:rStyle w:val="IndexLink"/>
                <w:noProof/>
                <w:sz w:val="22"/>
                <w:szCs w:val="22"/>
                <w:lang w:val="en-US" w:eastAsia="pt-PT"/>
                <w:rPrChange w:id="496" w:author="André Oliveira" w:date="2020-09-03T20:38:00Z">
                  <w:rPr/>
                </w:rPrChange>
              </w:rPr>
              <w:tab/>
            </w:r>
            <w:r w:rsidRPr="009B6BEC" w:rsidDel="00A14685">
              <w:rPr>
                <w:rStyle w:val="IndexLink"/>
                <w:noProof/>
                <w:lang w:val="en-US"/>
                <w:rPrChange w:id="497" w:author="André Oliveira" w:date="2020-09-03T20:38:00Z">
                  <w:rPr/>
                </w:rPrChange>
              </w:rPr>
              <w:delText>Additional language support</w:delText>
            </w:r>
            <w:r w:rsidDel="00A14685">
              <w:rPr>
                <w:noProof/>
                <w:webHidden/>
              </w:rPr>
              <w:fldChar w:fldCharType="begin"/>
            </w:r>
            <w:r w:rsidR="002D0913" w:rsidDel="00A14685">
              <w:rPr>
                <w:noProof/>
                <w:webHidden/>
              </w:rPr>
              <w:delInstrText>PAGEREF _Toc43055781 \h</w:delInstrText>
            </w:r>
            <w:r w:rsidDel="00A14685">
              <w:rPr>
                <w:noProof/>
                <w:webHidden/>
              </w:rPr>
            </w:r>
            <w:r w:rsidDel="00A14685">
              <w:rPr>
                <w:noProof/>
                <w:webHidden/>
              </w:rPr>
              <w:fldChar w:fldCharType="separate"/>
            </w:r>
            <w:r w:rsidRPr="009B6BEC" w:rsidDel="00A14685">
              <w:rPr>
                <w:rStyle w:val="IndexLink"/>
                <w:noProof/>
                <w:lang w:val="en-US"/>
                <w:rPrChange w:id="498" w:author="André Oliveira" w:date="2020-09-03T20:38:00Z">
                  <w:rPr/>
                </w:rPrChange>
              </w:rPr>
              <w:tab/>
              <w:delText>38</w:delText>
            </w:r>
            <w:r w:rsidDel="00A14685">
              <w:rPr>
                <w:noProof/>
                <w:webHidden/>
              </w:rPr>
              <w:fldChar w:fldCharType="end"/>
            </w:r>
            <w:r w:rsidDel="00A14685">
              <w:rPr>
                <w:noProof/>
              </w:rPr>
              <w:fldChar w:fldCharType="end"/>
            </w:r>
          </w:del>
        </w:p>
        <w:p w14:paraId="77F6EBFA" w14:textId="17EC1165" w:rsidR="00257874" w:rsidDel="00A14685" w:rsidRDefault="009B6BEC">
          <w:pPr>
            <w:pStyle w:val="ndice1"/>
            <w:tabs>
              <w:tab w:val="left" w:pos="480"/>
              <w:tab w:val="right" w:leader="dot" w:pos="8494"/>
            </w:tabs>
            <w:rPr>
              <w:del w:id="499" w:author="André Oliveira" w:date="2020-09-11T21:13:00Z"/>
              <w:noProof/>
              <w:sz w:val="22"/>
              <w:szCs w:val="22"/>
              <w:lang w:val="en-US" w:eastAsia="pt-PT"/>
            </w:rPr>
          </w:pPr>
          <w:del w:id="500" w:author="André Oliveira" w:date="2020-09-11T21:13:00Z">
            <w:r w:rsidDel="00A14685">
              <w:rPr>
                <w:noProof/>
              </w:rPr>
              <w:fldChar w:fldCharType="begin"/>
            </w:r>
            <w:r w:rsidR="002D0913" w:rsidDel="00A14685">
              <w:rPr>
                <w:noProof/>
              </w:rPr>
              <w:delInstrText xml:space="preserve"> HYPERLINK \l "_Toc43055782" \h </w:delInstrText>
            </w:r>
            <w:r w:rsidDel="00A14685">
              <w:rPr>
                <w:noProof/>
              </w:rPr>
              <w:fldChar w:fldCharType="separate"/>
            </w:r>
          </w:del>
          <w:ins w:id="501" w:author="André Oliveira" w:date="2020-09-11T21:13:00Z">
            <w:r w:rsidR="00A14685">
              <w:rPr>
                <w:b/>
                <w:bCs/>
                <w:noProof/>
              </w:rPr>
              <w:t>Erro! A referência da hiperligação não é válida.</w:t>
            </w:r>
          </w:ins>
          <w:del w:id="502" w:author="André Oliveira" w:date="2020-09-11T21:13:00Z">
            <w:r w:rsidRPr="009B6BEC" w:rsidDel="00A14685">
              <w:rPr>
                <w:rStyle w:val="IndexLink"/>
                <w:noProof/>
                <w:lang w:val="en-US"/>
                <w:rPrChange w:id="503" w:author="André Oliveira" w:date="2020-09-03T20:38:00Z">
                  <w:rPr/>
                </w:rPrChange>
              </w:rPr>
              <w:delText>8.</w:delText>
            </w:r>
            <w:r w:rsidRPr="009B6BEC" w:rsidDel="00A14685">
              <w:rPr>
                <w:rStyle w:val="IndexLink"/>
                <w:noProof/>
                <w:sz w:val="22"/>
                <w:szCs w:val="22"/>
                <w:lang w:val="en-US" w:eastAsia="pt-PT"/>
                <w:rPrChange w:id="504" w:author="André Oliveira" w:date="2020-09-03T20:38:00Z">
                  <w:rPr/>
                </w:rPrChange>
              </w:rPr>
              <w:tab/>
            </w:r>
            <w:r w:rsidRPr="009B6BEC" w:rsidDel="00A14685">
              <w:rPr>
                <w:rStyle w:val="IndexLink"/>
                <w:noProof/>
                <w:lang w:val="en-US"/>
                <w:rPrChange w:id="505" w:author="André Oliveira" w:date="2020-09-03T20:38:00Z">
                  <w:rPr/>
                </w:rPrChange>
              </w:rPr>
              <w:delText>Project progress</w:delText>
            </w:r>
            <w:r w:rsidDel="00A14685">
              <w:rPr>
                <w:noProof/>
                <w:webHidden/>
              </w:rPr>
              <w:fldChar w:fldCharType="begin"/>
            </w:r>
            <w:r w:rsidR="002D0913" w:rsidDel="00A14685">
              <w:rPr>
                <w:noProof/>
                <w:webHidden/>
              </w:rPr>
              <w:delInstrText>PAGEREF _Toc43055782 \h</w:delInstrText>
            </w:r>
            <w:r w:rsidDel="00A14685">
              <w:rPr>
                <w:noProof/>
                <w:webHidden/>
              </w:rPr>
            </w:r>
            <w:r w:rsidDel="00A14685">
              <w:rPr>
                <w:noProof/>
                <w:webHidden/>
              </w:rPr>
              <w:fldChar w:fldCharType="separate"/>
            </w:r>
            <w:r w:rsidRPr="009B6BEC" w:rsidDel="00A14685">
              <w:rPr>
                <w:rStyle w:val="IndexLink"/>
                <w:noProof/>
                <w:lang w:val="en-US"/>
                <w:rPrChange w:id="506" w:author="André Oliveira" w:date="2020-09-03T20:38:00Z">
                  <w:rPr/>
                </w:rPrChange>
              </w:rPr>
              <w:tab/>
              <w:delText>40</w:delText>
            </w:r>
            <w:r w:rsidDel="00A14685">
              <w:rPr>
                <w:noProof/>
                <w:webHidden/>
              </w:rPr>
              <w:fldChar w:fldCharType="end"/>
            </w:r>
            <w:r w:rsidDel="00A14685">
              <w:rPr>
                <w:noProof/>
              </w:rPr>
              <w:fldChar w:fldCharType="end"/>
            </w:r>
          </w:del>
        </w:p>
        <w:p w14:paraId="56C7CA1C" w14:textId="598EEF9D" w:rsidR="00257874" w:rsidDel="00A14685" w:rsidRDefault="009B6BEC">
          <w:pPr>
            <w:pStyle w:val="ndice1"/>
            <w:tabs>
              <w:tab w:val="left" w:pos="480"/>
              <w:tab w:val="right" w:leader="dot" w:pos="8494"/>
            </w:tabs>
            <w:rPr>
              <w:del w:id="507" w:author="André Oliveira" w:date="2020-09-11T21:13:00Z"/>
              <w:noProof/>
              <w:sz w:val="22"/>
              <w:szCs w:val="22"/>
              <w:lang w:val="en-US" w:eastAsia="pt-PT"/>
            </w:rPr>
          </w:pPr>
          <w:del w:id="508" w:author="André Oliveira" w:date="2020-09-11T21:13:00Z">
            <w:r w:rsidDel="00A14685">
              <w:rPr>
                <w:noProof/>
              </w:rPr>
              <w:fldChar w:fldCharType="begin"/>
            </w:r>
            <w:r w:rsidR="002D0913" w:rsidDel="00A14685">
              <w:rPr>
                <w:noProof/>
              </w:rPr>
              <w:delInstrText xml:space="preserve"> HYPERLINK \l "_Toc43055783" \h </w:delInstrText>
            </w:r>
            <w:r w:rsidDel="00A14685">
              <w:rPr>
                <w:noProof/>
              </w:rPr>
              <w:fldChar w:fldCharType="separate"/>
            </w:r>
          </w:del>
          <w:ins w:id="509" w:author="André Oliveira" w:date="2020-09-11T21:13:00Z">
            <w:r w:rsidR="00A14685">
              <w:rPr>
                <w:b/>
                <w:bCs/>
                <w:noProof/>
              </w:rPr>
              <w:t>Erro! A referência da hiperligação não é válida.</w:t>
            </w:r>
          </w:ins>
          <w:del w:id="510" w:author="André Oliveira" w:date="2020-09-11T21:13:00Z">
            <w:r w:rsidRPr="009B6BEC" w:rsidDel="00A14685">
              <w:rPr>
                <w:rStyle w:val="IndexLink"/>
                <w:noProof/>
                <w:lang w:val="en-US"/>
                <w:rPrChange w:id="511" w:author="André Oliveira" w:date="2020-09-03T20:38:00Z">
                  <w:rPr/>
                </w:rPrChange>
              </w:rPr>
              <w:delText>9.</w:delText>
            </w:r>
            <w:r w:rsidRPr="009B6BEC" w:rsidDel="00A14685">
              <w:rPr>
                <w:rStyle w:val="IndexLink"/>
                <w:noProof/>
                <w:sz w:val="22"/>
                <w:szCs w:val="22"/>
                <w:lang w:val="en-US" w:eastAsia="pt-PT"/>
                <w:rPrChange w:id="512" w:author="André Oliveira" w:date="2020-09-03T20:38:00Z">
                  <w:rPr/>
                </w:rPrChange>
              </w:rPr>
              <w:tab/>
            </w:r>
            <w:r w:rsidRPr="009B6BEC" w:rsidDel="00A14685">
              <w:rPr>
                <w:rStyle w:val="IndexLink"/>
                <w:noProof/>
                <w:lang w:val="en-US"/>
                <w:rPrChange w:id="513" w:author="André Oliveira" w:date="2020-09-03T20:38:00Z">
                  <w:rPr/>
                </w:rPrChange>
              </w:rPr>
              <w:delText>Lexicon</w:delText>
            </w:r>
            <w:r w:rsidDel="00A14685">
              <w:rPr>
                <w:noProof/>
                <w:webHidden/>
              </w:rPr>
              <w:fldChar w:fldCharType="begin"/>
            </w:r>
            <w:r w:rsidR="002D0913" w:rsidDel="00A14685">
              <w:rPr>
                <w:noProof/>
                <w:webHidden/>
              </w:rPr>
              <w:delInstrText>PAGEREF _Toc43055783 \h</w:delInstrText>
            </w:r>
            <w:r w:rsidDel="00A14685">
              <w:rPr>
                <w:noProof/>
                <w:webHidden/>
              </w:rPr>
            </w:r>
            <w:r w:rsidDel="00A14685">
              <w:rPr>
                <w:noProof/>
                <w:webHidden/>
              </w:rPr>
              <w:fldChar w:fldCharType="separate"/>
            </w:r>
            <w:r w:rsidRPr="009B6BEC" w:rsidDel="00A14685">
              <w:rPr>
                <w:rStyle w:val="IndexLink"/>
                <w:noProof/>
                <w:lang w:val="en-US"/>
                <w:rPrChange w:id="514" w:author="André Oliveira" w:date="2020-09-03T20:38:00Z">
                  <w:rPr/>
                </w:rPrChange>
              </w:rPr>
              <w:tab/>
              <w:delText>44</w:delText>
            </w:r>
            <w:r w:rsidDel="00A14685">
              <w:rPr>
                <w:noProof/>
                <w:webHidden/>
              </w:rPr>
              <w:fldChar w:fldCharType="end"/>
            </w:r>
            <w:r w:rsidDel="00A14685">
              <w:rPr>
                <w:noProof/>
              </w:rPr>
              <w:fldChar w:fldCharType="end"/>
            </w:r>
          </w:del>
        </w:p>
        <w:p w14:paraId="49A16A6A" w14:textId="096B465B" w:rsidR="00257874" w:rsidDel="00A14685" w:rsidRDefault="009B6BEC">
          <w:pPr>
            <w:pStyle w:val="ndice1"/>
            <w:tabs>
              <w:tab w:val="left" w:pos="660"/>
              <w:tab w:val="right" w:leader="dot" w:pos="8494"/>
            </w:tabs>
            <w:rPr>
              <w:del w:id="515" w:author="André Oliveira" w:date="2020-09-11T21:13:00Z"/>
              <w:noProof/>
              <w:sz w:val="22"/>
              <w:szCs w:val="22"/>
              <w:lang w:val="en-US" w:eastAsia="pt-PT"/>
            </w:rPr>
          </w:pPr>
          <w:del w:id="516" w:author="André Oliveira" w:date="2020-09-11T21:13:00Z">
            <w:r w:rsidDel="00A14685">
              <w:rPr>
                <w:noProof/>
              </w:rPr>
              <w:fldChar w:fldCharType="begin"/>
            </w:r>
            <w:r w:rsidR="002D0913" w:rsidDel="00A14685">
              <w:rPr>
                <w:noProof/>
              </w:rPr>
              <w:delInstrText xml:space="preserve"> HYPERLINK \l "_Toc43055784" \h </w:delInstrText>
            </w:r>
            <w:r w:rsidDel="00A14685">
              <w:rPr>
                <w:noProof/>
              </w:rPr>
              <w:fldChar w:fldCharType="separate"/>
            </w:r>
          </w:del>
          <w:ins w:id="517" w:author="André Oliveira" w:date="2020-09-11T21:13:00Z">
            <w:r w:rsidR="00A14685">
              <w:rPr>
                <w:b/>
                <w:bCs/>
                <w:noProof/>
              </w:rPr>
              <w:t>Erro! A referência da hiperligação não é válida.</w:t>
            </w:r>
          </w:ins>
          <w:del w:id="518" w:author="André Oliveira" w:date="2020-09-11T21:13:00Z">
            <w:r w:rsidRPr="009B6BEC" w:rsidDel="00A14685">
              <w:rPr>
                <w:rStyle w:val="IndexLink"/>
                <w:noProof/>
                <w:lang w:val="en-US"/>
                <w:rPrChange w:id="519" w:author="André Oliveira" w:date="2020-09-03T20:38:00Z">
                  <w:rPr/>
                </w:rPrChange>
              </w:rPr>
              <w:delText>10.</w:delText>
            </w:r>
            <w:r w:rsidRPr="009B6BEC" w:rsidDel="00A14685">
              <w:rPr>
                <w:rStyle w:val="IndexLink"/>
                <w:noProof/>
                <w:sz w:val="22"/>
                <w:szCs w:val="22"/>
                <w:lang w:val="en-US" w:eastAsia="pt-PT"/>
                <w:rPrChange w:id="520" w:author="André Oliveira" w:date="2020-09-03T20:38:00Z">
                  <w:rPr/>
                </w:rPrChange>
              </w:rPr>
              <w:tab/>
            </w:r>
            <w:r w:rsidRPr="009B6BEC" w:rsidDel="00A14685">
              <w:rPr>
                <w:rStyle w:val="IndexLink"/>
                <w:noProof/>
                <w:lang w:val="en-US"/>
                <w:rPrChange w:id="521" w:author="André Oliveira" w:date="2020-09-03T20:38:00Z">
                  <w:rPr/>
                </w:rPrChange>
              </w:rPr>
              <w:delText>References</w:delText>
            </w:r>
            <w:r w:rsidDel="00A14685">
              <w:rPr>
                <w:noProof/>
                <w:webHidden/>
              </w:rPr>
              <w:fldChar w:fldCharType="begin"/>
            </w:r>
            <w:r w:rsidR="002D0913" w:rsidDel="00A14685">
              <w:rPr>
                <w:noProof/>
                <w:webHidden/>
              </w:rPr>
              <w:delInstrText>PAGEREF _Toc43055784 \h</w:delInstrText>
            </w:r>
            <w:r w:rsidDel="00A14685">
              <w:rPr>
                <w:noProof/>
                <w:webHidden/>
              </w:rPr>
            </w:r>
            <w:r w:rsidDel="00A14685">
              <w:rPr>
                <w:noProof/>
                <w:webHidden/>
              </w:rPr>
              <w:fldChar w:fldCharType="separate"/>
            </w:r>
            <w:r w:rsidRPr="009B6BEC" w:rsidDel="00A14685">
              <w:rPr>
                <w:rStyle w:val="IndexLink"/>
                <w:noProof/>
                <w:lang w:val="en-US"/>
                <w:rPrChange w:id="522" w:author="André Oliveira" w:date="2020-09-03T20:38:00Z">
                  <w:rPr/>
                </w:rPrChange>
              </w:rPr>
              <w:tab/>
              <w:delText>46</w:delText>
            </w:r>
            <w:r w:rsidDel="00A14685">
              <w:rPr>
                <w:noProof/>
                <w:webHidden/>
              </w:rPr>
              <w:fldChar w:fldCharType="end"/>
            </w:r>
            <w:r w:rsidDel="00A14685">
              <w:rPr>
                <w:noProof/>
              </w:rPr>
              <w:fldChar w:fldCharType="end"/>
            </w:r>
          </w:del>
        </w:p>
        <w:p w14:paraId="507C40F8" w14:textId="3052B6F1" w:rsidR="00257874" w:rsidDel="00A14685" w:rsidRDefault="009B6BEC">
          <w:pPr>
            <w:pStyle w:val="ndice1"/>
            <w:tabs>
              <w:tab w:val="left" w:pos="660"/>
              <w:tab w:val="right" w:leader="dot" w:pos="8494"/>
            </w:tabs>
            <w:rPr>
              <w:del w:id="523" w:author="André Oliveira" w:date="2020-09-11T21:13:00Z"/>
              <w:noProof/>
              <w:sz w:val="22"/>
              <w:szCs w:val="22"/>
              <w:lang w:val="en-US" w:eastAsia="pt-PT"/>
            </w:rPr>
          </w:pPr>
          <w:del w:id="524" w:author="André Oliveira" w:date="2020-09-11T21:13:00Z">
            <w:r w:rsidDel="00A14685">
              <w:rPr>
                <w:noProof/>
              </w:rPr>
              <w:fldChar w:fldCharType="begin"/>
            </w:r>
            <w:r w:rsidR="002D0913" w:rsidDel="00A14685">
              <w:rPr>
                <w:noProof/>
              </w:rPr>
              <w:delInstrText xml:space="preserve"> HYPERLINK \l "_Toc43055785" \h </w:delInstrText>
            </w:r>
            <w:r w:rsidDel="00A14685">
              <w:rPr>
                <w:noProof/>
              </w:rPr>
              <w:fldChar w:fldCharType="separate"/>
            </w:r>
          </w:del>
          <w:ins w:id="525" w:author="André Oliveira" w:date="2020-09-11T21:13:00Z">
            <w:r w:rsidR="00A14685">
              <w:rPr>
                <w:b/>
                <w:bCs/>
                <w:noProof/>
              </w:rPr>
              <w:t>Erro! A referência da hiperligação não é válida.</w:t>
            </w:r>
          </w:ins>
          <w:del w:id="526" w:author="André Oliveira" w:date="2020-09-11T21:13:00Z">
            <w:r w:rsidRPr="009B6BEC" w:rsidDel="00A14685">
              <w:rPr>
                <w:rStyle w:val="IndexLink"/>
                <w:noProof/>
                <w:lang w:val="en-US"/>
                <w:rPrChange w:id="527" w:author="André Oliveira" w:date="2020-09-03T20:38:00Z">
                  <w:rPr/>
                </w:rPrChange>
              </w:rPr>
              <w:delText>11.</w:delText>
            </w:r>
            <w:r w:rsidRPr="009B6BEC" w:rsidDel="00A14685">
              <w:rPr>
                <w:rStyle w:val="IndexLink"/>
                <w:noProof/>
                <w:sz w:val="22"/>
                <w:szCs w:val="22"/>
                <w:lang w:val="en-US" w:eastAsia="pt-PT"/>
                <w:rPrChange w:id="528" w:author="André Oliveira" w:date="2020-09-03T20:38:00Z">
                  <w:rPr/>
                </w:rPrChange>
              </w:rPr>
              <w:tab/>
            </w:r>
            <w:r w:rsidRPr="009B6BEC" w:rsidDel="00A14685">
              <w:rPr>
                <w:rStyle w:val="IndexLink"/>
                <w:noProof/>
                <w:lang w:val="en-US"/>
                <w:rPrChange w:id="529" w:author="André Oliveira" w:date="2020-09-03T20:38:00Z">
                  <w:rPr/>
                </w:rPrChange>
              </w:rPr>
              <w:delText>Annex</w:delText>
            </w:r>
            <w:r w:rsidDel="00A14685">
              <w:rPr>
                <w:noProof/>
                <w:webHidden/>
              </w:rPr>
              <w:fldChar w:fldCharType="begin"/>
            </w:r>
            <w:r w:rsidR="002D0913" w:rsidDel="00A14685">
              <w:rPr>
                <w:noProof/>
                <w:webHidden/>
              </w:rPr>
              <w:delInstrText>PAGEREF _Toc43055785 \h</w:delInstrText>
            </w:r>
            <w:r w:rsidDel="00A14685">
              <w:rPr>
                <w:noProof/>
                <w:webHidden/>
              </w:rPr>
            </w:r>
            <w:r w:rsidDel="00A14685">
              <w:rPr>
                <w:noProof/>
                <w:webHidden/>
              </w:rPr>
              <w:fldChar w:fldCharType="separate"/>
            </w:r>
            <w:r w:rsidRPr="009B6BEC" w:rsidDel="00A14685">
              <w:rPr>
                <w:rStyle w:val="IndexLink"/>
                <w:noProof/>
                <w:lang w:val="en-US"/>
                <w:rPrChange w:id="530" w:author="André Oliveira" w:date="2020-09-03T20:38:00Z">
                  <w:rPr/>
                </w:rPrChange>
              </w:rPr>
              <w:tab/>
              <w:delText>48</w:delText>
            </w:r>
            <w:r w:rsidDel="00A14685">
              <w:rPr>
                <w:noProof/>
                <w:webHidden/>
              </w:rPr>
              <w:fldChar w:fldCharType="end"/>
            </w:r>
            <w:r w:rsidDel="00A14685">
              <w:rPr>
                <w:noProof/>
              </w:rPr>
              <w:fldChar w:fldCharType="end"/>
            </w:r>
          </w:del>
        </w:p>
        <w:p w14:paraId="49D5497A" w14:textId="07D39D90" w:rsidR="00257874" w:rsidDel="00A14685" w:rsidRDefault="009B6BEC">
          <w:pPr>
            <w:pStyle w:val="ndice2"/>
            <w:tabs>
              <w:tab w:val="left" w:pos="1540"/>
              <w:tab w:val="right" w:leader="dot" w:pos="8494"/>
            </w:tabs>
            <w:rPr>
              <w:del w:id="531" w:author="André Oliveira" w:date="2020-09-11T21:13:00Z"/>
              <w:noProof/>
              <w:sz w:val="22"/>
              <w:szCs w:val="22"/>
              <w:lang w:val="en-US" w:eastAsia="pt-PT"/>
            </w:rPr>
          </w:pPr>
          <w:del w:id="532" w:author="André Oliveira" w:date="2020-09-11T21:13:00Z">
            <w:r w:rsidDel="00A14685">
              <w:rPr>
                <w:noProof/>
              </w:rPr>
              <w:fldChar w:fldCharType="begin"/>
            </w:r>
            <w:r w:rsidR="002D0913" w:rsidDel="00A14685">
              <w:rPr>
                <w:noProof/>
              </w:rPr>
              <w:delInstrText xml:space="preserve"> HYPERLINK \l "_Toc43055786" \h </w:delInstrText>
            </w:r>
            <w:r w:rsidDel="00A14685">
              <w:rPr>
                <w:noProof/>
              </w:rPr>
              <w:fldChar w:fldCharType="separate"/>
            </w:r>
          </w:del>
          <w:ins w:id="533" w:author="André Oliveira" w:date="2020-09-11T21:13:00Z">
            <w:r w:rsidR="00A14685">
              <w:rPr>
                <w:b/>
                <w:bCs/>
                <w:noProof/>
              </w:rPr>
              <w:t>Erro! A referência da hiperligação não é válida.</w:t>
            </w:r>
          </w:ins>
          <w:del w:id="534" w:author="André Oliveira" w:date="2020-09-11T21:13:00Z">
            <w:r w:rsidR="002D0913" w:rsidDel="00A14685">
              <w:rPr>
                <w:rStyle w:val="IndexLink"/>
                <w:noProof/>
                <w:webHidden/>
                <w:lang w:val="en-US"/>
              </w:rPr>
              <w:delText>Annex A.</w:delText>
            </w:r>
            <w:r w:rsidRPr="009B6BEC" w:rsidDel="00A14685">
              <w:rPr>
                <w:rStyle w:val="IndexLink"/>
                <w:noProof/>
                <w:sz w:val="22"/>
                <w:szCs w:val="22"/>
                <w:lang w:val="en-US" w:eastAsia="pt-PT"/>
                <w:rPrChange w:id="535" w:author="André Oliveira" w:date="2020-09-03T20:38:00Z">
                  <w:rPr/>
                </w:rPrChange>
              </w:rPr>
              <w:tab/>
            </w:r>
            <w:r w:rsidR="002D0913" w:rsidDel="00A14685">
              <w:rPr>
                <w:rStyle w:val="IndexLink"/>
                <w:noProof/>
                <w:lang w:val="en-US"/>
              </w:rPr>
              <w:delText>Supported versions of container dependencies</w:delText>
            </w:r>
            <w:r w:rsidDel="00A14685">
              <w:rPr>
                <w:noProof/>
                <w:webHidden/>
              </w:rPr>
              <w:fldChar w:fldCharType="begin"/>
            </w:r>
            <w:r w:rsidR="002D0913" w:rsidDel="00A14685">
              <w:rPr>
                <w:noProof/>
                <w:webHidden/>
              </w:rPr>
              <w:delInstrText>PAGEREF _Toc43055786 \h</w:delInstrText>
            </w:r>
            <w:r w:rsidDel="00A14685">
              <w:rPr>
                <w:noProof/>
                <w:webHidden/>
              </w:rPr>
            </w:r>
            <w:r w:rsidDel="00A14685">
              <w:rPr>
                <w:noProof/>
                <w:webHidden/>
              </w:rPr>
              <w:fldChar w:fldCharType="separate"/>
            </w:r>
            <w:r w:rsidRPr="009B6BEC" w:rsidDel="00A14685">
              <w:rPr>
                <w:rStyle w:val="IndexLink"/>
                <w:noProof/>
                <w:lang w:val="en-US"/>
                <w:rPrChange w:id="536" w:author="André Oliveira" w:date="2020-09-03T20:38:00Z">
                  <w:rPr/>
                </w:rPrChange>
              </w:rPr>
              <w:tab/>
              <w:delText>48</w:delText>
            </w:r>
            <w:r w:rsidDel="00A14685">
              <w:rPr>
                <w:noProof/>
                <w:webHidden/>
              </w:rPr>
              <w:fldChar w:fldCharType="end"/>
            </w:r>
            <w:r w:rsidDel="00A14685">
              <w:rPr>
                <w:noProof/>
              </w:rPr>
              <w:fldChar w:fldCharType="end"/>
            </w:r>
          </w:del>
        </w:p>
        <w:p w14:paraId="1670AFEE" w14:textId="0E49BD4D" w:rsidR="00257874" w:rsidRDefault="009B6BEC">
          <w:pPr>
            <w:pStyle w:val="ndice2"/>
            <w:tabs>
              <w:tab w:val="left" w:pos="1540"/>
              <w:tab w:val="right" w:leader="dot" w:pos="8494"/>
            </w:tabs>
            <w:rPr>
              <w:sz w:val="22"/>
              <w:szCs w:val="22"/>
              <w:lang w:val="en-US" w:eastAsia="pt-PT"/>
            </w:rPr>
          </w:pPr>
          <w:del w:id="537" w:author="André Oliveira" w:date="2020-09-11T21:13:00Z">
            <w:r w:rsidDel="00A14685">
              <w:rPr>
                <w:noProof/>
              </w:rPr>
              <w:fldChar w:fldCharType="begin"/>
            </w:r>
            <w:r w:rsidR="002D0913" w:rsidDel="00A14685">
              <w:rPr>
                <w:noProof/>
              </w:rPr>
              <w:delInstrText xml:space="preserve"> HYPERLINK \l "_Toc43055787" \h </w:delInstrText>
            </w:r>
            <w:r w:rsidDel="00A14685">
              <w:rPr>
                <w:noProof/>
              </w:rPr>
              <w:fldChar w:fldCharType="separate"/>
            </w:r>
          </w:del>
          <w:ins w:id="538" w:author="André Oliveira" w:date="2020-09-11T21:13:00Z">
            <w:r w:rsidR="00A14685">
              <w:rPr>
                <w:b/>
                <w:bCs/>
                <w:noProof/>
              </w:rPr>
              <w:t>Erro! A referência da hiperligação não é válida.</w:t>
            </w:r>
          </w:ins>
          <w:del w:id="539" w:author="André Oliveira" w:date="2020-09-11T21:13:00Z">
            <w:r w:rsidR="002D0913" w:rsidDel="00A14685">
              <w:rPr>
                <w:rStyle w:val="IndexLink"/>
                <w:noProof/>
                <w:webHidden/>
                <w:lang w:val="en-US"/>
              </w:rPr>
              <w:delText>Annex B.</w:delText>
            </w:r>
            <w:r w:rsidRPr="009B6BEC" w:rsidDel="00A14685">
              <w:rPr>
                <w:rStyle w:val="IndexLink"/>
                <w:noProof/>
                <w:sz w:val="22"/>
                <w:szCs w:val="22"/>
                <w:lang w:val="en-US" w:eastAsia="pt-PT"/>
                <w:rPrChange w:id="540" w:author="André Oliveira" w:date="2020-09-03T20:38:00Z">
                  <w:rPr/>
                </w:rPrChange>
              </w:rPr>
              <w:tab/>
            </w:r>
            <w:r w:rsidRPr="009B6BEC" w:rsidDel="00A14685">
              <w:rPr>
                <w:rStyle w:val="IndexLink"/>
                <w:noProof/>
                <w:lang w:val="en-US"/>
                <w:rPrChange w:id="541" w:author="André Oliveira" w:date="2020-09-03T20:38:00Z">
                  <w:rPr/>
                </w:rPrChange>
              </w:rPr>
              <w:delText>Data Model</w:delText>
            </w:r>
            <w:r w:rsidDel="00A14685">
              <w:rPr>
                <w:noProof/>
                <w:webHidden/>
              </w:rPr>
              <w:fldChar w:fldCharType="begin"/>
            </w:r>
            <w:r w:rsidR="002D0913" w:rsidDel="00A14685">
              <w:rPr>
                <w:noProof/>
                <w:webHidden/>
              </w:rPr>
              <w:delInstrText>PAGEREF _Toc43055787 \h</w:delInstrText>
            </w:r>
            <w:r w:rsidDel="00A14685">
              <w:rPr>
                <w:noProof/>
                <w:webHidden/>
              </w:rPr>
            </w:r>
            <w:r w:rsidDel="00A14685">
              <w:rPr>
                <w:noProof/>
                <w:webHidden/>
              </w:rPr>
              <w:fldChar w:fldCharType="separate"/>
            </w:r>
            <w:r w:rsidRPr="009B6BEC" w:rsidDel="00A14685">
              <w:rPr>
                <w:rStyle w:val="IndexLink"/>
                <w:noProof/>
                <w:lang w:val="en-US"/>
                <w:rPrChange w:id="542" w:author="André Oliveira" w:date="2020-09-03T20:38:00Z">
                  <w:rPr/>
                </w:rPrChange>
              </w:rPr>
              <w:tab/>
              <w:delText>49</w:delText>
            </w:r>
            <w:r w:rsidDel="00A14685">
              <w:rPr>
                <w:noProof/>
                <w:webHidden/>
              </w:rPr>
              <w:fldChar w:fldCharType="end"/>
            </w:r>
            <w:r w:rsidDel="00A14685">
              <w:rPr>
                <w:noProof/>
              </w:rPr>
              <w:fldChar w:fldCharType="end"/>
            </w:r>
          </w:del>
          <w:r>
            <w:rPr>
              <w:rStyle w:val="IndexLink"/>
              <w:lang w:val="en-US"/>
            </w:rPr>
            <w:fldChar w:fldCharType="end"/>
          </w:r>
        </w:p>
      </w:sdtContent>
    </w:sdt>
    <w:p w14:paraId="7C19F26F" w14:textId="77777777" w:rsidR="00257874" w:rsidRDefault="00257874">
      <w:pPr>
        <w:rPr>
          <w:lang w:val="en-US"/>
        </w:rPr>
      </w:pPr>
    </w:p>
    <w:p w14:paraId="0A767647" w14:textId="77777777" w:rsidR="00257874" w:rsidRDefault="002D0913">
      <w:pPr>
        <w:rPr>
          <w:lang w:val="en-US"/>
        </w:rPr>
      </w:pPr>
      <w:r>
        <w:br w:type="page"/>
      </w:r>
    </w:p>
    <w:p w14:paraId="7DA42F45" w14:textId="77777777" w:rsidR="00257874" w:rsidRDefault="002D0913">
      <w:pPr>
        <w:pStyle w:val="Ttulondice"/>
        <w:rPr>
          <w:lang w:val="en-US"/>
        </w:rPr>
      </w:pPr>
      <w:r>
        <w:rPr>
          <w:lang w:val="en-US"/>
        </w:rPr>
        <w:lastRenderedPageBreak/>
        <w:t>List of Figures</w:t>
      </w:r>
      <w:bookmarkStart w:id="543" w:name="_Hlk527280685"/>
      <w:bookmarkEnd w:id="543"/>
    </w:p>
    <w:p w14:paraId="1EB67416" w14:textId="77777777" w:rsidR="00257874" w:rsidRDefault="009B6BEC">
      <w:pPr>
        <w:pStyle w:val="ndicedeilustraes"/>
        <w:tabs>
          <w:tab w:val="right" w:leader="dot" w:pos="8494"/>
        </w:tabs>
        <w:rPr>
          <w:sz w:val="22"/>
          <w:szCs w:val="22"/>
          <w:lang w:val="en-US" w:eastAsia="pt-PT"/>
        </w:rPr>
      </w:pPr>
      <w:r>
        <w:fldChar w:fldCharType="begin"/>
      </w:r>
      <w:r w:rsidR="002D0913">
        <w:rPr>
          <w:rStyle w:val="IndexLink"/>
          <w:lang w:val="en-US"/>
        </w:rPr>
        <w:instrText>TOC \c "Figure"</w:instrText>
      </w:r>
      <w:r>
        <w:rPr>
          <w:rStyle w:val="IndexLink"/>
          <w:lang w:val="en-US"/>
        </w:rPr>
        <w:fldChar w:fldCharType="separate"/>
      </w:r>
      <w:r>
        <w:fldChar w:fldCharType="begin"/>
      </w:r>
      <w:r w:rsidR="002D0913">
        <w:instrText xml:space="preserve"> HYPERLINK \l "_Toc43055722" \h </w:instrText>
      </w:r>
      <w:r>
        <w:fldChar w:fldCharType="separate"/>
      </w:r>
      <w:r w:rsidR="002D0913">
        <w:rPr>
          <w:rStyle w:val="IndexLink"/>
          <w:lang w:val="en-US"/>
        </w:rPr>
        <w:t>Figure 1 - User Journey for user's registration</w:t>
      </w:r>
      <w:r>
        <w:rPr>
          <w:webHidden/>
        </w:rPr>
        <w:fldChar w:fldCharType="begin"/>
      </w:r>
      <w:r w:rsidR="002D0913">
        <w:rPr>
          <w:webHidden/>
        </w:rPr>
        <w:instrText>PAGEREF _Toc43055722 \h</w:instrText>
      </w:r>
      <w:r>
        <w:rPr>
          <w:webHidden/>
        </w:rPr>
      </w:r>
      <w:r>
        <w:rPr>
          <w:webHidden/>
        </w:rPr>
        <w:fldChar w:fldCharType="separate"/>
      </w:r>
      <w:r w:rsidRPr="009B6BEC">
        <w:rPr>
          <w:rStyle w:val="IndexLink"/>
          <w:lang w:val="en-US"/>
          <w:rPrChange w:id="544" w:author="André Oliveira" w:date="2020-09-03T20:38:00Z">
            <w:rPr/>
          </w:rPrChange>
        </w:rPr>
        <w:tab/>
        <w:t>14</w:t>
      </w:r>
      <w:r>
        <w:rPr>
          <w:webHidden/>
        </w:rPr>
        <w:fldChar w:fldCharType="end"/>
      </w:r>
      <w:r>
        <w:fldChar w:fldCharType="end"/>
      </w:r>
    </w:p>
    <w:p w14:paraId="589039F2" w14:textId="77777777" w:rsidR="00257874" w:rsidRDefault="009B6BEC">
      <w:pPr>
        <w:pStyle w:val="ndicedeilustraes"/>
        <w:tabs>
          <w:tab w:val="right" w:leader="dot" w:pos="8494"/>
        </w:tabs>
        <w:rPr>
          <w:sz w:val="22"/>
          <w:szCs w:val="22"/>
          <w:lang w:val="en-US" w:eastAsia="pt-PT"/>
        </w:rPr>
      </w:pPr>
      <w:r>
        <w:fldChar w:fldCharType="begin"/>
      </w:r>
      <w:r w:rsidR="002D0913">
        <w:instrText xml:space="preserve"> HYPERLINK \l "_Toc43055723" \h </w:instrText>
      </w:r>
      <w:r>
        <w:fldChar w:fldCharType="separate"/>
      </w:r>
      <w:r w:rsidR="002D0913">
        <w:rPr>
          <w:rStyle w:val="IndexLink"/>
          <w:lang w:val="en-US"/>
        </w:rPr>
        <w:t>Figure 2 - User Journey for solving a Challenge</w:t>
      </w:r>
      <w:r>
        <w:rPr>
          <w:webHidden/>
        </w:rPr>
        <w:fldChar w:fldCharType="begin"/>
      </w:r>
      <w:r w:rsidR="002D0913">
        <w:rPr>
          <w:webHidden/>
        </w:rPr>
        <w:instrText>PAGEREF _Toc43055723 \h</w:instrText>
      </w:r>
      <w:r>
        <w:rPr>
          <w:webHidden/>
        </w:rPr>
      </w:r>
      <w:r>
        <w:rPr>
          <w:webHidden/>
        </w:rPr>
        <w:fldChar w:fldCharType="separate"/>
      </w:r>
      <w:r w:rsidRPr="009B6BEC">
        <w:rPr>
          <w:rStyle w:val="IndexLink"/>
          <w:lang w:val="en-US"/>
          <w:rPrChange w:id="545" w:author="André Oliveira" w:date="2020-09-03T20:38:00Z">
            <w:rPr/>
          </w:rPrChange>
        </w:rPr>
        <w:tab/>
        <w:t>15</w:t>
      </w:r>
      <w:r>
        <w:rPr>
          <w:webHidden/>
        </w:rPr>
        <w:fldChar w:fldCharType="end"/>
      </w:r>
      <w:r>
        <w:fldChar w:fldCharType="end"/>
      </w:r>
    </w:p>
    <w:p w14:paraId="300BDD78" w14:textId="77777777" w:rsidR="00257874" w:rsidRDefault="009B6BEC">
      <w:pPr>
        <w:pStyle w:val="ndicedeilustraes"/>
        <w:tabs>
          <w:tab w:val="right" w:leader="dot" w:pos="8494"/>
        </w:tabs>
        <w:rPr>
          <w:sz w:val="22"/>
          <w:szCs w:val="22"/>
          <w:lang w:val="en-US" w:eastAsia="pt-PT"/>
        </w:rPr>
      </w:pPr>
      <w:r>
        <w:fldChar w:fldCharType="begin"/>
      </w:r>
      <w:r w:rsidR="002D0913">
        <w:instrText xml:space="preserve"> HYPERLINK \l "_Toc43055724" \h </w:instrText>
      </w:r>
      <w:r>
        <w:fldChar w:fldCharType="separate"/>
      </w:r>
      <w:r w:rsidR="002D0913">
        <w:rPr>
          <w:rStyle w:val="IndexLink"/>
          <w:lang w:val="en-US"/>
        </w:rPr>
        <w:t>Figure 3 - User Journey for creating a Challenge</w:t>
      </w:r>
      <w:r>
        <w:rPr>
          <w:webHidden/>
        </w:rPr>
        <w:fldChar w:fldCharType="begin"/>
      </w:r>
      <w:r w:rsidR="002D0913">
        <w:rPr>
          <w:webHidden/>
        </w:rPr>
        <w:instrText>PAGEREF _Toc43055724 \h</w:instrText>
      </w:r>
      <w:r>
        <w:rPr>
          <w:webHidden/>
        </w:rPr>
      </w:r>
      <w:r>
        <w:rPr>
          <w:webHidden/>
        </w:rPr>
        <w:fldChar w:fldCharType="separate"/>
      </w:r>
      <w:r w:rsidRPr="009B6BEC">
        <w:rPr>
          <w:rStyle w:val="IndexLink"/>
          <w:lang w:val="en-US"/>
          <w:rPrChange w:id="546" w:author="André Oliveira" w:date="2020-09-03T20:38:00Z">
            <w:rPr/>
          </w:rPrChange>
        </w:rPr>
        <w:tab/>
        <w:t>16</w:t>
      </w:r>
      <w:r>
        <w:rPr>
          <w:webHidden/>
        </w:rPr>
        <w:fldChar w:fldCharType="end"/>
      </w:r>
      <w:r>
        <w:fldChar w:fldCharType="end"/>
      </w:r>
    </w:p>
    <w:p w14:paraId="523C154A" w14:textId="77777777" w:rsidR="00257874" w:rsidRDefault="009B6BEC">
      <w:pPr>
        <w:pStyle w:val="ndicedeilustraes"/>
        <w:tabs>
          <w:tab w:val="right" w:leader="dot" w:pos="8494"/>
        </w:tabs>
        <w:rPr>
          <w:sz w:val="22"/>
          <w:szCs w:val="22"/>
          <w:lang w:val="en-US" w:eastAsia="pt-PT"/>
        </w:rPr>
      </w:pPr>
      <w:r>
        <w:fldChar w:fldCharType="begin"/>
      </w:r>
      <w:r w:rsidR="002D0913">
        <w:instrText xml:space="preserve"> HYPERLINK \l "_Toc43055725" \h </w:instrText>
      </w:r>
      <w:r>
        <w:fldChar w:fldCharType="separate"/>
      </w:r>
      <w:r w:rsidR="002D0913">
        <w:rPr>
          <w:rStyle w:val="IndexLink"/>
          <w:lang w:val="en-US"/>
        </w:rPr>
        <w:t>Figure 4 - User Journey for creating a Questionnaire</w:t>
      </w:r>
      <w:r>
        <w:rPr>
          <w:webHidden/>
        </w:rPr>
        <w:fldChar w:fldCharType="begin"/>
      </w:r>
      <w:r w:rsidR="002D0913">
        <w:rPr>
          <w:webHidden/>
        </w:rPr>
        <w:instrText>PAGEREF _Toc43055725 \h</w:instrText>
      </w:r>
      <w:r>
        <w:rPr>
          <w:webHidden/>
        </w:rPr>
      </w:r>
      <w:r>
        <w:rPr>
          <w:webHidden/>
        </w:rPr>
        <w:fldChar w:fldCharType="separate"/>
      </w:r>
      <w:r w:rsidRPr="009B6BEC">
        <w:rPr>
          <w:rStyle w:val="IndexLink"/>
          <w:lang w:val="en-US"/>
          <w:rPrChange w:id="547" w:author="André Oliveira" w:date="2020-09-03T20:38:00Z">
            <w:rPr/>
          </w:rPrChange>
        </w:rPr>
        <w:tab/>
        <w:t>17</w:t>
      </w:r>
      <w:r>
        <w:rPr>
          <w:webHidden/>
        </w:rPr>
        <w:fldChar w:fldCharType="end"/>
      </w:r>
      <w:r>
        <w:fldChar w:fldCharType="end"/>
      </w:r>
    </w:p>
    <w:p w14:paraId="6609A9C6" w14:textId="77777777" w:rsidR="00257874" w:rsidRDefault="009B6BEC">
      <w:pPr>
        <w:pStyle w:val="ndicedeilustraes"/>
        <w:tabs>
          <w:tab w:val="right" w:leader="dot" w:pos="8494"/>
        </w:tabs>
        <w:rPr>
          <w:sz w:val="22"/>
          <w:szCs w:val="22"/>
          <w:lang w:val="en-US" w:eastAsia="pt-PT"/>
        </w:rPr>
      </w:pPr>
      <w:r>
        <w:fldChar w:fldCharType="begin"/>
      </w:r>
      <w:r w:rsidR="002D0913">
        <w:instrText xml:space="preserve"> HYPERLINK \l "_Toc43055726" \h </w:instrText>
      </w:r>
      <w:r>
        <w:fldChar w:fldCharType="separate"/>
      </w:r>
      <w:r w:rsidR="002D0913">
        <w:rPr>
          <w:rStyle w:val="IndexLink"/>
          <w:lang w:val="en-US"/>
        </w:rPr>
        <w:t>Figure 5 - User Journey for running a piece of code</w:t>
      </w:r>
      <w:r>
        <w:rPr>
          <w:webHidden/>
        </w:rPr>
        <w:fldChar w:fldCharType="begin"/>
      </w:r>
      <w:r w:rsidR="002D0913">
        <w:rPr>
          <w:webHidden/>
        </w:rPr>
        <w:instrText>PAGEREF _Toc43055726 \h</w:instrText>
      </w:r>
      <w:r>
        <w:rPr>
          <w:webHidden/>
        </w:rPr>
      </w:r>
      <w:r>
        <w:rPr>
          <w:webHidden/>
        </w:rPr>
        <w:fldChar w:fldCharType="separate"/>
      </w:r>
      <w:r w:rsidRPr="009B6BEC">
        <w:rPr>
          <w:rStyle w:val="IndexLink"/>
          <w:lang w:val="en-US"/>
          <w:rPrChange w:id="548" w:author="André Oliveira" w:date="2020-09-03T20:38:00Z">
            <w:rPr/>
          </w:rPrChange>
        </w:rPr>
        <w:tab/>
        <w:t>18</w:t>
      </w:r>
      <w:r>
        <w:rPr>
          <w:webHidden/>
        </w:rPr>
        <w:fldChar w:fldCharType="end"/>
      </w:r>
      <w:r>
        <w:fldChar w:fldCharType="end"/>
      </w:r>
    </w:p>
    <w:p w14:paraId="1BC2EE5E" w14:textId="77777777" w:rsidR="00257874" w:rsidRDefault="009B6BEC">
      <w:pPr>
        <w:pStyle w:val="ndicedeilustraes"/>
        <w:tabs>
          <w:tab w:val="right" w:leader="dot" w:pos="8494"/>
        </w:tabs>
        <w:rPr>
          <w:sz w:val="22"/>
          <w:szCs w:val="22"/>
          <w:lang w:val="en-US" w:eastAsia="pt-PT"/>
        </w:rPr>
      </w:pPr>
      <w:r>
        <w:fldChar w:fldCharType="begin"/>
      </w:r>
      <w:r w:rsidR="002D0913">
        <w:instrText xml:space="preserve"> HYPERLINK \l "_Toc43055727" \h </w:instrText>
      </w:r>
      <w:r>
        <w:fldChar w:fldCharType="separate"/>
      </w:r>
      <w:r w:rsidR="002D0913">
        <w:rPr>
          <w:rStyle w:val="IndexLink"/>
          <w:lang w:val="en-US"/>
        </w:rPr>
        <w:t>Figure 6 - User Journey for answering a Questionnaire</w:t>
      </w:r>
      <w:r>
        <w:rPr>
          <w:webHidden/>
        </w:rPr>
        <w:fldChar w:fldCharType="begin"/>
      </w:r>
      <w:r w:rsidR="002D0913">
        <w:rPr>
          <w:webHidden/>
        </w:rPr>
        <w:instrText>PAGEREF _Toc43055727 \h</w:instrText>
      </w:r>
      <w:r>
        <w:rPr>
          <w:webHidden/>
        </w:rPr>
      </w:r>
      <w:r>
        <w:rPr>
          <w:webHidden/>
        </w:rPr>
        <w:fldChar w:fldCharType="separate"/>
      </w:r>
      <w:r w:rsidRPr="009B6BEC">
        <w:rPr>
          <w:rStyle w:val="IndexLink"/>
          <w:lang w:val="en-US"/>
          <w:rPrChange w:id="549" w:author="André Oliveira" w:date="2020-09-03T20:38:00Z">
            <w:rPr/>
          </w:rPrChange>
        </w:rPr>
        <w:tab/>
        <w:t>19</w:t>
      </w:r>
      <w:r>
        <w:rPr>
          <w:webHidden/>
        </w:rPr>
        <w:fldChar w:fldCharType="end"/>
      </w:r>
      <w:r>
        <w:fldChar w:fldCharType="end"/>
      </w:r>
    </w:p>
    <w:p w14:paraId="203F5308" w14:textId="77777777" w:rsidR="00257874" w:rsidRDefault="009B6BEC">
      <w:pPr>
        <w:pStyle w:val="ndicedeilustraes"/>
        <w:tabs>
          <w:tab w:val="right" w:leader="dot" w:pos="8494"/>
        </w:tabs>
        <w:rPr>
          <w:sz w:val="22"/>
          <w:szCs w:val="22"/>
          <w:lang w:val="en-US" w:eastAsia="pt-PT"/>
        </w:rPr>
      </w:pPr>
      <w:r>
        <w:fldChar w:fldCharType="begin"/>
      </w:r>
      <w:r w:rsidR="002D0913">
        <w:instrText xml:space="preserve"> HYPERLINK \l "_Toc43055728" \h </w:instrText>
      </w:r>
      <w:r>
        <w:fldChar w:fldCharType="separate"/>
      </w:r>
      <w:r w:rsidR="002D0913">
        <w:rPr>
          <w:rStyle w:val="IndexLink"/>
          <w:lang w:val="en-US"/>
        </w:rPr>
        <w:t>Figure 7 – Architectural Layered Module view, with inter module interactions</w:t>
      </w:r>
      <w:r>
        <w:rPr>
          <w:webHidden/>
        </w:rPr>
        <w:fldChar w:fldCharType="begin"/>
      </w:r>
      <w:r w:rsidR="002D0913">
        <w:rPr>
          <w:webHidden/>
        </w:rPr>
        <w:instrText>PAGEREF _Toc43055728 \h</w:instrText>
      </w:r>
      <w:r>
        <w:rPr>
          <w:webHidden/>
        </w:rPr>
      </w:r>
      <w:r>
        <w:rPr>
          <w:webHidden/>
        </w:rPr>
        <w:fldChar w:fldCharType="separate"/>
      </w:r>
      <w:r w:rsidRPr="009B6BEC">
        <w:rPr>
          <w:rStyle w:val="IndexLink"/>
          <w:lang w:val="en-US"/>
          <w:rPrChange w:id="550" w:author="André Oliveira" w:date="2020-09-03T20:38:00Z">
            <w:rPr/>
          </w:rPrChange>
        </w:rPr>
        <w:tab/>
        <w:t>26</w:t>
      </w:r>
      <w:r>
        <w:rPr>
          <w:webHidden/>
        </w:rPr>
        <w:fldChar w:fldCharType="end"/>
      </w:r>
      <w:r>
        <w:fldChar w:fldCharType="end"/>
      </w:r>
    </w:p>
    <w:p w14:paraId="38612D4D" w14:textId="77777777" w:rsidR="00257874" w:rsidRDefault="009B6BEC">
      <w:pPr>
        <w:pStyle w:val="ndicedeilustraes"/>
        <w:tabs>
          <w:tab w:val="right" w:leader="dot" w:pos="8494"/>
        </w:tabs>
        <w:rPr>
          <w:sz w:val="22"/>
          <w:szCs w:val="22"/>
          <w:lang w:val="en-US" w:eastAsia="pt-PT"/>
        </w:rPr>
      </w:pPr>
      <w:r>
        <w:fldChar w:fldCharType="begin"/>
      </w:r>
      <w:r w:rsidR="002D0913">
        <w:instrText xml:space="preserve"> HYPERLINK \l "_Toc43055729" \h </w:instrText>
      </w:r>
      <w:r>
        <w:fldChar w:fldCharType="separate"/>
      </w:r>
      <w:r w:rsidR="002D0913">
        <w:rPr>
          <w:rStyle w:val="IndexLink"/>
          <w:lang w:val="en-US"/>
        </w:rPr>
        <w:t>Figure 8 – Detailed view of Services Module including DB</w:t>
      </w:r>
      <w:r>
        <w:rPr>
          <w:webHidden/>
        </w:rPr>
        <w:fldChar w:fldCharType="begin"/>
      </w:r>
      <w:r w:rsidR="002D0913">
        <w:rPr>
          <w:webHidden/>
        </w:rPr>
        <w:instrText>PAGEREF _Toc43055729 \h</w:instrText>
      </w:r>
      <w:r>
        <w:rPr>
          <w:webHidden/>
        </w:rPr>
      </w:r>
      <w:r>
        <w:rPr>
          <w:webHidden/>
        </w:rPr>
        <w:fldChar w:fldCharType="separate"/>
      </w:r>
      <w:r w:rsidRPr="009B6BEC">
        <w:rPr>
          <w:rStyle w:val="IndexLink"/>
          <w:lang w:val="en-US"/>
          <w:rPrChange w:id="551" w:author="André Oliveira" w:date="2020-09-03T20:38:00Z">
            <w:rPr/>
          </w:rPrChange>
        </w:rPr>
        <w:tab/>
        <w:t>28</w:t>
      </w:r>
      <w:r>
        <w:rPr>
          <w:webHidden/>
        </w:rPr>
        <w:fldChar w:fldCharType="end"/>
      </w:r>
      <w:r>
        <w:fldChar w:fldCharType="end"/>
      </w:r>
    </w:p>
    <w:p w14:paraId="0313C32F" w14:textId="77777777" w:rsidR="00257874" w:rsidRDefault="009B6BEC">
      <w:pPr>
        <w:pStyle w:val="ndicedeilustraes"/>
        <w:tabs>
          <w:tab w:val="right" w:leader="dot" w:pos="8494"/>
        </w:tabs>
        <w:rPr>
          <w:sz w:val="22"/>
          <w:szCs w:val="22"/>
          <w:lang w:val="en-US" w:eastAsia="pt-PT"/>
        </w:rPr>
      </w:pPr>
      <w:r>
        <w:fldChar w:fldCharType="begin"/>
      </w:r>
      <w:r w:rsidR="002D0913">
        <w:instrText xml:space="preserve"> HYPERLINK \l "_Toc43055730" \h </w:instrText>
      </w:r>
      <w:r>
        <w:fldChar w:fldCharType="separate"/>
      </w:r>
      <w:r w:rsidR="002D0913">
        <w:rPr>
          <w:rStyle w:val="IndexLink"/>
          <w:lang w:val="en-US"/>
        </w:rPr>
        <w:t>Figure 10 – Detailed view of ExecutionEnvironments Module</w:t>
      </w:r>
      <w:r>
        <w:rPr>
          <w:webHidden/>
        </w:rPr>
        <w:fldChar w:fldCharType="begin"/>
      </w:r>
      <w:r w:rsidR="002D0913">
        <w:rPr>
          <w:webHidden/>
        </w:rPr>
        <w:instrText>PAGEREF _Toc43055730 \h</w:instrText>
      </w:r>
      <w:r>
        <w:rPr>
          <w:webHidden/>
        </w:rPr>
      </w:r>
      <w:r>
        <w:rPr>
          <w:webHidden/>
        </w:rPr>
        <w:fldChar w:fldCharType="separate"/>
      </w:r>
      <w:r w:rsidRPr="009B6BEC">
        <w:rPr>
          <w:rStyle w:val="IndexLink"/>
          <w:lang w:val="en-US"/>
          <w:rPrChange w:id="552" w:author="André Oliveira" w:date="2020-09-03T20:38:00Z">
            <w:rPr/>
          </w:rPrChange>
        </w:rPr>
        <w:tab/>
        <w:t>31</w:t>
      </w:r>
      <w:r>
        <w:rPr>
          <w:webHidden/>
        </w:rPr>
        <w:fldChar w:fldCharType="end"/>
      </w:r>
      <w:r>
        <w:fldChar w:fldCharType="end"/>
      </w:r>
    </w:p>
    <w:p w14:paraId="28339E3E" w14:textId="77777777" w:rsidR="00257874" w:rsidRDefault="009B6BEC">
      <w:pPr>
        <w:pStyle w:val="ndicedeilustraes"/>
        <w:tabs>
          <w:tab w:val="right" w:leader="dot" w:pos="8494"/>
        </w:tabs>
        <w:rPr>
          <w:sz w:val="22"/>
          <w:szCs w:val="22"/>
          <w:lang w:val="en-US" w:eastAsia="pt-PT"/>
        </w:rPr>
      </w:pPr>
      <w:r>
        <w:fldChar w:fldCharType="begin"/>
      </w:r>
      <w:r w:rsidR="002D0913">
        <w:instrText xml:space="preserve"> HYPERLINK \l "_Toc43055731" \h </w:instrText>
      </w:r>
      <w:r>
        <w:fldChar w:fldCharType="separate"/>
      </w:r>
      <w:r w:rsidR="002D0913">
        <w:rPr>
          <w:rStyle w:val="IndexLink"/>
          <w:lang w:val="en-US"/>
        </w:rPr>
        <w:t>Figure 11 – Planned Schedule before beta delivery</w:t>
      </w:r>
      <w:r>
        <w:rPr>
          <w:webHidden/>
        </w:rPr>
        <w:fldChar w:fldCharType="begin"/>
      </w:r>
      <w:r w:rsidR="002D0913">
        <w:rPr>
          <w:webHidden/>
        </w:rPr>
        <w:instrText>PAGEREF _Toc43055731 \h</w:instrText>
      </w:r>
      <w:r>
        <w:rPr>
          <w:webHidden/>
        </w:rPr>
      </w:r>
      <w:r>
        <w:rPr>
          <w:webHidden/>
        </w:rPr>
        <w:fldChar w:fldCharType="separate"/>
      </w:r>
      <w:r w:rsidRPr="009B6BEC">
        <w:rPr>
          <w:rStyle w:val="IndexLink"/>
          <w:lang w:val="en-US"/>
          <w:rPrChange w:id="553" w:author="André Oliveira" w:date="2020-09-03T20:38:00Z">
            <w:rPr/>
          </w:rPrChange>
        </w:rPr>
        <w:tab/>
        <w:t>41</w:t>
      </w:r>
      <w:r>
        <w:rPr>
          <w:webHidden/>
        </w:rPr>
        <w:fldChar w:fldCharType="end"/>
      </w:r>
      <w:r>
        <w:fldChar w:fldCharType="end"/>
      </w:r>
    </w:p>
    <w:p w14:paraId="5F4A84E5" w14:textId="77777777" w:rsidR="00257874" w:rsidRDefault="009B6BEC">
      <w:pPr>
        <w:pStyle w:val="ndicedeilustraes"/>
        <w:tabs>
          <w:tab w:val="right" w:leader="dot" w:pos="8494"/>
        </w:tabs>
        <w:rPr>
          <w:sz w:val="22"/>
          <w:szCs w:val="22"/>
          <w:lang w:val="en-US" w:eastAsia="pt-PT"/>
        </w:rPr>
      </w:pPr>
      <w:r>
        <w:fldChar w:fldCharType="begin"/>
      </w:r>
      <w:r w:rsidR="002D0913">
        <w:instrText xml:space="preserve"> HYPERLINK \l "_Toc43055732" \h </w:instrText>
      </w:r>
      <w:r>
        <w:fldChar w:fldCharType="separate"/>
      </w:r>
      <w:r w:rsidR="002D0913">
        <w:rPr>
          <w:rStyle w:val="IndexLink"/>
          <w:lang w:val="en-US"/>
        </w:rPr>
        <w:t>Figure 12 – Planned Schedule after progress report delivery</w:t>
      </w:r>
      <w:r>
        <w:rPr>
          <w:webHidden/>
        </w:rPr>
        <w:fldChar w:fldCharType="begin"/>
      </w:r>
      <w:r w:rsidR="002D0913">
        <w:rPr>
          <w:webHidden/>
        </w:rPr>
        <w:instrText>PAGEREF _Toc43055732 \h</w:instrText>
      </w:r>
      <w:r>
        <w:rPr>
          <w:webHidden/>
        </w:rPr>
      </w:r>
      <w:r>
        <w:rPr>
          <w:webHidden/>
        </w:rPr>
        <w:fldChar w:fldCharType="separate"/>
      </w:r>
      <w:r w:rsidRPr="009B6BEC">
        <w:rPr>
          <w:rStyle w:val="IndexLink"/>
          <w:lang w:val="en-US"/>
          <w:rPrChange w:id="554" w:author="André Oliveira" w:date="2020-09-03T20:38:00Z">
            <w:rPr/>
          </w:rPrChange>
        </w:rPr>
        <w:tab/>
        <w:t>41</w:t>
      </w:r>
      <w:r>
        <w:rPr>
          <w:webHidden/>
        </w:rPr>
        <w:fldChar w:fldCharType="end"/>
      </w:r>
      <w:r>
        <w:fldChar w:fldCharType="end"/>
      </w:r>
    </w:p>
    <w:p w14:paraId="48D923E7" w14:textId="77777777" w:rsidR="00257874" w:rsidRDefault="009B6BEC">
      <w:pPr>
        <w:pStyle w:val="ndicedeilustraes"/>
        <w:tabs>
          <w:tab w:val="right" w:leader="dot" w:pos="8494"/>
        </w:tabs>
        <w:rPr>
          <w:sz w:val="22"/>
          <w:szCs w:val="22"/>
          <w:lang w:val="en-US" w:eastAsia="pt-PT"/>
        </w:rPr>
      </w:pPr>
      <w:r>
        <w:fldChar w:fldCharType="begin"/>
      </w:r>
      <w:r w:rsidR="002D0913">
        <w:instrText xml:space="preserve"> HYPERLINK \l "_Toc43055733" \h </w:instrText>
      </w:r>
      <w:r>
        <w:fldChar w:fldCharType="separate"/>
      </w:r>
      <w:r w:rsidRPr="009B6BEC">
        <w:rPr>
          <w:rStyle w:val="IndexLink"/>
          <w:lang w:val="en-US"/>
          <w:rPrChange w:id="555" w:author="André Oliveira" w:date="2020-09-03T20:38:00Z">
            <w:rPr/>
          </w:rPrChange>
        </w:rPr>
        <w:t>Figure 13 – Data model</w:t>
      </w:r>
      <w:r>
        <w:rPr>
          <w:webHidden/>
        </w:rPr>
        <w:fldChar w:fldCharType="begin"/>
      </w:r>
      <w:r w:rsidR="002D0913">
        <w:rPr>
          <w:webHidden/>
        </w:rPr>
        <w:instrText>PAGEREF _Toc43055733 \h</w:instrText>
      </w:r>
      <w:r>
        <w:rPr>
          <w:webHidden/>
        </w:rPr>
      </w:r>
      <w:r>
        <w:rPr>
          <w:webHidden/>
        </w:rPr>
        <w:fldChar w:fldCharType="separate"/>
      </w:r>
      <w:r w:rsidRPr="009B6BEC">
        <w:rPr>
          <w:rStyle w:val="IndexLink"/>
          <w:lang w:val="en-US"/>
          <w:rPrChange w:id="556" w:author="André Oliveira" w:date="2020-09-03T20:38:00Z">
            <w:rPr/>
          </w:rPrChange>
        </w:rPr>
        <w:tab/>
        <w:t>49</w:t>
      </w:r>
      <w:r>
        <w:rPr>
          <w:webHidden/>
        </w:rPr>
        <w:fldChar w:fldCharType="end"/>
      </w:r>
      <w:r>
        <w:fldChar w:fldCharType="end"/>
      </w:r>
      <w:r>
        <w:rPr>
          <w:rStyle w:val="IndexLink"/>
          <w:lang w:val="en-US"/>
        </w:rPr>
        <w:fldChar w:fldCharType="end"/>
      </w:r>
    </w:p>
    <w:p w14:paraId="4D431F2C" w14:textId="77777777" w:rsidR="00257874" w:rsidRDefault="002D0913">
      <w:pPr>
        <w:rPr>
          <w:lang w:val="en-US"/>
        </w:rPr>
      </w:pPr>
      <w:r>
        <w:br w:type="page"/>
      </w:r>
    </w:p>
    <w:p w14:paraId="230FB50D" w14:textId="77777777" w:rsidR="00257874" w:rsidRDefault="002D0913">
      <w:pPr>
        <w:spacing w:after="200"/>
        <w:jc w:val="left"/>
        <w:rPr>
          <w:rFonts w:asciiTheme="majorHAnsi" w:hAnsiTheme="majorHAnsi"/>
          <w:b/>
          <w:bCs/>
          <w:sz w:val="32"/>
          <w:szCs w:val="32"/>
          <w:lang w:val="en-US"/>
        </w:rPr>
      </w:pPr>
      <w:r>
        <w:lastRenderedPageBreak/>
        <w:br w:type="page"/>
      </w:r>
    </w:p>
    <w:p w14:paraId="2CA173F0" w14:textId="77777777" w:rsidR="00257874" w:rsidRDefault="002D0913">
      <w:pPr>
        <w:pStyle w:val="Ttulondice"/>
        <w:rPr>
          <w:lang w:val="en-US"/>
        </w:rPr>
      </w:pPr>
      <w:r>
        <w:rPr>
          <w:lang w:val="en-US"/>
        </w:rPr>
        <w:lastRenderedPageBreak/>
        <w:t>List of Tables</w:t>
      </w:r>
    </w:p>
    <w:p w14:paraId="48E98B37" w14:textId="77777777" w:rsidR="00257874" w:rsidRDefault="009B6BEC">
      <w:pPr>
        <w:pStyle w:val="ndicedeilustraes"/>
        <w:tabs>
          <w:tab w:val="right" w:leader="dot" w:pos="8494"/>
        </w:tabs>
        <w:rPr>
          <w:sz w:val="22"/>
          <w:szCs w:val="22"/>
          <w:lang w:val="en-US" w:eastAsia="pt-PT"/>
        </w:rPr>
      </w:pPr>
      <w:r>
        <w:fldChar w:fldCharType="begin"/>
      </w:r>
      <w:r w:rsidR="002D0913">
        <w:rPr>
          <w:rStyle w:val="IndexLink"/>
          <w:lang w:val="en-US"/>
        </w:rPr>
        <w:instrText>TOC \c "Table"</w:instrText>
      </w:r>
      <w:r>
        <w:rPr>
          <w:rStyle w:val="IndexLink"/>
          <w:lang w:val="en-US"/>
        </w:rPr>
        <w:fldChar w:fldCharType="separate"/>
      </w:r>
      <w:r>
        <w:fldChar w:fldCharType="begin"/>
      </w:r>
      <w:r w:rsidR="002D0913">
        <w:instrText xml:space="preserve"> HYPERLINK \l "_Toc43055788" \h </w:instrText>
      </w:r>
      <w:r>
        <w:fldChar w:fldCharType="separate"/>
      </w:r>
      <w:r w:rsidR="002D0913">
        <w:rPr>
          <w:rStyle w:val="IndexLink"/>
          <w:lang w:val="en-US"/>
        </w:rPr>
        <w:t>Table 1 - Feature comparison of select platforms</w:t>
      </w:r>
      <w:r>
        <w:rPr>
          <w:webHidden/>
        </w:rPr>
        <w:fldChar w:fldCharType="begin"/>
      </w:r>
      <w:r w:rsidR="002D0913">
        <w:rPr>
          <w:webHidden/>
        </w:rPr>
        <w:instrText>PAGEREF _Toc43055788 \h</w:instrText>
      </w:r>
      <w:r>
        <w:rPr>
          <w:webHidden/>
        </w:rPr>
      </w:r>
      <w:r>
        <w:rPr>
          <w:webHidden/>
        </w:rPr>
        <w:fldChar w:fldCharType="separate"/>
      </w:r>
      <w:r w:rsidRPr="009B6BEC">
        <w:rPr>
          <w:rStyle w:val="IndexLink"/>
          <w:lang w:val="en-US"/>
          <w:rPrChange w:id="557" w:author="André Oliveira" w:date="2020-09-03T20:38:00Z">
            <w:rPr/>
          </w:rPrChange>
        </w:rPr>
        <w:tab/>
        <w:t>22</w:t>
      </w:r>
      <w:r>
        <w:rPr>
          <w:webHidden/>
        </w:rPr>
        <w:fldChar w:fldCharType="end"/>
      </w:r>
      <w:r>
        <w:fldChar w:fldCharType="end"/>
      </w:r>
    </w:p>
    <w:p w14:paraId="428E8C54" w14:textId="77777777" w:rsidR="00257874" w:rsidRDefault="009B6BEC">
      <w:pPr>
        <w:pStyle w:val="ndicedeilustraes"/>
        <w:tabs>
          <w:tab w:val="right" w:leader="dot" w:pos="8494"/>
        </w:tabs>
        <w:rPr>
          <w:sz w:val="22"/>
          <w:szCs w:val="22"/>
          <w:lang w:val="en-US" w:eastAsia="pt-PT"/>
        </w:rPr>
      </w:pPr>
      <w:r>
        <w:fldChar w:fldCharType="begin"/>
      </w:r>
      <w:r w:rsidR="002D0913">
        <w:instrText xml:space="preserve"> HYPERLINK \l "_Toc43055789" \h </w:instrText>
      </w:r>
      <w:r>
        <w:fldChar w:fldCharType="separate"/>
      </w:r>
      <w:r w:rsidR="002D0913">
        <w:rPr>
          <w:rStyle w:val="IndexLink"/>
          <w:lang w:val="en-US"/>
        </w:rPr>
        <w:t>Table 2 – Assignment Types</w:t>
      </w:r>
      <w:r>
        <w:rPr>
          <w:webHidden/>
        </w:rPr>
        <w:fldChar w:fldCharType="begin"/>
      </w:r>
      <w:r w:rsidR="002D0913">
        <w:rPr>
          <w:webHidden/>
        </w:rPr>
        <w:instrText>PAGEREF _Toc43055789 \h</w:instrText>
      </w:r>
      <w:r>
        <w:rPr>
          <w:webHidden/>
        </w:rPr>
      </w:r>
      <w:r>
        <w:rPr>
          <w:webHidden/>
        </w:rPr>
        <w:fldChar w:fldCharType="separate"/>
      </w:r>
      <w:r w:rsidRPr="009B6BEC">
        <w:rPr>
          <w:rStyle w:val="IndexLink"/>
          <w:lang w:val="en-US"/>
          <w:rPrChange w:id="558" w:author="André Oliveira" w:date="2020-09-03T20:38:00Z">
            <w:rPr/>
          </w:rPrChange>
        </w:rPr>
        <w:tab/>
        <w:t>40</w:t>
      </w:r>
      <w:r>
        <w:rPr>
          <w:webHidden/>
        </w:rPr>
        <w:fldChar w:fldCharType="end"/>
      </w:r>
      <w:r>
        <w:fldChar w:fldCharType="end"/>
      </w:r>
      <w:r>
        <w:rPr>
          <w:rStyle w:val="IndexLink"/>
          <w:lang w:val="en-US"/>
        </w:rPr>
        <w:fldChar w:fldCharType="end"/>
      </w:r>
    </w:p>
    <w:p w14:paraId="71AA5A10" w14:textId="77777777" w:rsidR="00257874" w:rsidRDefault="00257874">
      <w:pPr>
        <w:spacing w:after="200"/>
        <w:jc w:val="left"/>
        <w:rPr>
          <w:lang w:val="en-US"/>
        </w:rPr>
        <w:sectPr w:rsidR="00257874">
          <w:headerReference w:type="default" r:id="rId13"/>
          <w:footerReference w:type="default" r:id="rId14"/>
          <w:footerReference w:type="first" r:id="rId15"/>
          <w:pgSz w:w="11906" w:h="16838"/>
          <w:pgMar w:top="1417" w:right="1701" w:bottom="1417" w:left="1701" w:header="708" w:footer="708" w:gutter="0"/>
          <w:pgNumType w:fmt="lowerRoman" w:start="1"/>
          <w:cols w:space="720"/>
          <w:formProt w:val="0"/>
          <w:titlePg/>
          <w:docGrid w:linePitch="360"/>
        </w:sectPr>
      </w:pPr>
    </w:p>
    <w:p w14:paraId="2F4E191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lastRenderedPageBreak/>
        <w:br w:type="page"/>
      </w:r>
    </w:p>
    <w:p w14:paraId="62246163" w14:textId="77777777" w:rsidR="00257874" w:rsidRDefault="002D0913">
      <w:pPr>
        <w:pStyle w:val="Ttulo1"/>
        <w:numPr>
          <w:ilvl w:val="0"/>
          <w:numId w:val="5"/>
        </w:numPr>
      </w:pPr>
      <w:bookmarkStart w:id="559" w:name="_Ref50751089"/>
      <w:bookmarkStart w:id="560" w:name="_Toc50751203"/>
      <w:commentRangeStart w:id="561"/>
      <w:r>
        <w:lastRenderedPageBreak/>
        <w:t>Introduction</w:t>
      </w:r>
      <w:commentRangeEnd w:id="561"/>
      <w:r w:rsidR="00635FC0">
        <w:rPr>
          <w:rStyle w:val="Refdecomentrio"/>
          <w:rFonts w:asciiTheme="minorHAnsi" w:eastAsiaTheme="minorEastAsia" w:hAnsiTheme="minorHAnsi" w:cstheme="minorBidi"/>
          <w:b w:val="0"/>
          <w:bCs w:val="0"/>
          <w:color w:val="auto"/>
          <w:lang w:val="pt-PT"/>
        </w:rPr>
        <w:commentReference w:id="561"/>
      </w:r>
      <w:bookmarkEnd w:id="559"/>
      <w:bookmarkEnd w:id="560"/>
    </w:p>
    <w:p w14:paraId="28B9065B" w14:textId="77777777" w:rsidR="00257874" w:rsidRDefault="002D0913">
      <w:pPr>
        <w:rPr>
          <w:lang w:val="en-US"/>
        </w:rPr>
      </w:pPr>
      <w:r>
        <w:rPr>
          <w:lang w:val="en-US"/>
        </w:rPr>
        <w:t>In today’s competitive job market, programming jobs are amongst the most desirable careers. The ability to innovate, create and troubleshoot all kinds of technologies on a daily basis is what drives many individuals to seek experience and pursue a future in computer science or coding.</w:t>
      </w:r>
    </w:p>
    <w:p w14:paraId="5D35A068" w14:textId="77777777" w:rsidR="00257874" w:rsidRDefault="002D0913">
      <w:pPr>
        <w:rPr>
          <w:lang w:val="en-US"/>
        </w:rPr>
      </w:pPr>
      <w:r>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6D579D54" w14:textId="77777777" w:rsidR="00257874" w:rsidRDefault="002D0913">
      <w:pPr>
        <w:rPr>
          <w:lang w:val="en-US"/>
        </w:rPr>
      </w:pPr>
      <w:r>
        <w:rPr>
          <w:lang w:val="en-US"/>
        </w:rPr>
        <w:t xml:space="preserve">For this reason, there are out there some platforms that provide an environment for defining algorithms and testing </w:t>
      </w:r>
      <w:sdt>
        <w:sdtPr>
          <w:id w:val="2076708725"/>
          <w:citation/>
        </w:sdtPr>
        <w:sdtContent>
          <w:r w:rsidR="009B6BEC">
            <w:fldChar w:fldCharType="begin"/>
          </w:r>
          <w:r w:rsidR="009B6BEC" w:rsidRPr="009B6BEC">
            <w:rPr>
              <w:lang w:val="en-GB"/>
              <w:rPrChange w:id="562" w:author="joao eduardo santos" w:date="2020-09-09T18:36:00Z">
                <w:rPr/>
              </w:rPrChange>
            </w:rPr>
            <w:instrText>CITATION Mat10 \l 2070</w:instrText>
          </w:r>
          <w:r w:rsidR="009B6BEC">
            <w:fldChar w:fldCharType="separate"/>
          </w:r>
          <w:r w:rsidR="009B6BEC" w:rsidRPr="009B6BEC">
            <w:rPr>
              <w:lang w:val="en-GB"/>
              <w:rPrChange w:id="563" w:author="joao eduardo santos" w:date="2020-09-09T18:36:00Z">
                <w:rPr/>
              </w:rPrChange>
            </w:rPr>
            <w:t>[1]</w:t>
          </w:r>
          <w:r w:rsidR="009B6BEC">
            <w:fldChar w:fldCharType="end"/>
          </w:r>
        </w:sdtContent>
      </w:sdt>
      <w:r>
        <w:rPr>
          <w:lang w:val="en-US"/>
        </w:rPr>
        <w:t>.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553BA0C4" w14:textId="77777777" w:rsidR="00257874" w:rsidRDefault="002D0913">
      <w:pPr>
        <w:rPr>
          <w:lang w:val="en-US"/>
        </w:rPr>
      </w:pPr>
      <w:r>
        <w:rPr>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6B9365C7" w14:textId="77777777" w:rsidR="00257874" w:rsidRDefault="002D0913">
      <w:pPr>
        <w:rPr>
          <w:lang w:val="en-US"/>
        </w:rPr>
      </w:pPr>
      <w:r>
        <w:rPr>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nowadays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Pr>
          <w:lang w:val="en-US"/>
        </w:rPr>
        <w:lastRenderedPageBreak/>
        <w:t xml:space="preserve">someone who understands the subject, the IS E-Learning platform comes with a service that provides </w:t>
      </w:r>
      <w:r>
        <w:rPr>
          <w:i/>
          <w:iCs/>
          <w:lang w:val="en-US"/>
        </w:rPr>
        <w:t>Challenges</w:t>
      </w:r>
      <w:r>
        <w:rPr>
          <w:lang w:val="en-US"/>
        </w:rPr>
        <w:t>, which are programming problems that needs to be solved. And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10B476B0" w14:textId="77777777" w:rsidR="00257874" w:rsidRDefault="002D0913">
      <w:pPr>
        <w:rPr>
          <w:lang w:val="en-US"/>
        </w:rPr>
      </w:pPr>
      <w:r>
        <w:rPr>
          <w:lang w:val="en-US"/>
        </w:rPr>
        <w:t xml:space="preserve">But despite of how much an individual studies or practices, he/she will only know if he/she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Pr>
          <w:i/>
          <w:iCs/>
          <w:lang w:val="en-US"/>
        </w:rPr>
        <w:t>Questionnaires</w:t>
      </w:r>
      <w:r>
        <w:rPr>
          <w:lang w:val="en-US"/>
        </w:rPr>
        <w:t xml:space="preserve">. Questionnaires are a selected number of pre-existent challenges all grouped up and put together to create a single assessment. </w:t>
      </w:r>
    </w:p>
    <w:p w14:paraId="7639E6EC" w14:textId="77777777" w:rsidR="00257874" w:rsidRDefault="002D0913">
      <w:pPr>
        <w:rPr>
          <w:lang w:val="en-US"/>
        </w:rPr>
      </w:pPr>
      <w:commentRangeStart w:id="564"/>
      <w:commentRangeStart w:id="565"/>
      <w:r>
        <w:rPr>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commentRangeEnd w:id="564"/>
      <w:ins w:id="566" w:author="Unknown Author" w:date="2020-09-08T11:54:00Z">
        <w:r>
          <w:commentReference w:id="564"/>
        </w:r>
      </w:ins>
      <w:commentRangeEnd w:id="565"/>
      <w:r>
        <w:rPr>
          <w:rStyle w:val="Refdecomentrio"/>
        </w:rPr>
        <w:commentReference w:id="565"/>
      </w:r>
    </w:p>
    <w:p w14:paraId="265CD34A" w14:textId="77777777" w:rsidR="00257874" w:rsidRDefault="002D0913">
      <w:pPr>
        <w:rPr>
          <w:lang w:val="en-US"/>
        </w:rPr>
      </w:pPr>
      <w:r>
        <w:rPr>
          <w:lang w:val="en-US"/>
        </w:rPr>
        <w:t>In the end, our goal is simple and honest, not only we want to provide an appellative e-learning platform that can be useful in academic environment, professional interviews, or even for just a programming enthusiast who wants to learn more, where every user can solve and create coding challenges, as well as questionnaires to put to test the best of his abilities, but also we want to do it  in openly manner, so that it can be freely accessed, used, changed, and shared by everyone.</w:t>
      </w:r>
    </w:p>
    <w:p w14:paraId="5222728E" w14:textId="77777777" w:rsidR="00257874" w:rsidRDefault="00257874">
      <w:pPr>
        <w:rPr>
          <w:ins w:id="567" w:author="aoliveira" w:date="2020-09-10T18:14:00Z"/>
          <w:lang w:val="en-US"/>
        </w:rPr>
      </w:pPr>
    </w:p>
    <w:p w14:paraId="0E91A607" w14:textId="77777777" w:rsidR="00C21C18" w:rsidRDefault="00C21C18" w:rsidP="00C21C18">
      <w:pPr>
        <w:pStyle w:val="Ttulo2"/>
        <w:rPr>
          <w:ins w:id="568" w:author="aoliveira" w:date="2020-09-10T18:14:00Z"/>
          <w:color w:val="auto"/>
          <w:sz w:val="28"/>
          <w:szCs w:val="28"/>
          <w:lang w:val="en-US"/>
        </w:rPr>
      </w:pPr>
      <w:bookmarkStart w:id="569" w:name="_Toc50751204"/>
      <w:ins w:id="570" w:author="aoliveira" w:date="2020-09-10T18:14:00Z">
        <w:r>
          <w:rPr>
            <w:color w:val="auto"/>
            <w:sz w:val="28"/>
            <w:szCs w:val="28"/>
            <w:lang w:val="en-US"/>
          </w:rPr>
          <w:t>1.1. Open Source</w:t>
        </w:r>
        <w:bookmarkEnd w:id="569"/>
      </w:ins>
    </w:p>
    <w:p w14:paraId="049B185D" w14:textId="77777777" w:rsidR="009828C0" w:rsidRDefault="009828C0" w:rsidP="009828C0">
      <w:pPr>
        <w:rPr>
          <w:ins w:id="571" w:author="aoliveira" w:date="2020-09-10T18:24:00Z"/>
          <w:lang w:val="en-US"/>
        </w:rPr>
      </w:pPr>
    </w:p>
    <w:p w14:paraId="4D0255A4" w14:textId="60A078BE" w:rsidR="009828C0" w:rsidRDefault="009828C0" w:rsidP="009828C0">
      <w:pPr>
        <w:rPr>
          <w:ins w:id="572" w:author="aoliveira" w:date="2020-09-10T18:26:00Z"/>
          <w:rFonts w:cstheme="minorHAnsi"/>
          <w:color w:val="444444"/>
          <w:shd w:val="clear" w:color="auto" w:fill="FCFCFC"/>
          <w:lang w:val="en-US"/>
        </w:rPr>
      </w:pPr>
      <w:ins w:id="573" w:author="aoliveira" w:date="2020-09-10T18:24:00Z">
        <w:r>
          <w:rPr>
            <w:rFonts w:cstheme="minorHAnsi"/>
            <w:lang w:val="en-US"/>
          </w:rPr>
          <w:t>A</w:t>
        </w:r>
        <w:r w:rsidRPr="00EA152A">
          <w:rPr>
            <w:rFonts w:cstheme="minorHAnsi"/>
            <w:lang w:val="en-US"/>
          </w:rPr>
          <w:t xml:space="preserve">ccording to opensource.org </w:t>
        </w:r>
      </w:ins>
      <w:customXmlInsRangeStart w:id="574" w:author="André Oliveira" w:date="2020-09-11T17:51:00Z"/>
      <w:sdt>
        <w:sdtPr>
          <w:rPr>
            <w:rFonts w:cstheme="minorHAnsi"/>
            <w:lang w:val="en-US"/>
          </w:rPr>
          <w:id w:val="225730260"/>
          <w:citation/>
        </w:sdtPr>
        <w:sdtContent>
          <w:customXmlInsRangeEnd w:id="574"/>
          <w:ins w:id="575" w:author="André Oliveira" w:date="2020-09-11T17:51:00Z">
            <w:r w:rsidR="002D266C">
              <w:rPr>
                <w:rFonts w:cstheme="minorHAnsi"/>
                <w:lang w:val="en-US"/>
              </w:rPr>
              <w:fldChar w:fldCharType="begin"/>
            </w:r>
            <w:r w:rsidR="002D266C" w:rsidRPr="002D266C">
              <w:rPr>
                <w:rFonts w:cstheme="minorHAnsi"/>
                <w:lang w:val="en-US"/>
                <w:rPrChange w:id="576" w:author="André Oliveira" w:date="2020-09-11T17:51:00Z">
                  <w:rPr>
                    <w:rFonts w:cstheme="minorHAnsi"/>
                  </w:rPr>
                </w:rPrChange>
              </w:rPr>
              <w:instrText xml:space="preserve"> CITATION ope20 \l 2070 </w:instrText>
            </w:r>
          </w:ins>
          <w:r w:rsidR="002D266C">
            <w:rPr>
              <w:rFonts w:cstheme="minorHAnsi"/>
              <w:lang w:val="en-US"/>
            </w:rPr>
            <w:fldChar w:fldCharType="separate"/>
          </w:r>
          <w:ins w:id="577" w:author="André Oliveira" w:date="2020-09-11T17:51:00Z">
            <w:r w:rsidR="002D266C" w:rsidRPr="002D266C">
              <w:rPr>
                <w:rFonts w:cstheme="minorHAnsi"/>
                <w:noProof/>
                <w:lang w:val="en-US"/>
                <w:rPrChange w:id="578" w:author="André Oliveira" w:date="2020-09-11T17:51:00Z">
                  <w:rPr>
                    <w:rFonts w:eastAsia="Times New Roman"/>
                  </w:rPr>
                </w:rPrChange>
              </w:rPr>
              <w:t>[2]</w:t>
            </w:r>
            <w:r w:rsidR="002D266C">
              <w:rPr>
                <w:rFonts w:cstheme="minorHAnsi"/>
                <w:lang w:val="en-US"/>
              </w:rPr>
              <w:fldChar w:fldCharType="end"/>
            </w:r>
          </w:ins>
          <w:customXmlInsRangeStart w:id="579" w:author="André Oliveira" w:date="2020-09-11T17:51:00Z"/>
        </w:sdtContent>
      </w:sdt>
      <w:customXmlInsRangeEnd w:id="579"/>
      <w:ins w:id="580" w:author="aoliveira" w:date="2020-09-10T18:24:00Z">
        <w:del w:id="581" w:author="André Oliveira" w:date="2020-09-11T17:51:00Z">
          <w:r w:rsidRPr="00EA152A" w:rsidDel="002D266C">
            <w:rPr>
              <w:rFonts w:cstheme="minorHAnsi"/>
              <w:lang w:val="en-US"/>
            </w:rPr>
            <w:delText>[</w:delText>
          </w:r>
          <w:r w:rsidRPr="009B6BEC" w:rsidDel="002D266C">
            <w:rPr>
              <w:rFonts w:cstheme="minorHAnsi"/>
              <w:highlight w:val="yellow"/>
              <w:lang w:val="en-US"/>
            </w:rPr>
            <w:delText>link</w:delText>
          </w:r>
          <w:r w:rsidRPr="00EA152A" w:rsidDel="002D266C">
            <w:rPr>
              <w:rFonts w:cstheme="minorHAnsi"/>
              <w:lang w:val="en-US"/>
            </w:rPr>
            <w:delText>]</w:delText>
          </w:r>
        </w:del>
        <w:r>
          <w:rPr>
            <w:rFonts w:cstheme="minorHAnsi"/>
            <w:lang w:val="en-US"/>
          </w:rPr>
          <w:t xml:space="preserve">, </w:t>
        </w:r>
      </w:ins>
      <w:ins w:id="582" w:author="aoliveira" w:date="2020-09-10T18:25:00Z">
        <w:r>
          <w:rPr>
            <w:rFonts w:cstheme="minorHAnsi"/>
            <w:lang w:val="en-US"/>
          </w:rPr>
          <w:t xml:space="preserve">and Open Source software (OSS) </w:t>
        </w:r>
      </w:ins>
      <w:ins w:id="583" w:author="aoliveira" w:date="2020-09-10T18:26:00Z">
        <w:r>
          <w:rPr>
            <w:rFonts w:cstheme="minorHAnsi"/>
            <w:lang w:val="en-US"/>
          </w:rPr>
          <w:t xml:space="preserve">“is software that </w:t>
        </w:r>
      </w:ins>
      <w:ins w:id="584" w:author="aoliveira" w:date="2020-09-10T18:24:00Z">
        <w:r w:rsidRPr="009B6BEC">
          <w:rPr>
            <w:rFonts w:cstheme="minorHAnsi"/>
            <w:color w:val="444444"/>
            <w:shd w:val="clear" w:color="auto" w:fill="FCFCFC"/>
            <w:lang w:val="en-US"/>
          </w:rPr>
          <w:t>can be freely accessed, used, changed, and shared (in modified or unmodified form) by anyone</w:t>
        </w:r>
        <w:r>
          <w:rPr>
            <w:rFonts w:cstheme="minorHAnsi"/>
            <w:color w:val="444444"/>
            <w:shd w:val="clear" w:color="auto" w:fill="FCFCFC"/>
            <w:lang w:val="en-US"/>
          </w:rPr>
          <w:t>”</w:t>
        </w:r>
      </w:ins>
      <w:ins w:id="585" w:author="aoliveira" w:date="2020-09-10T18:26:00Z">
        <w:r>
          <w:rPr>
            <w:rFonts w:cstheme="minorHAnsi"/>
            <w:color w:val="444444"/>
            <w:shd w:val="clear" w:color="auto" w:fill="FCFCFC"/>
            <w:lang w:val="en-US"/>
          </w:rPr>
          <w:t>.</w:t>
        </w:r>
      </w:ins>
    </w:p>
    <w:p w14:paraId="6D9C54B5" w14:textId="77777777" w:rsidR="00C21C18" w:rsidRDefault="009828C0" w:rsidP="009828C0">
      <w:pPr>
        <w:rPr>
          <w:ins w:id="586" w:author="aoliveira" w:date="2020-09-10T18:29:00Z"/>
          <w:rFonts w:cstheme="minorHAnsi"/>
          <w:color w:val="444444"/>
          <w:shd w:val="clear" w:color="auto" w:fill="FCFCFC"/>
          <w:lang w:val="en-US"/>
        </w:rPr>
      </w:pPr>
      <w:ins w:id="587" w:author="aoliveira" w:date="2020-09-10T18:28:00Z">
        <w:r w:rsidRPr="009828C0">
          <w:rPr>
            <w:rFonts w:cstheme="minorHAnsi"/>
            <w:color w:val="444444"/>
            <w:shd w:val="clear" w:color="auto" w:fill="FCFCFC"/>
            <w:lang w:val="en-US"/>
          </w:rPr>
          <w:t>Open source software is</w:t>
        </w:r>
      </w:ins>
      <w:ins w:id="588" w:author="aoliveira" w:date="2020-09-10T18:29:00Z">
        <w:r>
          <w:rPr>
            <w:rFonts w:cstheme="minorHAnsi"/>
            <w:color w:val="444444"/>
            <w:shd w:val="clear" w:color="auto" w:fill="FCFCFC"/>
            <w:lang w:val="en-US"/>
          </w:rPr>
          <w:t xml:space="preserve"> often</w:t>
        </w:r>
      </w:ins>
      <w:ins w:id="589" w:author="aoliveira" w:date="2020-09-10T18:28:00Z">
        <w:r w:rsidRPr="009828C0">
          <w:rPr>
            <w:rFonts w:cstheme="minorHAnsi"/>
            <w:color w:val="444444"/>
            <w:shd w:val="clear" w:color="auto" w:fill="FCFCFC"/>
            <w:lang w:val="en-US"/>
          </w:rPr>
          <w:t xml:space="preserve"> developed in a decentralized and collaborative way, relying on peer review and community production. Open source </w:t>
        </w:r>
      </w:ins>
      <w:ins w:id="590" w:author="aoliveira" w:date="2020-09-10T18:29:00Z">
        <w:r w:rsidR="007349A9">
          <w:rPr>
            <w:rFonts w:cstheme="minorHAnsi"/>
            <w:color w:val="444444"/>
            <w:shd w:val="clear" w:color="auto" w:fill="FCFCFC"/>
            <w:lang w:val="en-US"/>
          </w:rPr>
          <w:t>usually</w:t>
        </w:r>
      </w:ins>
      <w:ins w:id="591" w:author="aoliveira" w:date="2020-09-10T18:28:00Z">
        <w:r w:rsidRPr="009828C0">
          <w:rPr>
            <w:rFonts w:cstheme="minorHAnsi"/>
            <w:color w:val="444444"/>
            <w:shd w:val="clear" w:color="auto" w:fill="FCFCFC"/>
            <w:lang w:val="en-US"/>
          </w:rPr>
          <w:t xml:space="preserve"> more flexible, and has more longevity than its proprietary peers because it is developed by communities rather than a single author or company.</w:t>
        </w:r>
      </w:ins>
    </w:p>
    <w:p w14:paraId="216AA5AF" w14:textId="77777777" w:rsidR="007349A9" w:rsidRDefault="007349A9" w:rsidP="009828C0">
      <w:pPr>
        <w:rPr>
          <w:ins w:id="592" w:author="aoliveira" w:date="2020-09-10T18:19:00Z"/>
          <w:lang w:val="en-US"/>
        </w:rPr>
      </w:pPr>
      <w:ins w:id="593" w:author="aoliveira" w:date="2020-09-10T18:29:00Z">
        <w:r w:rsidRPr="007349A9">
          <w:rPr>
            <w:lang w:val="en-US"/>
          </w:rPr>
          <w:t>Open source has become a movement and a way of working that reaches beyond software production. The open source movement uses the values and decentralized production model of open source software to find new ways to solve problems in their communities and industries.</w:t>
        </w:r>
      </w:ins>
    </w:p>
    <w:p w14:paraId="1362DCDB" w14:textId="77777777" w:rsidR="00C21C18" w:rsidRDefault="009828C0">
      <w:pPr>
        <w:jc w:val="center"/>
        <w:rPr>
          <w:ins w:id="594" w:author="aoliveira" w:date="2020-09-10T08:53:00Z"/>
          <w:lang w:val="en-US"/>
        </w:rPr>
        <w:pPrChange w:id="595" w:author="aoliveira" w:date="2020-09-10T18:19:00Z">
          <w:pPr/>
        </w:pPrChange>
      </w:pPr>
      <w:ins w:id="596" w:author="aoliveira" w:date="2020-09-10T18:28:00Z">
        <w:r>
          <w:rPr>
            <w:noProof/>
            <w:lang w:eastAsia="pt-PT"/>
          </w:rPr>
          <w:lastRenderedPageBreak/>
          <w:drawing>
            <wp:inline distT="0" distB="0" distL="0" distR="0" wp14:anchorId="4C01855F" wp14:editId="716660FB">
              <wp:extent cx="2438400" cy="2438400"/>
              <wp:effectExtent l="19050" t="0" r="0" b="0"/>
              <wp:docPr id="18" name="Imagem 4" descr="739a6ddf1b766bf5b7b6172a2ef2ec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9a6ddf1b766bf5b7b6172a2ef2ec77.jpg"/>
                      <pic:cNvPicPr/>
                    </pic:nvPicPr>
                    <pic:blipFill>
                      <a:blip r:embed="rId19" cstate="print"/>
                      <a:stretch>
                        <a:fillRect/>
                      </a:stretch>
                    </pic:blipFill>
                    <pic:spPr>
                      <a:xfrm>
                        <a:off x="0" y="0"/>
                        <a:ext cx="2438400" cy="2438400"/>
                      </a:xfrm>
                      <a:prstGeom prst="rect">
                        <a:avLst/>
                      </a:prstGeom>
                    </pic:spPr>
                  </pic:pic>
                </a:graphicData>
              </a:graphic>
            </wp:inline>
          </w:drawing>
        </w:r>
      </w:ins>
    </w:p>
    <w:p w14:paraId="52BF6C77" w14:textId="77777777" w:rsidR="00EA152A" w:rsidRDefault="00EA152A" w:rsidP="00EA152A">
      <w:pPr>
        <w:pStyle w:val="Ttulo2"/>
        <w:rPr>
          <w:ins w:id="597" w:author="aoliveira" w:date="2020-09-10T08:53:00Z"/>
          <w:color w:val="auto"/>
          <w:sz w:val="28"/>
          <w:szCs w:val="28"/>
          <w:lang w:val="en-US"/>
        </w:rPr>
      </w:pPr>
      <w:bookmarkStart w:id="598" w:name="_Toc50751205"/>
      <w:bookmarkStart w:id="599" w:name="_Ref50751276"/>
      <w:ins w:id="600" w:author="aoliveira" w:date="2020-09-10T08:53:00Z">
        <w:r>
          <w:rPr>
            <w:color w:val="auto"/>
            <w:sz w:val="28"/>
            <w:szCs w:val="28"/>
            <w:lang w:val="en-US"/>
          </w:rPr>
          <w:t>1.</w:t>
        </w:r>
      </w:ins>
      <w:ins w:id="601" w:author="aoliveira" w:date="2020-09-10T18:14:00Z">
        <w:r w:rsidR="00C21C18">
          <w:rPr>
            <w:color w:val="auto"/>
            <w:sz w:val="28"/>
            <w:szCs w:val="28"/>
            <w:lang w:val="en-US"/>
          </w:rPr>
          <w:t>2</w:t>
        </w:r>
      </w:ins>
      <w:ins w:id="602" w:author="aoliveira" w:date="2020-09-10T08:53:00Z">
        <w:r>
          <w:rPr>
            <w:color w:val="auto"/>
            <w:sz w:val="28"/>
            <w:szCs w:val="28"/>
            <w:lang w:val="en-US"/>
          </w:rPr>
          <w:t xml:space="preserve">. </w:t>
        </w:r>
      </w:ins>
      <w:ins w:id="603" w:author="aoliveira" w:date="2020-09-10T08:54:00Z">
        <w:r>
          <w:rPr>
            <w:color w:val="auto"/>
            <w:sz w:val="28"/>
            <w:szCs w:val="28"/>
            <w:lang w:val="en-US"/>
          </w:rPr>
          <w:t>Methodology</w:t>
        </w:r>
      </w:ins>
      <w:bookmarkEnd w:id="598"/>
      <w:bookmarkEnd w:id="599"/>
    </w:p>
    <w:p w14:paraId="14B0DFD5" w14:textId="77777777" w:rsidR="00EA152A" w:rsidRDefault="00EA152A">
      <w:pPr>
        <w:rPr>
          <w:ins w:id="604" w:author="aoliveira" w:date="2020-09-10T09:03:00Z"/>
          <w:lang w:val="en-US"/>
        </w:rPr>
      </w:pPr>
    </w:p>
    <w:p w14:paraId="6087B69C" w14:textId="5F3B08CB" w:rsidR="00D23E30" w:rsidRDefault="0092474A" w:rsidP="00D23E30">
      <w:pPr>
        <w:rPr>
          <w:ins w:id="605" w:author="aoliveira" w:date="2020-09-10T09:08:00Z"/>
          <w:lang w:val="en-US"/>
        </w:rPr>
      </w:pPr>
      <w:ins w:id="606" w:author="aoliveira" w:date="2020-09-10T16:38:00Z">
        <w:r>
          <w:rPr>
            <w:lang w:val="en-US"/>
          </w:rPr>
          <w:t>As</w:t>
        </w:r>
      </w:ins>
      <w:ins w:id="607" w:author="aoliveira" w:date="2020-09-10T09:03:00Z">
        <w:r w:rsidR="00EA152A">
          <w:rPr>
            <w:lang w:val="en-US"/>
          </w:rPr>
          <w:t xml:space="preserve"> stated, we would like that the </w:t>
        </w:r>
        <w:r w:rsidR="00EA152A" w:rsidRPr="00EA152A">
          <w:rPr>
            <w:i/>
            <w:lang w:val="en-US"/>
          </w:rPr>
          <w:t xml:space="preserve">IS E-Learning </w:t>
        </w:r>
        <w:r w:rsidR="00EA152A">
          <w:rPr>
            <w:lang w:val="en-US"/>
          </w:rPr>
          <w:t xml:space="preserve">platform to </w:t>
        </w:r>
      </w:ins>
      <w:ins w:id="608" w:author="aoliveira" w:date="2020-09-10T09:05:00Z">
        <w:r w:rsidR="00D23E30">
          <w:rPr>
            <w:lang w:val="en-US"/>
          </w:rPr>
          <w:t xml:space="preserve">be </w:t>
        </w:r>
      </w:ins>
      <w:ins w:id="609" w:author="aoliveira" w:date="2020-09-10T09:03:00Z">
        <w:r w:rsidR="00D23E30">
          <w:rPr>
            <w:lang w:val="en-US"/>
          </w:rPr>
          <w:t>an open source project</w:t>
        </w:r>
      </w:ins>
      <w:ins w:id="610" w:author="aoliveira" w:date="2020-09-10T10:23:00Z">
        <w:r w:rsidR="004053F7">
          <w:rPr>
            <w:lang w:val="en-US"/>
          </w:rPr>
          <w:t xml:space="preserve"> and that </w:t>
        </w:r>
      </w:ins>
      <w:ins w:id="611" w:author="aoliveira" w:date="2020-09-10T10:24:00Z">
        <w:r w:rsidR="004053F7">
          <w:rPr>
            <w:lang w:val="en-US"/>
          </w:rPr>
          <w:t xml:space="preserve">its development to be </w:t>
        </w:r>
      </w:ins>
      <w:ins w:id="612" w:author="aoliveira" w:date="2020-09-10T10:25:00Z">
        <w:r w:rsidR="004053F7">
          <w:rPr>
            <w:lang w:val="en-US"/>
          </w:rPr>
          <w:t>implemented</w:t>
        </w:r>
      </w:ins>
      <w:ins w:id="613" w:author="aoliveira" w:date="2020-09-10T10:24:00Z">
        <w:r w:rsidR="004053F7">
          <w:rPr>
            <w:lang w:val="en-US"/>
          </w:rPr>
          <w:t xml:space="preserve"> using </w:t>
        </w:r>
      </w:ins>
      <w:ins w:id="614" w:author="aoliveira" w:date="2020-09-10T10:25:00Z">
        <w:r w:rsidR="00984159">
          <w:rPr>
            <w:lang w:val="en-US"/>
          </w:rPr>
          <w:t>i</w:t>
        </w:r>
      </w:ins>
      <w:ins w:id="615" w:author="aoliveira" w:date="2020-09-10T10:24:00Z">
        <w:r w:rsidR="004053F7">
          <w:rPr>
            <w:lang w:val="en-US"/>
          </w:rPr>
          <w:t>t</w:t>
        </w:r>
      </w:ins>
      <w:ins w:id="616" w:author="aoliveira" w:date="2020-09-10T10:25:00Z">
        <w:r w:rsidR="00984159">
          <w:rPr>
            <w:lang w:val="en-US"/>
          </w:rPr>
          <w:t>’</w:t>
        </w:r>
      </w:ins>
      <w:ins w:id="617" w:author="aoliveira" w:date="2020-09-10T10:24:00Z">
        <w:r w:rsidR="004053F7">
          <w:rPr>
            <w:lang w:val="en-US"/>
          </w:rPr>
          <w:t xml:space="preserve">s the best practices </w:t>
        </w:r>
      </w:ins>
      <w:customXmlInsRangeStart w:id="618" w:author="André Oliveira" w:date="2020-09-11T17:58:00Z"/>
      <w:sdt>
        <w:sdtPr>
          <w:rPr>
            <w:lang w:val="en-US"/>
          </w:rPr>
          <w:id w:val="656962633"/>
          <w:citation/>
        </w:sdtPr>
        <w:sdtContent>
          <w:customXmlInsRangeEnd w:id="618"/>
          <w:ins w:id="619" w:author="André Oliveira" w:date="2020-09-11T17:58:00Z">
            <w:r w:rsidR="002D266C">
              <w:rPr>
                <w:lang w:val="en-US"/>
              </w:rPr>
              <w:fldChar w:fldCharType="begin"/>
            </w:r>
            <w:r w:rsidR="002D266C" w:rsidRPr="002D266C">
              <w:rPr>
                <w:lang w:val="en-US"/>
                <w:rPrChange w:id="620" w:author="André Oliveira" w:date="2020-09-11T17:58:00Z">
                  <w:rPr/>
                </w:rPrChange>
              </w:rPr>
              <w:instrText xml:space="preserve"> CITATION Amy12 \l 2070 </w:instrText>
            </w:r>
          </w:ins>
          <w:r w:rsidR="002D266C">
            <w:rPr>
              <w:lang w:val="en-US"/>
            </w:rPr>
            <w:fldChar w:fldCharType="separate"/>
          </w:r>
          <w:ins w:id="621" w:author="André Oliveira" w:date="2020-09-11T17:58:00Z">
            <w:r w:rsidR="002D266C" w:rsidRPr="002D266C">
              <w:rPr>
                <w:noProof/>
                <w:lang w:val="en-US"/>
                <w:rPrChange w:id="622" w:author="André Oliveira" w:date="2020-09-11T17:58:00Z">
                  <w:rPr>
                    <w:rFonts w:eastAsia="Times New Roman"/>
                  </w:rPr>
                </w:rPrChange>
              </w:rPr>
              <w:t>[3]</w:t>
            </w:r>
            <w:r w:rsidR="002D266C">
              <w:rPr>
                <w:lang w:val="en-US"/>
              </w:rPr>
              <w:fldChar w:fldCharType="end"/>
            </w:r>
          </w:ins>
          <w:customXmlInsRangeStart w:id="623" w:author="André Oliveira" w:date="2020-09-11T17:58:00Z"/>
        </w:sdtContent>
      </w:sdt>
      <w:customXmlInsRangeEnd w:id="623"/>
      <w:ins w:id="624" w:author="aoliveira" w:date="2020-09-10T10:23:00Z">
        <w:del w:id="625" w:author="André Oliveira" w:date="2020-09-11T17:58:00Z">
          <w:r w:rsidR="004053F7" w:rsidDel="002D266C">
            <w:rPr>
              <w:lang w:val="en-US"/>
            </w:rPr>
            <w:delText>[</w:delText>
          </w:r>
          <w:r w:rsidR="009B6BEC" w:rsidRPr="009B6BEC" w:rsidDel="002D266C">
            <w:rPr>
              <w:highlight w:val="yellow"/>
              <w:lang w:val="en-US"/>
              <w:rPrChange w:id="626" w:author="aoliveira" w:date="2020-09-10T10:23:00Z">
                <w:rPr>
                  <w:lang w:val="en-US"/>
                </w:rPr>
              </w:rPrChange>
            </w:rPr>
            <w:delText>link que o prof mandou no email</w:delText>
          </w:r>
          <w:r w:rsidR="004053F7" w:rsidDel="002D266C">
            <w:rPr>
              <w:lang w:val="en-US"/>
            </w:rPr>
            <w:delText>]</w:delText>
          </w:r>
        </w:del>
      </w:ins>
      <w:ins w:id="627" w:author="aoliveira" w:date="2020-09-10T09:08:00Z">
        <w:r w:rsidR="00D23E30">
          <w:rPr>
            <w:lang w:val="en-US"/>
          </w:rPr>
          <w:t xml:space="preserve">. </w:t>
        </w:r>
      </w:ins>
    </w:p>
    <w:p w14:paraId="51755C68" w14:textId="77777777" w:rsidR="00EA152A" w:rsidRPr="009828C0" w:rsidDel="00D23E30" w:rsidRDefault="00D23E30">
      <w:pPr>
        <w:rPr>
          <w:del w:id="628" w:author="aoliveira" w:date="2020-09-10T09:03:00Z"/>
          <w:rFonts w:cstheme="minorHAnsi"/>
          <w:color w:val="444444"/>
          <w:shd w:val="clear" w:color="auto" w:fill="FCFCFC"/>
          <w:lang w:val="en-US"/>
          <w:rPrChange w:id="629" w:author="aoliveira" w:date="2020-09-10T18:24:00Z">
            <w:rPr>
              <w:del w:id="630" w:author="aoliveira" w:date="2020-09-10T09:03:00Z"/>
              <w:lang w:val="en-US"/>
            </w:rPr>
          </w:rPrChange>
        </w:rPr>
      </w:pPr>
      <w:ins w:id="631" w:author="aoliveira" w:date="2020-09-10T09:08:00Z">
        <w:r>
          <w:rPr>
            <w:rFonts w:cstheme="minorHAnsi"/>
            <w:color w:val="444444"/>
            <w:shd w:val="clear" w:color="auto" w:fill="FCFCFC"/>
            <w:lang w:val="en-US"/>
          </w:rPr>
          <w:t xml:space="preserve">To that goal, alongside with the platform itself, vast and detailed documentation about the API </w:t>
        </w:r>
      </w:ins>
      <w:ins w:id="632" w:author="aoliveira" w:date="2020-09-10T09:10:00Z">
        <w:r>
          <w:rPr>
            <w:rFonts w:cstheme="minorHAnsi"/>
            <w:color w:val="444444"/>
            <w:shd w:val="clear" w:color="auto" w:fill="FCFCFC"/>
            <w:lang w:val="en-US"/>
          </w:rPr>
          <w:t>was also</w:t>
        </w:r>
      </w:ins>
      <w:ins w:id="633" w:author="aoliveira" w:date="2020-09-10T09:08:00Z">
        <w:r>
          <w:rPr>
            <w:rFonts w:cstheme="minorHAnsi"/>
            <w:color w:val="444444"/>
            <w:shd w:val="clear" w:color="auto" w:fill="FCFCFC"/>
            <w:lang w:val="en-US"/>
          </w:rPr>
          <w:t xml:space="preserve"> created, so that in the future, anyone that would like to give its </w:t>
        </w:r>
      </w:ins>
      <w:ins w:id="634" w:author="aoliveira" w:date="2020-09-10T09:11:00Z">
        <w:r>
          <w:rPr>
            <w:rFonts w:cstheme="minorHAnsi"/>
            <w:color w:val="444444"/>
            <w:shd w:val="clear" w:color="auto" w:fill="FCFCFC"/>
            <w:lang w:val="en-US"/>
          </w:rPr>
          <w:t>contribution</w:t>
        </w:r>
      </w:ins>
      <w:ins w:id="635" w:author="aoliveira" w:date="2020-09-10T09:08:00Z">
        <w:r>
          <w:rPr>
            <w:rFonts w:cstheme="minorHAnsi"/>
            <w:color w:val="444444"/>
            <w:shd w:val="clear" w:color="auto" w:fill="FCFCFC"/>
            <w:lang w:val="en-US"/>
          </w:rPr>
          <w:t xml:space="preserve"> could do </w:t>
        </w:r>
      </w:ins>
      <w:ins w:id="636" w:author="aoliveira" w:date="2020-09-10T09:09:00Z">
        <w:r>
          <w:rPr>
            <w:rFonts w:cstheme="minorHAnsi"/>
            <w:color w:val="444444"/>
            <w:shd w:val="clear" w:color="auto" w:fill="FCFCFC"/>
            <w:lang w:val="en-US"/>
          </w:rPr>
          <w:t xml:space="preserve">it </w:t>
        </w:r>
      </w:ins>
      <w:ins w:id="637" w:author="aoliveira" w:date="2020-09-10T09:08:00Z">
        <w:r>
          <w:rPr>
            <w:rFonts w:cstheme="minorHAnsi"/>
            <w:color w:val="444444"/>
            <w:shd w:val="clear" w:color="auto" w:fill="FCFCFC"/>
            <w:lang w:val="en-US"/>
          </w:rPr>
          <w:t xml:space="preserve">so in </w:t>
        </w:r>
      </w:ins>
      <w:ins w:id="638" w:author="aoliveira" w:date="2020-09-10T09:11:00Z">
        <w:r>
          <w:rPr>
            <w:rFonts w:cstheme="minorHAnsi"/>
            <w:color w:val="444444"/>
            <w:shd w:val="clear" w:color="auto" w:fill="FCFCFC"/>
            <w:lang w:val="en-US"/>
          </w:rPr>
          <w:t>an</w:t>
        </w:r>
      </w:ins>
      <w:ins w:id="639" w:author="aoliveira" w:date="2020-09-10T09:08:00Z">
        <w:r>
          <w:rPr>
            <w:rFonts w:cstheme="minorHAnsi"/>
            <w:color w:val="444444"/>
            <w:shd w:val="clear" w:color="auto" w:fill="FCFCFC"/>
            <w:lang w:val="en-US"/>
          </w:rPr>
          <w:t xml:space="preserve"> </w:t>
        </w:r>
      </w:ins>
      <w:ins w:id="640" w:author="aoliveira" w:date="2020-09-10T09:09:00Z">
        <w:r>
          <w:rPr>
            <w:rFonts w:cstheme="minorHAnsi"/>
            <w:color w:val="444444"/>
            <w:shd w:val="clear" w:color="auto" w:fill="FCFCFC"/>
            <w:lang w:val="en-US"/>
          </w:rPr>
          <w:t>orderly</w:t>
        </w:r>
      </w:ins>
      <w:ins w:id="641" w:author="aoliveira" w:date="2020-09-10T09:08:00Z">
        <w:r>
          <w:rPr>
            <w:rFonts w:cstheme="minorHAnsi"/>
            <w:color w:val="444444"/>
            <w:shd w:val="clear" w:color="auto" w:fill="FCFCFC"/>
            <w:lang w:val="en-US"/>
          </w:rPr>
          <w:t xml:space="preserve"> and logic </w:t>
        </w:r>
      </w:ins>
      <w:ins w:id="642" w:author="aoliveira" w:date="2020-09-10T09:09:00Z">
        <w:r>
          <w:rPr>
            <w:rFonts w:cstheme="minorHAnsi"/>
            <w:color w:val="444444"/>
            <w:shd w:val="clear" w:color="auto" w:fill="FCFCFC"/>
            <w:lang w:val="en-US"/>
          </w:rPr>
          <w:t>manner</w:t>
        </w:r>
      </w:ins>
      <w:ins w:id="643" w:author="aoliveira" w:date="2020-09-10T18:24:00Z">
        <w:r w:rsidR="009828C0">
          <w:rPr>
            <w:rFonts w:cstheme="minorHAnsi"/>
            <w:color w:val="444444"/>
            <w:shd w:val="clear" w:color="auto" w:fill="FCFCFC"/>
            <w:lang w:val="en-US"/>
          </w:rPr>
          <w:t>, and w</w:t>
        </w:r>
      </w:ins>
    </w:p>
    <w:p w14:paraId="1E66E48A" w14:textId="77777777" w:rsidR="00B131D9" w:rsidRDefault="009828C0">
      <w:pPr>
        <w:rPr>
          <w:ins w:id="644" w:author="aoliveira" w:date="2020-09-10T16:51:00Z"/>
          <w:rFonts w:cstheme="minorHAnsi"/>
          <w:lang w:val="en-US"/>
        </w:rPr>
      </w:pPr>
      <w:ins w:id="645" w:author="aoliveira" w:date="2020-09-10T18:24:00Z">
        <w:r>
          <w:rPr>
            <w:lang w:val="en-US"/>
          </w:rPr>
          <w:t>i</w:t>
        </w:r>
      </w:ins>
      <w:ins w:id="646" w:author="aoliveira" w:date="2020-09-10T09:10:00Z">
        <w:r w:rsidR="00D23E30">
          <w:rPr>
            <w:lang w:val="en-US"/>
          </w:rPr>
          <w:t xml:space="preserve">th this in mind, </w:t>
        </w:r>
      </w:ins>
      <w:ins w:id="647" w:author="aoliveira" w:date="2020-09-10T09:11:00Z">
        <w:r w:rsidR="00D23E30">
          <w:rPr>
            <w:rFonts w:cstheme="minorHAnsi"/>
            <w:lang w:val="en-US"/>
          </w:rPr>
          <w:t xml:space="preserve">we </w:t>
        </w:r>
      </w:ins>
      <w:ins w:id="648" w:author="aoliveira" w:date="2020-09-10T09:12:00Z">
        <w:r w:rsidR="00D23E30">
          <w:rPr>
            <w:rFonts w:cstheme="minorHAnsi"/>
            <w:lang w:val="en-US"/>
          </w:rPr>
          <w:t>developed</w:t>
        </w:r>
      </w:ins>
      <w:ins w:id="649" w:author="aoliveira" w:date="2020-09-10T09:11:00Z">
        <w:r w:rsidR="00D23E30">
          <w:rPr>
            <w:rFonts w:cstheme="minorHAnsi"/>
            <w:lang w:val="en-US"/>
          </w:rPr>
          <w:t xml:space="preserve"> </w:t>
        </w:r>
      </w:ins>
      <w:ins w:id="650" w:author="aoliveira" w:date="2020-09-10T09:12:00Z">
        <w:r w:rsidR="00D23E30">
          <w:rPr>
            <w:rFonts w:cstheme="minorHAnsi"/>
            <w:lang w:val="en-US"/>
          </w:rPr>
          <w:t xml:space="preserve">our project using some of the </w:t>
        </w:r>
      </w:ins>
      <w:ins w:id="651" w:author="aoliveira" w:date="2020-09-10T09:13:00Z">
        <w:r w:rsidR="00D23E30">
          <w:rPr>
            <w:rFonts w:cstheme="minorHAnsi"/>
            <w:lang w:val="en-US"/>
          </w:rPr>
          <w:t>appropriate</w:t>
        </w:r>
      </w:ins>
      <w:ins w:id="652" w:author="aoliveira" w:date="2020-09-10T09:12:00Z">
        <w:r w:rsidR="00D23E30">
          <w:rPr>
            <w:rFonts w:cstheme="minorHAnsi"/>
            <w:lang w:val="en-US"/>
          </w:rPr>
          <w:t xml:space="preserve"> </w:t>
        </w:r>
      </w:ins>
      <w:ins w:id="653" w:author="aoliveira" w:date="2020-09-10T09:13:00Z">
        <w:r w:rsidR="00D23E30">
          <w:rPr>
            <w:rFonts w:cstheme="minorHAnsi"/>
            <w:lang w:val="en-US"/>
          </w:rPr>
          <w:t>metrologies</w:t>
        </w:r>
      </w:ins>
      <w:ins w:id="654" w:author="aoliveira" w:date="2020-09-10T09:12:00Z">
        <w:r w:rsidR="00D23E30">
          <w:rPr>
            <w:rFonts w:cstheme="minorHAnsi"/>
            <w:lang w:val="en-US"/>
          </w:rPr>
          <w:t xml:space="preserve"> for open source</w:t>
        </w:r>
      </w:ins>
      <w:ins w:id="655" w:author="aoliveira" w:date="2020-09-10T09:13:00Z">
        <w:r w:rsidR="00D23E30">
          <w:rPr>
            <w:rFonts w:cstheme="minorHAnsi"/>
            <w:lang w:val="en-US"/>
          </w:rPr>
          <w:t xml:space="preserve"> projects.</w:t>
        </w:r>
      </w:ins>
    </w:p>
    <w:p w14:paraId="6C5A450B" w14:textId="77777777" w:rsidR="00366D82" w:rsidRDefault="00366D82">
      <w:pPr>
        <w:rPr>
          <w:ins w:id="656" w:author="aoliveira" w:date="2020-09-10T16:59:00Z"/>
          <w:rFonts w:cstheme="minorHAnsi"/>
          <w:lang w:val="en-US"/>
        </w:rPr>
      </w:pPr>
      <w:ins w:id="657" w:author="aoliveira" w:date="2020-09-10T09:48:00Z">
        <w:r>
          <w:rPr>
            <w:rFonts w:cstheme="minorHAnsi"/>
            <w:lang w:val="en-US"/>
          </w:rPr>
          <w:t>The</w:t>
        </w:r>
      </w:ins>
      <w:ins w:id="658" w:author="aoliveira" w:date="2020-09-10T09:49:00Z">
        <w:r>
          <w:rPr>
            <w:rFonts w:cstheme="minorHAnsi"/>
            <w:lang w:val="en-US"/>
          </w:rPr>
          <w:t xml:space="preserve"> project is located </w:t>
        </w:r>
      </w:ins>
      <w:ins w:id="659" w:author="aoliveira" w:date="2020-09-10T09:50:00Z">
        <w:r>
          <w:rPr>
            <w:rFonts w:cstheme="minorHAnsi"/>
            <w:lang w:val="en-US"/>
          </w:rPr>
          <w:t>in p</w:t>
        </w:r>
      </w:ins>
      <w:ins w:id="660" w:author="aoliveira" w:date="2020-09-10T09:48:00Z">
        <w:r>
          <w:rPr>
            <w:rFonts w:cstheme="minorHAnsi"/>
            <w:lang w:val="en-US"/>
          </w:rPr>
          <w:t xml:space="preserve">ublic common </w:t>
        </w:r>
      </w:ins>
      <w:ins w:id="661" w:author="aoliveira" w:date="2020-09-10T09:49:00Z">
        <w:r>
          <w:rPr>
            <w:rFonts w:cstheme="minorHAnsi"/>
            <w:lang w:val="en-US"/>
          </w:rPr>
          <w:t xml:space="preserve">git </w:t>
        </w:r>
      </w:ins>
      <w:ins w:id="662" w:author="aoliveira" w:date="2020-09-10T09:48:00Z">
        <w:r>
          <w:rPr>
            <w:rFonts w:cstheme="minorHAnsi"/>
            <w:lang w:val="en-US"/>
          </w:rPr>
          <w:t>repository</w:t>
        </w:r>
      </w:ins>
      <w:ins w:id="663" w:author="aoliveira" w:date="2020-09-10T09:50:00Z">
        <w:r>
          <w:rPr>
            <w:rFonts w:cstheme="minorHAnsi"/>
            <w:lang w:val="en-US"/>
          </w:rPr>
          <w:t xml:space="preserve">, allowing </w:t>
        </w:r>
      </w:ins>
      <w:ins w:id="664" w:author="aoliveira" w:date="2020-09-10T09:51:00Z">
        <w:r>
          <w:rPr>
            <w:rFonts w:cstheme="minorHAnsi"/>
            <w:lang w:val="en-US"/>
          </w:rPr>
          <w:t>the development to be</w:t>
        </w:r>
      </w:ins>
      <w:ins w:id="665" w:author="aoliveira" w:date="2020-09-10T09:52:00Z">
        <w:r>
          <w:rPr>
            <w:rFonts w:cstheme="minorHAnsi"/>
            <w:lang w:val="en-US"/>
          </w:rPr>
          <w:t xml:space="preserve"> in</w:t>
        </w:r>
      </w:ins>
      <w:ins w:id="666" w:author="aoliveira" w:date="2020-09-10T09:51:00Z">
        <w:r>
          <w:rPr>
            <w:rFonts w:cstheme="minorHAnsi"/>
            <w:lang w:val="en-US"/>
          </w:rPr>
          <w:t xml:space="preserve"> branch-based </w:t>
        </w:r>
      </w:ins>
      <w:ins w:id="667" w:author="aoliveira" w:date="2020-09-10T09:52:00Z">
        <w:r>
          <w:rPr>
            <w:rFonts w:cstheme="minorHAnsi"/>
            <w:lang w:val="en-US"/>
          </w:rPr>
          <w:t>workflow</w:t>
        </w:r>
      </w:ins>
      <w:ins w:id="668" w:author="aoliveira" w:date="2020-09-10T10:01:00Z">
        <w:r w:rsidR="00D968EC">
          <w:rPr>
            <w:rFonts w:cstheme="minorHAnsi"/>
            <w:lang w:val="en-US"/>
          </w:rPr>
          <w:t xml:space="preserve">. </w:t>
        </w:r>
      </w:ins>
      <w:ins w:id="669" w:author="aoliveira" w:date="2020-09-10T09:56:00Z">
        <w:r w:rsidR="00D968EC">
          <w:rPr>
            <w:rFonts w:cstheme="minorHAnsi"/>
            <w:lang w:val="en-US"/>
          </w:rPr>
          <w:t xml:space="preserve"> </w:t>
        </w:r>
      </w:ins>
      <w:ins w:id="670" w:author="aoliveira" w:date="2020-09-10T10:01:00Z">
        <w:r w:rsidR="00D968EC">
          <w:rPr>
            <w:rFonts w:cstheme="minorHAnsi"/>
            <w:lang w:val="en-US"/>
          </w:rPr>
          <w:t>I</w:t>
        </w:r>
      </w:ins>
      <w:ins w:id="671" w:author="aoliveira" w:date="2020-09-10T09:56:00Z">
        <w:r w:rsidR="00D968EC">
          <w:rPr>
            <w:rFonts w:cstheme="minorHAnsi"/>
            <w:lang w:val="en-US"/>
          </w:rPr>
          <w:t xml:space="preserve">n our case everyone has admin permissions levels, </w:t>
        </w:r>
      </w:ins>
      <w:ins w:id="672" w:author="aoliveira" w:date="2020-09-10T09:58:00Z">
        <w:r w:rsidR="00D968EC">
          <w:rPr>
            <w:rFonts w:cstheme="minorHAnsi"/>
            <w:lang w:val="en-US"/>
          </w:rPr>
          <w:t>as a way to allow full access to the project</w:t>
        </w:r>
      </w:ins>
      <w:ins w:id="673" w:author="aoliveira" w:date="2020-09-10T10:01:00Z">
        <w:r w:rsidR="00D968EC">
          <w:rPr>
            <w:rFonts w:cstheme="minorHAnsi"/>
            <w:lang w:val="en-US"/>
          </w:rPr>
          <w:t>, but i</w:t>
        </w:r>
      </w:ins>
      <w:ins w:id="674" w:author="aoliveira" w:date="2020-09-10T09:58:00Z">
        <w:r w:rsidR="00D968EC">
          <w:rPr>
            <w:rFonts w:cstheme="minorHAnsi"/>
            <w:lang w:val="en-US"/>
          </w:rPr>
          <w:t xml:space="preserve">n the future, </w:t>
        </w:r>
      </w:ins>
      <w:ins w:id="675" w:author="aoliveira" w:date="2020-09-10T10:01:00Z">
        <w:r w:rsidR="00D968EC">
          <w:rPr>
            <w:rFonts w:cstheme="minorHAnsi"/>
            <w:lang w:val="en-US"/>
          </w:rPr>
          <w:t>this level</w:t>
        </w:r>
      </w:ins>
      <w:ins w:id="676" w:author="aoliveira" w:date="2020-09-10T10:17:00Z">
        <w:r w:rsidR="004053F7">
          <w:rPr>
            <w:rFonts w:cstheme="minorHAnsi"/>
            <w:lang w:val="en-US"/>
          </w:rPr>
          <w:t>s</w:t>
        </w:r>
      </w:ins>
      <w:ins w:id="677" w:author="aoliveira" w:date="2020-09-10T09:58:00Z">
        <w:r w:rsidR="00D968EC">
          <w:rPr>
            <w:rFonts w:cstheme="minorHAnsi"/>
            <w:lang w:val="en-US"/>
          </w:rPr>
          <w:t xml:space="preserve"> should be managed </w:t>
        </w:r>
      </w:ins>
      <w:ins w:id="678" w:author="aoliveira" w:date="2020-09-10T10:17:00Z">
        <w:r w:rsidR="004053F7">
          <w:rPr>
            <w:rFonts w:cstheme="minorHAnsi"/>
            <w:lang w:val="en-US"/>
          </w:rPr>
          <w:t>by administrators</w:t>
        </w:r>
      </w:ins>
      <w:ins w:id="679" w:author="aoliveira" w:date="2020-09-10T10:01:00Z">
        <w:r w:rsidR="00D968EC">
          <w:rPr>
            <w:rFonts w:cstheme="minorHAnsi"/>
            <w:lang w:val="en-US"/>
          </w:rPr>
          <w:t xml:space="preserve"> </w:t>
        </w:r>
      </w:ins>
      <w:ins w:id="680" w:author="aoliveira" w:date="2020-09-10T10:18:00Z">
        <w:r w:rsidR="004053F7">
          <w:rPr>
            <w:rFonts w:cstheme="minorHAnsi"/>
            <w:lang w:val="en-US"/>
          </w:rPr>
          <w:t xml:space="preserve">or moderators, </w:t>
        </w:r>
      </w:ins>
      <w:ins w:id="681" w:author="aoliveira" w:date="2020-09-10T10:19:00Z">
        <w:r w:rsidR="004053F7">
          <w:rPr>
            <w:rFonts w:cstheme="minorHAnsi"/>
            <w:lang w:val="en-US"/>
          </w:rPr>
          <w:t>so that not everyone could push new code un-</w:t>
        </w:r>
      </w:ins>
      <w:ins w:id="682" w:author="aoliveira" w:date="2020-09-10T10:02:00Z">
        <w:r w:rsidR="00D968EC">
          <w:rPr>
            <w:rFonts w:cstheme="minorHAnsi"/>
            <w:lang w:val="en-US"/>
          </w:rPr>
          <w:t xml:space="preserve">review </w:t>
        </w:r>
      </w:ins>
      <w:ins w:id="683" w:author="aoliveira" w:date="2020-09-10T10:19:00Z">
        <w:r w:rsidR="004053F7">
          <w:rPr>
            <w:rFonts w:cstheme="minorHAnsi"/>
            <w:lang w:val="en-US"/>
          </w:rPr>
          <w:t>to the project</w:t>
        </w:r>
      </w:ins>
      <w:ins w:id="684" w:author="aoliveira" w:date="2020-09-10T10:02:00Z">
        <w:r w:rsidR="00D968EC">
          <w:rPr>
            <w:rFonts w:cstheme="minorHAnsi"/>
            <w:lang w:val="en-US"/>
          </w:rPr>
          <w:t>.</w:t>
        </w:r>
      </w:ins>
    </w:p>
    <w:p w14:paraId="5E1798B3" w14:textId="1EFEBFBE" w:rsidR="003D76A9" w:rsidRDefault="003D76A9">
      <w:pPr>
        <w:rPr>
          <w:ins w:id="685" w:author="aoliveira" w:date="2020-09-10T10:02:00Z"/>
          <w:rFonts w:cstheme="minorHAnsi"/>
          <w:lang w:val="en-US"/>
        </w:rPr>
      </w:pPr>
      <w:ins w:id="686" w:author="aoliveira" w:date="2020-09-10T16:59:00Z">
        <w:r>
          <w:rPr>
            <w:rFonts w:cstheme="minorHAnsi"/>
            <w:lang w:val="en-US"/>
          </w:rPr>
          <w:t xml:space="preserve">Every task </w:t>
        </w:r>
      </w:ins>
      <w:ins w:id="687" w:author="aoliveira" w:date="2020-09-10T17:02:00Z">
        <w:r>
          <w:rPr>
            <w:rFonts w:cstheme="minorHAnsi"/>
            <w:lang w:val="en-US"/>
          </w:rPr>
          <w:t xml:space="preserve">planed </w:t>
        </w:r>
      </w:ins>
      <w:ins w:id="688" w:author="aoliveira" w:date="2020-09-10T17:10:00Z">
        <w:r w:rsidR="00777C62">
          <w:rPr>
            <w:rFonts w:cstheme="minorHAnsi"/>
            <w:lang w:val="en-US"/>
          </w:rPr>
          <w:t>was</w:t>
        </w:r>
      </w:ins>
      <w:ins w:id="689" w:author="aoliveira" w:date="2020-09-10T17:01:00Z">
        <w:r>
          <w:rPr>
            <w:rFonts w:cstheme="minorHAnsi"/>
            <w:lang w:val="en-US"/>
          </w:rPr>
          <w:t xml:space="preserve"> </w:t>
        </w:r>
      </w:ins>
      <w:ins w:id="690" w:author="aoliveira" w:date="2020-09-10T17:12:00Z">
        <w:r w:rsidR="00777C62">
          <w:rPr>
            <w:rFonts w:cstheme="minorHAnsi"/>
            <w:lang w:val="en-US"/>
          </w:rPr>
          <w:t>monitored resorting</w:t>
        </w:r>
      </w:ins>
      <w:ins w:id="691" w:author="aoliveira" w:date="2020-09-10T17:11:00Z">
        <w:r w:rsidR="00777C62">
          <w:rPr>
            <w:rFonts w:cstheme="minorHAnsi"/>
            <w:lang w:val="en-US"/>
          </w:rPr>
          <w:t xml:space="preserve"> to Azure Boards service </w:t>
        </w:r>
      </w:ins>
      <w:customXmlInsRangeStart w:id="692" w:author="André Oliveira" w:date="2020-09-11T17:59:00Z"/>
      <w:sdt>
        <w:sdtPr>
          <w:rPr>
            <w:rFonts w:cstheme="minorHAnsi"/>
            <w:lang w:val="en-US"/>
          </w:rPr>
          <w:id w:val="-601718687"/>
          <w:citation/>
        </w:sdtPr>
        <w:sdtContent>
          <w:customXmlInsRangeEnd w:id="692"/>
          <w:ins w:id="693" w:author="André Oliveira" w:date="2020-09-11T17:59:00Z">
            <w:r w:rsidR="002D266C">
              <w:rPr>
                <w:rFonts w:cstheme="minorHAnsi"/>
                <w:lang w:val="en-US"/>
              </w:rPr>
              <w:fldChar w:fldCharType="begin"/>
            </w:r>
            <w:r w:rsidR="002D266C" w:rsidRPr="002D266C">
              <w:rPr>
                <w:rFonts w:cstheme="minorHAnsi"/>
                <w:lang w:val="en-US"/>
                <w:rPrChange w:id="694" w:author="André Oliveira" w:date="2020-09-11T17:59:00Z">
                  <w:rPr>
                    <w:rFonts w:cstheme="minorHAnsi"/>
                  </w:rPr>
                </w:rPrChange>
              </w:rPr>
              <w:instrText xml:space="preserve"> CITATION Azu20 \l 2070 </w:instrText>
            </w:r>
          </w:ins>
          <w:r w:rsidR="002D266C">
            <w:rPr>
              <w:rFonts w:cstheme="minorHAnsi"/>
              <w:lang w:val="en-US"/>
            </w:rPr>
            <w:fldChar w:fldCharType="separate"/>
          </w:r>
          <w:ins w:id="695" w:author="André Oliveira" w:date="2020-09-11T17:59:00Z">
            <w:r w:rsidR="002D266C" w:rsidRPr="002D266C">
              <w:rPr>
                <w:rFonts w:cstheme="minorHAnsi"/>
                <w:noProof/>
                <w:lang w:val="en-US"/>
                <w:rPrChange w:id="696" w:author="André Oliveira" w:date="2020-09-11T17:59:00Z">
                  <w:rPr>
                    <w:rFonts w:eastAsia="Times New Roman"/>
                  </w:rPr>
                </w:rPrChange>
              </w:rPr>
              <w:t>[4]</w:t>
            </w:r>
            <w:r w:rsidR="002D266C">
              <w:rPr>
                <w:rFonts w:cstheme="minorHAnsi"/>
                <w:lang w:val="en-US"/>
              </w:rPr>
              <w:fldChar w:fldCharType="end"/>
            </w:r>
          </w:ins>
          <w:customXmlInsRangeStart w:id="697" w:author="André Oliveira" w:date="2020-09-11T17:59:00Z"/>
        </w:sdtContent>
      </w:sdt>
      <w:customXmlInsRangeEnd w:id="697"/>
      <w:ins w:id="698" w:author="aoliveira" w:date="2020-09-10T17:11:00Z">
        <w:del w:id="699" w:author="André Oliveira" w:date="2020-09-11T17:59:00Z">
          <w:r w:rsidR="00777C62" w:rsidDel="002D266C">
            <w:rPr>
              <w:rFonts w:cstheme="minorHAnsi"/>
              <w:lang w:val="en-US"/>
            </w:rPr>
            <w:delText>[</w:delText>
          </w:r>
          <w:r w:rsidR="00777C62" w:rsidRPr="00777C62" w:rsidDel="002D266C">
            <w:rPr>
              <w:rFonts w:cstheme="minorHAnsi"/>
              <w:highlight w:val="yellow"/>
              <w:lang w:val="en-US"/>
              <w:rPrChange w:id="700" w:author="aoliveira" w:date="2020-09-10T17:12:00Z">
                <w:rPr>
                  <w:rFonts w:cstheme="minorHAnsi"/>
                  <w:lang w:val="en-US"/>
                </w:rPr>
              </w:rPrChange>
            </w:rPr>
            <w:delText>link</w:delText>
          </w:r>
          <w:r w:rsidR="00777C62" w:rsidDel="002D266C">
            <w:rPr>
              <w:rFonts w:cstheme="minorHAnsi"/>
              <w:lang w:val="en-US"/>
            </w:rPr>
            <w:delText>]</w:delText>
          </w:r>
        </w:del>
        <w:r w:rsidR="00777C62">
          <w:rPr>
            <w:rFonts w:cstheme="minorHAnsi"/>
            <w:lang w:val="en-US"/>
          </w:rPr>
          <w:t>, in this way</w:t>
        </w:r>
      </w:ins>
      <w:ins w:id="701" w:author="aoliveira" w:date="2020-09-10T17:12:00Z">
        <w:r w:rsidR="00777C62">
          <w:rPr>
            <w:rFonts w:cstheme="minorHAnsi"/>
            <w:lang w:val="en-US"/>
          </w:rPr>
          <w:t xml:space="preserve">, as work </w:t>
        </w:r>
      </w:ins>
      <w:ins w:id="702" w:author="aoliveira" w:date="2020-09-10T17:14:00Z">
        <w:r w:rsidR="004B6073">
          <w:rPr>
            <w:rFonts w:cstheme="minorHAnsi"/>
            <w:lang w:val="en-US"/>
          </w:rPr>
          <w:t>progresses;</w:t>
        </w:r>
      </w:ins>
      <w:ins w:id="703" w:author="aoliveira" w:date="2020-09-10T17:12:00Z">
        <w:r w:rsidR="00777C62">
          <w:rPr>
            <w:rFonts w:cstheme="minorHAnsi"/>
            <w:lang w:val="en-US"/>
          </w:rPr>
          <w:t xml:space="preserve"> work items are updated accordingly, allowing everyone who</w:t>
        </w:r>
        <w:r w:rsidR="004B6073">
          <w:rPr>
            <w:rFonts w:cstheme="minorHAnsi"/>
            <w:lang w:val="en-US"/>
          </w:rPr>
          <w:t xml:space="preserve"> works on the project to have a</w:t>
        </w:r>
      </w:ins>
      <w:ins w:id="704" w:author="aoliveira" w:date="2020-09-10T17:14:00Z">
        <w:r w:rsidR="004B6073">
          <w:rPr>
            <w:rFonts w:cstheme="minorHAnsi"/>
            <w:lang w:val="en-US"/>
          </w:rPr>
          <w:t>n accurate idea the states of things.</w:t>
        </w:r>
      </w:ins>
    </w:p>
    <w:p w14:paraId="4A4A05D6" w14:textId="77777777" w:rsidR="004053F7" w:rsidRDefault="00D968EC">
      <w:pPr>
        <w:rPr>
          <w:ins w:id="705" w:author="aoliveira" w:date="2020-09-10T10:20:00Z"/>
          <w:rFonts w:cstheme="minorHAnsi"/>
          <w:lang w:val="en-US"/>
        </w:rPr>
      </w:pPr>
      <w:ins w:id="706" w:author="aoliveira" w:date="2020-09-10T10:02:00Z">
        <w:r>
          <w:rPr>
            <w:rFonts w:cstheme="minorHAnsi"/>
            <w:lang w:val="en-US"/>
          </w:rPr>
          <w:t>New features are implemented in a new branch, in order to isolate development work without affecting other branch</w:t>
        </w:r>
      </w:ins>
      <w:ins w:id="707" w:author="aoliveira" w:date="2020-09-10T10:03:00Z">
        <w:r w:rsidR="004B08C7">
          <w:rPr>
            <w:rFonts w:cstheme="minorHAnsi"/>
            <w:lang w:val="en-US"/>
          </w:rPr>
          <w:t>es in the repository</w:t>
        </w:r>
      </w:ins>
      <w:ins w:id="708" w:author="aoliveira" w:date="2020-09-10T10:15:00Z">
        <w:r w:rsidR="004B08C7">
          <w:rPr>
            <w:rFonts w:cstheme="minorHAnsi"/>
            <w:lang w:val="en-US"/>
          </w:rPr>
          <w:t xml:space="preserve">, and can be merged to the master branch </w:t>
        </w:r>
      </w:ins>
      <w:ins w:id="709" w:author="aoliveira" w:date="2020-09-10T10:16:00Z">
        <w:r w:rsidR="004B08C7">
          <w:rPr>
            <w:rFonts w:cstheme="minorHAnsi"/>
            <w:lang w:val="en-US"/>
          </w:rPr>
          <w:t>by</w:t>
        </w:r>
      </w:ins>
      <w:ins w:id="710" w:author="aoliveira" w:date="2020-09-10T10:15:00Z">
        <w:r w:rsidR="004B08C7">
          <w:rPr>
            <w:rFonts w:cstheme="minorHAnsi"/>
            <w:lang w:val="en-US"/>
          </w:rPr>
          <w:t xml:space="preserve"> open </w:t>
        </w:r>
      </w:ins>
      <w:ins w:id="711" w:author="aoliveira" w:date="2020-09-10T10:16:00Z">
        <w:r w:rsidR="004B08C7">
          <w:rPr>
            <w:rFonts w:cstheme="minorHAnsi"/>
            <w:lang w:val="en-US"/>
          </w:rPr>
          <w:t xml:space="preserve">a pull request to ask collaborators or the </w:t>
        </w:r>
      </w:ins>
      <w:ins w:id="712" w:author="aoliveira" w:date="2020-09-10T10:17:00Z">
        <w:r w:rsidR="004B08C7">
          <w:rPr>
            <w:rFonts w:cstheme="minorHAnsi"/>
            <w:lang w:val="en-US"/>
          </w:rPr>
          <w:t>repository</w:t>
        </w:r>
      </w:ins>
      <w:ins w:id="713" w:author="aoliveira" w:date="2020-09-10T10:16:00Z">
        <w:r w:rsidR="004B08C7">
          <w:rPr>
            <w:rFonts w:cstheme="minorHAnsi"/>
            <w:lang w:val="en-US"/>
          </w:rPr>
          <w:t xml:space="preserve"> </w:t>
        </w:r>
      </w:ins>
      <w:ins w:id="714" w:author="aoliveira" w:date="2020-09-10T10:17:00Z">
        <w:r w:rsidR="004B08C7">
          <w:rPr>
            <w:rFonts w:cstheme="minorHAnsi"/>
            <w:lang w:val="en-US"/>
          </w:rPr>
          <w:t>administrator</w:t>
        </w:r>
      </w:ins>
      <w:ins w:id="715" w:author="aoliveira" w:date="2020-09-10T10:16:00Z">
        <w:r w:rsidR="004B08C7">
          <w:rPr>
            <w:rFonts w:cstheme="minorHAnsi"/>
            <w:lang w:val="en-US"/>
          </w:rPr>
          <w:t xml:space="preserve"> to review the changes before merging them into the project.</w:t>
        </w:r>
      </w:ins>
      <w:ins w:id="716" w:author="aoliveira" w:date="2020-09-10T10:19:00Z">
        <w:r w:rsidR="004053F7">
          <w:rPr>
            <w:rFonts w:cstheme="minorHAnsi"/>
            <w:lang w:val="en-US"/>
          </w:rPr>
          <w:t xml:space="preserve"> </w:t>
        </w:r>
      </w:ins>
      <w:ins w:id="717" w:author="aoliveira" w:date="2020-09-10T17:16:00Z">
        <w:r w:rsidR="004B6073">
          <w:rPr>
            <w:rFonts w:cstheme="minorHAnsi"/>
            <w:lang w:val="en-US"/>
          </w:rPr>
          <w:t xml:space="preserve">During the project, merges only occurred </w:t>
        </w:r>
      </w:ins>
      <w:ins w:id="718" w:author="aoliveira" w:date="2020-09-10T17:17:00Z">
        <w:r w:rsidR="004B6073">
          <w:rPr>
            <w:rFonts w:cstheme="minorHAnsi"/>
            <w:lang w:val="en-US"/>
          </w:rPr>
          <w:t>when the majority of the group elements were on agreement about the code that was presented.</w:t>
        </w:r>
      </w:ins>
      <w:ins w:id="719" w:author="aoliveira" w:date="2020-09-10T17:16:00Z">
        <w:r w:rsidR="004B6073">
          <w:rPr>
            <w:rFonts w:cstheme="minorHAnsi"/>
            <w:lang w:val="en-US"/>
          </w:rPr>
          <w:t xml:space="preserve"> </w:t>
        </w:r>
      </w:ins>
    </w:p>
    <w:p w14:paraId="14CEB16B" w14:textId="37FF570C" w:rsidR="00B131D9" w:rsidRDefault="004053F7">
      <w:pPr>
        <w:rPr>
          <w:ins w:id="720" w:author="aoliveira" w:date="2020-09-10T09:43:00Z"/>
          <w:rFonts w:cstheme="minorHAnsi"/>
          <w:lang w:val="en-US"/>
        </w:rPr>
      </w:pPr>
      <w:ins w:id="721" w:author="aoliveira" w:date="2020-09-10T10:20:00Z">
        <w:r>
          <w:rPr>
            <w:rFonts w:cstheme="minorHAnsi"/>
            <w:lang w:val="en-US"/>
          </w:rPr>
          <w:t>Th</w:t>
        </w:r>
      </w:ins>
      <w:ins w:id="722" w:author="aoliveira" w:date="2020-09-10T10:22:00Z">
        <w:r>
          <w:rPr>
            <w:rFonts w:cstheme="minorHAnsi"/>
            <w:lang w:val="en-US"/>
          </w:rPr>
          <w:t>is</w:t>
        </w:r>
      </w:ins>
      <w:ins w:id="723" w:author="aoliveira" w:date="2020-09-10T10:20:00Z">
        <w:r>
          <w:rPr>
            <w:rFonts w:cstheme="minorHAnsi"/>
            <w:lang w:val="en-US"/>
          </w:rPr>
          <w:t xml:space="preserve"> </w:t>
        </w:r>
      </w:ins>
      <w:ins w:id="724" w:author="aoliveira" w:date="2020-09-10T10:19:00Z">
        <w:r>
          <w:rPr>
            <w:rFonts w:cstheme="minorHAnsi"/>
            <w:lang w:val="en-US"/>
          </w:rPr>
          <w:t xml:space="preserve">peer review </w:t>
        </w:r>
      </w:ins>
      <w:ins w:id="725" w:author="aoliveira" w:date="2020-09-10T10:22:00Z">
        <w:r>
          <w:rPr>
            <w:rFonts w:cstheme="minorHAnsi"/>
            <w:lang w:val="en-US"/>
          </w:rPr>
          <w:t>methodology</w:t>
        </w:r>
      </w:ins>
      <w:ins w:id="726" w:author="aoliveira" w:date="2020-09-10T10:19:00Z">
        <w:r>
          <w:rPr>
            <w:rFonts w:cstheme="minorHAnsi"/>
            <w:lang w:val="en-US"/>
          </w:rPr>
          <w:t xml:space="preserve"> is already </w:t>
        </w:r>
      </w:ins>
      <w:ins w:id="727" w:author="aoliveira" w:date="2020-09-10T10:21:00Z">
        <w:r>
          <w:rPr>
            <w:rFonts w:cstheme="minorHAnsi"/>
            <w:lang w:val="en-US"/>
          </w:rPr>
          <w:t>established as one of the most useful practices in software engineering</w:t>
        </w:r>
      </w:ins>
      <w:ins w:id="728" w:author="André Oliveira" w:date="2020-09-11T20:14:00Z">
        <w:r w:rsidR="00B95106">
          <w:rPr>
            <w:rFonts w:cstheme="minorHAnsi"/>
            <w:lang w:val="en-US"/>
          </w:rPr>
          <w:t xml:space="preserve"> </w:t>
        </w:r>
      </w:ins>
      <w:ins w:id="729" w:author="aoliveira" w:date="2020-09-10T10:21:00Z">
        <w:del w:id="730" w:author="André Oliveira" w:date="2020-09-11T20:14:00Z">
          <w:r w:rsidDel="00B95106">
            <w:rPr>
              <w:rFonts w:cstheme="minorHAnsi"/>
              <w:lang w:val="en-US"/>
            </w:rPr>
            <w:delText xml:space="preserve"> [</w:delText>
          </w:r>
          <w:r w:rsidR="009B6BEC" w:rsidRPr="009B6BEC" w:rsidDel="00B95106">
            <w:rPr>
              <w:rFonts w:cstheme="minorHAnsi"/>
              <w:highlight w:val="yellow"/>
              <w:lang w:val="en-US"/>
              <w:rPrChange w:id="731" w:author="aoliveira" w:date="2020-09-10T10:22:00Z">
                <w:rPr>
                  <w:rFonts w:cstheme="minorHAnsi"/>
                  <w:lang w:val="en-US"/>
                </w:rPr>
              </w:rPrChange>
            </w:rPr>
            <w:delText xml:space="preserve">link to </w:delText>
          </w:r>
          <w:r w:rsidR="009B6BEC" w:rsidRPr="002D266C" w:rsidDel="00B95106">
            <w:rPr>
              <w:rFonts w:ascii="Arial" w:hAnsi="Arial" w:cs="Arial"/>
              <w:color w:val="3F3F3F"/>
              <w:sz w:val="20"/>
              <w:szCs w:val="20"/>
              <w:highlight w:val="yellow"/>
              <w:shd w:val="clear" w:color="auto" w:fill="FFFFFF"/>
              <w:lang w:val="en-US"/>
              <w:rPrChange w:id="732" w:author="André Oliveira" w:date="2020-09-11T17:49:00Z">
                <w:rPr>
                  <w:rFonts w:ascii="Arial" w:hAnsi="Arial" w:cs="Arial"/>
                  <w:color w:val="3F3F3F"/>
                  <w:sz w:val="20"/>
                  <w:szCs w:val="20"/>
                  <w:shd w:val="clear" w:color="auto" w:fill="FFFFFF"/>
                </w:rPr>
              </w:rPrChange>
            </w:rPr>
            <w:delText>(Watts Humphrey, </w:delText>
          </w:r>
          <w:r w:rsidR="009B6BEC" w:rsidRPr="002D266C" w:rsidDel="00B95106">
            <w:rPr>
              <w:rFonts w:ascii="Arial" w:hAnsi="Arial" w:cs="Arial"/>
              <w:i/>
              <w:iCs/>
              <w:color w:val="3F3F3F"/>
              <w:sz w:val="20"/>
              <w:szCs w:val="20"/>
              <w:highlight w:val="yellow"/>
              <w:shd w:val="clear" w:color="auto" w:fill="FFFFFF"/>
              <w:lang w:val="en-US"/>
              <w:rPrChange w:id="733" w:author="André Oliveira" w:date="2020-09-11T17:49:00Z">
                <w:rPr>
                  <w:rFonts w:ascii="Arial" w:hAnsi="Arial" w:cs="Arial"/>
                  <w:i/>
                  <w:iCs/>
                  <w:color w:val="3F3F3F"/>
                  <w:sz w:val="20"/>
                  <w:szCs w:val="20"/>
                  <w:shd w:val="clear" w:color="auto" w:fill="FFFFFF"/>
                </w:rPr>
              </w:rPrChange>
            </w:rPr>
            <w:delText>Managing the Software Process</w:delText>
          </w:r>
          <w:r w:rsidR="009B6BEC" w:rsidRPr="002D266C" w:rsidDel="00B95106">
            <w:rPr>
              <w:rFonts w:ascii="Arial" w:hAnsi="Arial" w:cs="Arial"/>
              <w:color w:val="3F3F3F"/>
              <w:sz w:val="20"/>
              <w:szCs w:val="20"/>
              <w:highlight w:val="yellow"/>
              <w:shd w:val="clear" w:color="auto" w:fill="FFFFFF"/>
              <w:lang w:val="en-US"/>
              <w:rPrChange w:id="734" w:author="André Oliveira" w:date="2020-09-11T17:49:00Z">
                <w:rPr>
                  <w:rFonts w:ascii="Arial" w:hAnsi="Arial" w:cs="Arial"/>
                  <w:color w:val="3F3F3F"/>
                  <w:sz w:val="20"/>
                  <w:szCs w:val="20"/>
                  <w:shd w:val="clear" w:color="auto" w:fill="FFFFFF"/>
                </w:rPr>
              </w:rPrChange>
            </w:rPr>
            <w:delText>, Addison Wesley Longman, 1989)]</w:delText>
          </w:r>
        </w:del>
      </w:ins>
      <w:ins w:id="735" w:author="aoliveira" w:date="2020-09-10T10:22:00Z">
        <w:del w:id="736" w:author="André Oliveira" w:date="2020-09-11T20:14:00Z">
          <w:r w:rsidRPr="002D266C" w:rsidDel="00B95106">
            <w:rPr>
              <w:rFonts w:ascii="Arial" w:hAnsi="Arial" w:cs="Arial"/>
              <w:color w:val="3F3F3F"/>
              <w:sz w:val="20"/>
              <w:szCs w:val="20"/>
              <w:shd w:val="clear" w:color="auto" w:fill="FFFFFF"/>
              <w:lang w:val="en-US"/>
              <w:rPrChange w:id="737" w:author="André Oliveira" w:date="2020-09-11T17:49:00Z">
                <w:rPr>
                  <w:rFonts w:ascii="Arial" w:hAnsi="Arial" w:cs="Arial"/>
                  <w:color w:val="3F3F3F"/>
                  <w:sz w:val="20"/>
                  <w:szCs w:val="20"/>
                  <w:shd w:val="clear" w:color="auto" w:fill="FFFFFF"/>
                </w:rPr>
              </w:rPrChange>
            </w:rPr>
            <w:delText xml:space="preserve"> </w:delText>
          </w:r>
        </w:del>
        <w:r>
          <w:rPr>
            <w:rFonts w:cstheme="minorHAnsi"/>
            <w:lang w:val="en-US"/>
          </w:rPr>
          <w:t xml:space="preserve">since </w:t>
        </w:r>
        <w:del w:id="738" w:author="André Oliveira" w:date="2020-09-11T20:14:00Z">
          <w:r w:rsidDel="00B95106">
            <w:rPr>
              <w:rFonts w:cstheme="minorHAnsi"/>
              <w:lang w:val="en-US"/>
            </w:rPr>
            <w:delText xml:space="preserve">for </w:delText>
          </w:r>
        </w:del>
        <w:r>
          <w:rPr>
            <w:rFonts w:cstheme="minorHAnsi"/>
            <w:lang w:val="en-US"/>
          </w:rPr>
          <w:t xml:space="preserve">a </w:t>
        </w:r>
      </w:ins>
      <w:ins w:id="739" w:author="André Oliveira" w:date="2020-09-11T20:14:00Z">
        <w:r w:rsidR="00B95106">
          <w:rPr>
            <w:rFonts w:cstheme="minorHAnsi"/>
            <w:lang w:val="en-US"/>
          </w:rPr>
          <w:t xml:space="preserve">very </w:t>
        </w:r>
      </w:ins>
      <w:ins w:id="740" w:author="aoliveira" w:date="2020-09-10T10:22:00Z">
        <w:r>
          <w:rPr>
            <w:rFonts w:cstheme="minorHAnsi"/>
            <w:lang w:val="en-US"/>
          </w:rPr>
          <w:t>long time</w:t>
        </w:r>
      </w:ins>
      <w:ins w:id="741" w:author="André Oliveira" w:date="2020-09-11T20:12:00Z">
        <w:r w:rsidR="00B95106">
          <w:rPr>
            <w:rFonts w:cstheme="minorHAnsi"/>
            <w:lang w:val="en-US"/>
          </w:rPr>
          <w:t>, as stated by Watts Humphrey in Manag</w:t>
        </w:r>
      </w:ins>
      <w:ins w:id="742" w:author="André Oliveira" w:date="2020-09-11T20:13:00Z">
        <w:r w:rsidR="00B95106">
          <w:rPr>
            <w:rFonts w:cstheme="minorHAnsi"/>
            <w:lang w:val="en-US"/>
          </w:rPr>
          <w:t xml:space="preserve">ing the Software Process </w:t>
        </w:r>
      </w:ins>
      <w:customXmlInsRangeStart w:id="743" w:author="André Oliveira" w:date="2020-09-11T20:14:00Z"/>
      <w:sdt>
        <w:sdtPr>
          <w:rPr>
            <w:rFonts w:cstheme="minorHAnsi"/>
            <w:lang w:val="en-US"/>
          </w:rPr>
          <w:id w:val="273221630"/>
          <w:citation/>
        </w:sdtPr>
        <w:sdtContent>
          <w:customXmlInsRangeEnd w:id="743"/>
          <w:ins w:id="744" w:author="André Oliveira" w:date="2020-09-11T20:14:00Z">
            <w:r w:rsidR="00B95106">
              <w:rPr>
                <w:rFonts w:cstheme="minorHAnsi"/>
                <w:lang w:val="en-US"/>
              </w:rPr>
              <w:fldChar w:fldCharType="begin"/>
            </w:r>
            <w:r w:rsidR="00B95106" w:rsidRPr="00B95106">
              <w:rPr>
                <w:rFonts w:cstheme="minorHAnsi"/>
                <w:lang w:val="en-US"/>
                <w:rPrChange w:id="745" w:author="André Oliveira" w:date="2020-09-11T20:14:00Z">
                  <w:rPr>
                    <w:rFonts w:cstheme="minorHAnsi"/>
                  </w:rPr>
                </w:rPrChange>
              </w:rPr>
              <w:instrText xml:space="preserve"> CITATION Wat89 \l 2070 </w:instrText>
            </w:r>
          </w:ins>
          <w:r w:rsidR="00B95106">
            <w:rPr>
              <w:rFonts w:cstheme="minorHAnsi"/>
              <w:lang w:val="en-US"/>
            </w:rPr>
            <w:fldChar w:fldCharType="separate"/>
          </w:r>
          <w:ins w:id="746" w:author="André Oliveira" w:date="2020-09-11T20:14:00Z">
            <w:r w:rsidR="00B95106" w:rsidRPr="00B95106">
              <w:rPr>
                <w:rFonts w:cstheme="minorHAnsi"/>
                <w:noProof/>
                <w:lang w:val="en-US"/>
                <w:rPrChange w:id="747" w:author="André Oliveira" w:date="2020-09-11T20:14:00Z">
                  <w:rPr>
                    <w:rFonts w:eastAsia="Times New Roman"/>
                  </w:rPr>
                </w:rPrChange>
              </w:rPr>
              <w:t>[5]</w:t>
            </w:r>
            <w:r w:rsidR="00B95106">
              <w:rPr>
                <w:rFonts w:cstheme="minorHAnsi"/>
                <w:lang w:val="en-US"/>
              </w:rPr>
              <w:fldChar w:fldCharType="end"/>
            </w:r>
          </w:ins>
          <w:customXmlInsRangeStart w:id="748" w:author="André Oliveira" w:date="2020-09-11T20:14:00Z"/>
        </w:sdtContent>
      </w:sdt>
      <w:customXmlInsRangeEnd w:id="748"/>
      <w:ins w:id="749" w:author="aoliveira" w:date="2020-09-10T10:22:00Z">
        <w:r>
          <w:rPr>
            <w:rFonts w:cstheme="minorHAnsi"/>
            <w:lang w:val="en-US"/>
          </w:rPr>
          <w:t>.</w:t>
        </w:r>
      </w:ins>
      <w:ins w:id="750" w:author="aoliveira" w:date="2020-09-10T10:21:00Z">
        <w:r>
          <w:rPr>
            <w:rFonts w:cstheme="minorHAnsi"/>
            <w:lang w:val="en-US"/>
          </w:rPr>
          <w:t xml:space="preserve"> </w:t>
        </w:r>
      </w:ins>
    </w:p>
    <w:p w14:paraId="58792512" w14:textId="77777777" w:rsidR="00B131D9" w:rsidRDefault="00B131D9">
      <w:pPr>
        <w:rPr>
          <w:ins w:id="751" w:author="aoliveira" w:date="2020-09-10T09:01:00Z"/>
          <w:lang w:val="en-US"/>
        </w:rPr>
      </w:pPr>
    </w:p>
    <w:p w14:paraId="3A8FFD27" w14:textId="77777777" w:rsidR="00EA152A" w:rsidDel="00EA152A" w:rsidRDefault="00EA152A">
      <w:pPr>
        <w:rPr>
          <w:del w:id="752" w:author="aoliveira" w:date="2020-09-10T09:03:00Z"/>
          <w:lang w:val="en-US"/>
        </w:rPr>
      </w:pPr>
    </w:p>
    <w:p w14:paraId="40EFA44C" w14:textId="77777777" w:rsidR="00257874" w:rsidRDefault="002D0913">
      <w:pPr>
        <w:pStyle w:val="Ttulo2"/>
        <w:rPr>
          <w:color w:val="auto"/>
          <w:sz w:val="28"/>
          <w:szCs w:val="28"/>
          <w:lang w:val="en-US"/>
        </w:rPr>
      </w:pPr>
      <w:bookmarkStart w:id="753" w:name="_Toc27948158"/>
      <w:bookmarkStart w:id="754" w:name="_Toc50751206"/>
      <w:r>
        <w:rPr>
          <w:color w:val="auto"/>
          <w:sz w:val="28"/>
          <w:szCs w:val="28"/>
          <w:lang w:val="en-US"/>
        </w:rPr>
        <w:t>1.</w:t>
      </w:r>
      <w:ins w:id="755" w:author="aoliveira" w:date="2020-09-10T18:14:00Z">
        <w:r w:rsidR="00C21C18">
          <w:rPr>
            <w:color w:val="auto"/>
            <w:sz w:val="28"/>
            <w:szCs w:val="28"/>
            <w:lang w:val="en-US"/>
          </w:rPr>
          <w:t>3</w:t>
        </w:r>
      </w:ins>
      <w:del w:id="756" w:author="aoliveira" w:date="2020-09-10T08:53:00Z">
        <w:r w:rsidDel="00EA152A">
          <w:rPr>
            <w:color w:val="auto"/>
            <w:sz w:val="28"/>
            <w:szCs w:val="28"/>
            <w:lang w:val="en-US"/>
          </w:rPr>
          <w:delText>1</w:delText>
        </w:r>
      </w:del>
      <w:r>
        <w:rPr>
          <w:color w:val="auto"/>
          <w:sz w:val="28"/>
          <w:szCs w:val="28"/>
          <w:lang w:val="en-US"/>
        </w:rPr>
        <w:t>. Outline</w:t>
      </w:r>
      <w:bookmarkStart w:id="757" w:name="_Hlk38980377"/>
      <w:bookmarkEnd w:id="753"/>
      <w:bookmarkEnd w:id="754"/>
      <w:bookmarkEnd w:id="757"/>
    </w:p>
    <w:p w14:paraId="447EDD5D" w14:textId="77777777" w:rsidR="00257874" w:rsidRDefault="00257874">
      <w:pPr>
        <w:rPr>
          <w:lang w:val="en-US"/>
        </w:rPr>
      </w:pPr>
    </w:p>
    <w:p w14:paraId="51FF05E3" w14:textId="77777777" w:rsidR="00257874" w:rsidRDefault="002D0913">
      <w:pPr>
        <w:rPr>
          <w:lang w:val="en-US"/>
        </w:rPr>
      </w:pPr>
      <w:r>
        <w:rPr>
          <w:lang w:val="en-US"/>
        </w:rPr>
        <w:t xml:space="preserve">This project is divided into </w:t>
      </w:r>
      <w:del w:id="758" w:author="André Oliveira" w:date="2020-08-26T19:40:00Z">
        <w:r>
          <w:rPr>
            <w:lang w:val="en-US"/>
          </w:rPr>
          <w:delText xml:space="preserve">6 </w:delText>
        </w:r>
      </w:del>
      <w:ins w:id="759" w:author="André Oliveira" w:date="2020-08-26T19:40:00Z">
        <w:r>
          <w:rPr>
            <w:lang w:val="en-US"/>
          </w:rPr>
          <w:t xml:space="preserve">8 </w:t>
        </w:r>
      </w:ins>
      <w:r>
        <w:rPr>
          <w:lang w:val="en-US"/>
        </w:rPr>
        <w:t>chapters.</w:t>
      </w:r>
    </w:p>
    <w:p w14:paraId="3F91ABC8" w14:textId="77777777" w:rsidR="00257874" w:rsidRDefault="002D0913">
      <w:pPr>
        <w:rPr>
          <w:lang w:val="en-US"/>
        </w:rPr>
      </w:pPr>
      <w:r>
        <w:rPr>
          <w:lang w:val="en-US"/>
        </w:rPr>
        <w:t>Chapter 2 describes both functional requirements, where the technical details are explained in order to illustrate what our platform is supposed to accomplish, and the non-functional ones, which are mainly focused on specific design and implementation concerns of the solution, so it can meet the requirements, with great performance and a solid security.</w:t>
      </w:r>
    </w:p>
    <w:p w14:paraId="5277FB16" w14:textId="77777777" w:rsidR="00257874" w:rsidRDefault="002D0913">
      <w:pPr>
        <w:rPr>
          <w:lang w:val="en-US"/>
        </w:rPr>
      </w:pPr>
      <w:r>
        <w:rPr>
          <w:lang w:val="en-US"/>
        </w:rPr>
        <w:t>Chapter 3 briefly describes the current state of art regarding similar platforms, and a comparison them and our own solution is performed.</w:t>
      </w:r>
    </w:p>
    <w:p w14:paraId="5FE85641" w14:textId="77777777" w:rsidR="00257874" w:rsidRDefault="002D0913">
      <w:pPr>
        <w:rPr>
          <w:lang w:val="en-US"/>
        </w:rPr>
      </w:pPr>
      <w:r>
        <w:rPr>
          <w:lang w:val="en-US"/>
        </w:rPr>
        <w:t>Chapter 4 introduces some of the technologies that support are used for the development of the solution.</w:t>
      </w:r>
    </w:p>
    <w:p w14:paraId="6F41DE97" w14:textId="77777777" w:rsidR="00257874" w:rsidRDefault="002D0913">
      <w:pPr>
        <w:rPr>
          <w:lang w:val="en-US"/>
        </w:rPr>
      </w:pPr>
      <w:r>
        <w:rPr>
          <w:lang w:val="en-US"/>
        </w:rPr>
        <w:t>Chapter 5 addresses focus on the architecture, implementation details regarding introducing each component that composes IS E-Learning platform, their functionalities, and their interactions.</w:t>
      </w:r>
    </w:p>
    <w:p w14:paraId="4D054509" w14:textId="77777777" w:rsidR="00257874" w:rsidRDefault="002D0913">
      <w:pPr>
        <w:rPr>
          <w:lang w:val="en-US"/>
        </w:rPr>
      </w:pPr>
      <w:r>
        <w:rPr>
          <w:lang w:val="en-US"/>
        </w:rPr>
        <w:t xml:space="preserve">Chapter 6 addresses on how the modules discussed in chapter 5 were designed, explaining their functionalities and details of their implementation. </w:t>
      </w:r>
    </w:p>
    <w:p w14:paraId="5E363F9D" w14:textId="77777777" w:rsidR="00257874" w:rsidRDefault="002D0913">
      <w:pPr>
        <w:rPr>
          <w:ins w:id="760" w:author="aoliveira" w:date="2020-09-10T18:31:00Z"/>
          <w:lang w:val="en-US"/>
        </w:rPr>
      </w:pPr>
      <w:r>
        <w:rPr>
          <w:lang w:val="en-US"/>
        </w:rPr>
        <w:t xml:space="preserve">Chapter 7 explains what changes need to occur when adding support to a new language and indicates which documentation should be consulted on the matter. </w:t>
      </w:r>
    </w:p>
    <w:p w14:paraId="62333F9A" w14:textId="0C5FBD83" w:rsidR="007349A9" w:rsidRDefault="007349A9">
      <w:pPr>
        <w:rPr>
          <w:lang w:val="en-US"/>
        </w:rPr>
      </w:pPr>
      <w:ins w:id="761" w:author="aoliveira" w:date="2020-09-10T18:31:00Z">
        <w:r>
          <w:rPr>
            <w:lang w:val="en-US"/>
          </w:rPr>
          <w:t xml:space="preserve">Chapter 8 gives an overview about the cloud deployment, </w:t>
        </w:r>
        <w:del w:id="762" w:author="André Oliveira" w:date="2020-09-11T18:04:00Z">
          <w:r w:rsidDel="00CD6C55">
            <w:rPr>
              <w:lang w:val="en-US"/>
            </w:rPr>
            <w:delText>about</w:delText>
          </w:r>
        </w:del>
      </w:ins>
      <w:ins w:id="763" w:author="André Oliveira" w:date="2020-09-11T18:04:00Z">
        <w:r w:rsidR="00CD6C55">
          <w:rPr>
            <w:lang w:val="en-US"/>
          </w:rPr>
          <w:t>witch</w:t>
        </w:r>
      </w:ins>
      <w:ins w:id="764" w:author="aoliveira" w:date="2020-09-10T18:31:00Z">
        <w:del w:id="765" w:author="André Oliveira" w:date="2020-09-11T18:04:00Z">
          <w:r w:rsidDel="00CD6C55">
            <w:rPr>
              <w:lang w:val="en-US"/>
            </w:rPr>
            <w:delText xml:space="preserve"> the</w:delText>
          </w:r>
        </w:del>
        <w:r>
          <w:rPr>
            <w:lang w:val="en-US"/>
          </w:rPr>
          <w:t xml:space="preserve"> </w:t>
        </w:r>
        <w:del w:id="766" w:author="André Oliveira" w:date="2020-09-11T18:00:00Z">
          <w:r w:rsidDel="00CD6C55">
            <w:rPr>
              <w:lang w:val="en-US"/>
            </w:rPr>
            <w:delText>archicture</w:delText>
          </w:r>
        </w:del>
      </w:ins>
      <w:ins w:id="767" w:author="André Oliveira" w:date="2020-09-11T18:00:00Z">
        <w:r w:rsidR="00CD6C55">
          <w:rPr>
            <w:lang w:val="en-US"/>
          </w:rPr>
          <w:t>architecture</w:t>
        </w:r>
      </w:ins>
      <w:ins w:id="768" w:author="aoliveira" w:date="2020-09-10T18:31:00Z">
        <w:del w:id="769" w:author="André Oliveira" w:date="2020-09-11T18:06:00Z">
          <w:r w:rsidDel="00CD6C55">
            <w:rPr>
              <w:lang w:val="en-US"/>
            </w:rPr>
            <w:delText xml:space="preserve"> </w:delText>
          </w:r>
        </w:del>
      </w:ins>
      <w:ins w:id="770" w:author="André Oliveira" w:date="2020-09-11T18:04:00Z">
        <w:r w:rsidR="00CD6C55">
          <w:rPr>
            <w:lang w:val="en-US"/>
          </w:rPr>
          <w:t xml:space="preserve"> </w:t>
        </w:r>
      </w:ins>
      <w:ins w:id="771" w:author="aoliveira" w:date="2020-09-10T18:31:00Z">
        <w:del w:id="772" w:author="André Oliveira" w:date="2020-09-11T18:06:00Z">
          <w:r w:rsidDel="00CD6C55">
            <w:rPr>
              <w:lang w:val="en-US"/>
            </w:rPr>
            <w:delText xml:space="preserve">used </w:delText>
          </w:r>
        </w:del>
      </w:ins>
      <w:ins w:id="773" w:author="André Oliveira" w:date="2020-09-11T18:04:00Z">
        <w:r w:rsidR="00CD6C55">
          <w:rPr>
            <w:lang w:val="en-US"/>
          </w:rPr>
          <w:t xml:space="preserve">and </w:t>
        </w:r>
      </w:ins>
      <w:ins w:id="774" w:author="André Oliveira" w:date="2020-09-11T18:06:00Z">
        <w:r w:rsidR="00CD6C55">
          <w:rPr>
            <w:lang w:val="en-US"/>
          </w:rPr>
          <w:t>its</w:t>
        </w:r>
      </w:ins>
      <w:ins w:id="775" w:author="André Oliveira" w:date="2020-09-11T18:04:00Z">
        <w:r w:rsidR="00CD6C55">
          <w:rPr>
            <w:lang w:val="en-US"/>
          </w:rPr>
          <w:t xml:space="preserve"> </w:t>
        </w:r>
      </w:ins>
      <w:ins w:id="776" w:author="aoliveira" w:date="2020-09-10T18:31:00Z">
        <w:del w:id="777" w:author="André Oliveira" w:date="2020-09-11T18:04:00Z">
          <w:r w:rsidDel="00CD6C55">
            <w:rPr>
              <w:lang w:val="en-US"/>
            </w:rPr>
            <w:delText>i</w:delText>
          </w:r>
        </w:del>
        <w:del w:id="778" w:author="André Oliveira" w:date="2020-09-11T18:05:00Z">
          <w:r w:rsidDel="00CD6C55">
            <w:rPr>
              <w:lang w:val="en-US"/>
            </w:rPr>
            <w:delText xml:space="preserve">s such </w:delText>
          </w:r>
        </w:del>
        <w:r>
          <w:rPr>
            <w:lang w:val="en-US"/>
          </w:rPr>
          <w:t>services</w:t>
        </w:r>
      </w:ins>
      <w:ins w:id="779" w:author="André Oliveira" w:date="2020-09-11T18:06:00Z">
        <w:r w:rsidR="00CD6C55">
          <w:rPr>
            <w:lang w:val="en-US"/>
          </w:rPr>
          <w:t xml:space="preserve"> were used</w:t>
        </w:r>
      </w:ins>
      <w:ins w:id="780" w:author="aoliveira" w:date="2020-09-10T18:31:00Z">
        <w:r>
          <w:rPr>
            <w:lang w:val="en-US"/>
          </w:rPr>
          <w:t xml:space="preserve">, and how we </w:t>
        </w:r>
      </w:ins>
      <w:ins w:id="781" w:author="aoliveira" w:date="2020-09-10T18:32:00Z">
        <w:r>
          <w:rPr>
            <w:lang w:val="en-US"/>
          </w:rPr>
          <w:t>approached</w:t>
        </w:r>
      </w:ins>
      <w:ins w:id="782" w:author="aoliveira" w:date="2020-09-10T18:31:00Z">
        <w:r>
          <w:rPr>
            <w:lang w:val="en-US"/>
          </w:rPr>
          <w:t xml:space="preserve"> and </w:t>
        </w:r>
      </w:ins>
      <w:ins w:id="783" w:author="aoliveira" w:date="2020-09-10T18:32:00Z">
        <w:r>
          <w:rPr>
            <w:lang w:val="en-US"/>
          </w:rPr>
          <w:t>implemented</w:t>
        </w:r>
      </w:ins>
      <w:ins w:id="784" w:author="aoliveira" w:date="2020-09-10T18:31:00Z">
        <w:r>
          <w:rPr>
            <w:lang w:val="en-US"/>
          </w:rPr>
          <w:t xml:space="preserve"> </w:t>
        </w:r>
      </w:ins>
      <w:ins w:id="785" w:author="aoliveira" w:date="2020-09-10T18:32:00Z">
        <w:r>
          <w:rPr>
            <w:lang w:val="en-US"/>
          </w:rPr>
          <w:t>our solution.</w:t>
        </w:r>
      </w:ins>
    </w:p>
    <w:p w14:paraId="631BE16B" w14:textId="6C20793E" w:rsidR="00257874" w:rsidRDefault="007349A9">
      <w:pPr>
        <w:rPr>
          <w:lang w:val="en-US"/>
        </w:rPr>
      </w:pPr>
      <w:ins w:id="786" w:author="aoliveira" w:date="2020-09-10T18:32:00Z">
        <w:r>
          <w:rPr>
            <w:lang w:val="en-US"/>
          </w:rPr>
          <w:t xml:space="preserve">And finally </w:t>
        </w:r>
      </w:ins>
      <w:r w:rsidR="002D0913">
        <w:rPr>
          <w:lang w:val="en-US"/>
        </w:rPr>
        <w:t xml:space="preserve">Chapter </w:t>
      </w:r>
      <w:ins w:id="787" w:author="aoliveira" w:date="2020-09-10T18:32:00Z">
        <w:r>
          <w:rPr>
            <w:lang w:val="en-US"/>
          </w:rPr>
          <w:t>9</w:t>
        </w:r>
      </w:ins>
      <w:del w:id="788" w:author="aoliveira" w:date="2020-09-10T18:32:00Z">
        <w:r w:rsidR="002D0913" w:rsidDel="007349A9">
          <w:rPr>
            <w:lang w:val="en-US"/>
          </w:rPr>
          <w:delText>8</w:delText>
        </w:r>
      </w:del>
      <w:r w:rsidR="002D0913">
        <w:rPr>
          <w:lang w:val="en-US"/>
        </w:rPr>
        <w:t xml:space="preserve"> </w:t>
      </w:r>
      <w:del w:id="789" w:author="André Oliveira" w:date="2020-09-11T18:08:00Z">
        <w:r w:rsidR="002D0913" w:rsidDel="00CD6C55">
          <w:rPr>
            <w:lang w:val="en-US"/>
          </w:rPr>
          <w:delText xml:space="preserve">gives </w:delText>
        </w:r>
      </w:del>
      <w:ins w:id="790" w:author="André Oliveira" w:date="2020-09-11T18:08:00Z">
        <w:r w:rsidR="00CD6C55">
          <w:rPr>
            <w:lang w:val="en-US"/>
          </w:rPr>
          <w:t>a briefly d</w:t>
        </w:r>
      </w:ins>
      <w:ins w:id="791" w:author="André Oliveira" w:date="2020-09-11T18:09:00Z">
        <w:r w:rsidR="00CD6C55">
          <w:rPr>
            <w:lang w:val="en-US"/>
          </w:rPr>
          <w:t>iscussion</w:t>
        </w:r>
      </w:ins>
      <w:del w:id="792" w:author="André Oliveira" w:date="2020-09-11T18:09:00Z">
        <w:r w:rsidR="002D0913" w:rsidDel="00CD6C55">
          <w:rPr>
            <w:lang w:val="en-US"/>
          </w:rPr>
          <w:delText xml:space="preserve">an overview </w:delText>
        </w:r>
      </w:del>
      <w:ins w:id="793" w:author="André Oliveira" w:date="2020-09-11T18:09:00Z">
        <w:r w:rsidR="00CD6C55">
          <w:rPr>
            <w:lang w:val="en-US"/>
          </w:rPr>
          <w:t xml:space="preserve"> </w:t>
        </w:r>
      </w:ins>
      <w:r w:rsidR="002D0913">
        <w:rPr>
          <w:lang w:val="en-US"/>
        </w:rPr>
        <w:t xml:space="preserve">about the </w:t>
      </w:r>
      <w:del w:id="794" w:author="aoliveira" w:date="2020-09-10T18:32:00Z">
        <w:r w:rsidR="002D0913" w:rsidDel="007349A9">
          <w:rPr>
            <w:lang w:val="en-US"/>
          </w:rPr>
          <w:delText xml:space="preserve">progress </w:delText>
        </w:r>
      </w:del>
      <w:ins w:id="795" w:author="aoliveira" w:date="2020-09-10T18:32:00Z">
        <w:r>
          <w:rPr>
            <w:lang w:val="en-US"/>
          </w:rPr>
          <w:t xml:space="preserve">state </w:t>
        </w:r>
      </w:ins>
      <w:r w:rsidR="002D0913">
        <w:rPr>
          <w:lang w:val="en-US"/>
        </w:rPr>
        <w:t xml:space="preserve">of the project, what has been completed, </w:t>
      </w:r>
      <w:ins w:id="796" w:author="aoliveira" w:date="2020-09-10T18:33:00Z">
        <w:r>
          <w:rPr>
            <w:lang w:val="en-US"/>
          </w:rPr>
          <w:t>some considerations o</w:t>
        </w:r>
      </w:ins>
      <w:ins w:id="797" w:author="André Oliveira" w:date="2020-09-11T18:09:00Z">
        <w:r w:rsidR="00CD6C55">
          <w:rPr>
            <w:lang w:val="en-US"/>
          </w:rPr>
          <w:t>n</w:t>
        </w:r>
      </w:ins>
      <w:ins w:id="798" w:author="aoliveira" w:date="2020-09-10T18:33:00Z">
        <w:del w:id="799" w:author="André Oliveira" w:date="2020-09-11T18:09:00Z">
          <w:r w:rsidDel="00CD6C55">
            <w:rPr>
              <w:lang w:val="en-US"/>
            </w:rPr>
            <w:delText>f</w:delText>
          </w:r>
        </w:del>
        <w:r>
          <w:rPr>
            <w:lang w:val="en-US"/>
          </w:rPr>
          <w:t xml:space="preserve"> the work developed, and what </w:t>
        </w:r>
        <w:del w:id="800" w:author="André Oliveira" w:date="2020-09-11T18:09:00Z">
          <w:r w:rsidDel="00CD6C55">
            <w:rPr>
              <w:lang w:val="en-US"/>
            </w:rPr>
            <w:delText>we</w:delText>
          </w:r>
        </w:del>
      </w:ins>
      <w:ins w:id="801" w:author="André Oliveira" w:date="2020-09-11T18:09:00Z">
        <w:r w:rsidR="00CD6C55">
          <w:rPr>
            <w:lang w:val="en-US"/>
          </w:rPr>
          <w:t>is</w:t>
        </w:r>
      </w:ins>
      <w:ins w:id="802" w:author="aoliveira" w:date="2020-09-10T18:33:00Z">
        <w:r>
          <w:rPr>
            <w:lang w:val="en-US"/>
          </w:rPr>
          <w:t xml:space="preserve"> expect</w:t>
        </w:r>
      </w:ins>
      <w:ins w:id="803" w:author="André Oliveira" w:date="2020-09-11T18:09:00Z">
        <w:r w:rsidR="00CD6C55">
          <w:rPr>
            <w:lang w:val="en-US"/>
          </w:rPr>
          <w:t>ed</w:t>
        </w:r>
      </w:ins>
      <w:ins w:id="804" w:author="aoliveira" w:date="2020-09-10T18:33:00Z">
        <w:r>
          <w:rPr>
            <w:lang w:val="en-US"/>
          </w:rPr>
          <w:t xml:space="preserve"> to be the future of IS E-Learning platform</w:t>
        </w:r>
      </w:ins>
      <w:ins w:id="805" w:author="aoliveira" w:date="2020-09-10T18:34:00Z">
        <w:r>
          <w:rPr>
            <w:lang w:val="en-US"/>
          </w:rPr>
          <w:t>.</w:t>
        </w:r>
      </w:ins>
      <w:del w:id="806" w:author="aoliveira" w:date="2020-09-10T18:34:00Z">
        <w:r w:rsidR="002D0913" w:rsidDel="007349A9">
          <w:rPr>
            <w:lang w:val="en-US"/>
          </w:rPr>
          <w:delText>the road ahead and some considerations for the planning of the remaining activities.</w:delText>
        </w:r>
      </w:del>
    </w:p>
    <w:p w14:paraId="3FA3A3FB" w14:textId="77777777" w:rsidR="00257874" w:rsidRDefault="00257874">
      <w:pPr>
        <w:rPr>
          <w:lang w:val="en-US"/>
        </w:rPr>
      </w:pPr>
    </w:p>
    <w:p w14:paraId="03D6B36C" w14:textId="77777777"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9B6BEC">
        <w:rPr>
          <w:lang w:val="en-GB"/>
          <w:rPrChange w:id="807" w:author="joao eduardo santos" w:date="2020-09-09T18:36:00Z">
            <w:rPr/>
          </w:rPrChange>
        </w:rPr>
        <w:br w:type="page"/>
      </w:r>
    </w:p>
    <w:p w14:paraId="5EADE48A" w14:textId="77777777"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9B6BEC">
        <w:rPr>
          <w:lang w:val="en-GB"/>
          <w:rPrChange w:id="808" w:author="joao eduardo santos" w:date="2020-09-09T18:36:00Z">
            <w:rPr/>
          </w:rPrChange>
        </w:rPr>
        <w:lastRenderedPageBreak/>
        <w:br w:type="page"/>
      </w:r>
    </w:p>
    <w:p w14:paraId="502565B6" w14:textId="77777777" w:rsidR="00257874" w:rsidRDefault="002D0913">
      <w:pPr>
        <w:pStyle w:val="Ttulo1"/>
        <w:numPr>
          <w:ilvl w:val="0"/>
          <w:numId w:val="5"/>
        </w:numPr>
      </w:pPr>
      <w:bookmarkStart w:id="809" w:name="_Ref39266593"/>
      <w:bookmarkStart w:id="810" w:name="_Ref39266674"/>
      <w:bookmarkStart w:id="811" w:name="_Ref39266722"/>
      <w:bookmarkStart w:id="812" w:name="_Ref39266710"/>
      <w:bookmarkStart w:id="813" w:name="_Ref50751068"/>
      <w:bookmarkStart w:id="814" w:name="_Toc50751207"/>
      <w:commentRangeStart w:id="815"/>
      <w:r>
        <w:lastRenderedPageBreak/>
        <w:t>Requirements</w:t>
      </w:r>
      <w:bookmarkEnd w:id="809"/>
      <w:bookmarkEnd w:id="810"/>
      <w:bookmarkEnd w:id="811"/>
      <w:bookmarkEnd w:id="812"/>
      <w:commentRangeEnd w:id="815"/>
      <w:r>
        <w:rPr>
          <w:rStyle w:val="Refdecomentrio"/>
          <w:rFonts w:asciiTheme="minorHAnsi" w:eastAsiaTheme="minorEastAsia" w:hAnsiTheme="minorHAnsi" w:cstheme="minorBidi"/>
          <w:b w:val="0"/>
          <w:bCs w:val="0"/>
          <w:color w:val="auto"/>
          <w:lang w:val="pt-PT"/>
        </w:rPr>
        <w:commentReference w:id="815"/>
      </w:r>
      <w:bookmarkEnd w:id="813"/>
      <w:bookmarkEnd w:id="814"/>
    </w:p>
    <w:p w14:paraId="45BBE051" w14:textId="77777777" w:rsidR="00257874" w:rsidRDefault="002D0913">
      <w:pPr>
        <w:rPr>
          <w:lang w:val="en-US"/>
        </w:rPr>
      </w:pPr>
      <w:r>
        <w:rPr>
          <w:lang w:val="en-US"/>
        </w:rPr>
        <w:t xml:space="preserve">For this project a series of functional and non-functional requirements </w:t>
      </w:r>
      <w:sdt>
        <w:sdtPr>
          <w:id w:val="968856802"/>
          <w:citation/>
        </w:sdtPr>
        <w:sdtContent>
          <w:r w:rsidR="009B6BEC">
            <w:fldChar w:fldCharType="begin"/>
          </w:r>
          <w:r w:rsidR="009B6BEC" w:rsidRPr="009B6BEC">
            <w:rPr>
              <w:lang w:val="en-GB"/>
              <w:rPrChange w:id="816" w:author="joao eduardo santos" w:date="2020-09-09T18:36:00Z">
                <w:rPr/>
              </w:rPrChange>
            </w:rPr>
            <w:instrText>CITATION Kar13 \l 2057</w:instrText>
          </w:r>
          <w:r w:rsidR="009B6BEC">
            <w:fldChar w:fldCharType="separate"/>
          </w:r>
          <w:r w:rsidR="009B6BEC" w:rsidRPr="009B6BEC">
            <w:rPr>
              <w:lang w:val="en-GB"/>
              <w:rPrChange w:id="817" w:author="joao eduardo santos" w:date="2020-09-09T18:36:00Z">
                <w:rPr/>
              </w:rPrChange>
            </w:rPr>
            <w:t>[2]</w:t>
          </w:r>
          <w:r w:rsidR="009B6BEC">
            <w:fldChar w:fldCharType="end"/>
          </w:r>
        </w:sdtContent>
      </w:sdt>
      <w:r>
        <w:rPr>
          <w:lang w:val="en-US"/>
        </w:rPr>
        <w:t xml:space="preserve"> were identified and are listed below.</w:t>
      </w:r>
    </w:p>
    <w:p w14:paraId="53995E2A" w14:textId="77777777" w:rsidR="00257874" w:rsidRDefault="00257874">
      <w:pPr>
        <w:rPr>
          <w:lang w:val="en-US"/>
        </w:rPr>
      </w:pPr>
    </w:p>
    <w:p w14:paraId="3DBE49D3"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818" w:name="_Toc50751208"/>
      <w:r>
        <w:rPr>
          <w:rFonts w:asciiTheme="majorHAnsi" w:eastAsiaTheme="majorEastAsia" w:hAnsiTheme="majorHAnsi" w:cstheme="majorBidi"/>
          <w:sz w:val="28"/>
          <w:szCs w:val="28"/>
          <w:lang w:val="en-US"/>
        </w:rPr>
        <w:t>2.1. Functional Requirements</w:t>
      </w:r>
      <w:bookmarkEnd w:id="818"/>
    </w:p>
    <w:p w14:paraId="4822F1F4" w14:textId="77777777" w:rsidR="00257874" w:rsidRDefault="00257874">
      <w:pPr>
        <w:rPr>
          <w:lang w:val="en-US"/>
        </w:rPr>
      </w:pPr>
    </w:p>
    <w:p w14:paraId="7FA8F05C" w14:textId="77777777" w:rsidR="00257874" w:rsidRDefault="002D0913">
      <w:pPr>
        <w:pStyle w:val="PargrafodaLista"/>
        <w:numPr>
          <w:ilvl w:val="0"/>
          <w:numId w:val="4"/>
        </w:numPr>
        <w:rPr>
          <w:lang w:val="en-US"/>
        </w:rPr>
      </w:pPr>
      <w:r>
        <w:rPr>
          <w:lang w:val="en-US"/>
        </w:rPr>
        <w:t>Challenges – Challenges are a programming problem that needs to be solved. Every challenge has a built-in solution that will be compared with the user submitted answer to determinate its "correctness" through unit tests.</w:t>
      </w:r>
    </w:p>
    <w:p w14:paraId="0F19E7A5" w14:textId="77777777" w:rsidR="00257874" w:rsidRDefault="002D0913">
      <w:pPr>
        <w:pStyle w:val="PargrafodaLista"/>
        <w:numPr>
          <w:ilvl w:val="1"/>
          <w:numId w:val="4"/>
        </w:numPr>
        <w:rPr>
          <w:lang w:val="en-US"/>
        </w:rPr>
      </w:pPr>
      <w:r>
        <w:rPr>
          <w:lang w:val="en-US"/>
        </w:rPr>
        <w:t>Challenges can be solved on one or more programming language;</w:t>
      </w:r>
    </w:p>
    <w:p w14:paraId="6FD85FE8" w14:textId="77777777" w:rsidR="00257874" w:rsidRDefault="002D0913">
      <w:pPr>
        <w:pStyle w:val="PargrafodaLista"/>
        <w:numPr>
          <w:ilvl w:val="1"/>
          <w:numId w:val="4"/>
        </w:numPr>
        <w:rPr>
          <w:lang w:val="en-US"/>
        </w:rPr>
      </w:pPr>
      <w:r>
        <w:rPr>
          <w:lang w:val="en-US"/>
        </w:rPr>
        <w:t>To respond to a Challenge a user doesn’t need to be logged in;</w:t>
      </w:r>
    </w:p>
    <w:p w14:paraId="5AE4459C" w14:textId="77777777" w:rsidR="00257874" w:rsidRDefault="002D0913">
      <w:pPr>
        <w:pStyle w:val="PargrafodaLista"/>
        <w:numPr>
          <w:ilvl w:val="1"/>
          <w:numId w:val="4"/>
        </w:numPr>
        <w:rPr>
          <w:lang w:val="en-US"/>
        </w:rPr>
      </w:pPr>
      <w:r>
        <w:rPr>
          <w:lang w:val="en-US"/>
        </w:rPr>
        <w:t>Only logged in users can create Challenges;</w:t>
      </w:r>
    </w:p>
    <w:p w14:paraId="024F551B" w14:textId="77777777" w:rsidR="00257874" w:rsidRDefault="002D0913">
      <w:pPr>
        <w:pStyle w:val="PargrafodaLista"/>
        <w:numPr>
          <w:ilvl w:val="1"/>
          <w:numId w:val="4"/>
        </w:numPr>
        <w:rPr>
          <w:lang w:val="en-US"/>
        </w:rPr>
      </w:pPr>
      <w:r>
        <w:rPr>
          <w:lang w:val="en-US"/>
        </w:rPr>
        <w:t>To create a Challenge a solution and unit tests must be provided;</w:t>
      </w:r>
    </w:p>
    <w:p w14:paraId="3880A1B5" w14:textId="77777777" w:rsidR="00257874" w:rsidRDefault="002D0913">
      <w:pPr>
        <w:pStyle w:val="PargrafodaLista"/>
        <w:numPr>
          <w:ilvl w:val="1"/>
          <w:numId w:val="4"/>
        </w:numPr>
        <w:rPr>
          <w:lang w:val="en-US"/>
        </w:rPr>
      </w:pPr>
      <w:r>
        <w:rPr>
          <w:lang w:val="en-US"/>
        </w:rPr>
        <w:t>To create a Challenge the code must compile and the tests must pass;</w:t>
      </w:r>
    </w:p>
    <w:p w14:paraId="39C87FBD" w14:textId="77777777" w:rsidR="00257874" w:rsidRDefault="002D0913">
      <w:pPr>
        <w:pStyle w:val="PargrafodaLista"/>
        <w:numPr>
          <w:ilvl w:val="1"/>
          <w:numId w:val="4"/>
        </w:numPr>
        <w:rPr>
          <w:lang w:val="en-US"/>
        </w:rPr>
      </w:pPr>
      <w:r>
        <w:rPr>
          <w:lang w:val="en-US"/>
        </w:rPr>
        <w:t>Challenges can be associated with tags, which can be used to search specific topics;</w:t>
      </w:r>
    </w:p>
    <w:p w14:paraId="5BD93E1D" w14:textId="77777777" w:rsidR="00257874" w:rsidRDefault="002D0913">
      <w:pPr>
        <w:pStyle w:val="PargrafodaLista"/>
        <w:numPr>
          <w:ilvl w:val="1"/>
          <w:numId w:val="4"/>
        </w:numPr>
        <w:rPr>
          <w:lang w:val="en-US"/>
        </w:rPr>
      </w:pPr>
      <w:r>
        <w:rPr>
          <w:lang w:val="en-US"/>
        </w:rPr>
        <w:t>Only a logged in user can consult the Challenges he/she submitted;</w:t>
      </w:r>
    </w:p>
    <w:p w14:paraId="3830D12D" w14:textId="77777777" w:rsidR="00257874" w:rsidRDefault="002D0913">
      <w:pPr>
        <w:pStyle w:val="PargrafodaLista"/>
        <w:numPr>
          <w:ilvl w:val="1"/>
          <w:numId w:val="4"/>
        </w:numPr>
        <w:rPr>
          <w:lang w:val="en-US"/>
        </w:rPr>
      </w:pPr>
      <w:r>
        <w:rPr>
          <w:lang w:val="en-US"/>
        </w:rPr>
        <w:t>A user can create a private Challenge that is unreachable as a single Challenger and can only be visible in a Questionnaire created by the Challenge’s creator;</w:t>
      </w:r>
    </w:p>
    <w:p w14:paraId="43D581BD" w14:textId="77777777" w:rsidR="00257874" w:rsidRDefault="002D0913">
      <w:pPr>
        <w:pStyle w:val="PargrafodaLista"/>
        <w:numPr>
          <w:ilvl w:val="1"/>
          <w:numId w:val="4"/>
        </w:numPr>
        <w:rPr>
          <w:lang w:val="en-US"/>
        </w:rPr>
      </w:pPr>
      <w:r>
        <w:rPr>
          <w:lang w:val="en-US"/>
        </w:rPr>
        <w:t>Only a logged in user can track and consult previously answered Challenges;</w:t>
      </w:r>
    </w:p>
    <w:p w14:paraId="70DF1A0E" w14:textId="77777777" w:rsidR="00257874" w:rsidRDefault="002D0913">
      <w:pPr>
        <w:pStyle w:val="PargrafodaLista"/>
        <w:numPr>
          <w:ilvl w:val="1"/>
          <w:numId w:val="4"/>
        </w:numPr>
        <w:rPr>
          <w:lang w:val="en-US"/>
        </w:rPr>
      </w:pPr>
      <w:r>
        <w:rPr>
          <w:lang w:val="en-US"/>
        </w:rPr>
        <w:t>A Challenge’s solution can only be edited by the Challenge’s creator;</w:t>
      </w:r>
    </w:p>
    <w:p w14:paraId="39F78897" w14:textId="77777777" w:rsidR="00257874" w:rsidRDefault="002D0913">
      <w:pPr>
        <w:pStyle w:val="PargrafodaLista"/>
        <w:numPr>
          <w:ilvl w:val="1"/>
          <w:numId w:val="4"/>
        </w:numPr>
        <w:rPr>
          <w:lang w:val="en-US"/>
        </w:rPr>
      </w:pPr>
      <w:r>
        <w:rPr>
          <w:lang w:val="en-US"/>
        </w:rPr>
        <w:t>A public Challenge’s solution can be always consulted;</w:t>
      </w:r>
    </w:p>
    <w:p w14:paraId="683FEC48" w14:textId="77777777" w:rsidR="00257874" w:rsidRDefault="002D0913">
      <w:pPr>
        <w:pStyle w:val="PargrafodaLista"/>
        <w:numPr>
          <w:ilvl w:val="1"/>
          <w:numId w:val="4"/>
        </w:numPr>
        <w:rPr>
          <w:lang w:val="en-US"/>
        </w:rPr>
      </w:pPr>
      <w:r>
        <w:rPr>
          <w:lang w:val="en-US"/>
        </w:rPr>
        <w:t>A private Challenge’s solution can only be seen by its creator;</w:t>
      </w:r>
    </w:p>
    <w:p w14:paraId="775887C7" w14:textId="77777777" w:rsidR="00257874" w:rsidRDefault="002D0913">
      <w:pPr>
        <w:pStyle w:val="PargrafodaLista"/>
        <w:numPr>
          <w:ilvl w:val="1"/>
          <w:numId w:val="4"/>
        </w:numPr>
        <w:rPr>
          <w:lang w:val="en-US"/>
        </w:rPr>
      </w:pPr>
      <w:r>
        <w:rPr>
          <w:lang w:val="en-US"/>
        </w:rPr>
        <w:t>Challenge’s answer can only be consulted by the user that submit it;</w:t>
      </w:r>
    </w:p>
    <w:p w14:paraId="1A5DE6A4" w14:textId="77777777" w:rsidR="00257874" w:rsidRDefault="002D0913">
      <w:pPr>
        <w:pStyle w:val="PargrafodaLista"/>
        <w:numPr>
          <w:ilvl w:val="0"/>
          <w:numId w:val="4"/>
        </w:numPr>
        <w:rPr>
          <w:lang w:val="en-US"/>
        </w:rPr>
      </w:pPr>
      <w:r>
        <w:rPr>
          <w:lang w:val="en-US"/>
        </w:rPr>
        <w:t>Execute Code: users will have a UI element where they run code in a multitude of languages:</w:t>
      </w:r>
    </w:p>
    <w:p w14:paraId="1F65D31C" w14:textId="77777777" w:rsidR="00257874" w:rsidRDefault="002D0913">
      <w:pPr>
        <w:pStyle w:val="PargrafodaLista"/>
        <w:numPr>
          <w:ilvl w:val="1"/>
          <w:numId w:val="4"/>
        </w:numPr>
        <w:rPr>
          <w:lang w:val="en-US"/>
        </w:rPr>
      </w:pPr>
      <w:r>
        <w:rPr>
          <w:lang w:val="en-US"/>
        </w:rPr>
        <w:t>Users don´t have to be logged in to use this functionality;</w:t>
      </w:r>
    </w:p>
    <w:p w14:paraId="20608F1F" w14:textId="77777777" w:rsidR="00257874" w:rsidRDefault="002D0913">
      <w:pPr>
        <w:pStyle w:val="PargrafodaLista"/>
        <w:numPr>
          <w:ilvl w:val="1"/>
          <w:numId w:val="4"/>
        </w:numPr>
        <w:rPr>
          <w:lang w:val="en-US"/>
        </w:rPr>
      </w:pPr>
      <w:r>
        <w:rPr>
          <w:lang w:val="en-US"/>
        </w:rPr>
        <w:t>Users can choose a language to write code;</w:t>
      </w:r>
    </w:p>
    <w:p w14:paraId="335F69B6" w14:textId="77777777" w:rsidR="00257874" w:rsidRDefault="002D0913">
      <w:pPr>
        <w:pStyle w:val="PargrafodaLista"/>
        <w:numPr>
          <w:ilvl w:val="1"/>
          <w:numId w:val="4"/>
        </w:numPr>
        <w:rPr>
          <w:lang w:val="en-US"/>
        </w:rPr>
      </w:pPr>
      <w:r>
        <w:rPr>
          <w:lang w:val="en-US"/>
        </w:rPr>
        <w:t xml:space="preserve">Users can run then written code and verify the output; </w:t>
      </w:r>
    </w:p>
    <w:p w14:paraId="6E672F99" w14:textId="77777777" w:rsidR="00257874" w:rsidRDefault="002D0913">
      <w:pPr>
        <w:pStyle w:val="PargrafodaLista"/>
        <w:numPr>
          <w:ilvl w:val="0"/>
          <w:numId w:val="4"/>
        </w:numPr>
        <w:rPr>
          <w:lang w:val="en-US"/>
        </w:rPr>
      </w:pPr>
      <w:r>
        <w:rPr>
          <w:lang w:val="en-US"/>
        </w:rPr>
        <w:t>Questionnaire: is a group of Challenges.</w:t>
      </w:r>
    </w:p>
    <w:p w14:paraId="079A018A" w14:textId="77777777" w:rsidR="00257874" w:rsidRDefault="002D0913">
      <w:pPr>
        <w:pStyle w:val="PargrafodaLista"/>
        <w:numPr>
          <w:ilvl w:val="1"/>
          <w:numId w:val="4"/>
        </w:numPr>
        <w:rPr>
          <w:lang w:val="en-US"/>
        </w:rPr>
      </w:pPr>
      <w:r>
        <w:rPr>
          <w:lang w:val="en-US"/>
        </w:rPr>
        <w:t>Only logged in users can create Questionnaires;</w:t>
      </w:r>
    </w:p>
    <w:p w14:paraId="3A39AF79" w14:textId="77777777" w:rsidR="00257874" w:rsidRDefault="002D0913">
      <w:pPr>
        <w:pStyle w:val="PargrafodaLista"/>
        <w:numPr>
          <w:ilvl w:val="1"/>
          <w:numId w:val="4"/>
        </w:numPr>
        <w:rPr>
          <w:lang w:val="en-US"/>
        </w:rPr>
      </w:pPr>
      <w:r>
        <w:rPr>
          <w:lang w:val="en-US"/>
        </w:rPr>
        <w:t>Can have public and private Challenges;</w:t>
      </w:r>
    </w:p>
    <w:p w14:paraId="520D9277" w14:textId="77777777" w:rsidR="00257874" w:rsidRDefault="002D0913">
      <w:pPr>
        <w:pStyle w:val="PargrafodaLista"/>
        <w:numPr>
          <w:ilvl w:val="1"/>
          <w:numId w:val="4"/>
        </w:numPr>
        <w:rPr>
          <w:lang w:val="en-US"/>
        </w:rPr>
      </w:pPr>
      <w:r>
        <w:rPr>
          <w:lang w:val="en-US"/>
        </w:rPr>
        <w:t>Only the creator can edit the Questionnaire;</w:t>
      </w:r>
    </w:p>
    <w:p w14:paraId="6DB8D371" w14:textId="77777777" w:rsidR="00257874" w:rsidRDefault="002D0913">
      <w:pPr>
        <w:pStyle w:val="PargrafodaLista"/>
        <w:numPr>
          <w:ilvl w:val="1"/>
          <w:numId w:val="4"/>
        </w:numPr>
        <w:rPr>
          <w:lang w:val="en-US"/>
        </w:rPr>
      </w:pPr>
      <w:r>
        <w:rPr>
          <w:lang w:val="en-US"/>
        </w:rPr>
        <w:t>Questionnaires can be shared through a link created by the platform.</w:t>
      </w:r>
    </w:p>
    <w:p w14:paraId="66948BB0" w14:textId="77777777" w:rsidR="00257874" w:rsidRDefault="002D0913">
      <w:pPr>
        <w:pStyle w:val="PargrafodaLista"/>
        <w:numPr>
          <w:ilvl w:val="1"/>
          <w:numId w:val="4"/>
        </w:numPr>
        <w:rPr>
          <w:lang w:val="en-US"/>
        </w:rPr>
      </w:pPr>
      <w:r>
        <w:rPr>
          <w:lang w:val="en-US"/>
        </w:rPr>
        <w:t xml:space="preserve">Questionnaire can be associated with tags, which can be used for searching </w:t>
      </w:r>
    </w:p>
    <w:p w14:paraId="6BBFBFAB" w14:textId="77777777" w:rsidR="00257874" w:rsidRDefault="002D0913">
      <w:pPr>
        <w:pStyle w:val="PargrafodaLista"/>
        <w:numPr>
          <w:ilvl w:val="1"/>
          <w:numId w:val="4"/>
        </w:numPr>
        <w:rPr>
          <w:lang w:val="en-US"/>
        </w:rPr>
      </w:pPr>
      <w:r>
        <w:rPr>
          <w:lang w:val="en-US"/>
        </w:rPr>
        <w:t>Questionnaire can have a timer associate with it;</w:t>
      </w:r>
    </w:p>
    <w:p w14:paraId="3628F011" w14:textId="77777777" w:rsidR="00257874" w:rsidRDefault="002D0913">
      <w:pPr>
        <w:pStyle w:val="PargrafodaLista"/>
        <w:numPr>
          <w:ilvl w:val="1"/>
          <w:numId w:val="4"/>
        </w:numPr>
        <w:rPr>
          <w:lang w:val="en-US"/>
        </w:rPr>
      </w:pPr>
      <w:r>
        <w:rPr>
          <w:lang w:val="en-US"/>
        </w:rPr>
        <w:t>Questionnaire’s timer starts when link is accessed;</w:t>
      </w:r>
    </w:p>
    <w:p w14:paraId="5B8E9A36" w14:textId="77777777" w:rsidR="00257874" w:rsidRDefault="002D0913">
      <w:pPr>
        <w:pStyle w:val="PargrafodaLista"/>
        <w:numPr>
          <w:ilvl w:val="1"/>
          <w:numId w:val="4"/>
        </w:numPr>
        <w:rPr>
          <w:lang w:val="en-US"/>
        </w:rPr>
      </w:pPr>
      <w:r>
        <w:rPr>
          <w:lang w:val="en-US"/>
        </w:rPr>
        <w:lastRenderedPageBreak/>
        <w:t>Questionnaire’s creator can define what programming language can be used in any challenge;</w:t>
      </w:r>
    </w:p>
    <w:p w14:paraId="08BEE1E3" w14:textId="77777777" w:rsidR="00257874" w:rsidRDefault="002D0913">
      <w:pPr>
        <w:pStyle w:val="PargrafodaLista"/>
        <w:numPr>
          <w:ilvl w:val="1"/>
          <w:numId w:val="4"/>
        </w:numPr>
        <w:rPr>
          <w:lang w:val="en-US"/>
        </w:rPr>
      </w:pPr>
      <w:r>
        <w:rPr>
          <w:lang w:val="en-US"/>
        </w:rPr>
        <w:t>Questionnaire’s creator can decide whether the user responding can view the final evaluation or not;</w:t>
      </w:r>
    </w:p>
    <w:p w14:paraId="1DEC73E5" w14:textId="77777777" w:rsidR="00257874" w:rsidRDefault="002D0913">
      <w:pPr>
        <w:pStyle w:val="PargrafodaLista"/>
        <w:numPr>
          <w:ilvl w:val="1"/>
          <w:numId w:val="4"/>
        </w:numPr>
        <w:rPr>
          <w:lang w:val="en-US"/>
        </w:rPr>
      </w:pPr>
      <w:r>
        <w:rPr>
          <w:lang w:val="en-US"/>
        </w:rPr>
        <w:t>Submitted answers for a Questionnaire challenges can only be viewed by the Questionnaire’s creator;</w:t>
      </w:r>
    </w:p>
    <w:p w14:paraId="1326D509" w14:textId="77777777" w:rsidR="00257874" w:rsidRDefault="002D0913">
      <w:pPr>
        <w:pStyle w:val="PargrafodaLista"/>
        <w:numPr>
          <w:ilvl w:val="1"/>
          <w:numId w:val="4"/>
        </w:numPr>
        <w:rPr>
          <w:lang w:val="en-US"/>
        </w:rPr>
      </w:pPr>
      <w:r>
        <w:rPr>
          <w:lang w:val="en-US"/>
        </w:rPr>
        <w:t>Submitted answers cannot be modified or deleted;</w:t>
      </w:r>
    </w:p>
    <w:p w14:paraId="53C780A0" w14:textId="77777777" w:rsidR="00257874" w:rsidRDefault="002D0913">
      <w:pPr>
        <w:pStyle w:val="PargrafodaLista"/>
        <w:numPr>
          <w:ilvl w:val="1"/>
          <w:numId w:val="4"/>
        </w:numPr>
        <w:rPr>
          <w:lang w:val="en-US"/>
        </w:rPr>
      </w:pPr>
      <w:r>
        <w:rPr>
          <w:lang w:val="en-US"/>
        </w:rPr>
        <w:t>Non submitted answers are considered as wrong;</w:t>
      </w:r>
    </w:p>
    <w:p w14:paraId="279E6978" w14:textId="77777777" w:rsidR="00257874" w:rsidRDefault="002D0913">
      <w:pPr>
        <w:pStyle w:val="PargrafodaLista"/>
        <w:numPr>
          <w:ilvl w:val="0"/>
          <w:numId w:val="4"/>
        </w:numPr>
        <w:rPr>
          <w:lang w:val="en-US"/>
        </w:rPr>
      </w:pPr>
      <w:r>
        <w:rPr>
          <w:lang w:val="en-US"/>
        </w:rPr>
        <w:t>Authentication:</w:t>
      </w:r>
    </w:p>
    <w:p w14:paraId="0340F74A" w14:textId="77777777" w:rsidR="00257874" w:rsidRDefault="002D0913">
      <w:pPr>
        <w:pStyle w:val="PargrafodaLista"/>
        <w:numPr>
          <w:ilvl w:val="1"/>
          <w:numId w:val="4"/>
        </w:numPr>
        <w:rPr>
          <w:lang w:val="en-US"/>
        </w:rPr>
      </w:pPr>
      <w:r>
        <w:rPr>
          <w:lang w:val="en-US"/>
        </w:rPr>
        <w:t>Users can create an account;</w:t>
      </w:r>
    </w:p>
    <w:p w14:paraId="6E5B8B6D" w14:textId="77777777" w:rsidR="00257874" w:rsidRDefault="002D0913">
      <w:pPr>
        <w:pStyle w:val="PargrafodaLista"/>
        <w:numPr>
          <w:ilvl w:val="1"/>
          <w:numId w:val="4"/>
        </w:numPr>
        <w:rPr>
          <w:lang w:val="en-US"/>
        </w:rPr>
      </w:pPr>
      <w:r>
        <w:rPr>
          <w:lang w:val="en-US"/>
        </w:rPr>
        <w:t>Authentication uses a basic username/password scheme;</w:t>
      </w:r>
    </w:p>
    <w:p w14:paraId="4900C19F" w14:textId="77777777" w:rsidR="00257874" w:rsidRDefault="002D0913">
      <w:pPr>
        <w:pStyle w:val="PargrafodaLista"/>
        <w:numPr>
          <w:ilvl w:val="1"/>
          <w:numId w:val="4"/>
        </w:numPr>
        <w:rPr>
          <w:lang w:val="en-US"/>
        </w:rPr>
      </w:pPr>
      <w:r>
        <w:rPr>
          <w:lang w:val="en-US"/>
        </w:rPr>
        <w:t>When creating an account, user must provide username, password, name, email and an avatar;</w:t>
      </w:r>
    </w:p>
    <w:p w14:paraId="3D10C641" w14:textId="77777777" w:rsidR="00257874" w:rsidRDefault="002D0913">
      <w:pPr>
        <w:pStyle w:val="PargrafodaLista"/>
        <w:numPr>
          <w:ilvl w:val="0"/>
          <w:numId w:val="4"/>
        </w:numPr>
        <w:rPr>
          <w:lang w:val="en-US"/>
        </w:rPr>
      </w:pPr>
      <w:r>
        <w:rPr>
          <w:lang w:val="en-US"/>
        </w:rPr>
        <w:t>Multi-Language:</w:t>
      </w:r>
    </w:p>
    <w:p w14:paraId="47928F1E" w14:textId="77777777" w:rsidR="00257874" w:rsidRDefault="002D0913">
      <w:pPr>
        <w:rPr>
          <w:lang w:val="en-US"/>
        </w:rPr>
      </w:pPr>
      <w:r>
        <w:rPr>
          <w:lang w:val="en-US"/>
        </w:rPr>
        <w:t>Platform must provide an environment to run code for multiple programming languages (Java, Kotlin, C#, JavaScript and Python)</w:t>
      </w:r>
    </w:p>
    <w:p w14:paraId="5C895421" w14:textId="77777777" w:rsidR="00257874" w:rsidRDefault="00257874">
      <w:pPr>
        <w:rPr>
          <w:lang w:val="en-US"/>
        </w:rPr>
      </w:pPr>
    </w:p>
    <w:p w14:paraId="1B6D54DA" w14:textId="77777777" w:rsidR="00257874" w:rsidRDefault="002D0913">
      <w:pPr>
        <w:rPr>
          <w:lang w:val="en-US"/>
        </w:rPr>
      </w:pPr>
      <w:r>
        <w:rPr>
          <w:rFonts w:asciiTheme="majorHAnsi" w:eastAsiaTheme="majorEastAsia" w:hAnsiTheme="majorHAnsi" w:cstheme="majorBidi"/>
          <w:sz w:val="28"/>
          <w:szCs w:val="28"/>
          <w:lang w:val="en-US"/>
        </w:rPr>
        <w:t>2.2. Non-Functional Requirements</w:t>
      </w:r>
    </w:p>
    <w:p w14:paraId="4C5CE106" w14:textId="77777777" w:rsidR="00257874" w:rsidRDefault="002D0913">
      <w:pPr>
        <w:pStyle w:val="PargrafodaLista"/>
        <w:numPr>
          <w:ilvl w:val="0"/>
          <w:numId w:val="4"/>
        </w:numPr>
        <w:rPr>
          <w:lang w:val="en-US"/>
        </w:rPr>
      </w:pPr>
      <w:bookmarkStart w:id="819" w:name="_Hlk50741006"/>
      <w:r>
        <w:rPr>
          <w:lang w:val="en-US"/>
        </w:rPr>
        <w:t>Scalability: This platform may be accessed by hundreds or even thousands of users. As such the platform must be able maintain a high level of performance.</w:t>
      </w:r>
    </w:p>
    <w:p w14:paraId="22317501" w14:textId="77777777" w:rsidR="00257874" w:rsidRDefault="002D0913">
      <w:pPr>
        <w:pStyle w:val="PargrafodaLista"/>
        <w:numPr>
          <w:ilvl w:val="0"/>
          <w:numId w:val="4"/>
        </w:numPr>
        <w:rPr>
          <w:lang w:val="en-US"/>
        </w:rPr>
      </w:pPr>
      <w:r>
        <w:rPr>
          <w:lang w:val="en-US"/>
        </w:rPr>
        <w:t>Security: Executing third party code in a machine raises security concerns.</w:t>
      </w:r>
    </w:p>
    <w:p w14:paraId="5E626853" w14:textId="77777777" w:rsidR="00257874" w:rsidRDefault="002D0913">
      <w:pPr>
        <w:pStyle w:val="PargrafodaLista"/>
        <w:numPr>
          <w:ilvl w:val="1"/>
          <w:numId w:val="4"/>
        </w:numPr>
        <w:rPr>
          <w:lang w:val="en-US"/>
        </w:rPr>
      </w:pPr>
      <w:r>
        <w:rPr>
          <w:lang w:val="en-US"/>
        </w:rPr>
        <w:t>A self-contained run environment limits the impact of malicious code to the container which executes it, protecting the remaining infrastructure.</w:t>
      </w:r>
    </w:p>
    <w:p w14:paraId="00492481" w14:textId="77777777" w:rsidR="00257874" w:rsidRDefault="002D0913">
      <w:pPr>
        <w:pStyle w:val="PargrafodaLista"/>
        <w:numPr>
          <w:ilvl w:val="0"/>
          <w:numId w:val="4"/>
        </w:numPr>
        <w:rPr>
          <w:lang w:val="en-US"/>
        </w:rPr>
      </w:pPr>
      <w:r>
        <w:rPr>
          <w:lang w:val="en-US"/>
        </w:rPr>
        <w:t>Solution Maintenance:</w:t>
      </w:r>
    </w:p>
    <w:p w14:paraId="110A0F01" w14:textId="77777777" w:rsidR="00257874" w:rsidRDefault="002D0913">
      <w:pPr>
        <w:pStyle w:val="PargrafodaLista"/>
        <w:numPr>
          <w:ilvl w:val="1"/>
          <w:numId w:val="4"/>
        </w:numPr>
        <w:rPr>
          <w:lang w:val="en-US"/>
        </w:rPr>
      </w:pPr>
      <w:r>
        <w:rPr>
          <w:lang w:val="en-US"/>
        </w:rPr>
        <w:t>Maintaining a complex solution requires a balance between many moving parts, as such this project's architecture reflects the principles of loose coupling and modularity which facilitate the solution maintenance.</w:t>
      </w:r>
    </w:p>
    <w:p w14:paraId="49EE5E4C" w14:textId="77777777" w:rsidR="00257874" w:rsidRDefault="002D0913">
      <w:pPr>
        <w:pStyle w:val="PargrafodaLista"/>
        <w:numPr>
          <w:ilvl w:val="0"/>
          <w:numId w:val="4"/>
        </w:numPr>
        <w:rPr>
          <w:lang w:val="en-US"/>
        </w:rPr>
      </w:pPr>
      <w:r>
        <w:rPr>
          <w:lang w:val="en-US"/>
        </w:rPr>
        <w:t>Efficiency:</w:t>
      </w:r>
    </w:p>
    <w:p w14:paraId="58A47603" w14:textId="77777777" w:rsidR="00257874" w:rsidRDefault="002D0913">
      <w:pPr>
        <w:pStyle w:val="PargrafodaLista"/>
        <w:numPr>
          <w:ilvl w:val="1"/>
          <w:numId w:val="4"/>
        </w:numPr>
        <w:rPr>
          <w:lang w:val="en-US"/>
        </w:rPr>
      </w:pPr>
      <w:r>
        <w:rPr>
          <w:lang w:val="en-US"/>
        </w:rPr>
        <w:t>Hosting the solution in a cloud-based environment improves efficiency of the solution.</w:t>
      </w:r>
    </w:p>
    <w:bookmarkEnd w:id="819"/>
    <w:p w14:paraId="38502C6E" w14:textId="77777777" w:rsidR="00257874" w:rsidRDefault="002D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GB"/>
        </w:rPr>
      </w:pPr>
      <w:r>
        <w:rPr>
          <w:rFonts w:ascii="Courier New" w:eastAsia="Times New Roman" w:hAnsi="Courier New" w:cs="Courier New"/>
          <w:color w:val="000000"/>
          <w:sz w:val="20"/>
          <w:szCs w:val="20"/>
          <w:lang w:val="en-US" w:eastAsia="en-GB"/>
        </w:rPr>
        <w:t xml:space="preserve">         </w:t>
      </w:r>
    </w:p>
    <w:p w14:paraId="76C53B8B"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820" w:name="_Toc50751209"/>
      <w:r>
        <w:rPr>
          <w:rFonts w:asciiTheme="majorHAnsi" w:eastAsiaTheme="majorEastAsia" w:hAnsiTheme="majorHAnsi" w:cstheme="majorBidi"/>
          <w:sz w:val="28"/>
          <w:szCs w:val="28"/>
          <w:lang w:val="en-US"/>
        </w:rPr>
        <w:t>2.3. User Journeys</w:t>
      </w:r>
      <w:bookmarkEnd w:id="820"/>
    </w:p>
    <w:p w14:paraId="078A3D8F" w14:textId="77777777" w:rsidR="00257874" w:rsidRDefault="002D0913">
      <w:pPr>
        <w:rPr>
          <w:lang w:val="en-US"/>
        </w:rPr>
      </w:pPr>
      <w:r>
        <w:rPr>
          <w:lang w:val="en-US"/>
        </w:rPr>
        <w:t>With the previous enumerated requirements, it was possible to define a series of user journeys that will help to identify and implement functionalities.</w:t>
      </w:r>
    </w:p>
    <w:p w14:paraId="5D684661" w14:textId="77777777" w:rsidR="00257874" w:rsidRDefault="002D0913">
      <w:pPr>
        <w:rPr>
          <w:lang w:val="en-US"/>
        </w:rPr>
      </w:pPr>
      <w:r>
        <w:rPr>
          <w:lang w:val="en-US"/>
        </w:rPr>
        <w:t>Figure 1 represents the user journey for registration that reflects the account creation and information needed for Authentication’s requirements.</w:t>
      </w:r>
    </w:p>
    <w:p w14:paraId="0460D042" w14:textId="77777777" w:rsidR="00257874" w:rsidRDefault="002D0913">
      <w:pPr>
        <w:rPr>
          <w:lang w:val="en-US"/>
        </w:rPr>
      </w:pPr>
      <w:r>
        <w:rPr>
          <w:lang w:val="en-US"/>
        </w:rPr>
        <w:lastRenderedPageBreak/>
        <w:t>Figure 2 represents the user journey for solving a Challenge that reflects the basic authentication scheme and the multiple language, everyone can solve a challenge, read only solution and public solution Challenge’s requirements.</w:t>
      </w:r>
    </w:p>
    <w:p w14:paraId="11221F5D" w14:textId="77777777" w:rsidR="00257874" w:rsidRDefault="002D0913">
      <w:pPr>
        <w:rPr>
          <w:lang w:val="en-US"/>
        </w:rPr>
      </w:pPr>
      <w:r>
        <w:rPr>
          <w:lang w:val="en-US"/>
        </w:rPr>
        <w:t>Figure 3 represents the ability to create Challenges and reflects the user’s permissions, code compilation, mandatory fields, tags and challenge tracking Challenge’s requirements.</w:t>
      </w:r>
    </w:p>
    <w:p w14:paraId="6519ECC7" w14:textId="77777777" w:rsidR="00257874" w:rsidRDefault="002D0913">
      <w:pPr>
        <w:rPr>
          <w:lang w:val="en-US"/>
        </w:rPr>
      </w:pPr>
      <w:r>
        <w:rPr>
          <w:lang w:val="en-US"/>
        </w:rPr>
        <w:t>Figure 4 represents the ability to create a Questionnaire and reflects the user’s permissions, Challenge’s privacy, shareable link creation, timer and final evaluation visibility requirements present in the Questionnaire section.</w:t>
      </w:r>
    </w:p>
    <w:p w14:paraId="2E9D7EC3" w14:textId="77777777" w:rsidR="00257874" w:rsidRDefault="002D0913">
      <w:pPr>
        <w:rPr>
          <w:lang w:val="en-US"/>
        </w:rPr>
      </w:pPr>
      <w:r>
        <w:rPr>
          <w:lang w:val="en-US"/>
        </w:rPr>
        <w:t>Figure 5 represents the ability to run a piece of code in the platform and reflects all requirements present in the Run Code section.</w:t>
      </w:r>
    </w:p>
    <w:p w14:paraId="6B14CAF7" w14:textId="77777777" w:rsidR="00257874" w:rsidRDefault="002D0913">
      <w:pPr>
        <w:rPr>
          <w:lang w:val="en-US"/>
        </w:rPr>
      </w:pPr>
      <w:r>
        <w:rPr>
          <w:lang w:val="en-US"/>
        </w:rPr>
        <w:t>Figure 6 represents the ability to answer a Questionnaire in the platform and reflects the shareable link, timer, final evaluation visibility and submit answers visibility requirements present in the Questionnaire section. With these user journey we get a good coverage of the requirements and base usability of the platform.</w:t>
      </w:r>
    </w:p>
    <w:p w14:paraId="17BB548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08A77194" w14:textId="77777777" w:rsidR="00257874" w:rsidRDefault="002D0913">
      <w:pPr>
        <w:pStyle w:val="Ttulo3"/>
        <w:rPr>
          <w:color w:val="auto"/>
          <w:sz w:val="28"/>
          <w:szCs w:val="28"/>
          <w:lang w:val="en-US"/>
        </w:rPr>
      </w:pPr>
      <w:bookmarkStart w:id="821" w:name="_Toc50751210"/>
      <w:r>
        <w:rPr>
          <w:color w:val="auto"/>
          <w:sz w:val="28"/>
          <w:szCs w:val="28"/>
          <w:lang w:val="en-US"/>
        </w:rPr>
        <w:t>2.3.1. Registration</w:t>
      </w:r>
      <w:bookmarkEnd w:id="821"/>
    </w:p>
    <w:p w14:paraId="1ABCF1C4"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7FA3645B" wp14:editId="3A4DFBE8">
            <wp:extent cx="4724400" cy="3945890"/>
            <wp:effectExtent l="0" t="0" r="0" b="0"/>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20" cstate="print"/>
                    <a:srcRect l="7480" t="9200" r="7401" b="11859"/>
                    <a:stretch>
                      <a:fillRect/>
                    </a:stretch>
                  </pic:blipFill>
                  <pic:spPr bwMode="auto">
                    <a:xfrm>
                      <a:off x="0" y="0"/>
                      <a:ext cx="4724400" cy="3945890"/>
                    </a:xfrm>
                    <a:prstGeom prst="rect">
                      <a:avLst/>
                    </a:prstGeom>
                  </pic:spPr>
                </pic:pic>
              </a:graphicData>
            </a:graphic>
          </wp:inline>
        </w:drawing>
      </w:r>
    </w:p>
    <w:p w14:paraId="5D93AC1E" w14:textId="77777777" w:rsidR="00257874" w:rsidRDefault="002D0913">
      <w:pPr>
        <w:pStyle w:val="Legenda"/>
        <w:rPr>
          <w:rFonts w:ascii="Courier New" w:eastAsia="Times New Roman" w:hAnsi="Courier New" w:cs="Courier New"/>
          <w:color w:val="000000"/>
          <w:sz w:val="20"/>
          <w:szCs w:val="20"/>
          <w:lang w:val="en-US" w:eastAsia="en-GB"/>
        </w:rPr>
      </w:pPr>
      <w:bookmarkStart w:id="822" w:name="_Toc43055722"/>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w:t>
      </w:r>
      <w:r w:rsidR="009B6BEC">
        <w:rPr>
          <w:lang w:val="en-US"/>
        </w:rPr>
        <w:fldChar w:fldCharType="end"/>
      </w:r>
      <w:r>
        <w:rPr>
          <w:lang w:val="en-US"/>
        </w:rPr>
        <w:t xml:space="preserve"> - User Journey for user's registration</w:t>
      </w:r>
      <w:bookmarkEnd w:id="822"/>
    </w:p>
    <w:p w14:paraId="053ED26B" w14:textId="77777777" w:rsidR="00257874" w:rsidRDefault="002D0913">
      <w:pPr>
        <w:pStyle w:val="Ttulo3"/>
        <w:rPr>
          <w:color w:val="auto"/>
          <w:sz w:val="28"/>
          <w:szCs w:val="28"/>
          <w:lang w:val="en-US"/>
        </w:rPr>
      </w:pPr>
      <w:bookmarkStart w:id="823" w:name="_Toc50751211"/>
      <w:r>
        <w:rPr>
          <w:color w:val="auto"/>
          <w:sz w:val="28"/>
          <w:szCs w:val="28"/>
          <w:lang w:val="en-US"/>
        </w:rPr>
        <w:lastRenderedPageBreak/>
        <w:t>2.3.2. Solving a Challenge</w:t>
      </w:r>
      <w:bookmarkEnd w:id="823"/>
    </w:p>
    <w:p w14:paraId="561B0C57"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5CC5CF11" wp14:editId="2BA5AC93">
            <wp:extent cx="4175760" cy="4976495"/>
            <wp:effectExtent l="0" t="0" r="0" b="0"/>
            <wp:docPr id="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6"/>
                    <pic:cNvPicPr>
                      <a:picLocks noChangeAspect="1" noChangeArrowheads="1"/>
                    </pic:cNvPicPr>
                  </pic:nvPicPr>
                  <pic:blipFill>
                    <a:blip r:embed="rId21" cstate="print"/>
                    <a:srcRect l="6512" t="7523" r="6799" b="8883"/>
                    <a:stretch>
                      <a:fillRect/>
                    </a:stretch>
                  </pic:blipFill>
                  <pic:spPr bwMode="auto">
                    <a:xfrm>
                      <a:off x="0" y="0"/>
                      <a:ext cx="4175760" cy="4976495"/>
                    </a:xfrm>
                    <a:prstGeom prst="rect">
                      <a:avLst/>
                    </a:prstGeom>
                  </pic:spPr>
                </pic:pic>
              </a:graphicData>
            </a:graphic>
          </wp:inline>
        </w:drawing>
      </w:r>
    </w:p>
    <w:p w14:paraId="66B54BA8" w14:textId="77777777" w:rsidR="00257874" w:rsidRDefault="002D0913">
      <w:pPr>
        <w:pStyle w:val="Legenda"/>
        <w:rPr>
          <w:rFonts w:ascii="Courier New" w:eastAsia="Times New Roman" w:hAnsi="Courier New" w:cs="Courier New"/>
          <w:color w:val="000000"/>
          <w:sz w:val="20"/>
          <w:szCs w:val="20"/>
          <w:lang w:val="en-US" w:eastAsia="en-GB"/>
        </w:rPr>
      </w:pPr>
      <w:bookmarkStart w:id="824" w:name="_Toc43055723"/>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2</w:t>
      </w:r>
      <w:r w:rsidR="009B6BEC">
        <w:rPr>
          <w:lang w:val="en-US"/>
        </w:rPr>
        <w:fldChar w:fldCharType="end"/>
      </w:r>
      <w:r>
        <w:rPr>
          <w:lang w:val="en-US"/>
        </w:rPr>
        <w:t xml:space="preserve"> - User Journey for solving a Challenge</w:t>
      </w:r>
      <w:bookmarkEnd w:id="824"/>
    </w:p>
    <w:p w14:paraId="5424550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0DDF39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DD599E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67D19E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858034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8333A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608A17"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9E960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F811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E38E9D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86F887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D403C5"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5A166A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CA09C" w14:textId="77777777" w:rsidR="00257874" w:rsidRDefault="009B6BEC">
      <w:pPr>
        <w:spacing w:after="200"/>
        <w:jc w:val="left"/>
        <w:rPr>
          <w:rFonts w:asciiTheme="majorHAnsi" w:eastAsiaTheme="majorEastAsia" w:hAnsiTheme="majorHAnsi" w:cstheme="majorBidi"/>
          <w:sz w:val="28"/>
          <w:szCs w:val="28"/>
          <w:lang w:val="en-US"/>
        </w:rPr>
      </w:pPr>
      <w:r w:rsidRPr="009B6BEC">
        <w:rPr>
          <w:lang w:val="en-GB"/>
          <w:rPrChange w:id="825" w:author="joao eduardo santos" w:date="2020-09-09T18:36:00Z">
            <w:rPr/>
          </w:rPrChange>
        </w:rPr>
        <w:br w:type="page"/>
      </w:r>
    </w:p>
    <w:p w14:paraId="3FDA6F7E" w14:textId="77777777" w:rsidR="00257874" w:rsidRDefault="002D0913">
      <w:pPr>
        <w:pStyle w:val="Ttulo3"/>
        <w:rPr>
          <w:color w:val="auto"/>
          <w:sz w:val="28"/>
          <w:szCs w:val="28"/>
          <w:lang w:val="en-US"/>
        </w:rPr>
      </w:pPr>
      <w:bookmarkStart w:id="826" w:name="_Toc50751212"/>
      <w:r>
        <w:rPr>
          <w:color w:val="auto"/>
          <w:sz w:val="28"/>
          <w:szCs w:val="28"/>
          <w:lang w:val="en-US"/>
        </w:rPr>
        <w:lastRenderedPageBreak/>
        <w:t>2.3.3. Create a Challenge</w:t>
      </w:r>
      <w:bookmarkEnd w:id="826"/>
    </w:p>
    <w:p w14:paraId="39F40120" w14:textId="77777777" w:rsidR="00257874" w:rsidRDefault="00257874">
      <w:pPr>
        <w:rPr>
          <w:lang w:val="en-US" w:eastAsia="en-GB"/>
        </w:rPr>
      </w:pPr>
    </w:p>
    <w:p w14:paraId="60DC05FC"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0DDA3E60" wp14:editId="08979A7B">
            <wp:extent cx="4506595" cy="4724400"/>
            <wp:effectExtent l="0" t="0" r="0" b="0"/>
            <wp:docPr id="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8"/>
                    <pic:cNvPicPr>
                      <a:picLocks noChangeAspect="1" noChangeArrowheads="1"/>
                    </pic:cNvPicPr>
                  </pic:nvPicPr>
                  <pic:blipFill>
                    <a:blip r:embed="rId22" cstate="print"/>
                    <a:srcRect l="7311" t="8338" r="7337" b="10354"/>
                    <a:stretch>
                      <a:fillRect/>
                    </a:stretch>
                  </pic:blipFill>
                  <pic:spPr bwMode="auto">
                    <a:xfrm>
                      <a:off x="0" y="0"/>
                      <a:ext cx="4506595" cy="4724400"/>
                    </a:xfrm>
                    <a:prstGeom prst="rect">
                      <a:avLst/>
                    </a:prstGeom>
                  </pic:spPr>
                </pic:pic>
              </a:graphicData>
            </a:graphic>
          </wp:inline>
        </w:drawing>
      </w:r>
    </w:p>
    <w:p w14:paraId="73DE7AD2" w14:textId="77777777" w:rsidR="00257874" w:rsidRDefault="002D0913">
      <w:pPr>
        <w:pStyle w:val="Legenda"/>
        <w:rPr>
          <w:rFonts w:ascii="Courier New" w:eastAsia="Times New Roman" w:hAnsi="Courier New" w:cs="Courier New"/>
          <w:color w:val="000000"/>
          <w:sz w:val="20"/>
          <w:szCs w:val="20"/>
          <w:lang w:val="en-US" w:eastAsia="en-GB"/>
        </w:rPr>
      </w:pPr>
      <w:bookmarkStart w:id="827" w:name="_Toc43055724"/>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3</w:t>
      </w:r>
      <w:r w:rsidR="009B6BEC">
        <w:rPr>
          <w:lang w:val="en-US"/>
        </w:rPr>
        <w:fldChar w:fldCharType="end"/>
      </w:r>
      <w:r>
        <w:rPr>
          <w:lang w:val="en-US"/>
        </w:rPr>
        <w:t xml:space="preserve"> - User Journey for creating a Challenge</w:t>
      </w:r>
      <w:bookmarkEnd w:id="827"/>
    </w:p>
    <w:p w14:paraId="391AC82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37DF97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2D7BD3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81E9C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7F23D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31FD98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E9E9C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B9BB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74C99F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0BA417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46E2B5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180F8BA"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BD2CEC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53DF58"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AC032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701638D" w14:textId="77777777" w:rsidR="00257874" w:rsidRDefault="002D0913">
      <w:pPr>
        <w:pStyle w:val="Ttulo3"/>
        <w:rPr>
          <w:color w:val="auto"/>
          <w:sz w:val="28"/>
          <w:szCs w:val="28"/>
          <w:lang w:val="en-US"/>
        </w:rPr>
      </w:pPr>
      <w:bookmarkStart w:id="828" w:name="_Toc50751213"/>
      <w:r>
        <w:rPr>
          <w:color w:val="auto"/>
          <w:sz w:val="28"/>
          <w:szCs w:val="28"/>
          <w:lang w:val="en-US"/>
        </w:rPr>
        <w:lastRenderedPageBreak/>
        <w:t>2.3.4. Create a Questionnaire</w:t>
      </w:r>
      <w:bookmarkEnd w:id="828"/>
    </w:p>
    <w:p w14:paraId="3B551282"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3B0E1D9A" wp14:editId="27926A46">
            <wp:extent cx="4076065"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23" cstate="print"/>
                    <a:srcRect l="8246" t="8187" r="7872" b="10302"/>
                    <a:stretch>
                      <a:fillRect/>
                    </a:stretch>
                  </pic:blipFill>
                  <pic:spPr bwMode="auto">
                    <a:xfrm>
                      <a:off x="0" y="0"/>
                      <a:ext cx="4076065" cy="4625340"/>
                    </a:xfrm>
                    <a:prstGeom prst="rect">
                      <a:avLst/>
                    </a:prstGeom>
                  </pic:spPr>
                </pic:pic>
              </a:graphicData>
            </a:graphic>
          </wp:inline>
        </w:drawing>
      </w:r>
      <w:r w:rsidR="002D266C">
        <w:rPr>
          <w:noProof/>
        </w:rPr>
        <w:pict w14:anchorId="3703C44A">
          <v:rect id="Retângulo 7" o:spid="_x0000_s1026" style="position:absolute;left:0;text-align:left;margin-left:216.9pt;margin-top:233.6pt;width:40.25pt;height:11.45pt;z-index: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" strokecolor="white" strokeweight=".71mm">
            <v:stroke joinstyle="round"/>
          </v:rect>
        </w:pict>
      </w:r>
    </w:p>
    <w:p w14:paraId="49B3C97C" w14:textId="77777777" w:rsidR="00257874" w:rsidRDefault="002D0913">
      <w:pPr>
        <w:pStyle w:val="Legenda"/>
        <w:rPr>
          <w:rFonts w:ascii="Courier New" w:eastAsia="Times New Roman" w:hAnsi="Courier New" w:cs="Courier New"/>
          <w:color w:val="000000"/>
          <w:sz w:val="20"/>
          <w:szCs w:val="20"/>
          <w:lang w:val="en-US" w:eastAsia="en-GB"/>
        </w:rPr>
      </w:pPr>
      <w:bookmarkStart w:id="829" w:name="_Toc43055725"/>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4</w:t>
      </w:r>
      <w:r w:rsidR="009B6BEC">
        <w:rPr>
          <w:lang w:val="en-US"/>
        </w:rPr>
        <w:fldChar w:fldCharType="end"/>
      </w:r>
      <w:r>
        <w:rPr>
          <w:lang w:val="en-US"/>
        </w:rPr>
        <w:t xml:space="preserve"> - User Journey for creating a Questionnaire</w:t>
      </w:r>
      <w:bookmarkEnd w:id="829"/>
    </w:p>
    <w:p w14:paraId="1145861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3361DB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E1EA489" w14:textId="77777777" w:rsidR="00257874" w:rsidRPr="002D266C" w:rsidRDefault="002D0913">
      <w:pPr>
        <w:pStyle w:val="Ttulo3"/>
        <w:rPr>
          <w:color w:val="auto"/>
          <w:sz w:val="28"/>
          <w:szCs w:val="28"/>
          <w:rPrChange w:id="830" w:author="André Oliveira" w:date="2020-09-11T17:49:00Z">
            <w:rPr>
              <w:color w:val="auto"/>
              <w:sz w:val="28"/>
              <w:szCs w:val="28"/>
              <w:lang w:val="en-US"/>
            </w:rPr>
          </w:rPrChange>
        </w:rPr>
      </w:pPr>
      <w:bookmarkStart w:id="831" w:name="_Toc50751214"/>
      <w:r w:rsidRPr="002D266C">
        <w:rPr>
          <w:color w:val="auto"/>
          <w:sz w:val="28"/>
          <w:szCs w:val="28"/>
          <w:rPrChange w:id="832" w:author="André Oliveira" w:date="2020-09-11T17:49:00Z">
            <w:rPr>
              <w:color w:val="auto"/>
              <w:sz w:val="28"/>
              <w:szCs w:val="28"/>
              <w:lang w:val="en-US"/>
            </w:rPr>
          </w:rPrChange>
        </w:rPr>
        <w:lastRenderedPageBreak/>
        <w:t>2.3.5. Run code</w:t>
      </w:r>
      <w:ins w:id="833" w:author="aoliveira" w:date="2020-09-10T10:26:00Z">
        <w:r w:rsidR="00A24DAE" w:rsidRPr="002D266C">
          <w:rPr>
            <w:color w:val="auto"/>
            <w:sz w:val="28"/>
            <w:szCs w:val="28"/>
            <w:rPrChange w:id="834" w:author="André Oliveira" w:date="2020-09-11T17:49:00Z">
              <w:rPr>
                <w:color w:val="auto"/>
                <w:sz w:val="28"/>
                <w:szCs w:val="28"/>
                <w:lang w:val="en-US"/>
              </w:rPr>
            </w:rPrChange>
          </w:rPr>
          <w:t xml:space="preserve"> (nao precisa de log in)</w:t>
        </w:r>
      </w:ins>
      <w:bookmarkEnd w:id="831"/>
    </w:p>
    <w:p w14:paraId="389AF84F"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268E21F4" wp14:editId="35B943AA">
            <wp:extent cx="4116705" cy="2758440"/>
            <wp:effectExtent l="0" t="0" r="0" b="0"/>
            <wp:docPr id="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8"/>
                    <pic:cNvPicPr>
                      <a:picLocks noChangeAspect="1" noChangeArrowheads="1"/>
                    </pic:cNvPicPr>
                  </pic:nvPicPr>
                  <pic:blipFill>
                    <a:blip r:embed="rId24" cstate="print"/>
                    <a:srcRect l="8890" t="11310" r="9263" b="14036"/>
                    <a:stretch>
                      <a:fillRect/>
                    </a:stretch>
                  </pic:blipFill>
                  <pic:spPr bwMode="auto">
                    <a:xfrm>
                      <a:off x="0" y="0"/>
                      <a:ext cx="4116705" cy="2758440"/>
                    </a:xfrm>
                    <a:prstGeom prst="rect">
                      <a:avLst/>
                    </a:prstGeom>
                  </pic:spPr>
                </pic:pic>
              </a:graphicData>
            </a:graphic>
          </wp:inline>
        </w:drawing>
      </w:r>
    </w:p>
    <w:p w14:paraId="2C34AEB1" w14:textId="77777777" w:rsidR="00257874" w:rsidRDefault="002D0913">
      <w:pPr>
        <w:pStyle w:val="Legenda"/>
        <w:rPr>
          <w:rFonts w:ascii="Courier New" w:eastAsia="Times New Roman" w:hAnsi="Courier New" w:cs="Courier New"/>
          <w:color w:val="000000"/>
          <w:sz w:val="20"/>
          <w:szCs w:val="20"/>
          <w:u w:val="single"/>
          <w:lang w:val="en-US" w:eastAsia="en-GB"/>
        </w:rPr>
      </w:pPr>
      <w:bookmarkStart w:id="835" w:name="_Toc43055726"/>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5</w:t>
      </w:r>
      <w:r w:rsidR="009B6BEC">
        <w:rPr>
          <w:lang w:val="en-US"/>
        </w:rPr>
        <w:fldChar w:fldCharType="end"/>
      </w:r>
      <w:r>
        <w:rPr>
          <w:lang w:val="en-US"/>
        </w:rPr>
        <w:t xml:space="preserve"> - User Journey for running a piece of code</w:t>
      </w:r>
      <w:bookmarkEnd w:id="835"/>
    </w:p>
    <w:p w14:paraId="7C1E746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652EF3" w14:textId="77777777" w:rsidR="00257874" w:rsidRDefault="009B6BEC">
      <w:pPr>
        <w:spacing w:after="200"/>
        <w:jc w:val="left"/>
        <w:rPr>
          <w:rFonts w:asciiTheme="majorHAnsi" w:eastAsiaTheme="majorEastAsia" w:hAnsiTheme="majorHAnsi" w:cstheme="majorBidi"/>
          <w:sz w:val="28"/>
          <w:szCs w:val="28"/>
          <w:lang w:val="en-US"/>
        </w:rPr>
      </w:pPr>
      <w:r w:rsidRPr="009B6BEC">
        <w:rPr>
          <w:lang w:val="en-GB"/>
          <w:rPrChange w:id="836" w:author="joao eduardo santos" w:date="2020-09-09T18:36:00Z">
            <w:rPr/>
          </w:rPrChange>
        </w:rPr>
        <w:br w:type="page"/>
      </w:r>
    </w:p>
    <w:p w14:paraId="3FC6E057" w14:textId="77777777" w:rsidR="00257874" w:rsidRDefault="002D0913">
      <w:pPr>
        <w:pStyle w:val="Ttulo3"/>
        <w:rPr>
          <w:color w:val="auto"/>
          <w:sz w:val="28"/>
          <w:szCs w:val="28"/>
          <w:lang w:val="en-US"/>
        </w:rPr>
      </w:pPr>
      <w:bookmarkStart w:id="837" w:name="_Toc50751215"/>
      <w:r>
        <w:rPr>
          <w:color w:val="auto"/>
          <w:sz w:val="28"/>
          <w:szCs w:val="28"/>
          <w:lang w:val="en-US"/>
        </w:rPr>
        <w:lastRenderedPageBreak/>
        <w:t>2.3.6. Answer a Questionnaire</w:t>
      </w:r>
      <w:bookmarkEnd w:id="837"/>
    </w:p>
    <w:p w14:paraId="4B994F0F" w14:textId="77777777" w:rsidR="00257874" w:rsidRDefault="00257874">
      <w:pPr>
        <w:rPr>
          <w:lang w:val="en-US" w:eastAsia="en-GB"/>
        </w:rPr>
      </w:pPr>
    </w:p>
    <w:p w14:paraId="537ACA0A"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1F65A92D" wp14:editId="1A17E3B7">
            <wp:extent cx="4409440" cy="4587240"/>
            <wp:effectExtent l="0" t="0" r="0" b="0"/>
            <wp:docPr id="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9"/>
                    <pic:cNvPicPr>
                      <a:picLocks noChangeAspect="1" noChangeArrowheads="1"/>
                    </pic:cNvPicPr>
                  </pic:nvPicPr>
                  <pic:blipFill>
                    <a:blip r:embed="rId25" cstate="print"/>
                    <a:srcRect l="6106" t="7939" r="8008" b="10065"/>
                    <a:stretch>
                      <a:fillRect/>
                    </a:stretch>
                  </pic:blipFill>
                  <pic:spPr bwMode="auto">
                    <a:xfrm>
                      <a:off x="0" y="0"/>
                      <a:ext cx="4409440" cy="4587240"/>
                    </a:xfrm>
                    <a:prstGeom prst="rect">
                      <a:avLst/>
                    </a:prstGeom>
                  </pic:spPr>
                </pic:pic>
              </a:graphicData>
            </a:graphic>
          </wp:inline>
        </w:drawing>
      </w:r>
    </w:p>
    <w:p w14:paraId="28A5C870" w14:textId="77777777" w:rsidR="00257874" w:rsidRDefault="002D0913">
      <w:pPr>
        <w:pStyle w:val="Legenda"/>
        <w:rPr>
          <w:rFonts w:ascii="Courier New" w:eastAsia="Times New Roman" w:hAnsi="Courier New" w:cs="Courier New"/>
          <w:color w:val="000000"/>
          <w:sz w:val="20"/>
          <w:szCs w:val="20"/>
          <w:lang w:val="en-US" w:eastAsia="en-GB"/>
        </w:rPr>
      </w:pPr>
      <w:bookmarkStart w:id="838" w:name="_Toc43055727"/>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6</w:t>
      </w:r>
      <w:r w:rsidR="009B6BEC">
        <w:rPr>
          <w:lang w:val="en-US"/>
        </w:rPr>
        <w:fldChar w:fldCharType="end"/>
      </w:r>
      <w:r>
        <w:rPr>
          <w:lang w:val="en-US"/>
        </w:rPr>
        <w:t xml:space="preserve"> - User Journey for answering a Questionnaire</w:t>
      </w:r>
      <w:bookmarkEnd w:id="838"/>
    </w:p>
    <w:p w14:paraId="7B072C41" w14:textId="77777777" w:rsidR="00257874" w:rsidRDefault="009B6BEC">
      <w:pPr>
        <w:spacing w:after="200"/>
        <w:jc w:val="left"/>
        <w:rPr>
          <w:lang w:val="en-US"/>
        </w:rPr>
      </w:pPr>
      <w:r w:rsidRPr="009B6BEC">
        <w:rPr>
          <w:lang w:val="en-GB"/>
          <w:rPrChange w:id="839" w:author="joao eduardo santos" w:date="2020-09-09T18:36:00Z">
            <w:rPr/>
          </w:rPrChange>
        </w:rPr>
        <w:br w:type="page"/>
      </w:r>
    </w:p>
    <w:p w14:paraId="5D39A2F6" w14:textId="77777777" w:rsidR="00257874" w:rsidRDefault="002D0913">
      <w:pPr>
        <w:pStyle w:val="Ttulo1"/>
        <w:numPr>
          <w:ilvl w:val="0"/>
          <w:numId w:val="5"/>
        </w:numPr>
      </w:pPr>
      <w:bookmarkStart w:id="840" w:name="_Toc50751216"/>
      <w:r>
        <w:lastRenderedPageBreak/>
        <w:t>Related work</w:t>
      </w:r>
      <w:bookmarkEnd w:id="840"/>
    </w:p>
    <w:p w14:paraId="072DA032" w14:textId="77777777" w:rsidR="00257874" w:rsidRDefault="002D0913">
      <w:pPr>
        <w:rPr>
          <w:lang w:val="en-US"/>
        </w:rPr>
      </w:pPr>
      <w:r>
        <w:rPr>
          <w:lang w:val="en-US"/>
        </w:rPr>
        <w:t>As emphasized in the introduction, there are plenty of e-learning platforms out there, each one them serving their own purpose and having unique characteristics. In this chapter we aim to briefly showcase some of them, as a way to demonstrate what are the most common features between them and our own platform, and their differences weighing their pros and cons.</w:t>
      </w:r>
    </w:p>
    <w:p w14:paraId="7C67560F" w14:textId="77777777" w:rsidR="00257874" w:rsidRDefault="00257874">
      <w:pPr>
        <w:rPr>
          <w:lang w:val="en-US"/>
        </w:rPr>
      </w:pPr>
    </w:p>
    <w:p w14:paraId="235D6A9F" w14:textId="77777777" w:rsidR="00257874" w:rsidRDefault="002D0913">
      <w:pPr>
        <w:pStyle w:val="Ttulo2"/>
        <w:numPr>
          <w:ilvl w:val="1"/>
          <w:numId w:val="3"/>
        </w:numPr>
        <w:ind w:left="567" w:hanging="567"/>
        <w:rPr>
          <w:color w:val="auto"/>
          <w:sz w:val="28"/>
          <w:szCs w:val="28"/>
          <w:lang w:val="en-US"/>
        </w:rPr>
      </w:pPr>
      <w:bookmarkStart w:id="841" w:name="_Toc50751217"/>
      <w:r>
        <w:rPr>
          <w:color w:val="auto"/>
          <w:sz w:val="28"/>
          <w:szCs w:val="28"/>
          <w:lang w:val="en-US"/>
        </w:rPr>
        <w:t>AlgoExpert</w:t>
      </w:r>
      <w:bookmarkEnd w:id="841"/>
    </w:p>
    <w:p w14:paraId="51D02243" w14:textId="77777777" w:rsidR="00257874" w:rsidRDefault="002D0913">
      <w:pPr>
        <w:rPr>
          <w:lang w:val="en-US"/>
        </w:rPr>
      </w:pPr>
      <w:r>
        <w:rPr>
          <w:lang w:val="en-US"/>
        </w:rPr>
        <w:t xml:space="preserve">AlgoExpert </w:t>
      </w:r>
      <w:sdt>
        <w:sdtPr>
          <w:id w:val="158511751"/>
          <w:citation/>
        </w:sdtPr>
        <w:sdtContent>
          <w:r w:rsidR="009B6BEC">
            <w:fldChar w:fldCharType="begin"/>
          </w:r>
          <w:r w:rsidR="009B6BEC" w:rsidRPr="009B6BEC">
            <w:rPr>
              <w:lang w:val="en-GB"/>
              <w:rPrChange w:id="842" w:author="joao eduardo santos" w:date="2020-09-09T18:36:00Z">
                <w:rPr/>
              </w:rPrChange>
            </w:rPr>
            <w:instrText>CITATION Alg20 \l 2070</w:instrText>
          </w:r>
          <w:r w:rsidR="009B6BEC">
            <w:fldChar w:fldCharType="separate"/>
          </w:r>
          <w:r w:rsidR="009B6BEC" w:rsidRPr="009B6BEC">
            <w:rPr>
              <w:lang w:val="en-GB"/>
              <w:rPrChange w:id="843" w:author="joao eduardo santos" w:date="2020-09-09T18:36:00Z">
                <w:rPr/>
              </w:rPrChange>
            </w:rPr>
            <w:t>[3]</w:t>
          </w:r>
          <w:r w:rsidR="009B6BEC">
            <w:fldChar w:fldCharType="end"/>
          </w:r>
        </w:sdtContent>
      </w:sdt>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to promote their programming skills.</w:t>
      </w:r>
    </w:p>
    <w:p w14:paraId="38BF4FA3" w14:textId="77777777" w:rsidR="00257874" w:rsidRDefault="00257874">
      <w:pPr>
        <w:rPr>
          <w:lang w:val="en-US"/>
        </w:rPr>
      </w:pPr>
    </w:p>
    <w:p w14:paraId="1E5EFE41" w14:textId="77777777" w:rsidR="00257874" w:rsidRDefault="002D0913">
      <w:pPr>
        <w:pStyle w:val="Ttulo2"/>
        <w:numPr>
          <w:ilvl w:val="1"/>
          <w:numId w:val="3"/>
        </w:numPr>
        <w:ind w:left="567" w:hanging="567"/>
        <w:rPr>
          <w:color w:val="auto"/>
          <w:sz w:val="28"/>
          <w:szCs w:val="28"/>
          <w:lang w:val="en-US"/>
        </w:rPr>
      </w:pPr>
      <w:bookmarkStart w:id="844" w:name="_Toc50751218"/>
      <w:r>
        <w:rPr>
          <w:color w:val="auto"/>
          <w:sz w:val="28"/>
          <w:szCs w:val="28"/>
          <w:lang w:val="en-US"/>
        </w:rPr>
        <w:t>HackerRank</w:t>
      </w:r>
      <w:bookmarkEnd w:id="844"/>
    </w:p>
    <w:p w14:paraId="3D4CB584" w14:textId="77777777" w:rsidR="00257874" w:rsidRDefault="002D0913">
      <w:pPr>
        <w:rPr>
          <w:lang w:val="en-US"/>
        </w:rPr>
      </w:pPr>
      <w:r>
        <w:rPr>
          <w:lang w:val="en-US"/>
        </w:rPr>
        <w:t xml:space="preserve">HackerRank </w:t>
      </w:r>
      <w:sdt>
        <w:sdtPr>
          <w:id w:val="969324514"/>
          <w:citation/>
        </w:sdtPr>
        <w:sdtContent>
          <w:r w:rsidR="009B6BEC">
            <w:fldChar w:fldCharType="begin"/>
          </w:r>
          <w:r w:rsidR="009B6BEC" w:rsidRPr="009B6BEC">
            <w:rPr>
              <w:lang w:val="en-GB"/>
              <w:rPrChange w:id="845" w:author="joao eduardo santos" w:date="2020-09-09T18:36:00Z">
                <w:rPr/>
              </w:rPrChange>
            </w:rPr>
            <w:instrText>CITATION Hac20 \l 2070</w:instrText>
          </w:r>
          <w:r w:rsidR="009B6BEC">
            <w:fldChar w:fldCharType="separate"/>
          </w:r>
          <w:r w:rsidR="009B6BEC" w:rsidRPr="009B6BEC">
            <w:rPr>
              <w:lang w:val="en-GB"/>
              <w:rPrChange w:id="846" w:author="joao eduardo santos" w:date="2020-09-09T18:36:00Z">
                <w:rPr/>
              </w:rPrChange>
            </w:rPr>
            <w:t>[4]</w:t>
          </w:r>
          <w:r w:rsidR="009B6BEC">
            <w:fldChar w:fldCharType="end"/>
          </w:r>
        </w:sdtContent>
      </w:sdt>
      <w:r>
        <w:rPr>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42DC61BE" w14:textId="77777777" w:rsidR="00257874" w:rsidRDefault="00257874">
      <w:pPr>
        <w:rPr>
          <w:lang w:val="en-US"/>
        </w:rPr>
      </w:pPr>
    </w:p>
    <w:p w14:paraId="1B9E993B" w14:textId="77777777" w:rsidR="00257874" w:rsidRDefault="002D0913">
      <w:pPr>
        <w:pStyle w:val="Ttulo2"/>
        <w:numPr>
          <w:ilvl w:val="1"/>
          <w:numId w:val="3"/>
        </w:numPr>
        <w:ind w:left="567" w:hanging="567"/>
        <w:rPr>
          <w:color w:val="auto"/>
          <w:sz w:val="28"/>
          <w:szCs w:val="28"/>
          <w:lang w:val="en-US"/>
        </w:rPr>
      </w:pPr>
      <w:bookmarkStart w:id="847" w:name="_Toc50751219"/>
      <w:r>
        <w:rPr>
          <w:color w:val="auto"/>
          <w:sz w:val="28"/>
          <w:szCs w:val="28"/>
          <w:lang w:val="en-US"/>
        </w:rPr>
        <w:t>LeetCode</w:t>
      </w:r>
      <w:bookmarkEnd w:id="847"/>
    </w:p>
    <w:p w14:paraId="2E6932CB" w14:textId="77777777" w:rsidR="00257874" w:rsidRDefault="002D0913">
      <w:pPr>
        <w:rPr>
          <w:lang w:val="en-US"/>
        </w:rPr>
      </w:pPr>
      <w:r>
        <w:rPr>
          <w:lang w:val="en-US"/>
        </w:rPr>
        <w:t xml:space="preserve">LeetCode </w:t>
      </w:r>
      <w:sdt>
        <w:sdtPr>
          <w:id w:val="-1430112932"/>
          <w:citation/>
        </w:sdtPr>
        <w:sdtContent>
          <w:r w:rsidR="009B6BEC">
            <w:fldChar w:fldCharType="begin"/>
          </w:r>
          <w:r w:rsidR="009B6BEC" w:rsidRPr="009B6BEC">
            <w:rPr>
              <w:lang w:val="en-GB"/>
              <w:rPrChange w:id="848" w:author="joao eduardo santos" w:date="2020-09-09T18:36:00Z">
                <w:rPr/>
              </w:rPrChange>
            </w:rPr>
            <w:instrText>CITATION Lee20 \l 2070</w:instrText>
          </w:r>
          <w:r w:rsidR="009B6BEC">
            <w:fldChar w:fldCharType="separate"/>
          </w:r>
          <w:r w:rsidR="009B6BEC" w:rsidRPr="009B6BEC">
            <w:rPr>
              <w:lang w:val="en-GB"/>
              <w:rPrChange w:id="849" w:author="joao eduardo santos" w:date="2020-09-09T18:36:00Z">
                <w:rPr/>
              </w:rPrChange>
            </w:rPr>
            <w:t>[5]</w:t>
          </w:r>
          <w:r w:rsidR="009B6BEC">
            <w:fldChar w:fldCharType="end"/>
          </w:r>
        </w:sdtContent>
      </w:sdt>
      <w:r>
        <w:rPr>
          <w:lang w:val="en-US"/>
        </w:rPr>
        <w:t xml:space="preserv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Pr>
          <w:lang w:val="en-US"/>
        </w:rPr>
        <w:lastRenderedPageBreak/>
        <w:t>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14CE5EBB" w14:textId="77777777" w:rsidR="00257874" w:rsidRDefault="00257874">
      <w:pPr>
        <w:rPr>
          <w:lang w:val="en-US"/>
        </w:rPr>
      </w:pPr>
    </w:p>
    <w:p w14:paraId="4C14DC43" w14:textId="77777777" w:rsidR="00257874" w:rsidRDefault="002D0913">
      <w:pPr>
        <w:pStyle w:val="Ttulo2"/>
        <w:numPr>
          <w:ilvl w:val="1"/>
          <w:numId w:val="3"/>
        </w:numPr>
        <w:ind w:left="567" w:hanging="567"/>
        <w:rPr>
          <w:color w:val="auto"/>
          <w:sz w:val="28"/>
          <w:szCs w:val="28"/>
          <w:lang w:val="en-US"/>
        </w:rPr>
      </w:pPr>
      <w:bookmarkStart w:id="850" w:name="_Toc50751220"/>
      <w:r>
        <w:rPr>
          <w:color w:val="auto"/>
          <w:sz w:val="28"/>
          <w:szCs w:val="28"/>
          <w:lang w:val="en-US"/>
        </w:rPr>
        <w:t>Codewars</w:t>
      </w:r>
      <w:bookmarkEnd w:id="850"/>
    </w:p>
    <w:p w14:paraId="5752D63F" w14:textId="77777777" w:rsidR="00257874" w:rsidRDefault="002D0913">
      <w:pPr>
        <w:rPr>
          <w:lang w:val="en-US"/>
        </w:rPr>
      </w:pPr>
      <w:r>
        <w:rPr>
          <w:lang w:val="en-US"/>
        </w:rPr>
        <w:t xml:space="preserve">Different from all other platforms, Codewars </w:t>
      </w:r>
      <w:sdt>
        <w:sdtPr>
          <w:id w:val="1809738252"/>
          <w:citation/>
        </w:sdtPr>
        <w:sdtContent>
          <w:r w:rsidR="009B6BEC">
            <w:fldChar w:fldCharType="begin"/>
          </w:r>
          <w:r w:rsidR="009B6BEC" w:rsidRPr="009B6BEC">
            <w:rPr>
              <w:lang w:val="en-GB"/>
              <w:rPrChange w:id="851" w:author="joao eduardo santos" w:date="2020-09-09T18:36:00Z">
                <w:rPr/>
              </w:rPrChange>
            </w:rPr>
            <w:instrText>CITATION Cod20 \l 2070</w:instrText>
          </w:r>
          <w:r w:rsidR="009B6BEC">
            <w:fldChar w:fldCharType="separate"/>
          </w:r>
          <w:r w:rsidR="009B6BEC" w:rsidRPr="009B6BEC">
            <w:rPr>
              <w:lang w:val="en-GB"/>
              <w:rPrChange w:id="852" w:author="joao eduardo santos" w:date="2020-09-09T18:36:00Z">
                <w:rPr/>
              </w:rPrChange>
            </w:rPr>
            <w:t>[6]</w:t>
          </w:r>
          <w:r w:rsidR="009B6BEC">
            <w:fldChar w:fldCharType="end"/>
          </w:r>
        </w:sdtContent>
      </w:sdt>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Pr>
          <w:i/>
          <w:iCs/>
          <w:lang w:val="en-US"/>
        </w:rPr>
        <w:t>per se</w:t>
      </w:r>
      <w:r>
        <w:rPr>
          <w:lang w:val="en-US"/>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offers not so substantial features such as profile badges, ad-free experience or member-only cluster environments to get faster results.</w:t>
      </w:r>
    </w:p>
    <w:p w14:paraId="1FF21BE9" w14:textId="77777777" w:rsidR="00257874" w:rsidRDefault="00257874">
      <w:pPr>
        <w:rPr>
          <w:lang w:val="en-US"/>
        </w:rPr>
      </w:pPr>
    </w:p>
    <w:p w14:paraId="26257823" w14:textId="77777777" w:rsidR="00257874" w:rsidRDefault="002D0913">
      <w:pPr>
        <w:pStyle w:val="Ttulo2"/>
        <w:numPr>
          <w:ilvl w:val="1"/>
          <w:numId w:val="3"/>
        </w:numPr>
        <w:ind w:left="567" w:hanging="567"/>
        <w:rPr>
          <w:color w:val="auto"/>
          <w:sz w:val="28"/>
          <w:szCs w:val="28"/>
          <w:lang w:val="en-US"/>
        </w:rPr>
      </w:pPr>
      <w:bookmarkStart w:id="853" w:name="_Toc50751221"/>
      <w:r>
        <w:rPr>
          <w:color w:val="auto"/>
          <w:sz w:val="28"/>
          <w:szCs w:val="28"/>
          <w:lang w:val="en-US"/>
        </w:rPr>
        <w:t>CodeChef</w:t>
      </w:r>
      <w:bookmarkEnd w:id="853"/>
    </w:p>
    <w:p w14:paraId="067E9CED" w14:textId="77777777" w:rsidR="00257874" w:rsidRDefault="002D0913">
      <w:pPr>
        <w:rPr>
          <w:lang w:val="en-US"/>
        </w:rPr>
      </w:pPr>
      <w:r>
        <w:rPr>
          <w:lang w:val="en-US"/>
        </w:rPr>
        <w:t xml:space="preserve">CodeChef </w:t>
      </w:r>
      <w:sdt>
        <w:sdtPr>
          <w:id w:val="-1204865097"/>
          <w:citation/>
        </w:sdtPr>
        <w:sdtContent>
          <w:r w:rsidR="009B6BEC">
            <w:fldChar w:fldCharType="begin"/>
          </w:r>
          <w:r w:rsidR="009B6BEC" w:rsidRPr="009B6BEC">
            <w:rPr>
              <w:lang w:val="en-GB"/>
              <w:rPrChange w:id="854" w:author="joao eduardo santos" w:date="2020-09-09T18:36:00Z">
                <w:rPr/>
              </w:rPrChange>
            </w:rPr>
            <w:instrText>CITATION Cod201 \l 2070</w:instrText>
          </w:r>
          <w:r w:rsidR="009B6BEC">
            <w:fldChar w:fldCharType="separate"/>
          </w:r>
          <w:r w:rsidR="009B6BEC" w:rsidRPr="009B6BEC">
            <w:rPr>
              <w:lang w:val="en-GB"/>
              <w:rPrChange w:id="855" w:author="joao eduardo santos" w:date="2020-09-09T18:36:00Z">
                <w:rPr/>
              </w:rPrChange>
            </w:rPr>
            <w:t>[7]</w:t>
          </w:r>
          <w:r w:rsidR="009B6BEC">
            <w:fldChar w:fldCharType="end"/>
          </w:r>
        </w:sdtContent>
      </w:sdt>
      <w:r>
        <w:rPr>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Codechef exists more like an initiative. It excels at promoting coding events in schools, hosting various contests and competitions with not only cash wining prizes but also teach gear, organizing workshops and doubt sessions. There is also the “CodeChef For Schools” program that aims to reach out to young students and encourage them a culture of programming in Indian schools. </w:t>
      </w:r>
    </w:p>
    <w:p w14:paraId="4256EB24" w14:textId="77777777" w:rsidR="00257874" w:rsidRDefault="00257874">
      <w:pPr>
        <w:rPr>
          <w:lang w:val="en-US"/>
        </w:rPr>
      </w:pPr>
    </w:p>
    <w:p w14:paraId="1B87A304" w14:textId="77777777" w:rsidR="00257874" w:rsidRDefault="002D0913">
      <w:pPr>
        <w:rPr>
          <w:lang w:val="en-US"/>
        </w:rPr>
      </w:pPr>
      <w:r>
        <w:rPr>
          <w:lang w:val="en-US"/>
        </w:rPr>
        <w:t xml:space="preserve">On </w:t>
      </w:r>
      <w:r w:rsidR="009B6BEC">
        <w:rPr>
          <w:lang w:val="en-US"/>
        </w:rPr>
        <w:fldChar w:fldCharType="begin"/>
      </w:r>
      <w:r>
        <w:rPr>
          <w:lang w:val="en-US"/>
        </w:rPr>
        <w:instrText>REF _Ref39227592 \h</w:instrText>
      </w:r>
      <w:r w:rsidR="009B6BEC">
        <w:rPr>
          <w:lang w:val="en-US"/>
        </w:rPr>
      </w:r>
      <w:r w:rsidR="009B6BEC">
        <w:rPr>
          <w:lang w:val="en-US"/>
        </w:rPr>
        <w:fldChar w:fldCharType="separate"/>
      </w:r>
      <w:r>
        <w:rPr>
          <w:lang w:val="en-US"/>
        </w:rPr>
        <w:t>Table 1</w:t>
      </w:r>
      <w:r w:rsidR="009B6BEC">
        <w:rPr>
          <w:lang w:val="en-US"/>
        </w:rPr>
        <w:fldChar w:fldCharType="end"/>
      </w:r>
      <w:r>
        <w:rPr>
          <w:lang w:val="en-US"/>
        </w:rPr>
        <w:t xml:space="preserve"> it is possible to look at an overview of the most conventional features on each platform.</w:t>
      </w:r>
    </w:p>
    <w:p w14:paraId="3D858940" w14:textId="77777777" w:rsidR="00257874" w:rsidRDefault="002D0913">
      <w:pPr>
        <w:pStyle w:val="Legenda"/>
        <w:keepNext/>
        <w:rPr>
          <w:lang w:val="en-US"/>
        </w:rPr>
      </w:pPr>
      <w:bookmarkStart w:id="856" w:name="_Ref39227592"/>
      <w:bookmarkStart w:id="857" w:name="_Toc43055788"/>
      <w:r>
        <w:rPr>
          <w:lang w:val="en-US"/>
        </w:rPr>
        <w:lastRenderedPageBreak/>
        <w:t xml:space="preserve">Table </w:t>
      </w:r>
      <w:ins w:id="858" w:author="André Oliveira" w:date="2020-09-03T20:53:00Z">
        <w:r w:rsidR="009B6BEC">
          <w:rPr>
            <w:lang w:val="en-US"/>
          </w:rPr>
          <w:fldChar w:fldCharType="begin"/>
        </w:r>
        <w:r>
          <w:rPr>
            <w:lang w:val="en-US"/>
          </w:rPr>
          <w:instrText>SEQ Table \* ARABIC</w:instrText>
        </w:r>
        <w:r w:rsidR="009B6BEC">
          <w:rPr>
            <w:lang w:val="en-US"/>
          </w:rPr>
          <w:fldChar w:fldCharType="separate"/>
        </w:r>
        <w:r>
          <w:rPr>
            <w:lang w:val="en-US"/>
          </w:rPr>
          <w:t>1</w:t>
        </w:r>
        <w:r w:rsidR="009B6BEC">
          <w:rPr>
            <w:lang w:val="en-US"/>
          </w:rPr>
          <w:fldChar w:fldCharType="end"/>
        </w:r>
      </w:ins>
      <w:bookmarkEnd w:id="856"/>
      <w:del w:id="859" w:author="André Oliveira" w:date="2020-09-03T20:53:00Z">
        <w:r w:rsidR="009B6BEC">
          <w:rPr>
            <w:lang w:val="en-US"/>
          </w:rPr>
          <w:fldChar w:fldCharType="begin"/>
        </w:r>
        <w:r>
          <w:rPr>
            <w:lang w:val="en-US"/>
          </w:rPr>
          <w:delInstrText>SEQ Table \* ARABIC</w:delInstrText>
        </w:r>
        <w:r w:rsidR="009B6BEC">
          <w:rPr>
            <w:lang w:val="en-US"/>
          </w:rPr>
          <w:fldChar w:fldCharType="separate"/>
        </w:r>
        <w:r>
          <w:rPr>
            <w:lang w:val="en-US"/>
          </w:rPr>
          <w:delText>2</w:delText>
        </w:r>
        <w:r w:rsidR="009B6BEC">
          <w:rPr>
            <w:lang w:val="en-US"/>
          </w:rPr>
          <w:fldChar w:fldCharType="end"/>
        </w:r>
      </w:del>
      <w:r>
        <w:rPr>
          <w:lang w:val="en-US"/>
        </w:rPr>
        <w:t xml:space="preserve"> - Feature comparison of select platforms</w:t>
      </w:r>
      <w:bookmarkEnd w:id="857"/>
    </w:p>
    <w:tbl>
      <w:tblPr>
        <w:tblStyle w:val="TabelaSimples51"/>
        <w:tblW w:w="10474" w:type="dxa"/>
        <w:jc w:val="center"/>
        <w:tblLook w:val="04A0" w:firstRow="1" w:lastRow="0" w:firstColumn="1" w:lastColumn="0" w:noHBand="0" w:noVBand="1"/>
      </w:tblPr>
      <w:tblGrid>
        <w:gridCol w:w="1419"/>
        <w:gridCol w:w="1015"/>
        <w:gridCol w:w="634"/>
        <w:gridCol w:w="1135"/>
        <w:gridCol w:w="1194"/>
        <w:gridCol w:w="1261"/>
        <w:gridCol w:w="1103"/>
        <w:gridCol w:w="1424"/>
        <w:gridCol w:w="1289"/>
      </w:tblGrid>
      <w:tr w:rsidR="00257874" w14:paraId="19784AA7" w14:textId="77777777" w:rsidTr="00257874">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418" w:type="dxa"/>
            <w:tcBorders>
              <w:bottom w:val="single" w:sz="4" w:space="0" w:color="7F7F7F"/>
            </w:tcBorders>
            <w:vAlign w:val="center"/>
          </w:tcPr>
          <w:p w14:paraId="46EF29F3" w14:textId="77777777" w:rsidR="00257874" w:rsidRDefault="002D0913">
            <w:pPr>
              <w:spacing w:after="0" w:line="240" w:lineRule="auto"/>
              <w:jc w:val="center"/>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Platform</w:t>
            </w:r>
          </w:p>
        </w:tc>
        <w:tc>
          <w:tcPr>
            <w:tcW w:w="1015" w:type="dxa"/>
            <w:tcBorders>
              <w:bottom w:val="single" w:sz="4" w:space="0" w:color="7F7F7F"/>
            </w:tcBorders>
            <w:vAlign w:val="center"/>
          </w:tcPr>
          <w:p w14:paraId="602936FA"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Problems</w:t>
            </w:r>
          </w:p>
        </w:tc>
        <w:tc>
          <w:tcPr>
            <w:tcW w:w="634" w:type="dxa"/>
            <w:tcBorders>
              <w:bottom w:val="single" w:sz="4" w:space="0" w:color="7F7F7F"/>
            </w:tcBorders>
            <w:vAlign w:val="center"/>
          </w:tcPr>
          <w:p w14:paraId="282EFDA6"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Unit tests</w:t>
            </w:r>
          </w:p>
        </w:tc>
        <w:tc>
          <w:tcPr>
            <w:tcW w:w="1135" w:type="dxa"/>
            <w:tcBorders>
              <w:bottom w:val="single" w:sz="4" w:space="0" w:color="7F7F7F"/>
            </w:tcBorders>
            <w:vAlign w:val="center"/>
          </w:tcPr>
          <w:p w14:paraId="2DC5813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Languages</w:t>
            </w:r>
          </w:p>
        </w:tc>
        <w:tc>
          <w:tcPr>
            <w:tcW w:w="1194" w:type="dxa"/>
            <w:tcBorders>
              <w:bottom w:val="single" w:sz="4" w:space="0" w:color="7F7F7F"/>
            </w:tcBorders>
            <w:vAlign w:val="center"/>
          </w:tcPr>
          <w:p w14:paraId="0CFA6EB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Community Spirit</w:t>
            </w:r>
          </w:p>
        </w:tc>
        <w:tc>
          <w:tcPr>
            <w:tcW w:w="1261" w:type="dxa"/>
            <w:tcBorders>
              <w:bottom w:val="single" w:sz="4" w:space="0" w:color="7F7F7F"/>
            </w:tcBorders>
            <w:vAlign w:val="center"/>
          </w:tcPr>
          <w:p w14:paraId="7E75957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Design</w:t>
            </w:r>
          </w:p>
        </w:tc>
        <w:tc>
          <w:tcPr>
            <w:tcW w:w="1103" w:type="dxa"/>
            <w:tcBorders>
              <w:bottom w:val="single" w:sz="4" w:space="0" w:color="7F7F7F"/>
            </w:tcBorders>
            <w:vAlign w:val="center"/>
          </w:tcPr>
          <w:p w14:paraId="7FF3677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Price</w:t>
            </w:r>
          </w:p>
        </w:tc>
        <w:tc>
          <w:tcPr>
            <w:tcW w:w="1424" w:type="dxa"/>
            <w:tcBorders>
              <w:bottom w:val="single" w:sz="4" w:space="0" w:color="7F7F7F"/>
            </w:tcBorders>
            <w:vAlign w:val="center"/>
          </w:tcPr>
          <w:p w14:paraId="37D548D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Driven</w:t>
            </w:r>
          </w:p>
        </w:tc>
        <w:tc>
          <w:tcPr>
            <w:tcW w:w="1289" w:type="dxa"/>
            <w:tcBorders>
              <w:bottom w:val="single" w:sz="4" w:space="0" w:color="7F7F7F"/>
            </w:tcBorders>
            <w:vAlign w:val="center"/>
          </w:tcPr>
          <w:p w14:paraId="0C57A59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Open Source</w:t>
            </w:r>
          </w:p>
        </w:tc>
      </w:tr>
      <w:tr w:rsidR="00257874" w14:paraId="4C1DF082"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6D4B65F"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AlgoExpert</w:t>
            </w:r>
          </w:p>
        </w:tc>
        <w:tc>
          <w:tcPr>
            <w:tcW w:w="1015" w:type="dxa"/>
            <w:vAlign w:val="center"/>
          </w:tcPr>
          <w:p w14:paraId="19651BD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90</w:t>
            </w:r>
          </w:p>
        </w:tc>
        <w:tc>
          <w:tcPr>
            <w:tcW w:w="634" w:type="dxa"/>
            <w:vAlign w:val="center"/>
          </w:tcPr>
          <w:p w14:paraId="56EA3CA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7325D74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7</w:t>
            </w:r>
          </w:p>
        </w:tc>
        <w:tc>
          <w:tcPr>
            <w:tcW w:w="1194" w:type="dxa"/>
            <w:vAlign w:val="center"/>
          </w:tcPr>
          <w:p w14:paraId="0DC11F0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4D12896"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270EEDCB"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115€/yr</w:t>
            </w:r>
          </w:p>
        </w:tc>
        <w:tc>
          <w:tcPr>
            <w:tcW w:w="1424" w:type="dxa"/>
            <w:vAlign w:val="center"/>
          </w:tcPr>
          <w:p w14:paraId="02C53C6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63ABAD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4B4C800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3A07F13"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HackerRank</w:t>
            </w:r>
          </w:p>
        </w:tc>
        <w:tc>
          <w:tcPr>
            <w:tcW w:w="1015" w:type="dxa"/>
            <w:vAlign w:val="center"/>
          </w:tcPr>
          <w:p w14:paraId="2F37B93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100</w:t>
            </w:r>
          </w:p>
        </w:tc>
        <w:tc>
          <w:tcPr>
            <w:tcW w:w="634" w:type="dxa"/>
            <w:vAlign w:val="center"/>
          </w:tcPr>
          <w:p w14:paraId="07C87CF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16F0CB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35+</w:t>
            </w:r>
          </w:p>
        </w:tc>
        <w:tc>
          <w:tcPr>
            <w:tcW w:w="1194" w:type="dxa"/>
            <w:vAlign w:val="center"/>
          </w:tcPr>
          <w:p w14:paraId="0C477B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2D48B93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59F6CA8C"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230€/mo</w:t>
            </w:r>
          </w:p>
        </w:tc>
        <w:tc>
          <w:tcPr>
            <w:tcW w:w="1424" w:type="dxa"/>
            <w:vAlign w:val="center"/>
          </w:tcPr>
          <w:p w14:paraId="6BC54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B25FC4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665DAA30"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50D81130"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Leetcode</w:t>
            </w:r>
          </w:p>
        </w:tc>
        <w:tc>
          <w:tcPr>
            <w:tcW w:w="1015" w:type="dxa"/>
            <w:vAlign w:val="center"/>
          </w:tcPr>
          <w:p w14:paraId="0C18425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1500</w:t>
            </w:r>
          </w:p>
        </w:tc>
        <w:tc>
          <w:tcPr>
            <w:tcW w:w="634" w:type="dxa"/>
            <w:vAlign w:val="center"/>
          </w:tcPr>
          <w:p w14:paraId="19B4FC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4F3994F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w:t>
            </w:r>
          </w:p>
        </w:tc>
        <w:tc>
          <w:tcPr>
            <w:tcW w:w="1194" w:type="dxa"/>
            <w:vAlign w:val="center"/>
          </w:tcPr>
          <w:p w14:paraId="6F14C82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0B4F8D1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103" w:type="dxa"/>
            <w:vAlign w:val="center"/>
          </w:tcPr>
          <w:p w14:paraId="05E53847"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147€/yr</w:t>
            </w:r>
          </w:p>
        </w:tc>
        <w:tc>
          <w:tcPr>
            <w:tcW w:w="1424" w:type="dxa"/>
            <w:vAlign w:val="center"/>
          </w:tcPr>
          <w:p w14:paraId="45ACABB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C45A1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7974EA1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256D66B"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Codewars</w:t>
            </w:r>
          </w:p>
        </w:tc>
        <w:tc>
          <w:tcPr>
            <w:tcW w:w="1015" w:type="dxa"/>
            <w:vAlign w:val="center"/>
          </w:tcPr>
          <w:p w14:paraId="486C9EB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8800</w:t>
            </w:r>
          </w:p>
        </w:tc>
        <w:tc>
          <w:tcPr>
            <w:tcW w:w="634" w:type="dxa"/>
            <w:vAlign w:val="center"/>
          </w:tcPr>
          <w:p w14:paraId="0A109B4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A21EEB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42D019A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261" w:type="dxa"/>
            <w:vAlign w:val="center"/>
          </w:tcPr>
          <w:p w14:paraId="4476065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103" w:type="dxa"/>
            <w:vAlign w:val="center"/>
          </w:tcPr>
          <w:p w14:paraId="7EDD5705"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0C6055D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Entertainment</w:t>
            </w:r>
          </w:p>
        </w:tc>
        <w:tc>
          <w:tcPr>
            <w:tcW w:w="1289" w:type="dxa"/>
            <w:vAlign w:val="center"/>
          </w:tcPr>
          <w:p w14:paraId="66CA498F"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01A8DEE4"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1545207E"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CodeChef</w:t>
            </w:r>
          </w:p>
        </w:tc>
        <w:tc>
          <w:tcPr>
            <w:tcW w:w="1015" w:type="dxa"/>
            <w:vAlign w:val="center"/>
          </w:tcPr>
          <w:p w14:paraId="17FC34C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4300</w:t>
            </w:r>
          </w:p>
        </w:tc>
        <w:tc>
          <w:tcPr>
            <w:tcW w:w="634" w:type="dxa"/>
            <w:vAlign w:val="center"/>
          </w:tcPr>
          <w:p w14:paraId="41826AB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c>
          <w:tcPr>
            <w:tcW w:w="1135" w:type="dxa"/>
            <w:vAlign w:val="center"/>
          </w:tcPr>
          <w:p w14:paraId="434420C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27AA64A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EE37BB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Poor</w:t>
            </w:r>
          </w:p>
        </w:tc>
        <w:tc>
          <w:tcPr>
            <w:tcW w:w="1103" w:type="dxa"/>
            <w:vAlign w:val="center"/>
          </w:tcPr>
          <w:p w14:paraId="080EAF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67BBA9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3B13E1E"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5C51189A"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467B8A13"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IS E-Learning</w:t>
            </w:r>
          </w:p>
        </w:tc>
        <w:tc>
          <w:tcPr>
            <w:tcW w:w="1015" w:type="dxa"/>
            <w:vAlign w:val="center"/>
          </w:tcPr>
          <w:p w14:paraId="0C6CCC0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634" w:type="dxa"/>
            <w:vAlign w:val="center"/>
          </w:tcPr>
          <w:p w14:paraId="44DCE92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69E9A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w:t>
            </w:r>
          </w:p>
        </w:tc>
        <w:tc>
          <w:tcPr>
            <w:tcW w:w="1194" w:type="dxa"/>
            <w:vAlign w:val="center"/>
          </w:tcPr>
          <w:p w14:paraId="449CC5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1261" w:type="dxa"/>
            <w:vAlign w:val="center"/>
          </w:tcPr>
          <w:p w14:paraId="4D40C80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4946D73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DBB199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DD0BF8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r>
    </w:tbl>
    <w:p w14:paraId="2E29B55F" w14:textId="77777777" w:rsidR="00257874" w:rsidRDefault="00257874">
      <w:pPr>
        <w:rPr>
          <w:lang w:val="en-US"/>
        </w:rPr>
      </w:pPr>
    </w:p>
    <w:p w14:paraId="111FC6CB" w14:textId="77777777" w:rsidR="00257874" w:rsidRDefault="00257874">
      <w:pPr>
        <w:spacing w:after="200"/>
        <w:jc w:val="left"/>
        <w:rPr>
          <w:lang w:val="en-US"/>
        </w:rPr>
      </w:pPr>
    </w:p>
    <w:p w14:paraId="0B1A25F4" w14:textId="77777777" w:rsidR="00257874" w:rsidRDefault="00257874">
      <w:pPr>
        <w:spacing w:after="200"/>
        <w:jc w:val="left"/>
        <w:rPr>
          <w:lang w:val="en-US"/>
        </w:rPr>
      </w:pPr>
    </w:p>
    <w:p w14:paraId="052EAAB5" w14:textId="77777777" w:rsidR="00257874" w:rsidRDefault="00257874">
      <w:pPr>
        <w:spacing w:after="200"/>
        <w:jc w:val="left"/>
        <w:rPr>
          <w:lang w:val="en-US"/>
        </w:rPr>
      </w:pPr>
    </w:p>
    <w:p w14:paraId="6A57838B" w14:textId="77777777" w:rsidR="00257874" w:rsidRDefault="00257874">
      <w:pPr>
        <w:spacing w:after="200"/>
        <w:jc w:val="left"/>
        <w:rPr>
          <w:lang w:val="en-US"/>
        </w:rPr>
      </w:pPr>
    </w:p>
    <w:p w14:paraId="3A5E68A1" w14:textId="77777777" w:rsidR="00257874" w:rsidRDefault="00257874">
      <w:pPr>
        <w:spacing w:after="200"/>
        <w:jc w:val="left"/>
        <w:rPr>
          <w:lang w:val="en-US"/>
        </w:rPr>
      </w:pPr>
    </w:p>
    <w:p w14:paraId="52E0A900" w14:textId="77777777" w:rsidR="00257874" w:rsidRDefault="00257874">
      <w:pPr>
        <w:spacing w:after="200"/>
        <w:jc w:val="left"/>
        <w:rPr>
          <w:lang w:val="en-US"/>
        </w:rPr>
      </w:pPr>
    </w:p>
    <w:p w14:paraId="0FC04DE7" w14:textId="77777777" w:rsidR="00257874" w:rsidRDefault="00257874">
      <w:pPr>
        <w:spacing w:after="200"/>
        <w:jc w:val="left"/>
        <w:rPr>
          <w:lang w:val="en-US"/>
        </w:rPr>
      </w:pPr>
    </w:p>
    <w:p w14:paraId="5F7955C8"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br w:type="page"/>
      </w:r>
    </w:p>
    <w:p w14:paraId="4CDCC2B5"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lastRenderedPageBreak/>
        <w:br w:type="page"/>
      </w:r>
    </w:p>
    <w:p w14:paraId="4C26668E" w14:textId="77777777" w:rsidR="00257874" w:rsidRDefault="002D0913">
      <w:pPr>
        <w:pStyle w:val="Ttulo1"/>
        <w:numPr>
          <w:ilvl w:val="0"/>
          <w:numId w:val="5"/>
        </w:numPr>
      </w:pPr>
      <w:bookmarkStart w:id="860" w:name="_Toc50751222"/>
      <w:r>
        <w:lastRenderedPageBreak/>
        <w:t>Related Technologies</w:t>
      </w:r>
      <w:bookmarkEnd w:id="860"/>
    </w:p>
    <w:p w14:paraId="78393664" w14:textId="77777777" w:rsidR="00257874" w:rsidRDefault="002D0913">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45E88E3E" w14:textId="77777777" w:rsidR="00257874" w:rsidRDefault="00257874">
      <w:pPr>
        <w:rPr>
          <w:lang w:val="en-US"/>
        </w:rPr>
      </w:pPr>
    </w:p>
    <w:p w14:paraId="05A5BA5E" w14:textId="77777777" w:rsidR="00257874" w:rsidRDefault="002D0913">
      <w:pPr>
        <w:pStyle w:val="Ttulo2"/>
        <w:rPr>
          <w:color w:val="auto"/>
          <w:sz w:val="28"/>
          <w:szCs w:val="28"/>
          <w:lang w:val="en-US"/>
        </w:rPr>
      </w:pPr>
      <w:bookmarkStart w:id="861" w:name="_Toc50751223"/>
      <w:r>
        <w:rPr>
          <w:color w:val="auto"/>
          <w:sz w:val="28"/>
          <w:szCs w:val="28"/>
          <w:lang w:val="en-US"/>
        </w:rPr>
        <w:t>4.1. React</w:t>
      </w:r>
      <w:bookmarkEnd w:id="861"/>
    </w:p>
    <w:p w14:paraId="41EB5375" w14:textId="77777777" w:rsidR="00257874" w:rsidRDefault="002D0913">
      <w:pPr>
        <w:rPr>
          <w:lang w:val="en-US"/>
        </w:rPr>
      </w:pPr>
      <w:r>
        <w:rPr>
          <w:lang w:val="en-US"/>
        </w:rPr>
        <w:t xml:space="preserve">React is a JavaScript library for building user interfaces. Create by Facebook, it is currently a widely used library used for front end development </w:t>
      </w:r>
      <w:sdt>
        <w:sdtPr>
          <w:id w:val="-1041282401"/>
          <w:citation/>
        </w:sdtPr>
        <w:sdtContent>
          <w:r w:rsidR="009B6BEC">
            <w:fldChar w:fldCharType="begin"/>
          </w:r>
          <w:r w:rsidR="009B6BEC" w:rsidRPr="009B6BEC">
            <w:rPr>
              <w:lang w:val="en-GB"/>
              <w:rPrChange w:id="862" w:author="joao eduardo santos" w:date="2020-09-09T18:36:00Z">
                <w:rPr/>
              </w:rPrChange>
            </w:rPr>
            <w:instrText>CITATION Rea20 \l 2070</w:instrText>
          </w:r>
          <w:r w:rsidR="009B6BEC">
            <w:fldChar w:fldCharType="separate"/>
          </w:r>
          <w:r w:rsidR="009B6BEC" w:rsidRPr="009B6BEC">
            <w:rPr>
              <w:lang w:val="en-GB"/>
              <w:rPrChange w:id="863" w:author="joao eduardo santos" w:date="2020-09-09T18:36:00Z">
                <w:rPr/>
              </w:rPrChange>
            </w:rPr>
            <w:t>[8]</w:t>
          </w:r>
          <w:r w:rsidR="009B6BEC">
            <w:fldChar w:fldCharType="end"/>
          </w:r>
        </w:sdtContent>
      </w:sdt>
      <w:r>
        <w:rPr>
          <w:lang w:val="en-US"/>
        </w:rPr>
        <w:t xml:space="preserve"> </w:t>
      </w:r>
      <w:sdt>
        <w:sdtPr>
          <w:id w:val="223575150"/>
          <w:citation/>
        </w:sdtPr>
        <w:sdtContent>
          <w:r w:rsidR="009B6BEC">
            <w:fldChar w:fldCharType="begin"/>
          </w:r>
          <w:r w:rsidR="009B6BEC" w:rsidRPr="009B6BEC">
            <w:rPr>
              <w:lang w:val="en-GB"/>
              <w:rPrChange w:id="864" w:author="joao eduardo santos" w:date="2020-09-09T18:36:00Z">
                <w:rPr/>
              </w:rPrChange>
            </w:rPr>
            <w:instrText>CITATION Ale17 \l 2070</w:instrText>
          </w:r>
          <w:r w:rsidR="009B6BEC">
            <w:fldChar w:fldCharType="separate"/>
          </w:r>
          <w:r w:rsidR="009B6BEC" w:rsidRPr="009B6BEC">
            <w:rPr>
              <w:lang w:val="en-GB"/>
              <w:rPrChange w:id="865" w:author="joao eduardo santos" w:date="2020-09-09T18:36:00Z">
                <w:rPr/>
              </w:rPrChange>
            </w:rPr>
            <w:t>[9]</w:t>
          </w:r>
          <w:r w:rsidR="009B6BEC">
            <w:fldChar w:fldCharType="end"/>
          </w:r>
        </w:sdtContent>
      </w:sdt>
      <w:r>
        <w:rPr>
          <w:lang w:val="en-US"/>
        </w:rPr>
        <w:t>.</w:t>
      </w:r>
    </w:p>
    <w:p w14:paraId="7BED88E4" w14:textId="77777777" w:rsidR="00257874" w:rsidRDefault="002D0913">
      <w:pPr>
        <w:rPr>
          <w:lang w:val="en-US"/>
        </w:rPr>
      </w:pPr>
      <w:r>
        <w:rPr>
          <w:lang w:val="en-US"/>
        </w:rPr>
        <w:t>One of the big advantages of using react is being able to build components which can be independent from each other and can be reused across all application’s components, this dramatically improves modularity, provides loose coupling between components and facilitates maintenance of the solution.</w:t>
      </w:r>
    </w:p>
    <w:p w14:paraId="62A9876A" w14:textId="77777777" w:rsidR="00257874" w:rsidRDefault="002D0913">
      <w:pPr>
        <w:rPr>
          <w:lang w:val="en-US"/>
        </w:rPr>
      </w:pPr>
      <w:r>
        <w:rPr>
          <w:lang w:val="en-US"/>
        </w:rPr>
        <w:t xml:space="preserve">The initial configuration of the project is done with the help of a npm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 </w:t>
      </w:r>
      <w:sdt>
        <w:sdtPr>
          <w:id w:val="-438766431"/>
          <w:citation/>
        </w:sdtPr>
        <w:sdtContent>
          <w:r w:rsidR="009B6BEC">
            <w:fldChar w:fldCharType="begin"/>
          </w:r>
          <w:r w:rsidR="009B6BEC" w:rsidRPr="009B6BEC">
            <w:rPr>
              <w:lang w:val="en-GB"/>
              <w:rPrChange w:id="866" w:author="joao eduardo santos" w:date="2020-09-09T18:36:00Z">
                <w:rPr/>
              </w:rPrChange>
            </w:rPr>
            <w:instrText>CITATION Int20 \l 2070</w:instrText>
          </w:r>
          <w:r w:rsidR="009B6BEC">
            <w:fldChar w:fldCharType="separate"/>
          </w:r>
          <w:r w:rsidR="009B6BEC" w:rsidRPr="009B6BEC">
            <w:rPr>
              <w:lang w:val="en-GB"/>
              <w:rPrChange w:id="867" w:author="joao eduardo santos" w:date="2020-09-09T18:36:00Z">
                <w:rPr/>
              </w:rPrChange>
            </w:rPr>
            <w:t>[10]</w:t>
          </w:r>
          <w:r w:rsidR="009B6BEC">
            <w:fldChar w:fldCharType="end"/>
          </w:r>
        </w:sdtContent>
      </w:sdt>
      <w:r>
        <w:rPr>
          <w:lang w:val="en-US"/>
        </w:rPr>
        <w:t>.</w:t>
      </w:r>
    </w:p>
    <w:p w14:paraId="1CBCDFA0" w14:textId="77777777" w:rsidR="00257874" w:rsidRDefault="002D0913">
      <w:pPr>
        <w:rPr>
          <w:lang w:val="en-US"/>
        </w:rPr>
      </w:pPr>
      <w:r>
        <w:rPr>
          <w:lang w:val="en-US"/>
        </w:rPr>
        <w:t>React Router is a library which enables route handling using dynamic routing. This allows developers to build a single-page web application with navigation without the page refreshing as the user navigates.</w:t>
      </w:r>
    </w:p>
    <w:p w14:paraId="14DBC91B" w14:textId="77777777" w:rsidR="00257874" w:rsidRDefault="00257874">
      <w:pPr>
        <w:rPr>
          <w:lang w:val="en-US"/>
        </w:rPr>
      </w:pPr>
    </w:p>
    <w:p w14:paraId="4EBECB54" w14:textId="77777777" w:rsidR="00257874" w:rsidRDefault="002D0913">
      <w:pPr>
        <w:pStyle w:val="Ttulo2"/>
        <w:rPr>
          <w:color w:val="auto"/>
          <w:sz w:val="28"/>
          <w:szCs w:val="28"/>
          <w:lang w:val="en-US"/>
        </w:rPr>
      </w:pPr>
      <w:bookmarkStart w:id="868" w:name="_Toc50751224"/>
      <w:r>
        <w:rPr>
          <w:color w:val="auto"/>
          <w:sz w:val="28"/>
          <w:szCs w:val="28"/>
          <w:lang w:val="en-US"/>
        </w:rPr>
        <w:t>4.2. Spring</w:t>
      </w:r>
      <w:bookmarkEnd w:id="868"/>
    </w:p>
    <w:p w14:paraId="088B2A0A" w14:textId="77777777" w:rsidR="00257874" w:rsidRDefault="002D0913">
      <w:pPr>
        <w:rPr>
          <w:lang w:val="en-US"/>
        </w:rPr>
      </w:pPr>
      <w:r>
        <w:rPr>
          <w:lang w:val="en-US"/>
        </w:rPr>
        <w:t xml:space="preserve">Spring is one of the most popular application development frameworks. This lightweight and open source framework enables high performance, easily testable and reusable code </w:t>
      </w:r>
      <w:sdt>
        <w:sdtPr>
          <w:id w:val="599228988"/>
          <w:citation/>
        </w:sdtPr>
        <w:sdtContent>
          <w:r w:rsidR="009B6BEC">
            <w:fldChar w:fldCharType="begin"/>
          </w:r>
          <w:r w:rsidR="009B6BEC" w:rsidRPr="009B6BEC">
            <w:rPr>
              <w:lang w:val="en-GB"/>
              <w:rPrChange w:id="869" w:author="joao eduardo santos" w:date="2020-09-09T18:36:00Z">
                <w:rPr/>
              </w:rPrChange>
            </w:rPr>
            <w:instrText>CITATION Spr20 \l 2070</w:instrText>
          </w:r>
          <w:r w:rsidR="009B6BEC">
            <w:fldChar w:fldCharType="separate"/>
          </w:r>
          <w:r w:rsidR="009B6BEC" w:rsidRPr="009B6BEC">
            <w:rPr>
              <w:lang w:val="en-GB"/>
              <w:rPrChange w:id="870" w:author="joao eduardo santos" w:date="2020-09-09T18:36:00Z">
                <w:rPr/>
              </w:rPrChange>
            </w:rPr>
            <w:t>[11]</w:t>
          </w:r>
          <w:r w:rsidR="009B6BEC">
            <w:fldChar w:fldCharType="end"/>
          </w:r>
        </w:sdtContent>
      </w:sdt>
      <w:r>
        <w:rPr>
          <w:lang w:val="en-US"/>
        </w:rPr>
        <w:t>.</w:t>
      </w:r>
    </w:p>
    <w:p w14:paraId="5DD870E9" w14:textId="77777777" w:rsidR="00257874" w:rsidRDefault="002D0913">
      <w:pPr>
        <w:rPr>
          <w:lang w:val="en-US"/>
        </w:rPr>
      </w:pPr>
      <w:r>
        <w:rPr>
          <w:lang w:val="en-US"/>
        </w:rPr>
        <w:t xml:space="preserve">Spring offers several core functionalities like inversion of control (specifically dependency injection), aspect-oriented programming, database access, transaction management, web service development through Spring MVC, amongst many others </w:t>
      </w:r>
      <w:sdt>
        <w:sdtPr>
          <w:id w:val="-1731301887"/>
          <w:citation/>
        </w:sdtPr>
        <w:sdtContent>
          <w:r w:rsidR="009B6BEC">
            <w:fldChar w:fldCharType="begin"/>
          </w:r>
          <w:r w:rsidR="009B6BEC" w:rsidRPr="009B6BEC">
            <w:rPr>
              <w:lang w:val="en-GB"/>
              <w:rPrChange w:id="871" w:author="joao eduardo santos" w:date="2020-09-09T18:36:00Z">
                <w:rPr/>
              </w:rPrChange>
            </w:rPr>
            <w:instrText>CITATION Spr20 \l 2070</w:instrText>
          </w:r>
          <w:r w:rsidR="009B6BEC">
            <w:fldChar w:fldCharType="separate"/>
          </w:r>
          <w:r w:rsidR="009B6BEC" w:rsidRPr="009B6BEC">
            <w:rPr>
              <w:lang w:val="en-GB"/>
              <w:rPrChange w:id="872" w:author="joao eduardo santos" w:date="2020-09-09T18:36:00Z">
                <w:rPr/>
              </w:rPrChange>
            </w:rPr>
            <w:t>[11]</w:t>
          </w:r>
          <w:r w:rsidR="009B6BEC">
            <w:fldChar w:fldCharType="end"/>
          </w:r>
        </w:sdtContent>
      </w:sdt>
      <w:r>
        <w:rPr>
          <w:lang w:val="en-US"/>
        </w:rPr>
        <w:t xml:space="preserve"> </w:t>
      </w:r>
      <w:sdt>
        <w:sdtPr>
          <w:id w:val="1805350775"/>
          <w:citation/>
        </w:sdtPr>
        <w:sdtContent>
          <w:r w:rsidR="009B6BEC">
            <w:fldChar w:fldCharType="begin"/>
          </w:r>
          <w:r w:rsidR="009B6BEC" w:rsidRPr="009B6BEC">
            <w:rPr>
              <w:lang w:val="en-GB"/>
              <w:rPrChange w:id="873" w:author="joao eduardo santos" w:date="2020-09-09T18:36:00Z">
                <w:rPr/>
              </w:rPrChange>
            </w:rPr>
            <w:instrText>CITATION 2In20 \l 2070</w:instrText>
          </w:r>
          <w:r w:rsidR="009B6BEC">
            <w:fldChar w:fldCharType="separate"/>
          </w:r>
          <w:r w:rsidR="009B6BEC" w:rsidRPr="009B6BEC">
            <w:rPr>
              <w:lang w:val="en-GB"/>
              <w:rPrChange w:id="874" w:author="joao eduardo santos" w:date="2020-09-09T18:36:00Z">
                <w:rPr/>
              </w:rPrChange>
            </w:rPr>
            <w:t>[12]</w:t>
          </w:r>
          <w:r w:rsidR="009B6BEC">
            <w:fldChar w:fldCharType="end"/>
          </w:r>
        </w:sdtContent>
      </w:sdt>
      <w:r>
        <w:rPr>
          <w:lang w:val="en-US"/>
        </w:rPr>
        <w:t>.</w:t>
      </w:r>
    </w:p>
    <w:p w14:paraId="53708C16" w14:textId="77777777" w:rsidR="00257874" w:rsidRDefault="002D0913">
      <w:pPr>
        <w:rPr>
          <w:lang w:val="en-US"/>
        </w:rPr>
      </w:pPr>
      <w:r>
        <w:rPr>
          <w:lang w:val="en-US"/>
        </w:rPr>
        <w:t>Besides the core functionalities, Spring has several projects which allow to extend these functionalities for specific needs. Two projects worthy of mention are Spring Boot and Spring Security which are used on this project.</w:t>
      </w:r>
    </w:p>
    <w:p w14:paraId="1FBB01FC" w14:textId="77777777" w:rsidR="00257874" w:rsidRDefault="00257874">
      <w:pPr>
        <w:rPr>
          <w:lang w:val="en-US"/>
        </w:rPr>
      </w:pPr>
    </w:p>
    <w:p w14:paraId="6447D9CA" w14:textId="77777777" w:rsidR="00257874" w:rsidRDefault="002D0913">
      <w:pPr>
        <w:pStyle w:val="Ttulo3"/>
        <w:rPr>
          <w:color w:val="auto"/>
          <w:sz w:val="28"/>
          <w:szCs w:val="28"/>
          <w:lang w:val="en-US"/>
        </w:rPr>
      </w:pPr>
      <w:bookmarkStart w:id="875" w:name="_Toc533370019"/>
      <w:bookmarkStart w:id="876" w:name="_Toc27948159"/>
      <w:bookmarkStart w:id="877" w:name="_Toc50751225"/>
      <w:r>
        <w:rPr>
          <w:color w:val="auto"/>
          <w:sz w:val="28"/>
          <w:szCs w:val="28"/>
          <w:lang w:val="en-US"/>
        </w:rPr>
        <w:t>4.</w:t>
      </w:r>
      <w:r>
        <w:rPr>
          <w:rStyle w:val="Ttulo3Carter"/>
          <w:color w:val="auto"/>
          <w:sz w:val="28"/>
          <w:szCs w:val="28"/>
          <w:lang w:val="en-US"/>
        </w:rPr>
        <w:t>2.1. Spring Boot</w:t>
      </w:r>
      <w:bookmarkEnd w:id="875"/>
      <w:bookmarkEnd w:id="876"/>
      <w:bookmarkEnd w:id="877"/>
    </w:p>
    <w:p w14:paraId="337B11E5" w14:textId="77777777" w:rsidR="00257874" w:rsidRDefault="002D0913">
      <w:pPr>
        <w:rPr>
          <w:lang w:val="en-US"/>
        </w:rPr>
      </w:pPr>
      <w:r>
        <w:rPr>
          <w:lang w:val="en-US"/>
        </w:rPr>
        <w:t xml:space="preserve">Spring boot makes it easier to develop Spring applications. Includes embedded Tomcat, Jetty or Undertown as web application servers allowing the development of standalone applications, automatically configure Spring and 3rd party libraries when possible, offers a set of dependencies to </w:t>
      </w:r>
      <w:r>
        <w:rPr>
          <w:lang w:val="en-US"/>
        </w:rPr>
        <w:lastRenderedPageBreak/>
        <w:t xml:space="preserve">help build the application (starter dependencies), requires no XML configurations and no code generation </w:t>
      </w:r>
      <w:sdt>
        <w:sdtPr>
          <w:id w:val="1609701512"/>
          <w:citation/>
        </w:sdtPr>
        <w:sdtContent>
          <w:r w:rsidR="009B6BEC">
            <w:fldChar w:fldCharType="begin"/>
          </w:r>
          <w:r w:rsidR="009B6BEC" w:rsidRPr="009B6BEC">
            <w:rPr>
              <w:lang w:val="en-GB"/>
              <w:rPrChange w:id="878" w:author="joao eduardo santos" w:date="2020-09-09T18:36:00Z">
                <w:rPr/>
              </w:rPrChange>
            </w:rPr>
            <w:instrText>CITATION Spr201 \l 2070</w:instrText>
          </w:r>
          <w:r w:rsidR="009B6BEC">
            <w:fldChar w:fldCharType="separate"/>
          </w:r>
          <w:r w:rsidR="009B6BEC" w:rsidRPr="009B6BEC">
            <w:rPr>
              <w:lang w:val="en-GB"/>
              <w:rPrChange w:id="879" w:author="joao eduardo santos" w:date="2020-09-09T18:36:00Z">
                <w:rPr/>
              </w:rPrChange>
            </w:rPr>
            <w:t>[13]</w:t>
          </w:r>
          <w:r w:rsidR="009B6BEC">
            <w:fldChar w:fldCharType="end"/>
          </w:r>
        </w:sdtContent>
      </w:sdt>
      <w:r>
        <w:rPr>
          <w:lang w:val="en-US"/>
        </w:rPr>
        <w:t>.</w:t>
      </w:r>
    </w:p>
    <w:p w14:paraId="136A4D2B" w14:textId="77777777" w:rsidR="00257874" w:rsidRDefault="002D0913">
      <w:pPr>
        <w:rPr>
          <w:lang w:val="en-US"/>
        </w:rPr>
      </w:pPr>
      <w:r>
        <w:rPr>
          <w:lang w:val="en-US"/>
        </w:rPr>
        <w:t>Adding to this, Spring Boot is a widely used project which has a very active community.</w:t>
      </w:r>
    </w:p>
    <w:p w14:paraId="701F2F54" w14:textId="77777777" w:rsidR="00257874" w:rsidRDefault="00257874">
      <w:pPr>
        <w:rPr>
          <w:lang w:val="en-US"/>
        </w:rPr>
      </w:pPr>
    </w:p>
    <w:p w14:paraId="77679902" w14:textId="77777777" w:rsidR="00257874" w:rsidRDefault="002D0913">
      <w:pPr>
        <w:pStyle w:val="Ttulo2"/>
        <w:rPr>
          <w:color w:val="auto"/>
          <w:sz w:val="28"/>
          <w:szCs w:val="28"/>
          <w:lang w:val="en-US"/>
        </w:rPr>
      </w:pPr>
      <w:bookmarkStart w:id="880" w:name="_Toc50751226"/>
      <w:r>
        <w:rPr>
          <w:color w:val="auto"/>
          <w:sz w:val="28"/>
          <w:szCs w:val="28"/>
          <w:lang w:val="en-US"/>
        </w:rPr>
        <w:t>4.3. Swagger</w:t>
      </w:r>
      <w:bookmarkEnd w:id="880"/>
    </w:p>
    <w:p w14:paraId="5C65C65B" w14:textId="77777777" w:rsidR="00257874" w:rsidRDefault="002D0913">
      <w:pPr>
        <w:rPr>
          <w:lang w:val="en-US"/>
        </w:rPr>
      </w:pPr>
      <w:r>
        <w:rPr>
          <w:lang w:val="en-US"/>
        </w:rPr>
        <w:t xml:space="preserve">Swagger enables developers to describe their API’s structure in such a way that it is possible to build both beautiful and interactive API documentation </w:t>
      </w:r>
      <w:sdt>
        <w:sdtPr>
          <w:id w:val="1904406429"/>
          <w:citation/>
        </w:sdtPr>
        <w:sdtContent>
          <w:r w:rsidR="009B6BEC">
            <w:fldChar w:fldCharType="begin"/>
          </w:r>
          <w:r w:rsidR="009B6BEC" w:rsidRPr="009B6BEC">
            <w:rPr>
              <w:lang w:val="en-GB"/>
              <w:rPrChange w:id="881" w:author="joao eduardo santos" w:date="2020-09-09T18:36:00Z">
                <w:rPr/>
              </w:rPrChange>
            </w:rPr>
            <w:instrText>CITATION API20 \l 2070</w:instrText>
          </w:r>
          <w:r w:rsidR="009B6BEC">
            <w:fldChar w:fldCharType="separate"/>
          </w:r>
          <w:r w:rsidR="009B6BEC" w:rsidRPr="009B6BEC">
            <w:rPr>
              <w:lang w:val="en-GB"/>
              <w:rPrChange w:id="882" w:author="joao eduardo santos" w:date="2020-09-09T18:36:00Z">
                <w:rPr/>
              </w:rPrChange>
            </w:rPr>
            <w:t>[14]</w:t>
          </w:r>
          <w:r w:rsidR="009B6BEC">
            <w:fldChar w:fldCharType="end"/>
          </w:r>
        </w:sdtContent>
      </w:sdt>
      <w:r>
        <w:rPr>
          <w:lang w:val="en-US"/>
        </w:rPr>
        <w:t>. Swagger UI enables automatic generation of a rich user interface with the API documentation, this UI is generated from documentation compliant with the Open API standard.</w:t>
      </w:r>
    </w:p>
    <w:p w14:paraId="477768CD" w14:textId="77777777" w:rsidR="00257874" w:rsidRDefault="00257874">
      <w:pPr>
        <w:rPr>
          <w:lang w:val="en-US"/>
        </w:rPr>
      </w:pPr>
    </w:p>
    <w:p w14:paraId="4AFC4ED9" w14:textId="77777777" w:rsidR="00257874" w:rsidRDefault="002D0913">
      <w:pPr>
        <w:pStyle w:val="Ttulo2"/>
        <w:rPr>
          <w:color w:val="auto"/>
          <w:sz w:val="28"/>
          <w:szCs w:val="28"/>
          <w:lang w:val="en-US"/>
        </w:rPr>
      </w:pPr>
      <w:bookmarkStart w:id="883" w:name="_Toc50751227"/>
      <w:r>
        <w:rPr>
          <w:color w:val="auto"/>
          <w:sz w:val="28"/>
          <w:szCs w:val="28"/>
          <w:lang w:val="en-US"/>
        </w:rPr>
        <w:t>4.4. Docker</w:t>
      </w:r>
      <w:bookmarkEnd w:id="883"/>
    </w:p>
    <w:p w14:paraId="4C69B485" w14:textId="77777777" w:rsidR="00257874" w:rsidRDefault="002D0913">
      <w:pPr>
        <w:rPr>
          <w:lang w:val="en-US"/>
        </w:rPr>
      </w:pPr>
      <w:r>
        <w:rPr>
          <w:lang w:val="en-US"/>
        </w:rPr>
        <w:t xml:space="preserve">Docker is a tool designed to make it easier to create, deploy, and run applications by using containers </w:t>
      </w:r>
      <w:sdt>
        <w:sdtPr>
          <w:id w:val="-785960538"/>
          <w:citation/>
        </w:sdtPr>
        <w:sdtContent>
          <w:r w:rsidR="009B6BEC">
            <w:fldChar w:fldCharType="begin"/>
          </w:r>
          <w:r w:rsidR="009B6BEC" w:rsidRPr="009B6BEC">
            <w:rPr>
              <w:lang w:val="en-GB"/>
              <w:rPrChange w:id="884" w:author="joao eduardo santos" w:date="2020-09-09T18:36:00Z">
                <w:rPr/>
              </w:rPrChange>
            </w:rPr>
            <w:instrText>CITATION Emp20 \l 2070</w:instrText>
          </w:r>
          <w:r w:rsidR="009B6BEC">
            <w:fldChar w:fldCharType="separate"/>
          </w:r>
          <w:r w:rsidR="009B6BEC" w:rsidRPr="009B6BEC">
            <w:rPr>
              <w:lang w:val="en-GB"/>
              <w:rPrChange w:id="885" w:author="joao eduardo santos" w:date="2020-09-09T18:36:00Z">
                <w:rPr/>
              </w:rPrChange>
            </w:rPr>
            <w:t>[15]</w:t>
          </w:r>
          <w:r w:rsidR="009B6BEC">
            <w:fldChar w:fldCharType="end"/>
          </w:r>
        </w:sdtContent>
      </w:sdt>
      <w:sdt>
        <w:sdtPr>
          <w:id w:val="-116607088"/>
          <w:citation/>
        </w:sdtPr>
        <w:sdtContent>
          <w:r w:rsidR="009B6BEC">
            <w:fldChar w:fldCharType="begin"/>
          </w:r>
          <w:r w:rsidR="009B6BEC" w:rsidRPr="009B6BEC">
            <w:rPr>
              <w:lang w:val="en-GB"/>
              <w:rPrChange w:id="886" w:author="joao eduardo santos" w:date="2020-09-09T18:36:00Z">
                <w:rPr/>
              </w:rPrChange>
            </w:rPr>
            <w:instrText>CITATION Doc20 \l 2070</w:instrText>
          </w:r>
          <w:r w:rsidR="009B6BEC">
            <w:fldChar w:fldCharType="separate"/>
          </w:r>
          <w:r w:rsidR="009B6BEC" w:rsidRPr="009B6BEC">
            <w:rPr>
              <w:lang w:val="en-GB"/>
              <w:rPrChange w:id="887" w:author="joao eduardo santos" w:date="2020-09-09T18:36:00Z">
                <w:rPr/>
              </w:rPrChange>
            </w:rPr>
            <w:t xml:space="preserve"> [16]</w:t>
          </w:r>
          <w:r w:rsidR="009B6BEC">
            <w:fldChar w:fldCharType="end"/>
          </w:r>
        </w:sdtContent>
      </w:sdt>
      <w:sdt>
        <w:sdtPr>
          <w:id w:val="-2115121743"/>
          <w:citation/>
        </w:sdtPr>
        <w:sdtContent>
          <w:r w:rsidR="009B6BEC">
            <w:fldChar w:fldCharType="begin"/>
          </w:r>
          <w:r w:rsidR="009B6BEC" w:rsidRPr="009B6BEC">
            <w:rPr>
              <w:lang w:val="en-GB"/>
              <w:rPrChange w:id="888" w:author="joao eduardo santos" w:date="2020-09-09T18:36:00Z">
                <w:rPr/>
              </w:rPrChange>
            </w:rPr>
            <w:instrText>CITATION Sha19 \l 2057</w:instrText>
          </w:r>
          <w:r w:rsidR="009B6BEC">
            <w:fldChar w:fldCharType="separate"/>
          </w:r>
          <w:r w:rsidR="009B6BEC" w:rsidRPr="009B6BEC">
            <w:rPr>
              <w:lang w:val="en-GB"/>
              <w:rPrChange w:id="889" w:author="joao eduardo santos" w:date="2020-09-09T18:36:00Z">
                <w:rPr/>
              </w:rPrChange>
            </w:rPr>
            <w:t xml:space="preserve"> [17]</w:t>
          </w:r>
          <w:r w:rsidR="009B6BEC">
            <w:fldChar w:fldCharType="end"/>
          </w:r>
        </w:sdtContent>
      </w:sdt>
      <w:r>
        <w:rPr>
          <w:lang w:val="en-US"/>
        </w:rPr>
        <w:t>.</w:t>
      </w:r>
    </w:p>
    <w:p w14:paraId="0E3F3C6B" w14:textId="77777777" w:rsidR="00257874" w:rsidRDefault="002D0913">
      <w:pPr>
        <w:rPr>
          <w:lang w:val="en-US"/>
        </w:rPr>
      </w:pPr>
      <w:r>
        <w:rPr>
          <w:lang w:val="en-US"/>
        </w:rPr>
        <w:t>Containers are a standardized unit of software that allows developers to isolate their app from its environment, solving the “it works on my machine”.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2AFD9024" w14:textId="77777777" w:rsidR="00257874" w:rsidRDefault="002D0913">
      <w:pPr>
        <w:rPr>
          <w:lang w:val="en-US"/>
        </w:rPr>
      </w:pPr>
      <w:r>
        <w:rPr>
          <w:lang w:val="en-US"/>
        </w:rPr>
        <w:t>Another advantage of the containers is that they are lightweight, require fewer resources and have very quick start up times, and secure, the container provides isolation from other containers.</w:t>
      </w:r>
    </w:p>
    <w:p w14:paraId="5C8F828D" w14:textId="77777777" w:rsidR="00257874" w:rsidRDefault="002D0913">
      <w:pPr>
        <w:rPr>
          <w:lang w:val="en-US"/>
        </w:rPr>
      </w:pPr>
      <w:r>
        <w:rPr>
          <w:lang w:val="en-US"/>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08905463" w14:textId="77777777" w:rsidR="00257874" w:rsidRDefault="002D0913">
      <w:pPr>
        <w:rPr>
          <w:lang w:val="en-US"/>
        </w:rPr>
      </w:pPr>
      <w:r>
        <w:rPr>
          <w:lang w:val="en-US"/>
        </w:rPr>
        <w:t xml:space="preserve">There are several images available for use in docker in image registries like Docker Hub </w:t>
      </w:r>
      <w:sdt>
        <w:sdtPr>
          <w:id w:val="1462687057"/>
          <w:citation/>
        </w:sdtPr>
        <w:sdtContent>
          <w:r w:rsidR="009B6BEC">
            <w:fldChar w:fldCharType="begin"/>
          </w:r>
          <w:r w:rsidR="009B6BEC" w:rsidRPr="009B6BEC">
            <w:rPr>
              <w:lang w:val="en-GB"/>
              <w:rPrChange w:id="890" w:author="joao eduardo santos" w:date="2020-09-09T18:36:00Z">
                <w:rPr/>
              </w:rPrChange>
            </w:rPr>
            <w:instrText>CITATION Doc201 \l 2070</w:instrText>
          </w:r>
          <w:r w:rsidR="009B6BEC">
            <w:fldChar w:fldCharType="separate"/>
          </w:r>
          <w:r w:rsidR="009B6BEC" w:rsidRPr="009B6BEC">
            <w:rPr>
              <w:lang w:val="en-GB"/>
              <w:rPrChange w:id="891" w:author="joao eduardo santos" w:date="2020-09-09T18:36:00Z">
                <w:rPr/>
              </w:rPrChange>
            </w:rPr>
            <w:t>[18]</w:t>
          </w:r>
          <w:r w:rsidR="009B6BEC">
            <w:fldChar w:fldCharType="end"/>
          </w:r>
        </w:sdtContent>
      </w:sdt>
      <w:r>
        <w:rPr>
          <w:lang w:val="en-US"/>
        </w:rPr>
        <w:t>. For most cases custom docker images need to be built and these can be built recurring to Docker files.</w:t>
      </w:r>
    </w:p>
    <w:p w14:paraId="2402026E" w14:textId="77777777" w:rsidR="00257874" w:rsidRDefault="002D0913">
      <w:pPr>
        <w:rPr>
          <w:lang w:val="en-US"/>
        </w:rPr>
      </w:pPr>
      <w:r>
        <w:rPr>
          <w:lang w:val="en-US"/>
        </w:rPr>
        <w:t>A Dockerfile is a text file which includes the instructions to build a Docker image. A Dockerfile specifies the operating system, the runtimes, environmental variables, file locations, network ports, other components it needs and what the container will be doing once we run it. With a Dockerfile a Docker client can build an image, build a container from that image and execute it.</w:t>
      </w:r>
    </w:p>
    <w:p w14:paraId="7C23ECBB" w14:textId="77777777" w:rsidR="00257874" w:rsidRDefault="009B6BEC">
      <w:pPr>
        <w:rPr>
          <w:lang w:val="en-US"/>
        </w:rPr>
      </w:pPr>
      <w:r w:rsidRPr="009B6BEC">
        <w:rPr>
          <w:lang w:val="en-GB"/>
          <w:rPrChange w:id="892" w:author="joao eduardo santos" w:date="2020-09-09T18:36:00Z">
            <w:rPr/>
          </w:rPrChange>
        </w:rPr>
        <w:br w:type="page"/>
      </w:r>
    </w:p>
    <w:p w14:paraId="093DB9AC" w14:textId="77777777" w:rsidR="00257874" w:rsidRDefault="002D0913">
      <w:pPr>
        <w:pStyle w:val="Ttulo1"/>
        <w:numPr>
          <w:ilvl w:val="0"/>
          <w:numId w:val="5"/>
        </w:numPr>
      </w:pPr>
      <w:bookmarkStart w:id="893" w:name="_Ref43034646"/>
      <w:bookmarkStart w:id="894" w:name="_Toc50751228"/>
      <w:r>
        <w:lastRenderedPageBreak/>
        <w:t>Architecture</w:t>
      </w:r>
      <w:bookmarkEnd w:id="893"/>
      <w:bookmarkEnd w:id="894"/>
    </w:p>
    <w:p w14:paraId="2008B927" w14:textId="77777777" w:rsidR="00257874" w:rsidRDefault="002D0913">
      <w:pPr>
        <w:rPr>
          <w:lang w:val="en-US"/>
        </w:rPr>
      </w:pPr>
      <w:r>
        <w:rPr>
          <w:lang w:val="en-US"/>
        </w:rPr>
        <w:t>To develop the IS E-Learning platform three main modules were identified: UI, Services and Execution Environments.</w:t>
      </w:r>
    </w:p>
    <w:p w14:paraId="09B3D374" w14:textId="77777777" w:rsidR="00257874" w:rsidRDefault="002D0913">
      <w:pPr>
        <w:rPr>
          <w:lang w:val="en-US"/>
        </w:rPr>
      </w:pPr>
      <w:r>
        <w:rPr>
          <w:lang w:val="en-US"/>
        </w:rPr>
        <w:t>The UI module is the presentation layer, with which the final user will interact. This interface will be developed as a single page application.</w:t>
      </w:r>
    </w:p>
    <w:p w14:paraId="52C3CB27" w14:textId="77777777" w:rsidR="00257874" w:rsidRDefault="002D0913">
      <w:pPr>
        <w:rPr>
          <w:lang w:val="en-US"/>
        </w:rPr>
      </w:pPr>
      <w:r>
        <w:rPr>
          <w:lang w:val="en-US"/>
        </w:rPr>
        <w:t xml:space="preserve">The Services module will provide a REST API </w:t>
      </w:r>
      <w:sdt>
        <w:sdtPr>
          <w:id w:val="-440452254"/>
          <w:citation/>
        </w:sdtPr>
        <w:sdtContent>
          <w:r w:rsidR="009B6BEC">
            <w:fldChar w:fldCharType="begin"/>
          </w:r>
          <w:r w:rsidR="009B6BEC" w:rsidRPr="009B6BEC">
            <w:rPr>
              <w:lang w:val="en-GB"/>
              <w:rPrChange w:id="895" w:author="joao eduardo santos" w:date="2020-09-09T18:36:00Z">
                <w:rPr/>
              </w:rPrChange>
            </w:rPr>
            <w:instrText>CITATION Wha20 \l 2070</w:instrText>
          </w:r>
          <w:r w:rsidR="009B6BEC">
            <w:fldChar w:fldCharType="separate"/>
          </w:r>
          <w:r w:rsidR="009B6BEC" w:rsidRPr="009B6BEC">
            <w:rPr>
              <w:lang w:val="en-GB"/>
              <w:rPrChange w:id="896" w:author="joao eduardo santos" w:date="2020-09-09T18:36:00Z">
                <w:rPr/>
              </w:rPrChange>
            </w:rPr>
            <w:t>[19]</w:t>
          </w:r>
          <w:r w:rsidR="009B6BEC">
            <w:fldChar w:fldCharType="end"/>
          </w:r>
        </w:sdtContent>
      </w:sdt>
      <w:r>
        <w:rPr>
          <w:lang w:val="en-US"/>
        </w:rPr>
        <w:t xml:space="preserve"> which is the core of the platform. This REST API can be used standalone or with the UI module and will be used to support the UI module.</w:t>
      </w:r>
    </w:p>
    <w:p w14:paraId="3C5571FB" w14:textId="77777777" w:rsidR="00257874" w:rsidRDefault="002D0913">
      <w:pPr>
        <w:rPr>
          <w:lang w:val="en-US"/>
        </w:rPr>
      </w:pPr>
      <w:r>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350289B8" w14:textId="77777777" w:rsidR="00257874" w:rsidRDefault="002D0913">
      <w:pPr>
        <w:rPr>
          <w:lang w:val="en-US"/>
        </w:rPr>
      </w:pPr>
      <w:r>
        <w:rPr>
          <w:lang w:val="en-US"/>
        </w:rPr>
        <w:t xml:space="preserve">On </w:t>
      </w:r>
      <w:r w:rsidR="009B6BEC">
        <w:rPr>
          <w:lang w:val="en-US"/>
        </w:rPr>
        <w:fldChar w:fldCharType="begin"/>
      </w:r>
      <w:r>
        <w:rPr>
          <w:lang w:val="en-US"/>
        </w:rPr>
        <w:instrText>REF _Ref43063606 \h</w:instrText>
      </w:r>
      <w:r w:rsidR="009B6BEC">
        <w:rPr>
          <w:lang w:val="en-US"/>
        </w:rPr>
      </w:r>
      <w:r w:rsidR="009B6BEC">
        <w:rPr>
          <w:lang w:val="en-US"/>
        </w:rPr>
        <w:fldChar w:fldCharType="separate"/>
      </w:r>
      <w:r>
        <w:rPr>
          <w:lang w:val="en-US"/>
        </w:rPr>
        <w:t>Figure 7</w:t>
      </w:r>
      <w:r w:rsidR="009B6BEC">
        <w:rPr>
          <w:lang w:val="en-US"/>
        </w:rPr>
        <w:fldChar w:fldCharType="end"/>
      </w:r>
      <w:r>
        <w:rPr>
          <w:lang w:val="en-US"/>
        </w:rPr>
        <w:t xml:space="preserve"> is shown how these modules interact, the Frontend module only communicates with the services module which in turn communicates with the execution environments, increasing the solution’s modularity.</w:t>
      </w:r>
    </w:p>
    <w:p w14:paraId="3D6A2206" w14:textId="77777777" w:rsidR="00257874" w:rsidRDefault="002D0913">
      <w:pPr>
        <w:keepNext/>
        <w:jc w:val="center"/>
        <w:rPr>
          <w:lang w:val="en-US"/>
        </w:rPr>
      </w:pPr>
      <w:r>
        <w:rPr>
          <w:noProof/>
          <w:lang w:eastAsia="pt-PT"/>
        </w:rPr>
        <w:drawing>
          <wp:inline distT="0" distB="0" distL="0" distR="0" wp14:anchorId="21879815" wp14:editId="69E224BC">
            <wp:extent cx="1302385" cy="1409065"/>
            <wp:effectExtent l="0" t="0" r="0" b="0"/>
            <wp:docPr id="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5"/>
                    <pic:cNvPicPr>
                      <a:picLocks noChangeAspect="1" noChangeArrowheads="1"/>
                    </pic:cNvPicPr>
                  </pic:nvPicPr>
                  <pic:blipFill>
                    <a:blip r:embed="rId26" cstate="print"/>
                    <a:stretch>
                      <a:fillRect/>
                    </a:stretch>
                  </pic:blipFill>
                  <pic:spPr bwMode="auto">
                    <a:xfrm>
                      <a:off x="0" y="0"/>
                      <a:ext cx="1302385" cy="1409065"/>
                    </a:xfrm>
                    <a:prstGeom prst="rect">
                      <a:avLst/>
                    </a:prstGeom>
                  </pic:spPr>
                </pic:pic>
              </a:graphicData>
            </a:graphic>
          </wp:inline>
        </w:drawing>
      </w:r>
    </w:p>
    <w:p w14:paraId="2BA81347" w14:textId="77777777" w:rsidR="00257874" w:rsidRDefault="002D0913">
      <w:pPr>
        <w:pStyle w:val="Legenda"/>
        <w:rPr>
          <w:lang w:val="en-US"/>
        </w:rPr>
      </w:pPr>
      <w:bookmarkStart w:id="897" w:name="_Ref43063606"/>
      <w:bookmarkStart w:id="898" w:name="_Toc43055728"/>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7</w:t>
      </w:r>
      <w:r w:rsidR="009B6BEC">
        <w:rPr>
          <w:lang w:val="en-US"/>
        </w:rPr>
        <w:fldChar w:fldCharType="end"/>
      </w:r>
      <w:bookmarkEnd w:id="897"/>
      <w:r>
        <w:rPr>
          <w:lang w:val="en-US"/>
        </w:rPr>
        <w:t xml:space="preserve"> – Architectural Layered Module view, with inter module interactions</w:t>
      </w:r>
      <w:bookmarkEnd w:id="898"/>
    </w:p>
    <w:p w14:paraId="69F84F20" w14:textId="77777777" w:rsidR="00257874" w:rsidRDefault="00257874">
      <w:pPr>
        <w:rPr>
          <w:lang w:val="en-US"/>
        </w:rPr>
      </w:pPr>
    </w:p>
    <w:p w14:paraId="760071A3" w14:textId="77777777" w:rsidR="00257874" w:rsidRDefault="002D0913">
      <w:pPr>
        <w:pStyle w:val="Ttulo2"/>
        <w:rPr>
          <w:color w:val="auto"/>
          <w:sz w:val="28"/>
          <w:szCs w:val="28"/>
          <w:lang w:val="en-US"/>
        </w:rPr>
      </w:pPr>
      <w:bookmarkStart w:id="899" w:name="_Toc50751229"/>
      <w:r>
        <w:rPr>
          <w:color w:val="auto"/>
          <w:sz w:val="28"/>
          <w:szCs w:val="28"/>
          <w:lang w:val="en-US"/>
        </w:rPr>
        <w:t>5.1. Web Client</w:t>
      </w:r>
      <w:bookmarkEnd w:id="899"/>
    </w:p>
    <w:p w14:paraId="0A147374" w14:textId="77777777" w:rsidR="00257874" w:rsidRDefault="002D0913">
      <w:pPr>
        <w:rPr>
          <w:lang w:val="en-US"/>
        </w:rPr>
      </w:pPr>
      <w:r>
        <w:rPr>
          <w:lang w:val="en-US"/>
        </w:rPr>
        <w:t>The web client end will be a Single Page Application (SPA) enabling a user to interact with the application through an UI. This module will be implemented with React and React Router.</w:t>
      </w:r>
    </w:p>
    <w:p w14:paraId="4D9DD8B8" w14:textId="0D2AB9B4" w:rsidR="00257874" w:rsidRDefault="002D0913">
      <w:pPr>
        <w:rPr>
          <w:lang w:val="en-US"/>
        </w:rPr>
      </w:pPr>
      <w:r>
        <w:rPr>
          <w:lang w:val="en-US"/>
        </w:rPr>
        <w:t xml:space="preserve">For this use case, the web application was built using NodeJS. Adding to this some external libraries/frameworks </w:t>
      </w:r>
      <w:ins w:id="900" w:author="André Oliveira" w:date="2020-09-11T18:12:00Z">
        <w:r w:rsidR="00254276">
          <w:rPr>
            <w:lang w:val="en-US"/>
          </w:rPr>
          <w:t>worthy</w:t>
        </w:r>
      </w:ins>
      <w:ins w:id="901" w:author="André Oliveira" w:date="2020-09-11T18:11:00Z">
        <w:r w:rsidR="00254276">
          <w:rPr>
            <w:lang w:val="en-US"/>
          </w:rPr>
          <w:t xml:space="preserve"> of noting </w:t>
        </w:r>
      </w:ins>
      <w:r>
        <w:rPr>
          <w:lang w:val="en-US"/>
        </w:rPr>
        <w:t>were used to support the UI development: Material UI; CodeMirror; Formik; Yup. These are explained in more detail below.</w:t>
      </w:r>
    </w:p>
    <w:p w14:paraId="3B8FF1CC" w14:textId="77777777" w:rsidR="00257874" w:rsidRDefault="002D0913">
      <w:pPr>
        <w:rPr>
          <w:lang w:val="en-US"/>
        </w:rPr>
      </w:pPr>
      <w:r>
        <w:rPr>
          <w:lang w:val="en-US"/>
        </w:rPr>
        <w:t>To take advantage of React and follow good development practices, on this project there is a concern to implement components with a modular design. With this approach the components can be reused in different pages making the application more modular and loosely coupled.</w:t>
      </w:r>
    </w:p>
    <w:p w14:paraId="1C3BE89E" w14:textId="77777777" w:rsidR="00257874" w:rsidRDefault="002D0913">
      <w:pPr>
        <w:pStyle w:val="Ttulo3"/>
        <w:rPr>
          <w:color w:val="auto"/>
          <w:sz w:val="28"/>
          <w:szCs w:val="28"/>
          <w:lang w:val="en-US"/>
        </w:rPr>
      </w:pPr>
      <w:bookmarkStart w:id="902" w:name="_Toc50751230"/>
      <w:r>
        <w:rPr>
          <w:color w:val="auto"/>
          <w:sz w:val="28"/>
          <w:szCs w:val="28"/>
          <w:lang w:val="en-US"/>
        </w:rPr>
        <w:lastRenderedPageBreak/>
        <w:t>5.1.1 Material-UI</w:t>
      </w:r>
      <w:bookmarkEnd w:id="902"/>
    </w:p>
    <w:p w14:paraId="4157B024" w14:textId="77777777" w:rsidR="00257874" w:rsidRDefault="002D0913">
      <w:pPr>
        <w:rPr>
          <w:lang w:val="en-US"/>
        </w:rPr>
      </w:pPr>
      <w:r>
        <w:rPr>
          <w:lang w:val="en-US"/>
        </w:rPr>
        <w:t xml:space="preserve">Material-UI </w:t>
      </w:r>
      <w:sdt>
        <w:sdtPr>
          <w:id w:val="2022036940"/>
          <w:citation/>
        </w:sdtPr>
        <w:sdtContent>
          <w:r w:rsidR="009B6BEC">
            <w:fldChar w:fldCharType="begin"/>
          </w:r>
          <w:r w:rsidR="009B6BEC" w:rsidRPr="009B6BEC">
            <w:rPr>
              <w:lang w:val="en-GB"/>
              <w:rPrChange w:id="903" w:author="joao eduardo santos" w:date="2020-09-09T18:36:00Z">
                <w:rPr/>
              </w:rPrChange>
            </w:rPr>
            <w:instrText>CITATION Mat20 \l 2070</w:instrText>
          </w:r>
          <w:r w:rsidR="009B6BEC">
            <w:fldChar w:fldCharType="separate"/>
          </w:r>
          <w:r w:rsidR="009B6BEC" w:rsidRPr="009B6BEC">
            <w:rPr>
              <w:lang w:val="en-GB"/>
              <w:rPrChange w:id="904" w:author="joao eduardo santos" w:date="2020-09-09T18:36:00Z">
                <w:rPr/>
              </w:rPrChange>
            </w:rPr>
            <w:t>[20]</w:t>
          </w:r>
          <w:r w:rsidR="009B6BEC">
            <w:fldChar w:fldCharType="end"/>
          </w:r>
        </w:sdtContent>
      </w:sdt>
      <w:r>
        <w:rPr>
          <w:lang w:val="en-US"/>
        </w:rPr>
        <w:t xml:space="preserve"> is one of the most famous React UI frameworks, and uses grid-based layouts, responsive animations and transitions, padding, and depth effects such as lighting and shadows. It provides React components that implement Google Material Design </w:t>
      </w:r>
      <w:sdt>
        <w:sdtPr>
          <w:id w:val="1613477425"/>
          <w:citation/>
        </w:sdtPr>
        <w:sdtContent>
          <w:r w:rsidR="009B6BEC">
            <w:fldChar w:fldCharType="begin"/>
          </w:r>
          <w:r w:rsidR="009B6BEC" w:rsidRPr="009B6BEC">
            <w:rPr>
              <w:lang w:val="en-GB"/>
              <w:rPrChange w:id="905" w:author="joao eduardo santos" w:date="2020-09-09T18:36:00Z">
                <w:rPr/>
              </w:rPrChange>
            </w:rPr>
            <w:instrText>CITATION Mat201 \l 2070</w:instrText>
          </w:r>
          <w:r w:rsidR="009B6BEC">
            <w:fldChar w:fldCharType="separate"/>
          </w:r>
          <w:r w:rsidR="009B6BEC" w:rsidRPr="009B6BEC">
            <w:rPr>
              <w:lang w:val="en-GB"/>
              <w:rPrChange w:id="906" w:author="joao eduardo santos" w:date="2020-09-09T18:36:00Z">
                <w:rPr/>
              </w:rPrChange>
            </w:rPr>
            <w:t>[21]</w:t>
          </w:r>
          <w:r w:rsidR="009B6BEC">
            <w:fldChar w:fldCharType="end"/>
          </w:r>
        </w:sdtContent>
      </w:sdt>
      <w:r>
        <w:rPr>
          <w:lang w:val="en-US"/>
        </w:rPr>
        <w:t>, that are inspired by the physical world objects and their textures on how they reflect light and cast shadows.</w:t>
      </w:r>
    </w:p>
    <w:p w14:paraId="5C0D3E80" w14:textId="77777777" w:rsidR="00257874" w:rsidRDefault="002D0913">
      <w:pPr>
        <w:rPr>
          <w:lang w:val="en-US"/>
        </w:rPr>
      </w:pPr>
      <w:r>
        <w:rPr>
          <w:lang w:val="en-US"/>
        </w:rPr>
        <w:t>It provides comprehensive, modern UI components that work across the web, mobile and desktop, that are fast and consistent and that were fully tested across modern browsers. Material-UI components also work without any additional setup, working in isolation and they are self-supporting, injecting only the styles they need to display, i.e. the global scope is not affected.</w:t>
      </w:r>
    </w:p>
    <w:p w14:paraId="0323A426" w14:textId="77777777" w:rsidR="00257874" w:rsidRDefault="002D0913">
      <w:pPr>
        <w:rPr>
          <w:lang w:val="en-US"/>
        </w:rPr>
      </w:pPr>
      <w:r>
        <w:rPr>
          <w:lang w:val="en-US"/>
        </w:rPr>
        <w:t>All web client front-end was built using Material-UI components.</w:t>
      </w:r>
    </w:p>
    <w:p w14:paraId="095CEBA6" w14:textId="77777777" w:rsidR="00257874" w:rsidRDefault="00257874">
      <w:pPr>
        <w:rPr>
          <w:lang w:val="en-US"/>
        </w:rPr>
      </w:pPr>
    </w:p>
    <w:p w14:paraId="4CC8E85E" w14:textId="77777777" w:rsidR="00257874" w:rsidRDefault="002D0913">
      <w:pPr>
        <w:pStyle w:val="Ttulo3"/>
        <w:rPr>
          <w:color w:val="auto"/>
          <w:sz w:val="32"/>
          <w:szCs w:val="32"/>
          <w:lang w:val="en-US"/>
        </w:rPr>
      </w:pPr>
      <w:bookmarkStart w:id="907" w:name="_Toc50751231"/>
      <w:r>
        <w:rPr>
          <w:color w:val="auto"/>
          <w:sz w:val="28"/>
          <w:szCs w:val="28"/>
          <w:lang w:val="en-US"/>
        </w:rPr>
        <w:t>5.1.2 CodeMirror</w:t>
      </w:r>
      <w:bookmarkEnd w:id="907"/>
    </w:p>
    <w:p w14:paraId="52873D4C" w14:textId="77777777" w:rsidR="00257874" w:rsidRDefault="002D0913">
      <w:pPr>
        <w:rPr>
          <w:lang w:val="en-US"/>
        </w:rPr>
      </w:pPr>
      <w:r>
        <w:rPr>
          <w:lang w:val="en-US"/>
        </w:rPr>
        <w:t xml:space="preserve">CodeMirror </w:t>
      </w:r>
      <w:sdt>
        <w:sdtPr>
          <w:id w:val="-376470778"/>
          <w:citation/>
        </w:sdtPr>
        <w:sdtContent>
          <w:r w:rsidR="009B6BEC">
            <w:fldChar w:fldCharType="begin"/>
          </w:r>
          <w:r w:rsidR="009B6BEC" w:rsidRPr="009B6BEC">
            <w:rPr>
              <w:lang w:val="en-GB"/>
              <w:rPrChange w:id="908" w:author="joao eduardo santos" w:date="2020-09-09T18:36:00Z">
                <w:rPr/>
              </w:rPrChange>
            </w:rPr>
            <w:instrText>CITATION Cod202 \l 2070</w:instrText>
          </w:r>
          <w:r w:rsidR="009B6BEC">
            <w:fldChar w:fldCharType="separate"/>
          </w:r>
          <w:r w:rsidR="009B6BEC" w:rsidRPr="009B6BEC">
            <w:rPr>
              <w:lang w:val="en-GB"/>
              <w:rPrChange w:id="909" w:author="joao eduardo santos" w:date="2020-09-09T18:36:00Z">
                <w:rPr/>
              </w:rPrChange>
            </w:rPr>
            <w:t>[22]</w:t>
          </w:r>
          <w:r w:rsidR="009B6BEC">
            <w:fldChar w:fldCharType="end"/>
          </w:r>
        </w:sdtContent>
      </w:sdt>
      <w:r>
        <w:rPr>
          <w:lang w:val="en-US"/>
        </w:rPr>
        <w:t xml:space="preserve"> is a versatile text editor implemented in JavaScript. It is specialized for editing code, and comes with a number of languages modes and addons that implement custom UI themes or more advanced editing functionality such as auto close brackets or auto matching tags that will cause the tags around the cursor to be highlighted.</w:t>
      </w:r>
    </w:p>
    <w:p w14:paraId="29477164" w14:textId="77777777" w:rsidR="00257874" w:rsidRDefault="002D0913">
      <w:pPr>
        <w:rPr>
          <w:lang w:val="en-US"/>
        </w:rPr>
      </w:pPr>
      <w:r>
        <w:rPr>
          <w:lang w:val="en-US"/>
        </w:rPr>
        <w:t xml:space="preserve">Some of these features seem only “nice to haves”, but they fulfill an important role in the concept of our application, which is be educational driven and to make the learning process easier. </w:t>
      </w:r>
    </w:p>
    <w:p w14:paraId="34D5C892" w14:textId="77777777" w:rsidR="00257874" w:rsidRDefault="002D0913">
      <w:pPr>
        <w:rPr>
          <w:lang w:val="en-US"/>
        </w:rPr>
      </w:pPr>
      <w:r>
        <w:rPr>
          <w:lang w:val="en-US"/>
        </w:rPr>
        <w:t>In the context of the developed e-learning platform, the CodeMirror library is used in all the built-in components that use a text editor, such as the Challenges interface where one can write the code to be executed.</w:t>
      </w:r>
    </w:p>
    <w:p w14:paraId="087C4835" w14:textId="77777777" w:rsidR="00257874" w:rsidRDefault="00257874">
      <w:pPr>
        <w:rPr>
          <w:lang w:val="en-US"/>
        </w:rPr>
      </w:pPr>
    </w:p>
    <w:p w14:paraId="22EAD174" w14:textId="77777777" w:rsidR="00257874" w:rsidRDefault="002D0913">
      <w:pPr>
        <w:pStyle w:val="Ttulo3"/>
        <w:rPr>
          <w:color w:val="auto"/>
          <w:sz w:val="32"/>
          <w:szCs w:val="32"/>
          <w:lang w:val="en-US"/>
        </w:rPr>
      </w:pPr>
      <w:bookmarkStart w:id="910" w:name="_Toc50751232"/>
      <w:r>
        <w:rPr>
          <w:color w:val="auto"/>
          <w:sz w:val="28"/>
          <w:szCs w:val="28"/>
          <w:lang w:val="en-US"/>
        </w:rPr>
        <w:t>5.1.2 Formik</w:t>
      </w:r>
      <w:bookmarkEnd w:id="910"/>
    </w:p>
    <w:p w14:paraId="25720B76" w14:textId="77777777" w:rsidR="00257874" w:rsidRDefault="002D0913">
      <w:pPr>
        <w:rPr>
          <w:lang w:val="en-US"/>
        </w:rPr>
      </w:pPr>
      <w:r>
        <w:rPr>
          <w:lang w:val="en-US"/>
        </w:rPr>
        <w:t xml:space="preserve">Formik is a lightweight, easy to use form helper library which is concerned in helping with 3 particular points: getting values in and out of form state, validation and error messages; handling form submission </w:t>
      </w:r>
      <w:sdt>
        <w:sdtPr>
          <w:id w:val="-477993941"/>
          <w:citation/>
        </w:sdtPr>
        <w:sdtContent>
          <w:r w:rsidR="009B6BEC">
            <w:fldChar w:fldCharType="begin"/>
          </w:r>
          <w:r w:rsidR="009B6BEC" w:rsidRPr="009B6BEC">
            <w:rPr>
              <w:lang w:val="en-GB"/>
              <w:rPrChange w:id="911" w:author="joao eduardo santos" w:date="2020-09-09T18:36:00Z">
                <w:rPr/>
              </w:rPrChange>
            </w:rPr>
            <w:instrText>CITATION For20 \l 2070</w:instrText>
          </w:r>
          <w:r w:rsidR="009B6BEC">
            <w:fldChar w:fldCharType="separate"/>
          </w:r>
          <w:r w:rsidR="009B6BEC" w:rsidRPr="009B6BEC">
            <w:rPr>
              <w:lang w:val="en-GB"/>
              <w:rPrChange w:id="912" w:author="joao eduardo santos" w:date="2020-09-09T18:36:00Z">
                <w:rPr/>
              </w:rPrChange>
            </w:rPr>
            <w:t>[23]</w:t>
          </w:r>
          <w:r w:rsidR="009B6BEC">
            <w:fldChar w:fldCharType="end"/>
          </w:r>
        </w:sdtContent>
      </w:sdt>
      <w:r>
        <w:rPr>
          <w:lang w:val="en-US"/>
        </w:rPr>
        <w:t>. In React forms are usually verbose with a lot of boilerplate, with Formik this issue is mitigated making the code more readable and easier to maintain or change.</w:t>
      </w:r>
    </w:p>
    <w:p w14:paraId="232E69D0" w14:textId="77777777" w:rsidR="00257874" w:rsidRDefault="002D0913">
      <w:pPr>
        <w:rPr>
          <w:lang w:val="en-US"/>
        </w:rPr>
      </w:pPr>
      <w:r>
        <w:rPr>
          <w:lang w:val="en-US"/>
        </w:rPr>
        <w:t xml:space="preserve">Another advantage is the integration this library has with Material UI, which is used on this project. This requires the use of another library “formik-material-ui” and allows the use and configuration of some Material UI components when building a form </w:t>
      </w:r>
      <w:sdt>
        <w:sdtPr>
          <w:id w:val="182707971"/>
          <w:citation/>
        </w:sdtPr>
        <w:sdtContent>
          <w:r w:rsidR="009B6BEC">
            <w:fldChar w:fldCharType="begin"/>
          </w:r>
          <w:r w:rsidR="009B6BEC" w:rsidRPr="009B6BEC">
            <w:rPr>
              <w:lang w:val="en-GB"/>
              <w:rPrChange w:id="913" w:author="joao eduardo santos" w:date="2020-09-09T18:36:00Z">
                <w:rPr/>
              </w:rPrChange>
            </w:rPr>
            <w:instrText>CITATION For201 \l 2070</w:instrText>
          </w:r>
          <w:r w:rsidR="009B6BEC">
            <w:fldChar w:fldCharType="separate"/>
          </w:r>
          <w:r w:rsidR="009B6BEC" w:rsidRPr="009B6BEC">
            <w:rPr>
              <w:lang w:val="en-GB"/>
              <w:rPrChange w:id="914" w:author="joao eduardo santos" w:date="2020-09-09T18:36:00Z">
                <w:rPr/>
              </w:rPrChange>
            </w:rPr>
            <w:t>[24]</w:t>
          </w:r>
          <w:r w:rsidR="009B6BEC">
            <w:fldChar w:fldCharType="end"/>
          </w:r>
        </w:sdtContent>
      </w:sdt>
      <w:r>
        <w:rPr>
          <w:lang w:val="en-US"/>
        </w:rPr>
        <w:t>.</w:t>
      </w:r>
    </w:p>
    <w:p w14:paraId="469E1007" w14:textId="77777777" w:rsidR="00257874" w:rsidRDefault="00257874">
      <w:pPr>
        <w:rPr>
          <w:lang w:val="en-US"/>
        </w:rPr>
      </w:pPr>
    </w:p>
    <w:p w14:paraId="38D9B09D" w14:textId="77777777" w:rsidR="00257874" w:rsidRDefault="002D0913">
      <w:pPr>
        <w:pStyle w:val="Ttulo3"/>
        <w:rPr>
          <w:color w:val="auto"/>
          <w:sz w:val="32"/>
          <w:szCs w:val="32"/>
          <w:lang w:val="en-US"/>
        </w:rPr>
      </w:pPr>
      <w:bookmarkStart w:id="915" w:name="_Toc50751233"/>
      <w:r>
        <w:rPr>
          <w:color w:val="auto"/>
          <w:sz w:val="28"/>
          <w:szCs w:val="28"/>
          <w:lang w:val="en-US"/>
        </w:rPr>
        <w:t>5.1.2 Yup</w:t>
      </w:r>
      <w:bookmarkEnd w:id="915"/>
    </w:p>
    <w:p w14:paraId="1259493C" w14:textId="77777777" w:rsidR="00257874" w:rsidRDefault="002D0913">
      <w:pPr>
        <w:rPr>
          <w:lang w:val="en-US"/>
        </w:rPr>
      </w:pPr>
      <w:r>
        <w:rPr>
          <w:lang w:val="en-US"/>
        </w:rPr>
        <w:t xml:space="preserve">The Yup library is a lightweight, widely used, client-side JavaScript schema builder for value parsing and validation </w:t>
      </w:r>
      <w:sdt>
        <w:sdtPr>
          <w:id w:val="-880853626"/>
          <w:citation/>
        </w:sdtPr>
        <w:sdtContent>
          <w:r w:rsidR="009B6BEC">
            <w:fldChar w:fldCharType="begin"/>
          </w:r>
          <w:r w:rsidR="009B6BEC" w:rsidRPr="009B6BEC">
            <w:rPr>
              <w:lang w:val="en-GB"/>
              <w:rPrChange w:id="916" w:author="joao eduardo santos" w:date="2020-09-09T18:36:00Z">
                <w:rPr/>
              </w:rPrChange>
            </w:rPr>
            <w:instrText>CITATION yup20 \l 2070</w:instrText>
          </w:r>
          <w:r w:rsidR="009B6BEC">
            <w:fldChar w:fldCharType="separate"/>
          </w:r>
          <w:r w:rsidR="009B6BEC" w:rsidRPr="009B6BEC">
            <w:rPr>
              <w:lang w:val="en-GB"/>
              <w:rPrChange w:id="917" w:author="joao eduardo santos" w:date="2020-09-09T18:36:00Z">
                <w:rPr/>
              </w:rPrChange>
            </w:rPr>
            <w:t>[25]</w:t>
          </w:r>
          <w:r w:rsidR="009B6BEC">
            <w:fldChar w:fldCharType="end"/>
          </w:r>
        </w:sdtContent>
      </w:sdt>
      <w:r>
        <w:rPr>
          <w:lang w:val="en-US"/>
        </w:rPr>
        <w:t xml:space="preserve">. This allows validation of any type of object in javascript, with plenty out of the </w:t>
      </w:r>
      <w:r>
        <w:rPr>
          <w:lang w:val="en-US"/>
        </w:rPr>
        <w:lastRenderedPageBreak/>
        <w:t>box validations for number types and string types, and also allows the creation of custom validators making this library very flexible.</w:t>
      </w:r>
    </w:p>
    <w:p w14:paraId="065B403E" w14:textId="77777777" w:rsidR="00257874" w:rsidRDefault="002D0913">
      <w:pPr>
        <w:rPr>
          <w:lang w:val="en-US"/>
        </w:rPr>
      </w:pPr>
      <w:r>
        <w:rPr>
          <w:lang w:val="en-US"/>
        </w:rPr>
        <w:t xml:space="preserve">On the context of this project it is used for validation when building Formik scripts making the validations even less verbose </w:t>
      </w:r>
      <w:sdt>
        <w:sdtPr>
          <w:id w:val="-1585143809"/>
          <w:citation/>
        </w:sdtPr>
        <w:sdtContent>
          <w:r w:rsidR="009B6BEC">
            <w:fldChar w:fldCharType="begin"/>
          </w:r>
          <w:r w:rsidR="009B6BEC" w:rsidRPr="009B6BEC">
            <w:rPr>
              <w:lang w:val="en-GB"/>
              <w:rPrChange w:id="918" w:author="joao eduardo santos" w:date="2020-09-09T18:36:00Z">
                <w:rPr/>
              </w:rPrChange>
            </w:rPr>
            <w:instrText>CITATION Tut20 \l 2070</w:instrText>
          </w:r>
          <w:r w:rsidR="009B6BEC">
            <w:fldChar w:fldCharType="separate"/>
          </w:r>
          <w:r w:rsidR="009B6BEC" w:rsidRPr="009B6BEC">
            <w:rPr>
              <w:lang w:val="en-GB"/>
              <w:rPrChange w:id="919" w:author="joao eduardo santos" w:date="2020-09-09T18:36:00Z">
                <w:rPr/>
              </w:rPrChange>
            </w:rPr>
            <w:t>[26]</w:t>
          </w:r>
          <w:r w:rsidR="009B6BEC">
            <w:fldChar w:fldCharType="end"/>
          </w:r>
        </w:sdtContent>
      </w:sdt>
      <w:r>
        <w:rPr>
          <w:lang w:val="en-US"/>
        </w:rPr>
        <w:t>.</w:t>
      </w:r>
    </w:p>
    <w:p w14:paraId="75BC3BE6" w14:textId="77777777" w:rsidR="00257874" w:rsidRDefault="00257874">
      <w:pPr>
        <w:rPr>
          <w:lang w:val="en-US"/>
        </w:rPr>
      </w:pPr>
    </w:p>
    <w:p w14:paraId="5152DB4B" w14:textId="77777777" w:rsidR="00257874" w:rsidRDefault="002D0913">
      <w:pPr>
        <w:pStyle w:val="Ttulo2"/>
        <w:rPr>
          <w:color w:val="auto"/>
          <w:sz w:val="28"/>
          <w:szCs w:val="28"/>
          <w:lang w:val="en-US"/>
        </w:rPr>
      </w:pPr>
      <w:bookmarkStart w:id="920" w:name="_Toc50751234"/>
      <w:r>
        <w:rPr>
          <w:color w:val="auto"/>
          <w:sz w:val="28"/>
          <w:szCs w:val="28"/>
          <w:lang w:val="en-US"/>
        </w:rPr>
        <w:t>5.2. Services</w:t>
      </w:r>
      <w:bookmarkEnd w:id="920"/>
    </w:p>
    <w:p w14:paraId="72B3A615" w14:textId="77777777" w:rsidR="00257874" w:rsidRDefault="002D0913">
      <w:pPr>
        <w:rPr>
          <w:lang w:val="en-US"/>
        </w:rPr>
      </w:pPr>
      <w:r>
        <w:rPr>
          <w:lang w:val="en-US"/>
        </w:rPr>
        <w:t>This module is an application which exposes a REST API, enabling its clients to interact with the domains identified during the requirement section.</w:t>
      </w:r>
    </w:p>
    <w:p w14:paraId="70F76BA9" w14:textId="77777777" w:rsidR="00257874" w:rsidRDefault="002D0913">
      <w:pPr>
        <w:rPr>
          <w:lang w:val="en-US"/>
        </w:rPr>
      </w:pPr>
      <w:r>
        <w:rPr>
          <w:lang w:val="en-US"/>
        </w:rPr>
        <w:t xml:space="preserve">In </w:t>
      </w:r>
      <w:r w:rsidR="009B6BEC">
        <w:rPr>
          <w:lang w:val="en-US"/>
        </w:rPr>
        <w:fldChar w:fldCharType="begin"/>
      </w:r>
      <w:r>
        <w:rPr>
          <w:lang w:val="en-US"/>
        </w:rPr>
        <w:instrText>REF _Ref43063628 \h</w:instrText>
      </w:r>
      <w:r w:rsidR="009B6BEC">
        <w:rPr>
          <w:lang w:val="en-US"/>
        </w:rPr>
      </w:r>
      <w:r w:rsidR="009B6BEC">
        <w:rPr>
          <w:lang w:val="en-US"/>
        </w:rPr>
        <w:fldChar w:fldCharType="separate"/>
      </w:r>
      <w:r>
        <w:rPr>
          <w:lang w:val="en-US"/>
        </w:rPr>
        <w:t>Figure 8</w:t>
      </w:r>
      <w:r w:rsidR="009B6BEC">
        <w:rPr>
          <w:lang w:val="en-US"/>
        </w:rPr>
        <w:fldChar w:fldCharType="end"/>
      </w:r>
      <w:r>
        <w:rPr>
          <w:lang w:val="en-US"/>
        </w:rPr>
        <w:t xml:space="preserve"> it is shown in more detail how the service modules are structured. There are 5 main sub modules: Users; Authentication; Execute code; Challenges; Questionnaires.</w:t>
      </w:r>
    </w:p>
    <w:p w14:paraId="5EEA324C" w14:textId="77777777" w:rsidR="00257874" w:rsidRDefault="002D0913">
      <w:pPr>
        <w:rPr>
          <w:lang w:val="en-US"/>
        </w:rPr>
      </w:pPr>
      <w:r>
        <w:rPr>
          <w:lang w:val="en-US"/>
        </w:rPr>
        <w:t xml:space="preserve">This module is developed as a Spring Boot application using the Kotlin language and the Gradle framework as a build and dependency management tool. The database is a Postgres relational database and the API is documented with the Open API 3.0 standard </w:t>
      </w:r>
      <w:sdt>
        <w:sdtPr>
          <w:id w:val="1676457618"/>
          <w:citation/>
        </w:sdtPr>
        <w:sdtContent>
          <w:r w:rsidR="009B6BEC">
            <w:fldChar w:fldCharType="begin"/>
          </w:r>
          <w:r w:rsidR="009B6BEC" w:rsidRPr="009B6BEC">
            <w:rPr>
              <w:lang w:val="en-GB"/>
              <w:rPrChange w:id="921" w:author="joao eduardo santos" w:date="2020-09-09T18:36:00Z">
                <w:rPr/>
              </w:rPrChange>
            </w:rPr>
            <w:instrText>CITATION Ope20 \l 2070</w:instrText>
          </w:r>
          <w:r w:rsidR="009B6BEC">
            <w:fldChar w:fldCharType="separate"/>
          </w:r>
          <w:r w:rsidR="009B6BEC" w:rsidRPr="009B6BEC">
            <w:rPr>
              <w:lang w:val="en-GB"/>
              <w:rPrChange w:id="922" w:author="joao eduardo santos" w:date="2020-09-09T18:36:00Z">
                <w:rPr/>
              </w:rPrChange>
            </w:rPr>
            <w:t>[27]</w:t>
          </w:r>
          <w:r w:rsidR="009B6BEC">
            <w:fldChar w:fldCharType="end"/>
          </w:r>
        </w:sdtContent>
      </w:sdt>
      <w:r>
        <w:rPr>
          <w:lang w:val="en-US"/>
        </w:rPr>
        <w:t xml:space="preserve"> hosted on Swagger UI </w:t>
      </w:r>
      <w:sdt>
        <w:sdtPr>
          <w:id w:val="1494300797"/>
          <w:citation/>
        </w:sdtPr>
        <w:sdtContent>
          <w:r w:rsidR="009B6BEC">
            <w:fldChar w:fldCharType="begin"/>
          </w:r>
          <w:r w:rsidR="009B6BEC" w:rsidRPr="009B6BEC">
            <w:rPr>
              <w:lang w:val="en-GB"/>
              <w:rPrChange w:id="923" w:author="joao eduardo santos" w:date="2020-09-09T18:36:00Z">
                <w:rPr/>
              </w:rPrChange>
            </w:rPr>
            <w:instrText>CITATION Swa20 \l 2070</w:instrText>
          </w:r>
          <w:r w:rsidR="009B6BEC">
            <w:fldChar w:fldCharType="separate"/>
          </w:r>
          <w:r w:rsidR="009B6BEC" w:rsidRPr="009B6BEC">
            <w:rPr>
              <w:lang w:val="en-GB"/>
              <w:rPrChange w:id="924" w:author="joao eduardo santos" w:date="2020-09-09T18:36:00Z">
                <w:rPr/>
              </w:rPrChange>
            </w:rPr>
            <w:t>[28]</w:t>
          </w:r>
          <w:r w:rsidR="009B6BEC">
            <w:fldChar w:fldCharType="end"/>
          </w:r>
        </w:sdtContent>
      </w:sdt>
      <w:r>
        <w:rPr>
          <w:lang w:val="en-US"/>
        </w:rPr>
        <w:t>.</w:t>
      </w:r>
    </w:p>
    <w:p w14:paraId="599869D8" w14:textId="77777777" w:rsidR="00257874" w:rsidRDefault="002D0913">
      <w:pPr>
        <w:keepNext/>
        <w:jc w:val="center"/>
        <w:rPr>
          <w:lang w:val="en-US"/>
        </w:rPr>
      </w:pPr>
      <w:r>
        <w:rPr>
          <w:noProof/>
          <w:lang w:eastAsia="pt-PT"/>
        </w:rPr>
        <w:drawing>
          <wp:inline distT="0" distB="0" distL="0" distR="0" wp14:anchorId="23A82899" wp14:editId="052A496E">
            <wp:extent cx="3667125" cy="2400300"/>
            <wp:effectExtent l="0" t="0" r="0" b="0"/>
            <wp:docPr id="1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4"/>
                    <pic:cNvPicPr>
                      <a:picLocks noChangeAspect="1" noChangeArrowheads="1"/>
                    </pic:cNvPicPr>
                  </pic:nvPicPr>
                  <pic:blipFill>
                    <a:blip r:embed="rId27" cstate="print"/>
                    <a:stretch>
                      <a:fillRect/>
                    </a:stretch>
                  </pic:blipFill>
                  <pic:spPr bwMode="auto">
                    <a:xfrm>
                      <a:off x="0" y="0"/>
                      <a:ext cx="3667125" cy="2400300"/>
                    </a:xfrm>
                    <a:prstGeom prst="rect">
                      <a:avLst/>
                    </a:prstGeom>
                  </pic:spPr>
                </pic:pic>
              </a:graphicData>
            </a:graphic>
          </wp:inline>
        </w:drawing>
      </w:r>
    </w:p>
    <w:p w14:paraId="47217450" w14:textId="77777777" w:rsidR="00257874" w:rsidRDefault="002D0913">
      <w:pPr>
        <w:pStyle w:val="Legenda"/>
        <w:rPr>
          <w:lang w:val="en-US"/>
        </w:rPr>
      </w:pPr>
      <w:bookmarkStart w:id="925" w:name="_Ref43063628"/>
      <w:bookmarkStart w:id="926" w:name="_Toc43055729"/>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8</w:t>
      </w:r>
      <w:r w:rsidR="009B6BEC">
        <w:rPr>
          <w:lang w:val="en-US"/>
        </w:rPr>
        <w:fldChar w:fldCharType="end"/>
      </w:r>
      <w:bookmarkEnd w:id="925"/>
      <w:r>
        <w:rPr>
          <w:lang w:val="en-US"/>
        </w:rPr>
        <w:t xml:space="preserve"> – Detailed view of Services Module including DB</w:t>
      </w:r>
      <w:bookmarkEnd w:id="926"/>
    </w:p>
    <w:p w14:paraId="6977E9AA" w14:textId="77777777" w:rsidR="00257874" w:rsidRDefault="00257874">
      <w:pPr>
        <w:pStyle w:val="Ttulo3"/>
        <w:rPr>
          <w:color w:val="auto"/>
          <w:sz w:val="28"/>
          <w:szCs w:val="28"/>
          <w:lang w:val="en-US"/>
        </w:rPr>
      </w:pPr>
    </w:p>
    <w:p w14:paraId="384C1F56" w14:textId="77777777" w:rsidR="00257874" w:rsidRDefault="002D0913">
      <w:pPr>
        <w:rPr>
          <w:lang w:val="en-US"/>
        </w:rPr>
      </w:pPr>
      <w:r>
        <w:rPr>
          <w:lang w:val="en-US"/>
        </w:rPr>
        <w:t>The Users submodule is responsible for interaction and business logic with Users domain.</w:t>
      </w:r>
    </w:p>
    <w:p w14:paraId="5B5AF464" w14:textId="77777777" w:rsidR="00257874" w:rsidRDefault="002D0913">
      <w:pPr>
        <w:rPr>
          <w:lang w:val="en-US"/>
        </w:rPr>
      </w:pPr>
      <w:r>
        <w:rPr>
          <w:lang w:val="en-US"/>
        </w:rPr>
        <w:t>The Authentication module is responsible for allowing user basic authentication and managing endpoint authentication for the whole application.</w:t>
      </w:r>
    </w:p>
    <w:p w14:paraId="4B5E8B7A" w14:textId="77777777" w:rsidR="00257874" w:rsidRDefault="002D0913">
      <w:pPr>
        <w:rPr>
          <w:lang w:val="en-US"/>
        </w:rPr>
      </w:pPr>
      <w:r>
        <w:rPr>
          <w:lang w:val="en-US"/>
        </w:rPr>
        <w:t>The Challenges submodule is responsible for interaction and business logic with Challenges and Challenge Answers domains.</w:t>
      </w:r>
    </w:p>
    <w:p w14:paraId="0519976C" w14:textId="77777777" w:rsidR="00257874" w:rsidRDefault="002D0913">
      <w:pPr>
        <w:rPr>
          <w:lang w:val="en-US"/>
        </w:rPr>
      </w:pPr>
      <w:r>
        <w:rPr>
          <w:lang w:val="en-US"/>
        </w:rPr>
        <w:t>The Questionnaires submodule is responsible for interaction and business logic with Questionnaire and Questionnaire Answers domains.</w:t>
      </w:r>
    </w:p>
    <w:p w14:paraId="41D2C461" w14:textId="77777777" w:rsidR="00257874" w:rsidRDefault="002D0913">
      <w:pPr>
        <w:rPr>
          <w:lang w:val="en-US"/>
        </w:rPr>
      </w:pPr>
      <w:r>
        <w:rPr>
          <w:lang w:val="en-US"/>
        </w:rPr>
        <w:lastRenderedPageBreak/>
        <w:t>The Execute Code submodule is responsible for handling code execution requests redirecting the requests to the correct execution environment depending on the language.</w:t>
      </w:r>
    </w:p>
    <w:p w14:paraId="4DC49547" w14:textId="77777777" w:rsidR="00257874" w:rsidRDefault="00257874">
      <w:pPr>
        <w:rPr>
          <w:lang w:val="en-US"/>
        </w:rPr>
      </w:pPr>
    </w:p>
    <w:p w14:paraId="099FAF0C" w14:textId="77777777" w:rsidR="00257874" w:rsidRDefault="002D0913">
      <w:pPr>
        <w:rPr>
          <w:lang w:val="en-US"/>
        </w:rPr>
      </w:pPr>
      <w:r>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4E0B0233" w14:textId="77777777" w:rsidR="00257874" w:rsidRDefault="002D0913">
      <w:pPr>
        <w:rPr>
          <w:lang w:val="en-US"/>
        </w:rPr>
      </w:pPr>
      <w:r>
        <w:rPr>
          <w:lang w:val="en-US"/>
        </w:rPr>
        <w:t>To store the platform data we are relying in PostgreSQL, which is an open source object-relational database, well known for its strong reliability, feature robustness and performance.</w:t>
      </w:r>
    </w:p>
    <w:p w14:paraId="17604A21" w14:textId="77777777" w:rsidR="00257874" w:rsidRDefault="00257874">
      <w:pPr>
        <w:rPr>
          <w:sz w:val="28"/>
          <w:szCs w:val="28"/>
          <w:lang w:val="en-US"/>
        </w:rPr>
      </w:pPr>
    </w:p>
    <w:p w14:paraId="6408812B" w14:textId="77777777" w:rsidR="00257874" w:rsidRDefault="002D0913">
      <w:pPr>
        <w:pStyle w:val="Ttulo3"/>
        <w:rPr>
          <w:color w:val="auto"/>
          <w:sz w:val="32"/>
          <w:szCs w:val="32"/>
          <w:lang w:val="en-US"/>
        </w:rPr>
      </w:pPr>
      <w:bookmarkStart w:id="927" w:name="_Toc50751235"/>
      <w:r>
        <w:rPr>
          <w:color w:val="auto"/>
          <w:sz w:val="28"/>
          <w:szCs w:val="28"/>
          <w:lang w:val="en-US"/>
        </w:rPr>
        <w:t>5.2.1 Data Model</w:t>
      </w:r>
      <w:bookmarkEnd w:id="927"/>
    </w:p>
    <w:p w14:paraId="35503CC4" w14:textId="77777777" w:rsidR="00257874" w:rsidRDefault="002D0913">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Entity Relationship Diagram, which can be seen on </w:t>
      </w:r>
      <w:r w:rsidR="009B6BEC">
        <w:rPr>
          <w:lang w:val="en-US"/>
        </w:rPr>
        <w:fldChar w:fldCharType="begin"/>
      </w:r>
      <w:r>
        <w:rPr>
          <w:lang w:val="en-US"/>
        </w:rPr>
        <w:instrText>REF _Ref43026149 \w \h</w:instrText>
      </w:r>
      <w:r w:rsidR="009B6BEC">
        <w:rPr>
          <w:lang w:val="en-US"/>
        </w:rPr>
      </w:r>
      <w:r w:rsidR="009B6BEC">
        <w:rPr>
          <w:lang w:val="en-US"/>
        </w:rPr>
        <w:fldChar w:fldCharType="separate"/>
      </w:r>
      <w:r>
        <w:rPr>
          <w:lang w:val="en-US"/>
        </w:rPr>
        <w:t>Annex B.</w:t>
      </w:r>
      <w:r w:rsidR="009B6BEC">
        <w:rPr>
          <w:lang w:val="en-US"/>
        </w:rPr>
        <w:fldChar w:fldCharType="end"/>
      </w:r>
      <w:r>
        <w:rPr>
          <w:lang w:val="en-US"/>
        </w:rPr>
        <w:t>.</w:t>
      </w:r>
    </w:p>
    <w:p w14:paraId="6238057D" w14:textId="77777777" w:rsidR="00257874" w:rsidRDefault="00257874">
      <w:pPr>
        <w:keepNext/>
        <w:jc w:val="center"/>
        <w:rPr>
          <w:lang w:val="en-US"/>
        </w:rPr>
      </w:pPr>
    </w:p>
    <w:p w14:paraId="1A3787E5" w14:textId="77777777" w:rsidR="00257874" w:rsidRDefault="002D0913">
      <w:pPr>
        <w:rPr>
          <w:lang w:val="en-US"/>
        </w:rPr>
      </w:pPr>
      <w:r>
        <w:rPr>
          <w:lang w:val="en-US"/>
        </w:rPr>
        <w:t xml:space="preserve">To follow good practices of data model design this data model follows 3NF rules for normalization </w:t>
      </w:r>
      <w:sdt>
        <w:sdtPr>
          <w:id w:val="1556745160"/>
          <w:citation/>
        </w:sdtPr>
        <w:sdtContent>
          <w:r w:rsidR="009B6BEC">
            <w:fldChar w:fldCharType="begin"/>
          </w:r>
          <w:r w:rsidR="009B6BEC" w:rsidRPr="009B6BEC">
            <w:rPr>
              <w:lang w:val="en-GB"/>
              <w:rPrChange w:id="928" w:author="joao eduardo santos" w:date="2020-09-09T18:36:00Z">
                <w:rPr/>
              </w:rPrChange>
            </w:rPr>
            <w:instrText>CITATION Dat20 \l 2070</w:instrText>
          </w:r>
          <w:r w:rsidR="009B6BEC">
            <w:fldChar w:fldCharType="separate"/>
          </w:r>
          <w:r w:rsidR="009B6BEC" w:rsidRPr="009B6BEC">
            <w:rPr>
              <w:lang w:val="en-GB"/>
              <w:rPrChange w:id="929" w:author="joao eduardo santos" w:date="2020-09-09T18:36:00Z">
                <w:rPr/>
              </w:rPrChange>
            </w:rPr>
            <w:t>[29]</w:t>
          </w:r>
          <w:r w:rsidR="009B6BEC">
            <w:fldChar w:fldCharType="end"/>
          </w:r>
        </w:sdtContent>
      </w:sdt>
      <w:sdt>
        <w:sdtPr>
          <w:id w:val="803658438"/>
          <w:citation/>
        </w:sdtPr>
        <w:sdtContent>
          <w:r w:rsidR="009B6BEC">
            <w:fldChar w:fldCharType="begin"/>
          </w:r>
          <w:r w:rsidR="009B6BEC" w:rsidRPr="009B6BEC">
            <w:rPr>
              <w:lang w:val="en-GB"/>
              <w:rPrChange w:id="930" w:author="joao eduardo santos" w:date="2020-09-09T18:36:00Z">
                <w:rPr/>
              </w:rPrChange>
            </w:rPr>
            <w:instrText>CITATION Sha04 \l 2057</w:instrText>
          </w:r>
          <w:r w:rsidR="009B6BEC">
            <w:fldChar w:fldCharType="separate"/>
          </w:r>
          <w:r w:rsidR="009B6BEC" w:rsidRPr="009B6BEC">
            <w:rPr>
              <w:lang w:val="en-GB"/>
              <w:rPrChange w:id="931" w:author="joao eduardo santos" w:date="2020-09-09T18:36:00Z">
                <w:rPr/>
              </w:rPrChange>
            </w:rPr>
            <w:t xml:space="preserve"> [30]</w:t>
          </w:r>
          <w:r w:rsidR="009B6BEC">
            <w:fldChar w:fldCharType="end"/>
          </w:r>
        </w:sdtContent>
      </w:sdt>
      <w:r>
        <w:rPr>
          <w:lang w:val="en-US"/>
        </w:rPr>
        <w:t>, below is a more detailed explanation of what represents each entity.</w:t>
      </w:r>
    </w:p>
    <w:p w14:paraId="5F651CDA" w14:textId="77777777" w:rsidR="00257874" w:rsidRDefault="002D0913">
      <w:pPr>
        <w:rPr>
          <w:lang w:val="en-US"/>
        </w:rPr>
      </w:pPr>
      <w:r>
        <w:rPr>
          <w:lang w:val="en-US"/>
        </w:rPr>
        <w:t>App user - This entity represents a user on the platform.</w:t>
      </w:r>
    </w:p>
    <w:p w14:paraId="4510CE08" w14:textId="77777777" w:rsidR="00257874" w:rsidRDefault="002D0913">
      <w:pPr>
        <w:rPr>
          <w:lang w:val="en-US"/>
        </w:rPr>
      </w:pPr>
      <w:r>
        <w:rPr>
          <w:lang w:val="en-US"/>
        </w:rPr>
        <w:t>Code Language - This entity contains the different coding languages supported by the platform</w:t>
      </w:r>
    </w:p>
    <w:p w14:paraId="30BCE5E5" w14:textId="77777777" w:rsidR="00257874" w:rsidRDefault="002D0913">
      <w:pPr>
        <w:rPr>
          <w:lang w:val="en-US"/>
        </w:rPr>
      </w:pPr>
      <w:r>
        <w:rPr>
          <w:lang w:val="en-US"/>
        </w:rPr>
        <w:t xml:space="preserve">Challenge - This entity on the data model maps directly to the challenges identified on the requirements section </w:t>
      </w:r>
      <w:r w:rsidR="009B6BEC">
        <w:rPr>
          <w:lang w:val="en-US"/>
        </w:rPr>
        <w:fldChar w:fldCharType="begin"/>
      </w:r>
      <w:r>
        <w:rPr>
          <w:lang w:val="en-US"/>
        </w:rPr>
        <w:instrText>REF _Ref39266722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 challenge has a many to one relationship with the user table, this relationship represents the creator of the challenge which can create multiple challenges. This is a weak entity of user, i.e., does not exist if there is no user.</w:t>
      </w:r>
    </w:p>
    <w:p w14:paraId="59CC45A0" w14:textId="77777777" w:rsidR="00257874" w:rsidRDefault="002D0913">
      <w:pPr>
        <w:rPr>
          <w:lang w:val="en-US"/>
        </w:rPr>
      </w:pPr>
      <w:r>
        <w:rPr>
          <w:lang w:val="en-US"/>
        </w:rPr>
        <w:t>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relationship with the code language table because each answer is written for a specific supported language.</w:t>
      </w:r>
    </w:p>
    <w:p w14:paraId="0C97F740" w14:textId="3B90118C" w:rsidR="00257874" w:rsidRDefault="002D0913">
      <w:pPr>
        <w:rPr>
          <w:lang w:val="en-US"/>
        </w:rPr>
      </w:pPr>
      <w:r>
        <w:rPr>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w:t>
      </w:r>
    </w:p>
    <w:p w14:paraId="3CF509D9" w14:textId="5E5D4795" w:rsidR="00257874" w:rsidRDefault="002D0913">
      <w:pPr>
        <w:rPr>
          <w:lang w:val="en-US"/>
        </w:rPr>
      </w:pPr>
      <w:r>
        <w:rPr>
          <w:lang w:val="en-US"/>
        </w:rPr>
        <w:t xml:space="preserve">Questionnaire - This entity on the data model maps directly to the questionnaires identified on the requirements section </w:t>
      </w:r>
      <w:r w:rsidR="009B6BEC">
        <w:rPr>
          <w:lang w:val="en-US"/>
        </w:rPr>
        <w:fldChar w:fldCharType="begin"/>
      </w:r>
      <w:r>
        <w:rPr>
          <w:lang w:val="en-US"/>
        </w:rPr>
        <w:instrText>REF _Ref39266710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xml:space="preserve">. The questionnaire has a many to one relationship with the user </w:t>
      </w:r>
      <w:r>
        <w:rPr>
          <w:lang w:val="en-US"/>
        </w:rPr>
        <w:lastRenderedPageBreak/>
        <w:t>table, this relationship represents the creator of the questionnaire which can create multiple questionnaires. This is a weak entity of user.</w:t>
      </w:r>
    </w:p>
    <w:p w14:paraId="1F879B22" w14:textId="02925CD7" w:rsidR="00257874" w:rsidRDefault="002D0913">
      <w:pPr>
        <w:rPr>
          <w:lang w:val="en-US"/>
        </w:rPr>
      </w:pPr>
      <w:r>
        <w:rPr>
          <w:lang w:val="en-US"/>
        </w:rPr>
        <w:t>Questionnaire Answer - This entity represents an answer of a questionnaire. There is a many to one relationship with the questionnaires since a questionnaire can be answered by multiple different people. This is a weak entity of Questionnaire.</w:t>
      </w:r>
    </w:p>
    <w:p w14:paraId="30571DE7" w14:textId="77777777" w:rsidR="00257874" w:rsidRDefault="002D0913">
      <w:pPr>
        <w:rPr>
          <w:lang w:val="en-US"/>
        </w:rPr>
      </w:pPr>
      <w:r>
        <w:rPr>
          <w:lang w:val="en-US"/>
        </w:rPr>
        <w:t>Answer - This entity represents the abstract concept of an answer. The type of the answer is determiner through the mandatory mutually exclusive relationships between Answer and it’s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relationship with the code language table because each answer is written for a specific supported language.</w:t>
      </w:r>
    </w:p>
    <w:p w14:paraId="1922E363" w14:textId="77777777" w:rsidR="00257874" w:rsidRDefault="002D0913">
      <w:pPr>
        <w:rPr>
          <w:lang w:val="en-US"/>
        </w:rPr>
      </w:pPr>
      <w:r>
        <w:rPr>
          <w:lang w:val="en-US"/>
        </w:rPr>
        <w:t xml:space="preserve">Tag - This entity supports the tag search functionality identified on the requirements section </w:t>
      </w:r>
      <w:r w:rsidR="009B6BEC">
        <w:rPr>
          <w:lang w:val="en-US"/>
        </w:rPr>
        <w:fldChar w:fldCharType="begin"/>
      </w:r>
      <w:r>
        <w:rPr>
          <w:lang w:val="en-US"/>
        </w:rPr>
        <w:instrText>REF _Ref39266674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There is a one</w:t>
      </w:r>
      <w:ins w:id="932" w:author="aoliveira" w:date="2020-09-10T17:19:00Z">
        <w:r w:rsidR="004B6073">
          <w:rPr>
            <w:lang w:val="en-US"/>
          </w:rPr>
          <w:t>-</w:t>
        </w:r>
      </w:ins>
      <w:del w:id="933" w:author="aoliveira" w:date="2020-09-10T17:19:00Z">
        <w:r w:rsidDel="004B6073">
          <w:rPr>
            <w:lang w:val="en-US"/>
          </w:rPr>
          <w:delText xml:space="preserve"> </w:delText>
        </w:r>
      </w:del>
      <w:r>
        <w:rPr>
          <w:lang w:val="en-US"/>
        </w:rPr>
        <w:t>to</w:t>
      </w:r>
      <w:ins w:id="934" w:author="aoliveira" w:date="2020-09-10T17:20:00Z">
        <w:r w:rsidR="004B6073">
          <w:rPr>
            <w:lang w:val="en-US"/>
          </w:rPr>
          <w:t>-</w:t>
        </w:r>
      </w:ins>
      <w:del w:id="935" w:author="aoliveira" w:date="2020-09-10T17:20:00Z">
        <w:r w:rsidDel="004B6073">
          <w:rPr>
            <w:lang w:val="en-US"/>
          </w:rPr>
          <w:delText xml:space="preserve"> </w:delText>
        </w:r>
      </w:del>
      <w:r>
        <w:rPr>
          <w:lang w:val="en-US"/>
        </w:rPr>
        <w:t xml:space="preserve">many relationship with the challenges since a challenge can have multiple tags. </w:t>
      </w:r>
    </w:p>
    <w:p w14:paraId="6A7A16D8" w14:textId="77777777" w:rsidR="00257874" w:rsidRDefault="002D0913">
      <w:pPr>
        <w:rPr>
          <w:lang w:val="en-US"/>
        </w:rPr>
      </w:pPr>
      <w:r>
        <w:rPr>
          <w:lang w:val="en-US"/>
        </w:rPr>
        <w:t>One special connection is also worthy of note, the many to many connection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68CB3A0D" w14:textId="77777777" w:rsidR="00257874" w:rsidRDefault="00257874">
      <w:pPr>
        <w:rPr>
          <w:lang w:val="en-US"/>
        </w:rPr>
      </w:pPr>
    </w:p>
    <w:p w14:paraId="577EFFE7" w14:textId="77777777" w:rsidR="00257874" w:rsidRDefault="002D0913">
      <w:pPr>
        <w:pStyle w:val="Ttulo2"/>
        <w:rPr>
          <w:color w:val="auto"/>
          <w:sz w:val="28"/>
          <w:szCs w:val="28"/>
          <w:lang w:val="en-US"/>
        </w:rPr>
      </w:pPr>
      <w:bookmarkStart w:id="936" w:name="_Toc50751236"/>
      <w:r>
        <w:rPr>
          <w:color w:val="auto"/>
          <w:sz w:val="28"/>
          <w:szCs w:val="28"/>
          <w:lang w:val="en-US"/>
        </w:rPr>
        <w:t>5.3. Execution Environments</w:t>
      </w:r>
      <w:bookmarkEnd w:id="936"/>
    </w:p>
    <w:p w14:paraId="3E2C326F" w14:textId="77777777" w:rsidR="00257874" w:rsidRDefault="002D0913">
      <w:pPr>
        <w:rPr>
          <w:lang w:val="en-US"/>
        </w:rPr>
      </w:pPr>
      <w:r>
        <w:rPr>
          <w:lang w:val="en-US"/>
        </w:rPr>
        <w:t>This module contains multiple containers, these containers are grouped in container execution managers and have grouped containers by runtime, i.e. there will be a container execution manager for each type of runtime environment. The scalability of this module is provided with the execution manager, providing more containers to the manager will increase capacity.</w:t>
      </w:r>
    </w:p>
    <w:p w14:paraId="4097AD48" w14:textId="77777777" w:rsidR="00257874" w:rsidRDefault="002D0913">
      <w:pPr>
        <w:rPr>
          <w:lang w:val="en-US"/>
        </w:rPr>
      </w:pPr>
      <w:r>
        <w:rPr>
          <w:lang w:val="en-US"/>
        </w:rPr>
        <w:t>The goal of this module is to make it possible to execute external code send by this module’s clients while supporting multiple runtime environments.</w:t>
      </w:r>
    </w:p>
    <w:p w14:paraId="15DF7EA6" w14:textId="77777777" w:rsidR="00257874" w:rsidRDefault="002D0913">
      <w:pPr>
        <w:rPr>
          <w:lang w:val="en-US"/>
        </w:rPr>
      </w:pPr>
      <w:r>
        <w:rPr>
          <w:lang w:val="en-US"/>
        </w:rPr>
        <w:t xml:space="preserve">As can be seen on </w:t>
      </w:r>
      <w:r w:rsidR="009B6BEC">
        <w:rPr>
          <w:lang w:val="en-US"/>
        </w:rPr>
        <w:fldChar w:fldCharType="begin"/>
      </w:r>
      <w:r>
        <w:rPr>
          <w:lang w:val="en-US"/>
        </w:rPr>
        <w:instrText>REF _Ref39267114 \h</w:instrText>
      </w:r>
      <w:r w:rsidR="009B6BEC">
        <w:rPr>
          <w:lang w:val="en-US"/>
        </w:rPr>
      </w:r>
      <w:r w:rsidR="009B6BEC">
        <w:rPr>
          <w:lang w:val="en-US"/>
        </w:rPr>
        <w:fldChar w:fldCharType="separate"/>
      </w:r>
      <w:r>
        <w:rPr>
          <w:lang w:val="en-US"/>
        </w:rPr>
        <w:t>Figure 9</w:t>
      </w:r>
      <w:r w:rsidR="009B6BEC">
        <w:rPr>
          <w:lang w:val="en-US"/>
        </w:rPr>
        <w:fldChar w:fldCharType="end"/>
      </w:r>
      <w:r>
        <w:rPr>
          <w:lang w:val="en-US"/>
        </w:rPr>
        <w:t>, this was achieved by having multiple applications running in separate containers, each container supporting a single runtime. Each application is listening to HTTP requests to execute the code, and when it receives a request it compiles the code (if necessary), executes the code and returns the result of the execution.</w:t>
      </w:r>
    </w:p>
    <w:p w14:paraId="3A0A5177" w14:textId="77777777" w:rsidR="00257874" w:rsidRDefault="002D0913">
      <w:pPr>
        <w:rPr>
          <w:lang w:val="en-US"/>
        </w:rPr>
      </w:pPr>
      <w:r>
        <w:rPr>
          <w:lang w:val="en-US"/>
        </w:rPr>
        <w:t xml:space="preserve">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w:t>
      </w:r>
      <w:r>
        <w:rPr>
          <w:lang w:val="en-US"/>
        </w:rPr>
        <w:lastRenderedPageBreak/>
        <w:t>modularity of the solution. If the need arises to change a specific runtime environment or even add more it would be a seamless change.</w:t>
      </w:r>
    </w:p>
    <w:p w14:paraId="38E40DAF" w14:textId="77777777" w:rsidR="00257874" w:rsidRDefault="002D0913">
      <w:pPr>
        <w:jc w:val="center"/>
        <w:rPr>
          <w:lang w:val="en-US"/>
        </w:rPr>
      </w:pPr>
      <w:r>
        <w:rPr>
          <w:noProof/>
          <w:lang w:eastAsia="pt-PT"/>
        </w:rPr>
        <w:drawing>
          <wp:inline distT="0" distB="0" distL="0" distR="0" wp14:anchorId="424FBE41" wp14:editId="08428D6C">
            <wp:extent cx="3743325" cy="533400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8" cstate="print"/>
                    <a:stretch>
                      <a:fillRect/>
                    </a:stretch>
                  </pic:blipFill>
                  <pic:spPr bwMode="auto">
                    <a:xfrm>
                      <a:off x="0" y="0"/>
                      <a:ext cx="3743325" cy="5334000"/>
                    </a:xfrm>
                    <a:prstGeom prst="rect">
                      <a:avLst/>
                    </a:prstGeom>
                  </pic:spPr>
                </pic:pic>
              </a:graphicData>
            </a:graphic>
          </wp:inline>
        </w:drawing>
      </w:r>
    </w:p>
    <w:p w14:paraId="1FEDC90B" w14:textId="77777777" w:rsidR="00257874" w:rsidRDefault="002D0913">
      <w:pPr>
        <w:pStyle w:val="Legenda"/>
        <w:rPr>
          <w:lang w:val="en-US"/>
        </w:rPr>
      </w:pPr>
      <w:bookmarkStart w:id="937" w:name="_Ref39267114"/>
      <w:bookmarkStart w:id="938" w:name="_Toc43055730"/>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9</w:t>
      </w:r>
      <w:r w:rsidR="009B6BEC">
        <w:rPr>
          <w:lang w:val="en-US"/>
        </w:rPr>
        <w:fldChar w:fldCharType="end"/>
      </w:r>
      <w:bookmarkEnd w:id="937"/>
      <w:r>
        <w:rPr>
          <w:lang w:val="en-US"/>
        </w:rPr>
        <w:t xml:space="preserve"> – Detailed view of ExecutionEnvironments Module</w:t>
      </w:r>
      <w:bookmarkEnd w:id="938"/>
    </w:p>
    <w:p w14:paraId="00467601" w14:textId="77777777" w:rsidR="00257874" w:rsidRDefault="00257874">
      <w:pPr>
        <w:rPr>
          <w:lang w:val="en-US"/>
        </w:rPr>
      </w:pPr>
    </w:p>
    <w:p w14:paraId="2A29B106" w14:textId="77777777" w:rsidR="00257874" w:rsidRDefault="002D0913">
      <w:pPr>
        <w:rPr>
          <w:lang w:val="en-US"/>
        </w:rPr>
      </w:pPr>
      <w:r>
        <w:rPr>
          <w:lang w:val="en-US"/>
        </w:rPr>
        <w:t xml:space="preserve">Docker will be used to build and run containers for each execution environment application and 5 runtime environments will be supported: Java, Kotlin, JavaScript, C#, Python. </w:t>
      </w:r>
    </w:p>
    <w:p w14:paraId="1C78F08D" w14:textId="77777777" w:rsidR="00257874" w:rsidRDefault="009B6BEC">
      <w:pPr>
        <w:spacing w:after="200"/>
        <w:jc w:val="left"/>
        <w:rPr>
          <w:lang w:val="en-US"/>
        </w:rPr>
      </w:pPr>
      <w:r w:rsidRPr="009B6BEC">
        <w:rPr>
          <w:lang w:val="en-GB"/>
          <w:rPrChange w:id="939" w:author="joao eduardo santos" w:date="2020-09-09T18:36:00Z">
            <w:rPr/>
          </w:rPrChange>
        </w:rPr>
        <w:br w:type="page"/>
      </w:r>
    </w:p>
    <w:p w14:paraId="66B10A04" w14:textId="77777777" w:rsidR="00257874" w:rsidRDefault="002D0913">
      <w:pPr>
        <w:pStyle w:val="Ttulo1"/>
        <w:numPr>
          <w:ilvl w:val="0"/>
          <w:numId w:val="5"/>
        </w:numPr>
      </w:pPr>
      <w:bookmarkStart w:id="940" w:name="_Toc50751237"/>
      <w:commentRangeStart w:id="941"/>
      <w:r>
        <w:lastRenderedPageBreak/>
        <w:t>Implementation Details</w:t>
      </w:r>
      <w:commentRangeEnd w:id="941"/>
      <w:r w:rsidR="002C70F5">
        <w:rPr>
          <w:rStyle w:val="Refdecomentrio"/>
          <w:rFonts w:asciiTheme="minorHAnsi" w:eastAsiaTheme="minorEastAsia" w:hAnsiTheme="minorHAnsi" w:cstheme="minorBidi"/>
          <w:b w:val="0"/>
          <w:bCs w:val="0"/>
          <w:color w:val="auto"/>
          <w:lang w:val="pt-PT"/>
        </w:rPr>
        <w:commentReference w:id="941"/>
      </w:r>
      <w:bookmarkEnd w:id="940"/>
    </w:p>
    <w:p w14:paraId="30DA2F85" w14:textId="77777777" w:rsidR="006A00B5" w:rsidRDefault="002D0913">
      <w:pPr>
        <w:rPr>
          <w:ins w:id="942" w:author="aoliveira" w:date="2020-09-10T17:53:00Z"/>
          <w:lang w:val="en-US"/>
        </w:rPr>
      </w:pPr>
      <w:r>
        <w:rPr>
          <w:lang w:val="en-US"/>
        </w:rPr>
        <w:t xml:space="preserve">This chapter describes some relevant implementation details regarding the modules described in chapter </w:t>
      </w:r>
      <w:r w:rsidR="009B6BEC">
        <w:rPr>
          <w:lang w:val="en-US"/>
        </w:rPr>
        <w:fldChar w:fldCharType="begin"/>
      </w:r>
      <w:r>
        <w:rPr>
          <w:lang w:val="en-US"/>
        </w:rPr>
        <w:instrText>REF _Ref43034646 \r \h</w:instrText>
      </w:r>
      <w:r w:rsidR="009B6BEC">
        <w:rPr>
          <w:lang w:val="en-US"/>
        </w:rPr>
      </w:r>
      <w:r w:rsidR="009B6BEC">
        <w:rPr>
          <w:lang w:val="en-US"/>
        </w:rPr>
        <w:fldChar w:fldCharType="separate"/>
      </w:r>
      <w:r>
        <w:rPr>
          <w:lang w:val="en-US"/>
        </w:rPr>
        <w:t>5.</w:t>
      </w:r>
      <w:r w:rsidR="009B6BEC">
        <w:rPr>
          <w:lang w:val="en-US"/>
        </w:rPr>
        <w:fldChar w:fldCharType="end"/>
      </w:r>
    </w:p>
    <w:p w14:paraId="3D5DC2A8" w14:textId="77777777" w:rsidR="006A00B5" w:rsidRDefault="006A00B5">
      <w:pPr>
        <w:rPr>
          <w:ins w:id="943" w:author="aoliveira" w:date="2020-09-10T17:53:00Z"/>
          <w:lang w:val="en-US"/>
        </w:rPr>
      </w:pPr>
    </w:p>
    <w:p w14:paraId="5101697E" w14:textId="77777777" w:rsidR="006A00B5" w:rsidRDefault="006A00B5" w:rsidP="006A00B5">
      <w:pPr>
        <w:pStyle w:val="Ttulo2"/>
        <w:rPr>
          <w:ins w:id="944" w:author="aoliveira" w:date="2020-09-10T17:54:00Z"/>
          <w:color w:val="auto"/>
          <w:sz w:val="28"/>
          <w:szCs w:val="28"/>
          <w:lang w:val="en-US"/>
        </w:rPr>
      </w:pPr>
      <w:bookmarkStart w:id="945" w:name="_Toc50751238"/>
      <w:ins w:id="946" w:author="aoliveira" w:date="2020-09-10T17:54:00Z">
        <w:r>
          <w:rPr>
            <w:color w:val="auto"/>
            <w:sz w:val="28"/>
            <w:szCs w:val="28"/>
            <w:lang w:val="en-US"/>
          </w:rPr>
          <w:t>6.1. Authentication</w:t>
        </w:r>
        <w:bookmarkEnd w:id="945"/>
      </w:ins>
    </w:p>
    <w:p w14:paraId="3E38E509" w14:textId="77777777" w:rsidR="00257874" w:rsidDel="006A00B5" w:rsidRDefault="002D0913">
      <w:pPr>
        <w:rPr>
          <w:del w:id="947" w:author="aoliveira" w:date="2020-09-10T17:54:00Z"/>
          <w:lang w:val="en-US"/>
        </w:rPr>
      </w:pPr>
      <w:del w:id="948" w:author="aoliveira" w:date="2020-09-10T17:54:00Z">
        <w:r w:rsidDel="006A00B5">
          <w:rPr>
            <w:lang w:val="en-US"/>
          </w:rPr>
          <w:delText>.</w:delText>
        </w:r>
      </w:del>
    </w:p>
    <w:p w14:paraId="27B75114" w14:textId="649A7714" w:rsidR="00257874" w:rsidRDefault="00EB586C">
      <w:pPr>
        <w:rPr>
          <w:ins w:id="949" w:author="André Oliveira" w:date="2020-09-11T21:02:00Z"/>
          <w:lang w:val="en-US"/>
        </w:rPr>
      </w:pPr>
      <w:ins w:id="950" w:author="André Oliveira" w:date="2020-09-11T21:02:00Z">
        <w:r>
          <w:rPr>
            <w:lang w:val="en-US"/>
          </w:rPr>
          <w:t xml:space="preserve">Filter, userAgente, etc </w:t>
        </w:r>
      </w:ins>
    </w:p>
    <w:p w14:paraId="4EC2D3C7" w14:textId="77777777" w:rsidR="00EB586C" w:rsidRDefault="00EB586C">
      <w:pPr>
        <w:rPr>
          <w:lang w:val="en-US"/>
        </w:rPr>
      </w:pPr>
    </w:p>
    <w:p w14:paraId="3EAE38B1" w14:textId="77777777" w:rsidR="00257874" w:rsidRDefault="002D0913">
      <w:pPr>
        <w:pStyle w:val="Ttulo2"/>
        <w:rPr>
          <w:color w:val="auto"/>
          <w:sz w:val="28"/>
          <w:szCs w:val="28"/>
          <w:lang w:val="en-US"/>
        </w:rPr>
      </w:pPr>
      <w:bookmarkStart w:id="951" w:name="_Toc50751239"/>
      <w:r>
        <w:rPr>
          <w:color w:val="auto"/>
          <w:sz w:val="28"/>
          <w:szCs w:val="28"/>
          <w:lang w:val="en-US"/>
        </w:rPr>
        <w:t>6.</w:t>
      </w:r>
      <w:ins w:id="952" w:author="aoliveira" w:date="2020-09-10T17:54:00Z">
        <w:r w:rsidR="006A00B5">
          <w:rPr>
            <w:color w:val="auto"/>
            <w:sz w:val="28"/>
            <w:szCs w:val="28"/>
            <w:lang w:val="en-US"/>
          </w:rPr>
          <w:t>2</w:t>
        </w:r>
      </w:ins>
      <w:del w:id="953" w:author="aoliveira" w:date="2020-09-10T17:54:00Z">
        <w:r w:rsidDel="006A00B5">
          <w:rPr>
            <w:color w:val="auto"/>
            <w:sz w:val="28"/>
            <w:szCs w:val="28"/>
            <w:lang w:val="en-US"/>
          </w:rPr>
          <w:delText>1</w:delText>
        </w:r>
      </w:del>
      <w:r>
        <w:rPr>
          <w:color w:val="auto"/>
          <w:sz w:val="28"/>
          <w:szCs w:val="28"/>
          <w:lang w:val="en-US"/>
        </w:rPr>
        <w:t>. Services</w:t>
      </w:r>
      <w:bookmarkEnd w:id="951"/>
    </w:p>
    <w:p w14:paraId="3CC1C2A1" w14:textId="77777777" w:rsidR="00257874" w:rsidRDefault="002D0913">
      <w:pPr>
        <w:rPr>
          <w:lang w:val="en-US"/>
        </w:rPr>
      </w:pPr>
      <w:r>
        <w:rPr>
          <w:lang w:val="en-US"/>
        </w:rPr>
        <w:t>The services Users, Execute Code, Challenges and Validations have implementation details which are specific of each service but also share other cross-service implementations like for input validation and error handling, below are described such implementation details.</w:t>
      </w:r>
    </w:p>
    <w:p w14:paraId="70547CA4" w14:textId="77777777" w:rsidR="00257874" w:rsidRDefault="00257874">
      <w:pPr>
        <w:rPr>
          <w:lang w:val="en-US"/>
        </w:rPr>
      </w:pPr>
    </w:p>
    <w:p w14:paraId="743E9DD4" w14:textId="77777777" w:rsidR="00257874" w:rsidRDefault="002D0913">
      <w:pPr>
        <w:pStyle w:val="Ttulo3"/>
        <w:rPr>
          <w:color w:val="auto"/>
          <w:sz w:val="28"/>
          <w:szCs w:val="28"/>
          <w:lang w:val="en-US"/>
        </w:rPr>
      </w:pPr>
      <w:bookmarkStart w:id="954" w:name="_Toc50751240"/>
      <w:r>
        <w:rPr>
          <w:color w:val="auto"/>
          <w:sz w:val="28"/>
          <w:szCs w:val="28"/>
          <w:lang w:val="en-US"/>
        </w:rPr>
        <w:t>6.</w:t>
      </w:r>
      <w:ins w:id="955" w:author="aoliveira" w:date="2020-09-10T17:54:00Z">
        <w:r w:rsidR="006A00B5">
          <w:rPr>
            <w:color w:val="auto"/>
            <w:sz w:val="28"/>
            <w:szCs w:val="28"/>
            <w:lang w:val="en-US"/>
          </w:rPr>
          <w:t>2</w:t>
        </w:r>
      </w:ins>
      <w:del w:id="956" w:author="aoliveira" w:date="2020-09-10T17:54:00Z">
        <w:r w:rsidDel="006A00B5">
          <w:rPr>
            <w:color w:val="auto"/>
            <w:sz w:val="28"/>
            <w:szCs w:val="28"/>
            <w:lang w:val="en-US"/>
          </w:rPr>
          <w:delText>1</w:delText>
        </w:r>
      </w:del>
      <w:r>
        <w:rPr>
          <w:color w:val="auto"/>
          <w:sz w:val="28"/>
          <w:szCs w:val="28"/>
          <w:lang w:val="en-US"/>
        </w:rPr>
        <w:t>.1 Users</w:t>
      </w:r>
      <w:bookmarkEnd w:id="954"/>
    </w:p>
    <w:p w14:paraId="2139D0C5" w14:textId="77777777" w:rsidR="00257874" w:rsidRDefault="002D0913">
      <w:pPr>
        <w:rPr>
          <w:lang w:val="en-US"/>
        </w:rPr>
      </w:pPr>
      <w:r>
        <w:rPr>
          <w:lang w:val="en-US"/>
        </w:rPr>
        <w:t xml:space="preserve">User service is responsible to interact with user domain models and enforce business logic. Database records are accessed through an implementation of Spring’s interface CrudRepository, that provides several methods to access this information. More details for each method and data structures can be found  on this project’s Swagger documentation </w:t>
      </w:r>
      <w:sdt>
        <w:sdtPr>
          <w:id w:val="950823564"/>
          <w:citation/>
        </w:sdtPr>
        <w:sdtContent>
          <w:r w:rsidR="009B6BEC">
            <w:fldChar w:fldCharType="begin"/>
          </w:r>
          <w:r w:rsidR="009B6BEC" w:rsidRPr="009B6BEC">
            <w:rPr>
              <w:lang w:val="en-GB"/>
              <w:rPrChange w:id="957" w:author="joao eduardo santos" w:date="2020-09-09T18:36:00Z">
                <w:rPr/>
              </w:rPrChange>
            </w:rPr>
            <w:instrText>CITATION Swa20 \l 2057</w:instrText>
          </w:r>
          <w:r w:rsidR="009B6BEC">
            <w:fldChar w:fldCharType="separate"/>
          </w:r>
          <w:r w:rsidR="009B6BEC" w:rsidRPr="009B6BEC">
            <w:rPr>
              <w:lang w:val="en-GB"/>
              <w:rPrChange w:id="958" w:author="joao eduardo santos" w:date="2020-09-09T18:36:00Z">
                <w:rPr/>
              </w:rPrChange>
            </w:rPr>
            <w:t>[28]</w:t>
          </w:r>
          <w:r w:rsidR="009B6BEC">
            <w:fldChar w:fldCharType="end"/>
          </w:r>
        </w:sdtContent>
      </w:sdt>
      <w:r>
        <w:rPr>
          <w:lang w:val="en-US"/>
        </w:rPr>
        <w:t xml:space="preserve">. </w:t>
      </w:r>
    </w:p>
    <w:p w14:paraId="420AC7B2" w14:textId="77777777" w:rsidR="00257874" w:rsidRDefault="00257874">
      <w:pPr>
        <w:rPr>
          <w:lang w:val="en-US"/>
        </w:rPr>
      </w:pPr>
    </w:p>
    <w:p w14:paraId="329BBEFF" w14:textId="77777777" w:rsidR="00257874" w:rsidRDefault="002D0913">
      <w:pPr>
        <w:pStyle w:val="Ttulo3"/>
        <w:rPr>
          <w:color w:val="auto"/>
          <w:sz w:val="28"/>
          <w:szCs w:val="28"/>
          <w:lang w:val="en-US"/>
        </w:rPr>
      </w:pPr>
      <w:bookmarkStart w:id="959" w:name="_Toc50751241"/>
      <w:r>
        <w:rPr>
          <w:color w:val="auto"/>
          <w:sz w:val="28"/>
          <w:szCs w:val="28"/>
          <w:lang w:val="en-US"/>
        </w:rPr>
        <w:t>6.</w:t>
      </w:r>
      <w:ins w:id="960" w:author="aoliveira" w:date="2020-09-10T17:54:00Z">
        <w:r w:rsidR="006A00B5">
          <w:rPr>
            <w:color w:val="auto"/>
            <w:sz w:val="28"/>
            <w:szCs w:val="28"/>
            <w:lang w:val="en-US"/>
          </w:rPr>
          <w:t>2</w:t>
        </w:r>
      </w:ins>
      <w:del w:id="961" w:author="aoliveira" w:date="2020-09-10T17:54:00Z">
        <w:r w:rsidDel="006A00B5">
          <w:rPr>
            <w:color w:val="auto"/>
            <w:sz w:val="28"/>
            <w:szCs w:val="28"/>
            <w:lang w:val="en-US"/>
          </w:rPr>
          <w:delText>1</w:delText>
        </w:r>
      </w:del>
      <w:r>
        <w:rPr>
          <w:color w:val="auto"/>
          <w:sz w:val="28"/>
          <w:szCs w:val="28"/>
          <w:lang w:val="en-US"/>
        </w:rPr>
        <w:t>.2 Execute code</w:t>
      </w:r>
      <w:bookmarkEnd w:id="959"/>
    </w:p>
    <w:p w14:paraId="1BFB137B" w14:textId="77777777" w:rsidR="00257874" w:rsidRDefault="002D0913">
      <w:pPr>
        <w:rPr>
          <w:lang w:val="en-US"/>
        </w:rPr>
      </w:pPr>
      <w:r>
        <w:rPr>
          <w:lang w:val="en-US"/>
        </w:rPr>
        <w:t xml:space="preserve">The scope of the Execute submodule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id w:val="-872454315"/>
          <w:citation/>
        </w:sdtPr>
        <w:sdtContent>
          <w:r w:rsidR="009B6BEC">
            <w:fldChar w:fldCharType="begin"/>
          </w:r>
          <w:r w:rsidR="009B6BEC" w:rsidRPr="009B6BEC">
            <w:rPr>
              <w:lang w:val="en-GB"/>
              <w:rPrChange w:id="962" w:author="joao eduardo santos" w:date="2020-09-09T18:36:00Z">
                <w:rPr/>
              </w:rPrChange>
            </w:rPr>
            <w:instrText>CITATION Swa20 \l 2070</w:instrText>
          </w:r>
          <w:r w:rsidR="009B6BEC">
            <w:fldChar w:fldCharType="separate"/>
          </w:r>
          <w:r w:rsidR="009B6BEC" w:rsidRPr="009B6BEC">
            <w:rPr>
              <w:lang w:val="en-GB"/>
              <w:rPrChange w:id="963" w:author="joao eduardo santos" w:date="2020-09-09T18:36:00Z">
                <w:rPr/>
              </w:rPrChange>
            </w:rPr>
            <w:t>[28]</w:t>
          </w:r>
          <w:r w:rsidR="009B6BEC">
            <w:fldChar w:fldCharType="end"/>
          </w:r>
        </w:sdtContent>
      </w:sdt>
      <w:r>
        <w:rPr>
          <w:lang w:val="en-US"/>
        </w:rPr>
        <w:t>.</w:t>
      </w:r>
    </w:p>
    <w:p w14:paraId="0A271D2B" w14:textId="77777777" w:rsidR="00257874" w:rsidRDefault="002D0913">
      <w:pPr>
        <w:rPr>
          <w:lang w:val="en-US"/>
        </w:rPr>
      </w:pPr>
      <w:r>
        <w:rPr>
          <w:lang w:val="en-US"/>
        </w:rPr>
        <w:t xml:space="preserve">This submodule needs a property file to work properly named “executionEnvironments.properties”. This properties file has information about the endpoint to which the redirection of the execution requests is sent, more details of each property can be found on the wiki of this project’s repository </w:t>
      </w:r>
      <w:sdt>
        <w:sdtPr>
          <w:id w:val="-2145178960"/>
          <w:citation/>
        </w:sdtPr>
        <w:sdtContent>
          <w:r w:rsidR="009B6BEC">
            <w:fldChar w:fldCharType="begin"/>
          </w:r>
          <w:r w:rsidR="009B6BEC" w:rsidRPr="009B6BEC">
            <w:rPr>
              <w:lang w:val="en-GB"/>
              <w:rPrChange w:id="964" w:author="joao eduardo santos" w:date="2020-09-09T18:36:00Z">
                <w:rPr/>
              </w:rPrChange>
            </w:rPr>
            <w:instrText>CITATION Hom20 \l 2070</w:instrText>
          </w:r>
          <w:r w:rsidR="009B6BEC">
            <w:fldChar w:fldCharType="separate"/>
          </w:r>
          <w:r w:rsidR="009B6BEC" w:rsidRPr="009B6BEC">
            <w:rPr>
              <w:lang w:val="en-GB"/>
              <w:rPrChange w:id="965" w:author="joao eduardo santos" w:date="2020-09-09T18:36:00Z">
                <w:rPr/>
              </w:rPrChange>
            </w:rPr>
            <w:t>[31]</w:t>
          </w:r>
          <w:r w:rsidR="009B6BEC">
            <w:fldChar w:fldCharType="end"/>
          </w:r>
        </w:sdtContent>
      </w:sdt>
      <w:r>
        <w:rPr>
          <w:lang w:val="en-US"/>
        </w:rPr>
        <w:t>.</w:t>
      </w:r>
    </w:p>
    <w:p w14:paraId="1996B90A" w14:textId="77777777" w:rsidR="00257874" w:rsidRDefault="00257874">
      <w:pPr>
        <w:rPr>
          <w:lang w:val="en-US"/>
        </w:rPr>
      </w:pPr>
    </w:p>
    <w:p w14:paraId="464573DF" w14:textId="77777777" w:rsidR="00257874" w:rsidRDefault="002D0913">
      <w:pPr>
        <w:pStyle w:val="Ttulo3"/>
        <w:rPr>
          <w:sz w:val="32"/>
          <w:szCs w:val="32"/>
          <w:lang w:val="en-US"/>
        </w:rPr>
      </w:pPr>
      <w:bookmarkStart w:id="966" w:name="_Toc50751242"/>
      <w:r>
        <w:rPr>
          <w:color w:val="auto"/>
          <w:sz w:val="28"/>
          <w:szCs w:val="28"/>
          <w:lang w:val="en-US"/>
        </w:rPr>
        <w:t>6.</w:t>
      </w:r>
      <w:ins w:id="967" w:author="aoliveira" w:date="2020-09-10T17:54:00Z">
        <w:r w:rsidR="006A00B5">
          <w:rPr>
            <w:color w:val="auto"/>
            <w:sz w:val="28"/>
            <w:szCs w:val="28"/>
            <w:lang w:val="en-US"/>
          </w:rPr>
          <w:t>2</w:t>
        </w:r>
      </w:ins>
      <w:del w:id="968" w:author="aoliveira" w:date="2020-09-10T17:54:00Z">
        <w:r w:rsidDel="006A00B5">
          <w:rPr>
            <w:color w:val="auto"/>
            <w:sz w:val="28"/>
            <w:szCs w:val="28"/>
            <w:lang w:val="en-US"/>
          </w:rPr>
          <w:delText>1</w:delText>
        </w:r>
      </w:del>
      <w:r>
        <w:rPr>
          <w:color w:val="auto"/>
          <w:sz w:val="28"/>
          <w:szCs w:val="28"/>
          <w:lang w:val="en-US"/>
        </w:rPr>
        <w:t>.3 Challenges</w:t>
      </w:r>
      <w:bookmarkEnd w:id="966"/>
    </w:p>
    <w:p w14:paraId="717B1789" w14:textId="77777777" w:rsidR="00257874" w:rsidRDefault="002D0913">
      <w:pPr>
        <w:rPr>
          <w:lang w:val="en-US"/>
        </w:rPr>
      </w:pPr>
      <w:r>
        <w:rPr>
          <w:lang w:val="en-US"/>
        </w:rPr>
        <w:t>The Challenges submodule is responsible for interaction and business logic with Challenges and Challenge Answers domains.</w:t>
      </w:r>
    </w:p>
    <w:p w14:paraId="1A42E7B2" w14:textId="77777777" w:rsidR="00257874" w:rsidRDefault="002D0913">
      <w:pPr>
        <w:rPr>
          <w:lang w:val="en-US"/>
        </w:rPr>
      </w:pPr>
      <w:r>
        <w:rPr>
          <w:lang w:val="en-US"/>
        </w:rPr>
        <w:lastRenderedPageBreak/>
        <w:t>The scope of the Challenges submodule includes the domains of Challenges, Challenge Answers, Challenge Tags and Tags.</w:t>
      </w:r>
    </w:p>
    <w:p w14:paraId="13BF5422" w14:textId="77777777" w:rsidR="00257874" w:rsidRDefault="002D0913">
      <w:pPr>
        <w:rPr>
          <w:lang w:val="en-US"/>
        </w:rPr>
      </w:pPr>
      <w:r>
        <w:rPr>
          <w:lang w:val="en-US"/>
        </w:rPr>
        <w:t xml:space="preserve">Implementation wise each of these domains exposes a different Spring RestController and has a different service to handle the business logic. The possible operations exposed by these controllers can be found in the Swagger documentation </w:t>
      </w:r>
      <w:sdt>
        <w:sdtPr>
          <w:id w:val="-381489406"/>
          <w:citation/>
        </w:sdtPr>
        <w:sdtContent>
          <w:r w:rsidR="009B6BEC">
            <w:fldChar w:fldCharType="begin"/>
          </w:r>
          <w:r w:rsidR="009B6BEC" w:rsidRPr="009B6BEC">
            <w:rPr>
              <w:lang w:val="en-GB"/>
              <w:rPrChange w:id="969" w:author="joao eduardo santos" w:date="2020-09-09T18:36:00Z">
                <w:rPr/>
              </w:rPrChange>
            </w:rPr>
            <w:instrText>CITATION Swa20 \l 2070</w:instrText>
          </w:r>
          <w:r w:rsidR="009B6BEC">
            <w:fldChar w:fldCharType="separate"/>
          </w:r>
          <w:r w:rsidR="009B6BEC" w:rsidRPr="009B6BEC">
            <w:rPr>
              <w:lang w:val="en-GB"/>
              <w:rPrChange w:id="970" w:author="joao eduardo santos" w:date="2020-09-09T18:36:00Z">
                <w:rPr/>
              </w:rPrChange>
            </w:rPr>
            <w:t>[28]</w:t>
          </w:r>
          <w:r w:rsidR="009B6BEC">
            <w:fldChar w:fldCharType="end"/>
          </w:r>
        </w:sdtContent>
      </w:sdt>
      <w:r>
        <w:rPr>
          <w:lang w:val="en-US"/>
        </w:rPr>
        <w:t>.</w:t>
      </w:r>
    </w:p>
    <w:p w14:paraId="2E0B663B" w14:textId="77777777" w:rsidR="00257874" w:rsidRDefault="002D0913">
      <w:pPr>
        <w:rPr>
          <w:lang w:val="en-US"/>
        </w:rPr>
      </w:pPr>
      <w:r>
        <w:rPr>
          <w:lang w:val="en-US"/>
        </w:rPr>
        <w:t>The Challenge domain entity is represented by a combination of the data model entities Challenge and Challenge Solution, i.e. a challenge on the service module contains information not only about the challenge itself but also about its solutions.</w:t>
      </w:r>
    </w:p>
    <w:p w14:paraId="065DC306" w14:textId="77777777" w:rsidR="00257874" w:rsidRDefault="002D0913">
      <w:pPr>
        <w:rPr>
          <w:lang w:val="en-US"/>
        </w:rPr>
      </w:pPr>
      <w:r>
        <w:rPr>
          <w:lang w:val="en-US"/>
        </w:rPr>
        <w:t>The Challenge Answers domain entity is represented by a combination of the data model entities Challenge Answer and Answer, this is only natural since the Answer data model entity exists as part of a mandatory mutually exclusive relationship with different types of answers, i.e. every type of answer is related to an Answer data model entity.</w:t>
      </w:r>
    </w:p>
    <w:p w14:paraId="560F6BA2" w14:textId="77777777" w:rsidR="00257874" w:rsidRDefault="002D0913">
      <w:pPr>
        <w:rPr>
          <w:lang w:val="en-US"/>
        </w:rPr>
      </w:pPr>
      <w:r>
        <w:rPr>
          <w:lang w:val="en-US"/>
        </w:rPr>
        <w:t>The Challenge Tags domain entity is represented by a combination of the data model entity Tag and a record from the many to many entity CT, which represents the associations between a Tag and a challenge data model entities.</w:t>
      </w:r>
    </w:p>
    <w:p w14:paraId="28A1175F" w14:textId="77777777" w:rsidR="00257874" w:rsidRDefault="002D0913">
      <w:pPr>
        <w:rPr>
          <w:lang w:val="en-US"/>
        </w:rPr>
      </w:pPr>
      <w:r>
        <w:rPr>
          <w:lang w:val="en-US"/>
        </w:rPr>
        <w:t>The Tags domain entity is represented by a data model entity Tag.</w:t>
      </w:r>
    </w:p>
    <w:p w14:paraId="470A521B" w14:textId="77777777" w:rsidR="00257874" w:rsidRDefault="00257874">
      <w:pPr>
        <w:rPr>
          <w:lang w:val="en-US"/>
        </w:rPr>
      </w:pPr>
    </w:p>
    <w:p w14:paraId="71FCB14B" w14:textId="77777777" w:rsidR="00257874" w:rsidRDefault="002D0913">
      <w:pPr>
        <w:pStyle w:val="Ttulo3"/>
        <w:rPr>
          <w:lang w:val="en-US"/>
        </w:rPr>
      </w:pPr>
      <w:bookmarkStart w:id="971" w:name="_Toc50751243"/>
      <w:r>
        <w:rPr>
          <w:color w:val="auto"/>
          <w:sz w:val="28"/>
          <w:szCs w:val="28"/>
          <w:lang w:val="en-US"/>
        </w:rPr>
        <w:t>6.</w:t>
      </w:r>
      <w:ins w:id="972" w:author="aoliveira" w:date="2020-09-10T17:54:00Z">
        <w:r w:rsidR="006A00B5">
          <w:rPr>
            <w:color w:val="auto"/>
            <w:sz w:val="28"/>
            <w:szCs w:val="28"/>
            <w:lang w:val="en-US"/>
          </w:rPr>
          <w:t>2</w:t>
        </w:r>
      </w:ins>
      <w:del w:id="973" w:author="aoliveira" w:date="2020-09-10T17:54:00Z">
        <w:r w:rsidDel="006A00B5">
          <w:rPr>
            <w:color w:val="auto"/>
            <w:sz w:val="28"/>
            <w:szCs w:val="28"/>
            <w:lang w:val="en-US"/>
          </w:rPr>
          <w:delText>1</w:delText>
        </w:r>
      </w:del>
      <w:r>
        <w:rPr>
          <w:color w:val="auto"/>
          <w:sz w:val="28"/>
          <w:szCs w:val="28"/>
          <w:lang w:val="en-US"/>
        </w:rPr>
        <w:t>.4 Questionnaires</w:t>
      </w:r>
      <w:bookmarkEnd w:id="971"/>
    </w:p>
    <w:p w14:paraId="062A8223" w14:textId="77777777" w:rsidR="00257874" w:rsidRDefault="002D0913">
      <w:pPr>
        <w:rPr>
          <w:lang w:val="en-US"/>
        </w:rPr>
      </w:pPr>
      <w:r>
        <w:rPr>
          <w:lang w:val="en-US"/>
        </w:rPr>
        <w:t>The Questionnaires submodule is responsible for interaction and business logic with Questionnaire and Questionnaire Answers domains.</w:t>
      </w:r>
    </w:p>
    <w:p w14:paraId="27CF1DCE" w14:textId="77777777" w:rsidR="00257874" w:rsidRDefault="002D0913">
      <w:pPr>
        <w:rPr>
          <w:lang w:val="en-US"/>
        </w:rPr>
      </w:pPr>
      <w:r>
        <w:rPr>
          <w:lang w:val="en-US"/>
        </w:rPr>
        <w:t>The scope of the Questionnaires submodule includes the domains of Questionnaire, Questionnaire Instance, Questionnaire Answers and Questionnaire-Challenge.</w:t>
      </w:r>
    </w:p>
    <w:p w14:paraId="4FB73E4D" w14:textId="77777777" w:rsidR="00257874" w:rsidRDefault="002D0913">
      <w:pPr>
        <w:rPr>
          <w:lang w:val="en-US"/>
        </w:rPr>
      </w:pPr>
      <w:r>
        <w:rPr>
          <w:lang w:val="en-US"/>
        </w:rPr>
        <w:t xml:space="preserve">Implementation wise each of these domains exposes a different Spring RestController and has a different service to handle the business logic. </w:t>
      </w:r>
      <w:bookmarkStart w:id="974" w:name="_Hlk49518317"/>
      <w:r>
        <w:rPr>
          <w:lang w:val="en-US"/>
        </w:rPr>
        <w:t>The possible operations exposed by these controllers can be found in the Swagger documentations</w:t>
      </w:r>
      <w:sdt>
        <w:sdtPr>
          <w:id w:val="-2126535918"/>
          <w:citation/>
        </w:sdtPr>
        <w:sdtContent>
          <w:r w:rsidR="009B6BEC">
            <w:fldChar w:fldCharType="begin"/>
          </w:r>
          <w:r w:rsidR="009B6BEC" w:rsidRPr="009B6BEC">
            <w:rPr>
              <w:lang w:val="en-GB"/>
              <w:rPrChange w:id="975" w:author="joao eduardo santos" w:date="2020-09-09T18:36:00Z">
                <w:rPr/>
              </w:rPrChange>
            </w:rPr>
            <w:instrText>CITATION Swa20 \l 2070</w:instrText>
          </w:r>
          <w:r w:rsidR="009B6BEC">
            <w:fldChar w:fldCharType="separate"/>
          </w:r>
          <w:r w:rsidR="009B6BEC" w:rsidRPr="009B6BEC">
            <w:rPr>
              <w:lang w:val="en-GB"/>
              <w:rPrChange w:id="976" w:author="joao eduardo santos" w:date="2020-09-09T18:36:00Z">
                <w:rPr/>
              </w:rPrChange>
            </w:rPr>
            <w:t xml:space="preserve"> [28]</w:t>
          </w:r>
          <w:r w:rsidR="009B6BEC">
            <w:fldChar w:fldCharType="end"/>
          </w:r>
        </w:sdtContent>
      </w:sdt>
      <w:r>
        <w:rPr>
          <w:lang w:val="en-US"/>
        </w:rPr>
        <w:t>.</w:t>
      </w:r>
      <w:bookmarkEnd w:id="974"/>
    </w:p>
    <w:p w14:paraId="43DE0157" w14:textId="77777777" w:rsidR="00257874" w:rsidRDefault="002D0913">
      <w:pPr>
        <w:rPr>
          <w:lang w:val="en-US"/>
        </w:rPr>
      </w:pPr>
      <w:r>
        <w:rPr>
          <w:lang w:val="en-US"/>
        </w:rPr>
        <w:t>The Questionnaire domain entity represents the wrapper of all questionnaire components. It contains the information about the questionnaire domain but also references all the challenges in the questionnaire. The questionnaire itself cannot be solve, but it serves as a template in which instances of it can be created and send to multiple users to be solved.</w:t>
      </w:r>
    </w:p>
    <w:p w14:paraId="36E639A0" w14:textId="77777777" w:rsidR="00257874" w:rsidRDefault="002D0913">
      <w:pPr>
        <w:rPr>
          <w:lang w:val="en-US"/>
        </w:rPr>
      </w:pPr>
      <w:r>
        <w:rPr>
          <w:lang w:val="en-US"/>
        </w:rPr>
        <w:t>The Questionnaire Instance, extends its parent Questionnaire, and it is this resource that is going to be sent to a user for further operations. Multiple Questionnaires Instance can derive from a single parent Questionnaire.</w:t>
      </w:r>
    </w:p>
    <w:p w14:paraId="393D92DB" w14:textId="77777777" w:rsidR="00257874" w:rsidRDefault="002D0913">
      <w:pPr>
        <w:rPr>
          <w:lang w:val="en-US"/>
        </w:rPr>
      </w:pPr>
      <w:r>
        <w:rPr>
          <w:lang w:val="en-US"/>
        </w:rPr>
        <w:t xml:space="preserve">The Questionnaire-Challenge  domain entity is represented by a combination of the data model entity Questionnaire and a record from the many to many entity QC, which represents the </w:t>
      </w:r>
      <w:r>
        <w:rPr>
          <w:lang w:val="en-US"/>
        </w:rPr>
        <w:lastRenderedPageBreak/>
        <w:t>associations between a questionnaire and a challenge data model entities, and the answer to the challenge present in the questionnaire.</w:t>
      </w:r>
    </w:p>
    <w:p w14:paraId="0A37AC56" w14:textId="77777777" w:rsidR="00257874" w:rsidRDefault="002D0913">
      <w:pPr>
        <w:rPr>
          <w:ins w:id="977" w:author="André Oliveira" w:date="2020-08-28T14:55:00Z"/>
          <w:lang w:val="en-US"/>
        </w:rPr>
      </w:pPr>
      <w:r>
        <w:rPr>
          <w:lang w:val="en-US"/>
        </w:rPr>
        <w:t xml:space="preserve">The Questionnaire Answers domain entity is represented by a combination of the data model entities Questionnaire Answer and Answer. The questionnaires answer in data are equal to the challenges answer ones since they both aim to resolve a challenge problem. They also respect the same mandatory mutually exclusive relationship with different types of answers, with the difference that they are bound to a different </w:t>
      </w:r>
      <w:commentRangeStart w:id="978"/>
      <w:r>
        <w:rPr>
          <w:lang w:val="en-US"/>
        </w:rPr>
        <w:t>resource</w:t>
      </w:r>
      <w:commentRangeEnd w:id="978"/>
      <w:r w:rsidR="002C70F5">
        <w:rPr>
          <w:rStyle w:val="Refdecomentrio"/>
        </w:rPr>
        <w:commentReference w:id="978"/>
      </w:r>
      <w:r>
        <w:rPr>
          <w:lang w:val="en-US"/>
        </w:rPr>
        <w:t>.</w:t>
      </w:r>
    </w:p>
    <w:p w14:paraId="14DB0B61" w14:textId="77777777" w:rsidR="00257874" w:rsidRDefault="00257874">
      <w:pPr>
        <w:rPr>
          <w:lang w:val="en-US"/>
        </w:rPr>
      </w:pPr>
    </w:p>
    <w:p w14:paraId="32503B31" w14:textId="77777777" w:rsidR="00257874" w:rsidRDefault="002D0913">
      <w:pPr>
        <w:pStyle w:val="Ttulo3"/>
        <w:rPr>
          <w:color w:val="auto"/>
          <w:sz w:val="28"/>
          <w:szCs w:val="28"/>
          <w:lang w:val="en-US"/>
        </w:rPr>
      </w:pPr>
      <w:bookmarkStart w:id="979" w:name="_Toc50751244"/>
      <w:r>
        <w:rPr>
          <w:color w:val="auto"/>
          <w:sz w:val="28"/>
          <w:szCs w:val="28"/>
          <w:lang w:val="en-US"/>
        </w:rPr>
        <w:t>6.</w:t>
      </w:r>
      <w:ins w:id="980" w:author="aoliveira" w:date="2020-09-10T17:54:00Z">
        <w:r w:rsidR="006A00B5">
          <w:rPr>
            <w:color w:val="auto"/>
            <w:sz w:val="28"/>
            <w:szCs w:val="28"/>
            <w:lang w:val="en-US"/>
          </w:rPr>
          <w:t>2</w:t>
        </w:r>
      </w:ins>
      <w:del w:id="981" w:author="aoliveira" w:date="2020-09-10T17:54:00Z">
        <w:r w:rsidDel="006A00B5">
          <w:rPr>
            <w:color w:val="auto"/>
            <w:sz w:val="28"/>
            <w:szCs w:val="28"/>
            <w:lang w:val="en-US"/>
          </w:rPr>
          <w:delText>1</w:delText>
        </w:r>
      </w:del>
      <w:r>
        <w:rPr>
          <w:color w:val="auto"/>
          <w:sz w:val="28"/>
          <w:szCs w:val="28"/>
          <w:lang w:val="en-US"/>
        </w:rPr>
        <w:t>.5. Validations</w:t>
      </w:r>
      <w:bookmarkEnd w:id="979"/>
    </w:p>
    <w:p w14:paraId="4AFB8E0F" w14:textId="77777777" w:rsidR="00257874" w:rsidRDefault="002D0913">
      <w:pPr>
        <w:rPr>
          <w:rFonts w:eastAsiaTheme="majorEastAsia"/>
          <w:lang w:val="en-US"/>
        </w:rPr>
      </w:pPr>
      <w:r>
        <w:rPr>
          <w:rFonts w:eastAsiaTheme="majorEastAsia"/>
          <w:lang w:val="en-US"/>
        </w:rPr>
        <w:t>The parameter validation is done on the service layer using the Javax validators. For these validators to work the service classes and methods need to be annotated with `@Validated` annotation. The validations were done on the service classes's methods, for each input parameter. This was done with annotations from package `javax.validation.constraints`  for specific validations on String and Number types, e.g. `@Positive` , and using the annotation `@Valid` for other custom Reference types. For these custom reference types the class also had annotations from package `javax.validation.constraints`  on fields which were to be validated.</w:t>
      </w:r>
    </w:p>
    <w:p w14:paraId="2F85A553" w14:textId="77777777" w:rsidR="00257874" w:rsidRDefault="00257874">
      <w:pPr>
        <w:rPr>
          <w:rFonts w:eastAsiaTheme="majorEastAsia"/>
          <w:lang w:val="en-US"/>
        </w:rPr>
      </w:pPr>
    </w:p>
    <w:p w14:paraId="35242CC2" w14:textId="77777777" w:rsidR="00257874" w:rsidRDefault="002D0913">
      <w:pPr>
        <w:pStyle w:val="Ttulo3"/>
        <w:rPr>
          <w:color w:val="auto"/>
          <w:sz w:val="28"/>
          <w:szCs w:val="28"/>
          <w:lang w:val="en-US"/>
        </w:rPr>
      </w:pPr>
      <w:bookmarkStart w:id="982" w:name="_Toc50751245"/>
      <w:r>
        <w:rPr>
          <w:color w:val="auto"/>
          <w:sz w:val="28"/>
          <w:szCs w:val="28"/>
          <w:lang w:val="en-US"/>
        </w:rPr>
        <w:t>6.</w:t>
      </w:r>
      <w:ins w:id="983" w:author="aoliveira" w:date="2020-09-10T17:54:00Z">
        <w:r w:rsidR="006A00B5">
          <w:rPr>
            <w:color w:val="auto"/>
            <w:sz w:val="28"/>
            <w:szCs w:val="28"/>
            <w:lang w:val="en-US"/>
          </w:rPr>
          <w:t>2</w:t>
        </w:r>
      </w:ins>
      <w:del w:id="984" w:author="aoliveira" w:date="2020-09-10T17:54:00Z">
        <w:r w:rsidDel="006A00B5">
          <w:rPr>
            <w:color w:val="auto"/>
            <w:sz w:val="28"/>
            <w:szCs w:val="28"/>
            <w:lang w:val="en-US"/>
          </w:rPr>
          <w:delText>1</w:delText>
        </w:r>
      </w:del>
      <w:r>
        <w:rPr>
          <w:color w:val="auto"/>
          <w:sz w:val="28"/>
          <w:szCs w:val="28"/>
          <w:lang w:val="en-US"/>
        </w:rPr>
        <w:t>.6. Error Handling</w:t>
      </w:r>
      <w:bookmarkEnd w:id="982"/>
    </w:p>
    <w:p w14:paraId="47D5CC84" w14:textId="77777777" w:rsidR="00257874" w:rsidRDefault="002D0913">
      <w:pPr>
        <w:rPr>
          <w:rFonts w:eastAsiaTheme="majorEastAsia"/>
          <w:lang w:val="en-US"/>
        </w:rPr>
      </w:pPr>
      <w:r>
        <w:rPr>
          <w:rFonts w:eastAsiaTheme="majorEastAsia"/>
          <w:lang w:val="en-US"/>
        </w:rPr>
        <w:t>Error handling responsibility in this solution is divided in several classes.</w:t>
      </w:r>
    </w:p>
    <w:p w14:paraId="7013CD13" w14:textId="77777777" w:rsidR="00257874" w:rsidRDefault="002D0913">
      <w:pPr>
        <w:rPr>
          <w:rFonts w:eastAsiaTheme="majorEastAsia"/>
          <w:lang w:val="en-US"/>
        </w:rPr>
      </w:pPr>
      <w:r>
        <w:rPr>
          <w:rFonts w:eastAsiaTheme="majorEastAsia"/>
          <w:lang w:val="en-US"/>
        </w:rPr>
        <w:t xml:space="preserve">The class </w:t>
      </w:r>
      <w:del w:id="985" w:author="aoliveira" w:date="2020-09-10T17:58:00Z">
        <w:r w:rsidDel="00C321AB">
          <w:rPr>
            <w:rFonts w:eastAsiaTheme="majorEastAsia"/>
            <w:lang w:val="en-US"/>
          </w:rPr>
          <w:delText xml:space="preserve">ControllerAdviceHandler </w:delText>
        </w:r>
      </w:del>
      <w:ins w:id="986" w:author="aoliveira" w:date="2020-09-10T17:58:00Z">
        <w:r w:rsidR="00C321AB">
          <w:rPr>
            <w:rFonts w:eastAsiaTheme="majorEastAsia"/>
            <w:lang w:val="en-US"/>
          </w:rPr>
          <w:t xml:space="preserve">ExceptionHandler </w:t>
        </w:r>
      </w:ins>
      <w:r>
        <w:rPr>
          <w:rFonts w:eastAsiaTheme="majorEastAsia"/>
          <w:lang w:val="en-US"/>
        </w:rPr>
        <w:t xml:space="preserve">was marked with `@ControllerAdvice` annotation to enable application wide exception handling in a single class. This class has method to capture </w:t>
      </w:r>
      <w:del w:id="987" w:author="aoliveira" w:date="2020-09-10T17:58:00Z">
        <w:r w:rsidDel="00C321AB">
          <w:rPr>
            <w:rFonts w:eastAsiaTheme="majorEastAsia"/>
            <w:lang w:val="en-US"/>
          </w:rPr>
          <w:delText xml:space="preserve">two </w:delText>
        </w:r>
      </w:del>
      <w:r>
        <w:rPr>
          <w:rFonts w:eastAsiaTheme="majorEastAsia"/>
          <w:lang w:val="en-US"/>
        </w:rPr>
        <w:t xml:space="preserve">application specific </w:t>
      </w:r>
      <w:ins w:id="988" w:author="aoliveira" w:date="2020-09-10T17:58:00Z">
        <w:r w:rsidR="00C321AB">
          <w:rPr>
            <w:rFonts w:eastAsiaTheme="majorEastAsia"/>
            <w:lang w:val="en-US"/>
          </w:rPr>
          <w:t>e</w:t>
        </w:r>
      </w:ins>
      <w:del w:id="989" w:author="aoliveira" w:date="2020-09-10T17:58:00Z">
        <w:r w:rsidDel="00C321AB">
          <w:rPr>
            <w:rFonts w:eastAsiaTheme="majorEastAsia"/>
            <w:lang w:val="en-US"/>
          </w:rPr>
          <w:delText>E</w:delText>
        </w:r>
      </w:del>
      <w:r>
        <w:rPr>
          <w:rFonts w:eastAsiaTheme="majorEastAsia"/>
          <w:lang w:val="en-US"/>
        </w:rPr>
        <w:t>xceptions</w:t>
      </w:r>
      <w:ins w:id="990" w:author="aoliveira" w:date="2020-09-10T17:58:00Z">
        <w:r w:rsidR="00C321AB">
          <w:rPr>
            <w:rFonts w:eastAsiaTheme="majorEastAsia"/>
            <w:lang w:val="en-US"/>
          </w:rPr>
          <w:t>, such as</w:t>
        </w:r>
      </w:ins>
      <w:r>
        <w:rPr>
          <w:rFonts w:eastAsiaTheme="majorEastAsia"/>
          <w:lang w:val="en-US"/>
        </w:rPr>
        <w:t xml:space="preserve"> </w:t>
      </w:r>
      <w:del w:id="991" w:author="aoliveira" w:date="2020-09-10T17:58:00Z">
        <w:r w:rsidDel="00C321AB">
          <w:rPr>
            <w:rFonts w:eastAsiaTheme="majorEastAsia"/>
            <w:lang w:val="en-US"/>
          </w:rPr>
          <w:delText>(</w:delText>
        </w:r>
      </w:del>
      <w:r>
        <w:rPr>
          <w:rFonts w:eastAsiaTheme="majorEastAsia"/>
          <w:lang w:val="en-US"/>
        </w:rPr>
        <w:t>Serv</w:t>
      </w:r>
      <w:ins w:id="992" w:author="aoliveira" w:date="2020-09-10T17:54:00Z">
        <w:r w:rsidR="006A00B5">
          <w:rPr>
            <w:rFonts w:eastAsiaTheme="majorEastAsia"/>
            <w:lang w:val="en-US"/>
          </w:rPr>
          <w:t>ice</w:t>
        </w:r>
      </w:ins>
      <w:del w:id="993" w:author="aoliveira" w:date="2020-09-10T17:54:00Z">
        <w:r w:rsidDel="006A00B5">
          <w:rPr>
            <w:rFonts w:eastAsiaTheme="majorEastAsia"/>
            <w:lang w:val="en-US"/>
          </w:rPr>
          <w:delText>er</w:delText>
        </w:r>
      </w:del>
      <w:r>
        <w:rPr>
          <w:rFonts w:eastAsiaTheme="majorEastAsia"/>
          <w:lang w:val="en-US"/>
        </w:rPr>
        <w:t>Exception</w:t>
      </w:r>
      <w:ins w:id="994" w:author="aoliveira" w:date="2020-09-10T17:58:00Z">
        <w:r w:rsidR="00C321AB">
          <w:rPr>
            <w:rFonts w:eastAsiaTheme="majorEastAsia"/>
            <w:lang w:val="en-US"/>
          </w:rPr>
          <w:t>,</w:t>
        </w:r>
      </w:ins>
      <w:r>
        <w:rPr>
          <w:rFonts w:eastAsiaTheme="majorEastAsia"/>
          <w:lang w:val="en-US"/>
        </w:rPr>
        <w:t xml:space="preserve"> </w:t>
      </w:r>
      <w:del w:id="995" w:author="aoliveira" w:date="2020-09-10T17:54:00Z">
        <w:r w:rsidDel="006A00B5">
          <w:rPr>
            <w:rFonts w:eastAsiaTheme="majorEastAsia"/>
            <w:lang w:val="en-US"/>
          </w:rPr>
          <w:delText xml:space="preserve">and </w:delText>
        </w:r>
      </w:del>
      <w:ins w:id="996" w:author="aoliveira" w:date="2020-09-10T17:54:00Z">
        <w:r w:rsidR="006A00B5">
          <w:rPr>
            <w:rFonts w:eastAsiaTheme="majorEastAsia"/>
            <w:lang w:val="en-US"/>
          </w:rPr>
          <w:t xml:space="preserve">or </w:t>
        </w:r>
      </w:ins>
      <w:r>
        <w:rPr>
          <w:rFonts w:eastAsiaTheme="majorEastAsia"/>
          <w:lang w:val="en-US"/>
        </w:rPr>
        <w:t>ConstraintViolationException</w:t>
      </w:r>
      <w:ins w:id="997" w:author="aoliveira" w:date="2020-09-10T17:58:00Z">
        <w:r w:rsidR="00C321AB">
          <w:rPr>
            <w:rFonts w:eastAsiaTheme="majorEastAsia"/>
            <w:lang w:val="en-US"/>
          </w:rPr>
          <w:t>,</w:t>
        </w:r>
      </w:ins>
      <w:del w:id="998" w:author="aoliveira" w:date="2020-09-10T17:58:00Z">
        <w:r w:rsidDel="00C321AB">
          <w:rPr>
            <w:rFonts w:eastAsiaTheme="majorEastAsia"/>
            <w:lang w:val="en-US"/>
          </w:rPr>
          <w:delText>)</w:delText>
        </w:r>
      </w:del>
      <w:r>
        <w:rPr>
          <w:rFonts w:eastAsiaTheme="majorEastAsia"/>
          <w:lang w:val="en-US"/>
        </w:rPr>
        <w:t xml:space="preserve"> and</w:t>
      </w:r>
      <w:ins w:id="999" w:author="aoliveira" w:date="2020-09-10T17:59:00Z">
        <w:r w:rsidR="00C321AB">
          <w:rPr>
            <w:rFonts w:eastAsiaTheme="majorEastAsia"/>
            <w:lang w:val="en-US"/>
          </w:rPr>
          <w:t xml:space="preserve"> of course,</w:t>
        </w:r>
      </w:ins>
      <w:r>
        <w:rPr>
          <w:rFonts w:eastAsiaTheme="majorEastAsia"/>
          <w:lang w:val="en-US"/>
        </w:rPr>
        <w:t xml:space="preserve"> the most generic </w:t>
      </w:r>
      <w:del w:id="1000" w:author="aoliveira" w:date="2020-09-10T18:04:00Z">
        <w:r w:rsidDel="00C321AB">
          <w:rPr>
            <w:rFonts w:eastAsiaTheme="majorEastAsia"/>
            <w:lang w:val="en-US"/>
          </w:rPr>
          <w:delText>"</w:delText>
        </w:r>
      </w:del>
      <w:r>
        <w:rPr>
          <w:rFonts w:eastAsiaTheme="majorEastAsia"/>
          <w:lang w:val="en-US"/>
        </w:rPr>
        <w:t>Exception</w:t>
      </w:r>
      <w:del w:id="1001" w:author="aoliveira" w:date="2020-09-10T18:04:00Z">
        <w:r w:rsidDel="00C321AB">
          <w:rPr>
            <w:rFonts w:eastAsiaTheme="majorEastAsia"/>
            <w:lang w:val="en-US"/>
          </w:rPr>
          <w:delText>"</w:delText>
        </w:r>
      </w:del>
      <w:r>
        <w:rPr>
          <w:rFonts w:eastAsiaTheme="majorEastAsia"/>
          <w:lang w:val="en-US"/>
        </w:rPr>
        <w:t xml:space="preserve">. </w:t>
      </w:r>
    </w:p>
    <w:p w14:paraId="42AF4C09" w14:textId="77777777" w:rsidR="00257874" w:rsidRDefault="002D0913">
      <w:pPr>
        <w:rPr>
          <w:rFonts w:eastAsiaTheme="majorEastAsia"/>
          <w:lang w:val="en-US"/>
        </w:rPr>
      </w:pPr>
      <w:r>
        <w:rPr>
          <w:rFonts w:eastAsiaTheme="majorEastAsia"/>
          <w:lang w:val="en-US"/>
        </w:rPr>
        <w:t>The basic flow in this class is as follows: an exception will be caught and then will be mapped to ApiError's instance that maps to the json+problem standard</w:t>
      </w:r>
      <w:sdt>
        <w:sdtPr>
          <w:id w:val="1103607416"/>
          <w:citation/>
        </w:sdtPr>
        <w:sdtContent>
          <w:r w:rsidR="009B6BEC">
            <w:fldChar w:fldCharType="begin"/>
          </w:r>
          <w:r w:rsidR="009B6BEC" w:rsidRPr="009B6BEC">
            <w:rPr>
              <w:lang w:val="en-GB"/>
              <w:rPrChange w:id="1002" w:author="joao eduardo santos" w:date="2020-09-09T18:36:00Z">
                <w:rPr/>
              </w:rPrChange>
            </w:rPr>
            <w:instrText>CITATION Swa20 \l 2070</w:instrText>
          </w:r>
          <w:r w:rsidR="009B6BEC">
            <w:fldChar w:fldCharType="separate"/>
          </w:r>
          <w:r w:rsidR="009B6BEC" w:rsidRPr="009B6BEC">
            <w:rPr>
              <w:lang w:val="en-GB"/>
              <w:rPrChange w:id="1003" w:author="joao eduardo santos" w:date="2020-09-09T18:36:00Z">
                <w:rPr/>
              </w:rPrChange>
            </w:rPr>
            <w:t xml:space="preserve"> [28]</w:t>
          </w:r>
          <w:r w:rsidR="009B6BEC">
            <w:fldChar w:fldCharType="end"/>
          </w:r>
        </w:sdtContent>
      </w:sdt>
      <w:r>
        <w:rPr>
          <w:rFonts w:eastAsiaTheme="majorEastAsia"/>
          <w:lang w:val="en-US"/>
        </w:rPr>
        <w:t xml:space="preserve">. </w:t>
      </w:r>
    </w:p>
    <w:p w14:paraId="5A04D21B" w14:textId="77777777" w:rsidR="00257874" w:rsidRDefault="00C321AB">
      <w:pPr>
        <w:rPr>
          <w:rFonts w:eastAsiaTheme="majorEastAsia"/>
          <w:lang w:val="en-US"/>
        </w:rPr>
      </w:pPr>
      <w:ins w:id="1004" w:author="aoliveira" w:date="2020-09-10T18:05:00Z">
        <w:r>
          <w:rPr>
            <w:rFonts w:eastAsiaTheme="majorEastAsia"/>
            <w:lang w:val="en-US"/>
          </w:rPr>
          <w:t xml:space="preserve">For instance, </w:t>
        </w:r>
      </w:ins>
      <w:del w:id="1005" w:author="aoliveira" w:date="2020-09-10T18:05:00Z">
        <w:r w:rsidR="002D0913" w:rsidDel="00C321AB">
          <w:rPr>
            <w:rFonts w:eastAsiaTheme="majorEastAsia"/>
            <w:lang w:val="en-US"/>
          </w:rPr>
          <w:delText>T</w:delText>
        </w:r>
      </w:del>
      <w:ins w:id="1006" w:author="aoliveira" w:date="2020-09-10T18:05:00Z">
        <w:r>
          <w:rPr>
            <w:rFonts w:eastAsiaTheme="majorEastAsia"/>
            <w:lang w:val="en-US"/>
          </w:rPr>
          <w:t>t</w:t>
        </w:r>
      </w:ins>
      <w:r w:rsidR="002D0913">
        <w:rPr>
          <w:rFonts w:eastAsiaTheme="majorEastAsia"/>
          <w:lang w:val="en-US"/>
        </w:rPr>
        <w:t>he class Serv</w:t>
      </w:r>
      <w:ins w:id="1007" w:author="aoliveira" w:date="2020-09-10T18:05:00Z">
        <w:r>
          <w:rPr>
            <w:rFonts w:eastAsiaTheme="majorEastAsia"/>
            <w:lang w:val="en-US"/>
          </w:rPr>
          <w:t>ice</w:t>
        </w:r>
      </w:ins>
      <w:del w:id="1008" w:author="aoliveira" w:date="2020-09-10T18:05:00Z">
        <w:r w:rsidR="002D0913" w:rsidDel="00C321AB">
          <w:rPr>
            <w:rFonts w:eastAsiaTheme="majorEastAsia"/>
            <w:lang w:val="en-US"/>
          </w:rPr>
          <w:delText>er</w:delText>
        </w:r>
      </w:del>
      <w:r w:rsidR="002D0913">
        <w:rPr>
          <w:rFonts w:eastAsiaTheme="majorEastAsia"/>
          <w:lang w:val="en-US"/>
        </w:rPr>
        <w:t>Except</w:t>
      </w:r>
      <w:ins w:id="1009" w:author="aoliveira" w:date="2020-09-10T18:00:00Z">
        <w:r>
          <w:rPr>
            <w:rFonts w:eastAsiaTheme="majorEastAsia"/>
            <w:lang w:val="en-US"/>
          </w:rPr>
          <w:t>i</w:t>
        </w:r>
      </w:ins>
      <w:r w:rsidR="002D0913">
        <w:rPr>
          <w:rFonts w:eastAsiaTheme="majorEastAsia"/>
          <w:lang w:val="en-US"/>
        </w:rPr>
        <w:t>on extends Exception type, and its instantiated when an error</w:t>
      </w:r>
      <w:ins w:id="1010" w:author="aoliveira" w:date="2020-09-10T18:05:00Z">
        <w:r>
          <w:rPr>
            <w:rFonts w:eastAsiaTheme="majorEastAsia"/>
            <w:lang w:val="en-US"/>
          </w:rPr>
          <w:t xml:space="preserve"> on the services</w:t>
        </w:r>
      </w:ins>
      <w:r w:rsidR="002D0913">
        <w:rPr>
          <w:rFonts w:eastAsiaTheme="majorEastAsia"/>
          <w:lang w:val="en-US"/>
        </w:rPr>
        <w:t xml:space="preserve"> occurs. This object is constructed with</w:t>
      </w:r>
      <w:ins w:id="1011" w:author="aoliveira" w:date="2020-09-10T18:06:00Z">
        <w:r>
          <w:rPr>
            <w:rFonts w:eastAsiaTheme="majorEastAsia"/>
            <w:lang w:val="en-US"/>
          </w:rPr>
          <w:t xml:space="preserve"> the structure described on the RFC 7807</w:t>
        </w:r>
      </w:ins>
      <w:r w:rsidR="002D0913">
        <w:rPr>
          <w:rFonts w:eastAsiaTheme="majorEastAsia"/>
          <w:lang w:val="en-US"/>
        </w:rPr>
        <w:t xml:space="preserve"> </w:t>
      </w:r>
      <w:del w:id="1012" w:author="aoliveira" w:date="2020-09-10T18:06:00Z">
        <w:r w:rsidR="002D0913" w:rsidDel="00C321AB">
          <w:rPr>
            <w:rFonts w:eastAsiaTheme="majorEastAsia"/>
            <w:lang w:val="en-US"/>
          </w:rPr>
          <w:delText>a message for the client, a message for the developer and an error code, which</w:delText>
        </w:r>
      </w:del>
      <w:ins w:id="1013" w:author="aoliveira" w:date="2020-09-10T18:06:00Z">
        <w:r>
          <w:rPr>
            <w:rFonts w:eastAsiaTheme="majorEastAsia"/>
            <w:lang w:val="en-US"/>
          </w:rPr>
          <w:t>and</w:t>
        </w:r>
      </w:ins>
      <w:r w:rsidR="002D0913">
        <w:rPr>
          <w:rFonts w:eastAsiaTheme="majorEastAsia"/>
          <w:lang w:val="en-US"/>
        </w:rPr>
        <w:t xml:space="preserve"> is mapped to an http error code when returning to the client.</w:t>
      </w:r>
    </w:p>
    <w:p w14:paraId="05FD31AD" w14:textId="77777777" w:rsidR="00257874" w:rsidRDefault="00257874">
      <w:pPr>
        <w:rPr>
          <w:rFonts w:eastAsiaTheme="majorEastAsia"/>
          <w:lang w:val="en-US"/>
        </w:rPr>
      </w:pPr>
    </w:p>
    <w:p w14:paraId="5D67617C" w14:textId="77777777" w:rsidR="00257874" w:rsidRDefault="002D0913">
      <w:pPr>
        <w:pStyle w:val="Ttulo3"/>
        <w:rPr>
          <w:color w:val="auto"/>
          <w:sz w:val="28"/>
          <w:szCs w:val="28"/>
          <w:lang w:val="en-US"/>
        </w:rPr>
      </w:pPr>
      <w:bookmarkStart w:id="1014" w:name="_Toc50751246"/>
      <w:r>
        <w:rPr>
          <w:color w:val="auto"/>
          <w:sz w:val="28"/>
          <w:szCs w:val="28"/>
          <w:lang w:val="en-US"/>
        </w:rPr>
        <w:t>6.</w:t>
      </w:r>
      <w:ins w:id="1015" w:author="aoliveira" w:date="2020-09-10T17:55:00Z">
        <w:r w:rsidR="006A00B5">
          <w:rPr>
            <w:color w:val="auto"/>
            <w:sz w:val="28"/>
            <w:szCs w:val="28"/>
            <w:lang w:val="en-US"/>
          </w:rPr>
          <w:t>2</w:t>
        </w:r>
      </w:ins>
      <w:del w:id="1016" w:author="aoliveira" w:date="2020-09-10T17:55:00Z">
        <w:r w:rsidDel="006A00B5">
          <w:rPr>
            <w:color w:val="auto"/>
            <w:sz w:val="28"/>
            <w:szCs w:val="28"/>
            <w:lang w:val="en-US"/>
          </w:rPr>
          <w:delText>1</w:delText>
        </w:r>
      </w:del>
      <w:r>
        <w:rPr>
          <w:color w:val="auto"/>
          <w:sz w:val="28"/>
          <w:szCs w:val="28"/>
          <w:lang w:val="en-US"/>
        </w:rPr>
        <w:t>.7 Postman</w:t>
      </w:r>
      <w:bookmarkEnd w:id="1014"/>
    </w:p>
    <w:p w14:paraId="6213AF42" w14:textId="77777777" w:rsidR="00257874" w:rsidRDefault="002D0913">
      <w:pPr>
        <w:rPr>
          <w:rFonts w:eastAsiaTheme="majorEastAsia"/>
          <w:lang w:val="en-US"/>
        </w:rPr>
      </w:pPr>
      <w:r>
        <w:rPr>
          <w:rFonts w:eastAsiaTheme="majorEastAsia"/>
          <w:lang w:val="en-US"/>
        </w:rPr>
        <w:t>For documentation and test purposes a Postman collection was develop</w:t>
      </w:r>
      <w:ins w:id="1017" w:author="joao eduardo santos" w:date="2020-09-09T18:54:00Z">
        <w:r w:rsidR="002C70F5">
          <w:rPr>
            <w:rFonts w:eastAsiaTheme="majorEastAsia"/>
            <w:lang w:val="en-US"/>
          </w:rPr>
          <w:t>e</w:t>
        </w:r>
      </w:ins>
      <w:r>
        <w:rPr>
          <w:rFonts w:eastAsiaTheme="majorEastAsia"/>
          <w:lang w:val="en-US"/>
        </w:rPr>
        <w:t>d containing examples of working requests for developed services. This enables the developers to test services easily and provides a documented example of a working request to each service endpoint.</w:t>
      </w:r>
    </w:p>
    <w:p w14:paraId="28374F52" w14:textId="77777777" w:rsidR="00257874" w:rsidRDefault="00257874">
      <w:pPr>
        <w:rPr>
          <w:rFonts w:eastAsiaTheme="majorEastAsia"/>
          <w:lang w:val="en-US"/>
        </w:rPr>
      </w:pPr>
    </w:p>
    <w:p w14:paraId="6CEAB62F" w14:textId="77777777" w:rsidR="00257874" w:rsidRDefault="002D0913">
      <w:pPr>
        <w:pStyle w:val="Ttulo2"/>
        <w:rPr>
          <w:color w:val="auto"/>
          <w:sz w:val="28"/>
          <w:szCs w:val="28"/>
          <w:lang w:val="en-US"/>
        </w:rPr>
      </w:pPr>
      <w:bookmarkStart w:id="1018" w:name="_Toc50751247"/>
      <w:r>
        <w:rPr>
          <w:color w:val="auto"/>
          <w:sz w:val="28"/>
          <w:szCs w:val="28"/>
          <w:lang w:val="en-US"/>
        </w:rPr>
        <w:lastRenderedPageBreak/>
        <w:t>6.</w:t>
      </w:r>
      <w:ins w:id="1019" w:author="aoliveira" w:date="2020-09-10T17:55:00Z">
        <w:r w:rsidR="006A00B5">
          <w:rPr>
            <w:color w:val="auto"/>
            <w:sz w:val="28"/>
            <w:szCs w:val="28"/>
            <w:lang w:val="en-US"/>
          </w:rPr>
          <w:t>3</w:t>
        </w:r>
      </w:ins>
      <w:del w:id="1020" w:author="aoliveira" w:date="2020-09-10T17:55:00Z">
        <w:r w:rsidDel="006A00B5">
          <w:rPr>
            <w:color w:val="auto"/>
            <w:sz w:val="28"/>
            <w:szCs w:val="28"/>
            <w:lang w:val="en-US"/>
          </w:rPr>
          <w:delText>2</w:delText>
        </w:r>
      </w:del>
      <w:r>
        <w:rPr>
          <w:color w:val="auto"/>
          <w:sz w:val="28"/>
          <w:szCs w:val="28"/>
          <w:lang w:val="en-US"/>
        </w:rPr>
        <w:t>. Data base</w:t>
      </w:r>
      <w:bookmarkEnd w:id="1018"/>
    </w:p>
    <w:p w14:paraId="035C082A" w14:textId="77777777" w:rsidR="00257874" w:rsidRDefault="002D0913">
      <w:pPr>
        <w:rPr>
          <w:rFonts w:ascii="Segoe UI" w:hAnsi="Segoe UI" w:cs="Segoe UI"/>
          <w:sz w:val="21"/>
          <w:szCs w:val="21"/>
          <w:lang w:val="en-US"/>
        </w:rPr>
      </w:pPr>
      <w:r>
        <w:rPr>
          <w:lang w:val="en-US"/>
        </w:rPr>
        <w:t>To configure the database a single master script “CreateDB.sql” was created</w:t>
      </w:r>
      <w:del w:id="1021" w:author="joao eduardo santos" w:date="2020-09-09T18:54:00Z">
        <w:r w:rsidDel="002C70F5">
          <w:rPr>
            <w:lang w:val="en-US"/>
          </w:rPr>
          <w:delText>,</w:delText>
        </w:r>
      </w:del>
      <w:r>
        <w:rPr>
          <w:lang w:val="en-US"/>
        </w:rPr>
        <w:t xml:space="preserve"> and can be found on the Wiki of the project repository </w:t>
      </w:r>
      <w:sdt>
        <w:sdtPr>
          <w:id w:val="1809740293"/>
          <w:citation/>
        </w:sdtPr>
        <w:sdtContent>
          <w:r w:rsidR="009B6BEC">
            <w:fldChar w:fldCharType="begin"/>
          </w:r>
          <w:r w:rsidR="009B6BEC" w:rsidRPr="009B6BEC">
            <w:rPr>
              <w:lang w:val="en-GB"/>
              <w:rPrChange w:id="1022" w:author="joao eduardo santos" w:date="2020-09-09T18:36:00Z">
                <w:rPr/>
              </w:rPrChange>
            </w:rPr>
            <w:instrText>CITATION Hom20 \l 2070</w:instrText>
          </w:r>
          <w:r w:rsidR="009B6BEC">
            <w:fldChar w:fldCharType="separate"/>
          </w:r>
          <w:r w:rsidR="009B6BEC" w:rsidRPr="009B6BEC">
            <w:rPr>
              <w:lang w:val="en-GB"/>
              <w:rPrChange w:id="1023" w:author="joao eduardo santos" w:date="2020-09-09T18:36:00Z">
                <w:rPr/>
              </w:rPrChange>
            </w:rPr>
            <w:t>[31]</w:t>
          </w:r>
          <w:r w:rsidR="009B6BEC">
            <w:fldChar w:fldCharType="end"/>
          </w:r>
        </w:sdtContent>
      </w:sdt>
      <w:r>
        <w:rPr>
          <w:lang w:val="en-US"/>
        </w:rPr>
        <w:t>.</w:t>
      </w:r>
    </w:p>
    <w:p w14:paraId="7CB1D3B3" w14:textId="77777777" w:rsidR="00257874" w:rsidRDefault="002D0913">
      <w:pPr>
        <w:rPr>
          <w:lang w:val="en-US"/>
        </w:rPr>
      </w:pPr>
      <w:r>
        <w:rPr>
          <w:lang w:val="en-US"/>
        </w:rPr>
        <w:t xml:space="preserve">This script includes not only the creation of the model with all its tables and dependencies, but also all the triggers and store procedures that allow a robust consistency on the database on the insertion of new data. </w:t>
      </w:r>
    </w:p>
    <w:p w14:paraId="4D136CD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Pr>
          <w:lang w:val="en-US"/>
        </w:rPr>
        <w:t>The single master script was created through the merge of several individual ones used on the development phase such as scripts to create, delete, drop and fill the database. Adding to this there is also a test script for the database. The other scrips can be found as store procedures on the project repository.</w:t>
      </w:r>
    </w:p>
    <w:p w14:paraId="7D427240" w14:textId="77777777" w:rsidR="00257874" w:rsidRDefault="00257874">
      <w:pPr>
        <w:rPr>
          <w:rFonts w:eastAsiaTheme="majorEastAsia"/>
          <w:lang w:val="en-US"/>
        </w:rPr>
      </w:pPr>
    </w:p>
    <w:p w14:paraId="792609C4" w14:textId="77777777" w:rsidR="00257874" w:rsidRDefault="002D0913">
      <w:pPr>
        <w:pStyle w:val="Ttulo3"/>
        <w:rPr>
          <w:color w:val="auto"/>
          <w:sz w:val="28"/>
          <w:szCs w:val="28"/>
          <w:lang w:val="en-US"/>
        </w:rPr>
      </w:pPr>
      <w:bookmarkStart w:id="1024" w:name="_Toc50751248"/>
      <w:r>
        <w:rPr>
          <w:color w:val="auto"/>
          <w:sz w:val="28"/>
          <w:szCs w:val="28"/>
          <w:lang w:val="en-US"/>
        </w:rPr>
        <w:t>6.</w:t>
      </w:r>
      <w:del w:id="1025" w:author="aoliveira" w:date="2020-09-10T17:55:00Z">
        <w:r w:rsidDel="006A00B5">
          <w:rPr>
            <w:color w:val="auto"/>
            <w:sz w:val="28"/>
            <w:szCs w:val="28"/>
            <w:lang w:val="en-US"/>
          </w:rPr>
          <w:delText>2</w:delText>
        </w:r>
      </w:del>
      <w:ins w:id="1026" w:author="aoliveira" w:date="2020-09-10T17:55:00Z">
        <w:r w:rsidR="006A00B5">
          <w:rPr>
            <w:color w:val="auto"/>
            <w:sz w:val="28"/>
            <w:szCs w:val="28"/>
            <w:lang w:val="en-US"/>
          </w:rPr>
          <w:t>3</w:t>
        </w:r>
      </w:ins>
      <w:r>
        <w:rPr>
          <w:color w:val="auto"/>
          <w:sz w:val="28"/>
          <w:szCs w:val="28"/>
          <w:lang w:val="en-US"/>
        </w:rPr>
        <w:t>.1. Data base access</w:t>
      </w:r>
      <w:bookmarkEnd w:id="1024"/>
    </w:p>
    <w:p w14:paraId="4351A29B" w14:textId="77777777" w:rsidR="00257874" w:rsidRDefault="00257874">
      <w:pPr>
        <w:rPr>
          <w:del w:id="1027" w:author="André Oliveira" w:date="2020-09-03T20:43:00Z"/>
          <w:lang w:val="en-US"/>
        </w:rPr>
      </w:pPr>
    </w:p>
    <w:p w14:paraId="2DD7FEA2" w14:textId="77777777" w:rsidR="00257874" w:rsidRDefault="002D0913">
      <w:pPr>
        <w:rPr>
          <w:lang w:val="en-US"/>
        </w:rPr>
      </w:pPr>
      <w:r>
        <w:rPr>
          <w:lang w:val="en-US"/>
        </w:rPr>
        <w:t>For database access to be possible a data source been was created to configured database related configurations, allowing a database connection to be used by the application to communicate with a given DB.</w:t>
      </w:r>
    </w:p>
    <w:p w14:paraId="52505D06" w14:textId="77777777" w:rsidR="00257874" w:rsidRDefault="002D0913">
      <w:pPr>
        <w:rPr>
          <w:lang w:val="en-US"/>
        </w:rPr>
      </w:pPr>
      <w:r>
        <w:rPr>
          <w:lang w:val="en-US"/>
        </w:rPr>
        <w:t xml:space="preserve">To configure the database connection a properties file with the name "application.properties" must be added to the resource folder. An example of its configuration can be found on the wiki repository </w:t>
      </w:r>
      <w:sdt>
        <w:sdtPr>
          <w:id w:val="1934558088"/>
          <w:citation/>
        </w:sdtPr>
        <w:sdtContent>
          <w:r w:rsidR="009B6BEC">
            <w:fldChar w:fldCharType="begin"/>
          </w:r>
          <w:r w:rsidR="009B6BEC" w:rsidRPr="009B6BEC">
            <w:rPr>
              <w:lang w:val="en-GB"/>
              <w:rPrChange w:id="1028" w:author="joao eduardo santos" w:date="2020-09-09T18:36:00Z">
                <w:rPr/>
              </w:rPrChange>
            </w:rPr>
            <w:instrText>CITATION Hom20 \l 2070</w:instrText>
          </w:r>
          <w:r w:rsidR="009B6BEC">
            <w:fldChar w:fldCharType="separate"/>
          </w:r>
          <w:r w:rsidR="009B6BEC" w:rsidRPr="009B6BEC">
            <w:rPr>
              <w:lang w:val="en-GB"/>
              <w:rPrChange w:id="1029" w:author="joao eduardo santos" w:date="2020-09-09T18:36:00Z">
                <w:rPr/>
              </w:rPrChange>
            </w:rPr>
            <w:t>[31]</w:t>
          </w:r>
          <w:r w:rsidR="009B6BEC">
            <w:fldChar w:fldCharType="end"/>
          </w:r>
        </w:sdtContent>
      </w:sdt>
      <w:r>
        <w:rPr>
          <w:lang w:val="en-US"/>
        </w:rPr>
        <w:t>.</w:t>
      </w:r>
    </w:p>
    <w:p w14:paraId="700D96A7" w14:textId="65C99CD4" w:rsidR="00257874" w:rsidRDefault="002D0913">
      <w:pPr>
        <w:rPr>
          <w:lang w:val="en-US"/>
        </w:rPr>
      </w:pPr>
      <w:r>
        <w:rPr>
          <w:lang w:val="en-US"/>
        </w:rPr>
        <w:t>On the application spring Repositories were used to interact with the database, specifically CrudRepositorty. The CrudRepositorty is a repository with some CRUD operations already implemented.</w:t>
      </w:r>
    </w:p>
    <w:p w14:paraId="54597EF3" w14:textId="77777777" w:rsidR="00257874" w:rsidRDefault="002D0913">
      <w:pPr>
        <w:rPr>
          <w:lang w:val="en-US"/>
        </w:rPr>
      </w:pPr>
      <w:r>
        <w:rPr>
          <w:lang w:val="en-US"/>
        </w:rPr>
        <w:t>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`pt.iselearning.services.domain` contains several classes which were annotated with annotations from `org.hibernate.annotations` and `javax.persistence` packages in order to identify DB table names, column names, which of the properties were primary keys, identity keys and relations to other domains line one to many or many to one.</w:t>
      </w:r>
    </w:p>
    <w:p w14:paraId="08681AE7" w14:textId="77777777" w:rsidR="00257874" w:rsidRDefault="00257874">
      <w:pPr>
        <w:rPr>
          <w:lang w:val="en-US"/>
        </w:rPr>
      </w:pPr>
    </w:p>
    <w:p w14:paraId="1CDCD59B" w14:textId="77777777" w:rsidR="00257874" w:rsidRDefault="002D0913">
      <w:pPr>
        <w:pStyle w:val="Ttulo2"/>
        <w:rPr>
          <w:color w:val="auto"/>
          <w:sz w:val="28"/>
          <w:szCs w:val="28"/>
          <w:lang w:val="en-US"/>
        </w:rPr>
      </w:pPr>
      <w:bookmarkStart w:id="1030" w:name="_Toc50751249"/>
      <w:r>
        <w:rPr>
          <w:color w:val="auto"/>
          <w:sz w:val="28"/>
          <w:szCs w:val="28"/>
          <w:lang w:val="en-US"/>
        </w:rPr>
        <w:t>6.</w:t>
      </w:r>
      <w:del w:id="1031" w:author="aoliveira" w:date="2020-09-10T17:55:00Z">
        <w:r w:rsidDel="006A00B5">
          <w:rPr>
            <w:color w:val="auto"/>
            <w:sz w:val="28"/>
            <w:szCs w:val="28"/>
            <w:lang w:val="en-US"/>
          </w:rPr>
          <w:delText>3</w:delText>
        </w:r>
      </w:del>
      <w:ins w:id="1032" w:author="aoliveira" w:date="2020-09-10T17:55:00Z">
        <w:r w:rsidR="006A00B5">
          <w:rPr>
            <w:color w:val="auto"/>
            <w:sz w:val="28"/>
            <w:szCs w:val="28"/>
            <w:lang w:val="en-US"/>
          </w:rPr>
          <w:t>4</w:t>
        </w:r>
      </w:ins>
      <w:r>
        <w:rPr>
          <w:color w:val="auto"/>
          <w:sz w:val="28"/>
          <w:szCs w:val="28"/>
          <w:lang w:val="en-US"/>
        </w:rPr>
        <w:t xml:space="preserve">. Execution </w:t>
      </w:r>
      <w:commentRangeStart w:id="1033"/>
      <w:r>
        <w:rPr>
          <w:color w:val="auto"/>
          <w:sz w:val="28"/>
          <w:szCs w:val="28"/>
          <w:lang w:val="en-US"/>
        </w:rPr>
        <w:t>Environments</w:t>
      </w:r>
      <w:commentRangeEnd w:id="1033"/>
      <w:r w:rsidR="002C70F5">
        <w:rPr>
          <w:rStyle w:val="Refdecomentrio"/>
          <w:rFonts w:asciiTheme="minorHAnsi" w:eastAsiaTheme="minorEastAsia" w:hAnsiTheme="minorHAnsi" w:cstheme="minorBidi"/>
          <w:color w:val="auto"/>
        </w:rPr>
        <w:commentReference w:id="1033"/>
      </w:r>
      <w:bookmarkEnd w:id="1030"/>
    </w:p>
    <w:p w14:paraId="5EFB4BEF" w14:textId="77777777" w:rsidR="00257874" w:rsidRDefault="002D0913">
      <w:pPr>
        <w:rPr>
          <w:lang w:val="en-US"/>
        </w:rPr>
      </w:pPr>
      <w:r>
        <w:rPr>
          <w:lang w:val="en-US"/>
        </w:rPr>
        <w:t>The implemented execution environments share some implementation details but for the most part require different dependencies and configurations.</w:t>
      </w:r>
    </w:p>
    <w:p w14:paraId="699D0B9B" w14:textId="77777777" w:rsidR="00257874" w:rsidRDefault="002D0913">
      <w:pPr>
        <w:rPr>
          <w:lang w:val="en-US"/>
        </w:rPr>
      </w:pPr>
      <w:r>
        <w:rPr>
          <w:lang w:val="en-US"/>
        </w:rPr>
        <w:lastRenderedPageBreak/>
        <w:t xml:space="preserve">In order 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 </w:t>
      </w:r>
      <w:sdt>
        <w:sdtPr>
          <w:id w:val="-731765121"/>
          <w:citation/>
        </w:sdtPr>
        <w:sdtContent>
          <w:r w:rsidR="009B6BEC">
            <w:fldChar w:fldCharType="begin"/>
          </w:r>
          <w:r w:rsidR="009B6BEC" w:rsidRPr="009B6BEC">
            <w:rPr>
              <w:lang w:val="en-GB"/>
              <w:rPrChange w:id="1034" w:author="joao eduardo santos" w:date="2020-09-09T18:36:00Z">
                <w:rPr/>
              </w:rPrChange>
            </w:rPr>
            <w:instrText>CITATION Swa20 \l 2070</w:instrText>
          </w:r>
          <w:r w:rsidR="009B6BEC">
            <w:fldChar w:fldCharType="separate"/>
          </w:r>
          <w:r w:rsidR="009B6BEC" w:rsidRPr="009B6BEC">
            <w:rPr>
              <w:lang w:val="en-GB"/>
              <w:rPrChange w:id="1035" w:author="joao eduardo santos" w:date="2020-09-09T18:36:00Z">
                <w:rPr/>
              </w:rPrChange>
            </w:rPr>
            <w:t>[28]</w:t>
          </w:r>
          <w:r w:rsidR="009B6BEC">
            <w:fldChar w:fldCharType="end"/>
          </w:r>
        </w:sdtContent>
      </w:sdt>
      <w:r>
        <w:rPr>
          <w:lang w:val="en-US"/>
        </w:rPr>
        <w:t xml:space="preserve">. </w:t>
      </w:r>
    </w:p>
    <w:p w14:paraId="48D315D8" w14:textId="77777777" w:rsidR="00257874" w:rsidRDefault="002D0913">
      <w:pPr>
        <w:rPr>
          <w:lang w:val="en-US"/>
        </w:rPr>
      </w:pPr>
      <w:r>
        <w:rPr>
          <w:lang w:val="en-US"/>
        </w:rPr>
        <w:t>Of the supported languages 3 of them already have the execution environments developed and are described in more detail below: Java, Kotlin and JavaScript.</w:t>
      </w:r>
    </w:p>
    <w:p w14:paraId="64F9E5D2" w14:textId="77777777" w:rsidR="00257874" w:rsidRDefault="002D0913">
      <w:pPr>
        <w:rPr>
          <w:lang w:val="en-US"/>
        </w:rPr>
      </w:pPr>
      <w:r>
        <w:rPr>
          <w:lang w:val="en-US"/>
        </w:rPr>
        <w:t>The remaining 2, C# and Python are not yet developed but are planned to be supported by the end of this project.</w:t>
      </w:r>
    </w:p>
    <w:p w14:paraId="61F287C6" w14:textId="77777777" w:rsidR="00257874" w:rsidRDefault="00257874">
      <w:pPr>
        <w:rPr>
          <w:lang w:val="en-US"/>
        </w:rPr>
      </w:pPr>
    </w:p>
    <w:p w14:paraId="304F92A5" w14:textId="77777777" w:rsidR="00257874" w:rsidRDefault="002D0913">
      <w:pPr>
        <w:pStyle w:val="Ttulo3"/>
        <w:rPr>
          <w:color w:val="auto"/>
          <w:sz w:val="28"/>
          <w:szCs w:val="28"/>
          <w:lang w:val="en-US"/>
        </w:rPr>
      </w:pPr>
      <w:bookmarkStart w:id="1036" w:name="_Toc50751250"/>
      <w:r>
        <w:rPr>
          <w:color w:val="auto"/>
          <w:sz w:val="28"/>
          <w:szCs w:val="28"/>
          <w:lang w:val="en-US"/>
        </w:rPr>
        <w:t>6.</w:t>
      </w:r>
      <w:del w:id="1037" w:author="aoliveira" w:date="2020-09-10T17:55:00Z">
        <w:r w:rsidDel="006A00B5">
          <w:rPr>
            <w:color w:val="auto"/>
            <w:sz w:val="28"/>
            <w:szCs w:val="28"/>
            <w:lang w:val="en-US"/>
          </w:rPr>
          <w:delText>3</w:delText>
        </w:r>
      </w:del>
      <w:ins w:id="1038" w:author="aoliveira" w:date="2020-09-10T17:55:00Z">
        <w:r w:rsidR="006A00B5">
          <w:rPr>
            <w:color w:val="auto"/>
            <w:sz w:val="28"/>
            <w:szCs w:val="28"/>
            <w:lang w:val="en-US"/>
          </w:rPr>
          <w:t>4</w:t>
        </w:r>
      </w:ins>
      <w:r>
        <w:rPr>
          <w:color w:val="auto"/>
          <w:sz w:val="28"/>
          <w:szCs w:val="28"/>
          <w:lang w:val="en-US"/>
        </w:rPr>
        <w:t>.1. Java &amp; Kotlin</w:t>
      </w:r>
      <w:bookmarkEnd w:id="1036"/>
    </w:p>
    <w:p w14:paraId="77B98401" w14:textId="77777777" w:rsidR="00257874" w:rsidRDefault="002D0913">
      <w:pPr>
        <w:rPr>
          <w:lang w:val="en-US"/>
        </w:rPr>
      </w:pPr>
      <w:r>
        <w:rPr>
          <w:lang w:val="en-US"/>
        </w:rPr>
        <w:t>Because both Java and Kotlin can be compiled to be executed on the JVM, the same application was used for both execution environment, with minor changes for each.</w:t>
      </w:r>
    </w:p>
    <w:p w14:paraId="2309FFD1" w14:textId="77777777" w:rsidR="00257874" w:rsidRDefault="002D0913">
      <w:pPr>
        <w:rPr>
          <w:lang w:val="en-US"/>
        </w:rPr>
      </w:pPr>
      <w:r>
        <w:rPr>
          <w:lang w:val="en-US"/>
        </w:rPr>
        <w:t>For these execution environments the application executed inside a Docker container is a Spring Boot application developed in Java using Maven as a build and dependency management tool.</w:t>
      </w:r>
    </w:p>
    <w:p w14:paraId="51A7CCAB" w14:textId="77777777" w:rsidR="00257874" w:rsidRDefault="002D0913">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2D638A7F" w14:textId="77777777" w:rsidR="00257874" w:rsidRDefault="002D0913">
      <w:pPr>
        <w:rPr>
          <w:lang w:val="en-US"/>
        </w:rPr>
      </w:pPr>
      <w:r>
        <w:rPr>
          <w:lang w:val="en-US"/>
        </w:rPr>
        <w:t>One of the main differences between the Java and Kotlin execution Environments is the environment on which the applications are executed, i.e. the docker container have different dependencies.</w:t>
      </w:r>
    </w:p>
    <w:p w14:paraId="5EC503D3" w14:textId="77777777" w:rsidR="00257874" w:rsidRDefault="002D0913">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47309FC0" w14:textId="77777777" w:rsidR="00257874" w:rsidRDefault="002D0913">
      <w:pPr>
        <w:rPr>
          <w:lang w:val="en-US"/>
        </w:rPr>
      </w:pPr>
      <w:r>
        <w:rPr>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2F6D6A62" w14:textId="77777777" w:rsidR="00257874" w:rsidRDefault="00257874">
      <w:pPr>
        <w:rPr>
          <w:lang w:val="en-US"/>
        </w:rPr>
      </w:pPr>
    </w:p>
    <w:p w14:paraId="1396FF15" w14:textId="77777777" w:rsidR="00257874" w:rsidRDefault="002D0913">
      <w:pPr>
        <w:pStyle w:val="Ttulo3"/>
        <w:rPr>
          <w:color w:val="auto"/>
          <w:sz w:val="28"/>
          <w:szCs w:val="28"/>
          <w:lang w:val="en-US"/>
        </w:rPr>
      </w:pPr>
      <w:bookmarkStart w:id="1039" w:name="_Toc50751251"/>
      <w:r>
        <w:rPr>
          <w:color w:val="auto"/>
          <w:sz w:val="28"/>
          <w:szCs w:val="28"/>
          <w:lang w:val="en-US"/>
        </w:rPr>
        <w:t>6.</w:t>
      </w:r>
      <w:del w:id="1040" w:author="aoliveira" w:date="2020-09-10T17:55:00Z">
        <w:r w:rsidDel="006A00B5">
          <w:rPr>
            <w:color w:val="auto"/>
            <w:sz w:val="28"/>
            <w:szCs w:val="28"/>
            <w:lang w:val="en-US"/>
          </w:rPr>
          <w:delText>3</w:delText>
        </w:r>
      </w:del>
      <w:ins w:id="1041" w:author="aoliveira" w:date="2020-09-10T17:55:00Z">
        <w:r w:rsidR="006A00B5">
          <w:rPr>
            <w:color w:val="auto"/>
            <w:sz w:val="28"/>
            <w:szCs w:val="28"/>
            <w:lang w:val="en-US"/>
          </w:rPr>
          <w:t>4</w:t>
        </w:r>
      </w:ins>
      <w:r>
        <w:rPr>
          <w:color w:val="auto"/>
          <w:sz w:val="28"/>
          <w:szCs w:val="28"/>
          <w:lang w:val="en-US"/>
        </w:rPr>
        <w:t>.2. JavaScript</w:t>
      </w:r>
      <w:bookmarkEnd w:id="1039"/>
    </w:p>
    <w:p w14:paraId="22C47510" w14:textId="2C84228E" w:rsidR="00257874" w:rsidRDefault="002D0913">
      <w:pPr>
        <w:rPr>
          <w:lang w:val="en-US"/>
        </w:rPr>
      </w:pPr>
      <w:r>
        <w:rPr>
          <w:lang w:val="en-US"/>
        </w:rPr>
        <w:t>For this execution environment was developed a NodeJS application</w:t>
      </w:r>
      <w:ins w:id="1042" w:author="joao eduardo santos" w:date="2020-09-09T18:58:00Z">
        <w:r w:rsidR="00053B60">
          <w:rPr>
            <w:lang w:val="en-US"/>
          </w:rPr>
          <w:t>, using</w:t>
        </w:r>
      </w:ins>
      <w:ins w:id="1043" w:author="André Oliveira" w:date="2020-09-11T20:26:00Z">
        <w:r w:rsidR="00322247">
          <w:rPr>
            <w:lang w:val="en-US"/>
          </w:rPr>
          <w:t xml:space="preserve"> the</w:t>
        </w:r>
      </w:ins>
      <w:ins w:id="1044" w:author="joao eduardo santos" w:date="2020-09-09T18:58:00Z">
        <w:r w:rsidR="00053B60">
          <w:rPr>
            <w:lang w:val="en-US"/>
          </w:rPr>
          <w:t xml:space="preserve"> </w:t>
        </w:r>
      </w:ins>
      <w:ins w:id="1045" w:author="André Oliveira" w:date="2020-09-11T20:25:00Z">
        <w:r w:rsidR="00322247">
          <w:rPr>
            <w:lang w:val="en-US"/>
          </w:rPr>
          <w:t>E</w:t>
        </w:r>
      </w:ins>
      <w:ins w:id="1046" w:author="joao eduardo santos" w:date="2020-09-09T18:58:00Z">
        <w:del w:id="1047" w:author="André Oliveira" w:date="2020-09-11T20:25:00Z">
          <w:r w:rsidR="00053B60" w:rsidDel="00322247">
            <w:rPr>
              <w:lang w:val="en-US"/>
            </w:rPr>
            <w:delText>e</w:delText>
          </w:r>
        </w:del>
        <w:r w:rsidR="00053B60">
          <w:rPr>
            <w:lang w:val="en-US"/>
          </w:rPr>
          <w:t>xpress module</w:t>
        </w:r>
      </w:ins>
      <w:ins w:id="1048" w:author="André Oliveira" w:date="2020-09-11T20:25:00Z">
        <w:r w:rsidR="00322247">
          <w:rPr>
            <w:lang w:val="en-US"/>
          </w:rPr>
          <w:t xml:space="preserve"> </w:t>
        </w:r>
      </w:ins>
      <w:customXmlInsRangeStart w:id="1049" w:author="André Oliveira" w:date="2020-09-11T20:26:00Z"/>
      <w:sdt>
        <w:sdtPr>
          <w:rPr>
            <w:lang w:val="en-US"/>
          </w:rPr>
          <w:id w:val="1486054778"/>
          <w:citation/>
        </w:sdtPr>
        <w:sdtContent>
          <w:customXmlInsRangeEnd w:id="1049"/>
          <w:ins w:id="1050" w:author="André Oliveira" w:date="2020-09-11T20:26:00Z">
            <w:r w:rsidR="00322247">
              <w:rPr>
                <w:lang w:val="en-US"/>
              </w:rPr>
              <w:fldChar w:fldCharType="begin"/>
            </w:r>
            <w:r w:rsidR="00322247" w:rsidRPr="00322247">
              <w:rPr>
                <w:lang w:val="en-US"/>
                <w:rPrChange w:id="1051" w:author="André Oliveira" w:date="2020-09-11T20:26:00Z">
                  <w:rPr/>
                </w:rPrChange>
              </w:rPr>
              <w:instrText xml:space="preserve"> CITATION Exp20 \l 2070 </w:instrText>
            </w:r>
          </w:ins>
          <w:r w:rsidR="00322247">
            <w:rPr>
              <w:lang w:val="en-US"/>
            </w:rPr>
            <w:fldChar w:fldCharType="separate"/>
          </w:r>
          <w:ins w:id="1052" w:author="André Oliveira" w:date="2020-09-11T20:26:00Z">
            <w:r w:rsidR="00322247" w:rsidRPr="00322247">
              <w:rPr>
                <w:noProof/>
                <w:lang w:val="en-US"/>
                <w:rPrChange w:id="1053" w:author="André Oliveira" w:date="2020-09-11T20:26:00Z">
                  <w:rPr>
                    <w:rFonts w:eastAsia="Times New Roman"/>
                  </w:rPr>
                </w:rPrChange>
              </w:rPr>
              <w:t>[36]</w:t>
            </w:r>
            <w:r w:rsidR="00322247">
              <w:rPr>
                <w:lang w:val="en-US"/>
              </w:rPr>
              <w:fldChar w:fldCharType="end"/>
            </w:r>
          </w:ins>
          <w:customXmlInsRangeStart w:id="1054" w:author="André Oliveira" w:date="2020-09-11T20:26:00Z"/>
        </w:sdtContent>
      </w:sdt>
      <w:customXmlInsRangeEnd w:id="1054"/>
      <w:ins w:id="1055" w:author="aoliveira" w:date="2020-09-10T18:07:00Z">
        <w:r w:rsidR="00C21C18">
          <w:rPr>
            <w:lang w:val="en-US"/>
          </w:rPr>
          <w:t xml:space="preserve"> </w:t>
        </w:r>
        <w:del w:id="1056" w:author="André Oliveira" w:date="2020-09-11T20:26:00Z">
          <w:r w:rsidR="00C21C18" w:rsidDel="00322247">
            <w:rPr>
              <w:lang w:val="en-US"/>
            </w:rPr>
            <w:delText>[</w:delText>
          </w:r>
          <w:r w:rsidR="00C21C18" w:rsidRPr="00C21C18" w:rsidDel="00322247">
            <w:rPr>
              <w:highlight w:val="yellow"/>
              <w:lang w:val="en-US"/>
              <w:rPrChange w:id="1057" w:author="aoliveira" w:date="2020-09-10T18:07:00Z">
                <w:rPr>
                  <w:lang w:val="en-US"/>
                </w:rPr>
              </w:rPrChange>
            </w:rPr>
            <w:delText>LINK</w:delText>
          </w:r>
          <w:r w:rsidR="00C21C18" w:rsidDel="00322247">
            <w:rPr>
              <w:lang w:val="en-US"/>
            </w:rPr>
            <w:delText>]</w:delText>
          </w:r>
        </w:del>
      </w:ins>
      <w:del w:id="1058" w:author="André Oliveira" w:date="2020-09-11T20:26:00Z">
        <w:r w:rsidDel="00322247">
          <w:rPr>
            <w:lang w:val="en-US"/>
          </w:rPr>
          <w:delText xml:space="preserve"> that receives an</w:delText>
        </w:r>
      </w:del>
      <w:ins w:id="1059" w:author="joao eduardo santos" w:date="2020-09-09T18:58:00Z">
        <w:del w:id="1060" w:author="André Oliveira" w:date="2020-09-11T20:26:00Z">
          <w:r w:rsidR="00053B60" w:rsidDel="00322247">
            <w:rPr>
              <w:lang w:val="en-US"/>
            </w:rPr>
            <w:delText xml:space="preserve"> </w:delText>
          </w:r>
        </w:del>
      </w:ins>
      <w:ins w:id="1061" w:author="André Oliveira" w:date="2020-09-11T20:26:00Z">
        <w:r w:rsidR="00322247">
          <w:rPr>
            <w:lang w:val="en-US"/>
          </w:rPr>
          <w:t xml:space="preserve">that </w:t>
        </w:r>
      </w:ins>
      <w:ins w:id="1062" w:author="joao eduardo santos" w:date="2020-09-09T18:58:00Z">
        <w:r w:rsidR="00053B60">
          <w:rPr>
            <w:lang w:val="en-US"/>
          </w:rPr>
          <w:t>proce</w:t>
        </w:r>
      </w:ins>
      <w:ins w:id="1063" w:author="joao eduardo santos" w:date="2020-09-09T18:59:00Z">
        <w:r w:rsidR="00053B60">
          <w:rPr>
            <w:lang w:val="en-US"/>
          </w:rPr>
          <w:t>ss</w:t>
        </w:r>
      </w:ins>
      <w:r>
        <w:rPr>
          <w:lang w:val="en-US"/>
        </w:rPr>
        <w:t xml:space="preserve"> HTTP message</w:t>
      </w:r>
      <w:ins w:id="1064" w:author="joao eduardo santos" w:date="2020-09-09T18:59:00Z">
        <w:r w:rsidR="00053B60">
          <w:rPr>
            <w:lang w:val="en-US"/>
          </w:rPr>
          <w:t>s</w:t>
        </w:r>
      </w:ins>
      <w:r>
        <w:rPr>
          <w:lang w:val="en-US"/>
        </w:rPr>
        <w:t xml:space="preserve"> and based on the request body creates a file with </w:t>
      </w:r>
      <w:r>
        <w:rPr>
          <w:lang w:val="en-US"/>
        </w:rPr>
        <w:lastRenderedPageBreak/>
        <w:t xml:space="preserve">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bookmarkStart w:id="1065" w:name="_Hlk49517649"/>
      <w:bookmarkEnd w:id="1065"/>
    </w:p>
    <w:p w14:paraId="65CBB5A3" w14:textId="77777777" w:rsidR="00257874" w:rsidRDefault="002D0913">
      <w:pPr>
        <w:rPr>
          <w:ins w:id="1066" w:author="André Oliveira" w:date="2020-08-28T14:33:00Z"/>
          <w:lang w:val="en-US"/>
        </w:rPr>
      </w:pPr>
      <w:r>
        <w:rPr>
          <w:lang w:val="en-US"/>
        </w:rPr>
        <w:t>The container is built on top of the node 14 image to enable said docker to run the mentioned application.</w:t>
      </w:r>
    </w:p>
    <w:p w14:paraId="53040B5A" w14:textId="77777777" w:rsidR="00257874" w:rsidRDefault="00257874">
      <w:pPr>
        <w:rPr>
          <w:ins w:id="1067" w:author="André Oliveira" w:date="2020-08-28T14:32:00Z"/>
          <w:lang w:val="en-US"/>
        </w:rPr>
      </w:pPr>
    </w:p>
    <w:p w14:paraId="5D344D11" w14:textId="77777777" w:rsidR="00257874" w:rsidRDefault="002D0913">
      <w:pPr>
        <w:pStyle w:val="Ttulo3"/>
        <w:rPr>
          <w:ins w:id="1068" w:author="André Oliveira" w:date="2020-08-28T14:32:00Z"/>
          <w:color w:val="auto"/>
          <w:sz w:val="28"/>
          <w:szCs w:val="28"/>
          <w:lang w:val="en-US"/>
        </w:rPr>
      </w:pPr>
      <w:bookmarkStart w:id="1069" w:name="_Toc50751252"/>
      <w:ins w:id="1070" w:author="André Oliveira" w:date="2020-08-28T14:32:00Z">
        <w:r>
          <w:rPr>
            <w:color w:val="auto"/>
            <w:sz w:val="28"/>
            <w:szCs w:val="28"/>
            <w:lang w:val="en-US"/>
          </w:rPr>
          <w:t>6.</w:t>
        </w:r>
        <w:del w:id="1071" w:author="aoliveira" w:date="2020-09-10T17:55:00Z">
          <w:r w:rsidDel="006A00B5">
            <w:rPr>
              <w:color w:val="auto"/>
              <w:sz w:val="28"/>
              <w:szCs w:val="28"/>
              <w:lang w:val="en-US"/>
            </w:rPr>
            <w:delText>3</w:delText>
          </w:r>
        </w:del>
      </w:ins>
      <w:ins w:id="1072" w:author="aoliveira" w:date="2020-09-10T17:55:00Z">
        <w:r w:rsidR="006A00B5">
          <w:rPr>
            <w:color w:val="auto"/>
            <w:sz w:val="28"/>
            <w:szCs w:val="28"/>
            <w:lang w:val="en-US"/>
          </w:rPr>
          <w:t>4</w:t>
        </w:r>
      </w:ins>
      <w:ins w:id="1073" w:author="André Oliveira" w:date="2020-08-28T14:32:00Z">
        <w:r>
          <w:rPr>
            <w:color w:val="auto"/>
            <w:sz w:val="28"/>
            <w:szCs w:val="28"/>
            <w:lang w:val="en-US"/>
          </w:rPr>
          <w:t>.3 Python</w:t>
        </w:r>
        <w:bookmarkEnd w:id="1069"/>
      </w:ins>
    </w:p>
    <w:p w14:paraId="3A7D690E" w14:textId="77777777" w:rsidR="00257874" w:rsidRDefault="002D0913">
      <w:pPr>
        <w:rPr>
          <w:ins w:id="1074" w:author="André Oliveira" w:date="2020-08-28T14:45:00Z"/>
          <w:lang w:val="en-US"/>
        </w:rPr>
      </w:pPr>
      <w:ins w:id="1075" w:author="André Oliveira" w:date="2020-08-28T14:34:00Z">
        <w:r>
          <w:rPr>
            <w:lang w:val="en-US"/>
          </w:rPr>
          <w:t>Python</w:t>
        </w:r>
      </w:ins>
      <w:ins w:id="1076" w:author="André Oliveira" w:date="2020-08-28T14:33:00Z">
        <w:r>
          <w:rPr>
            <w:lang w:val="en-US"/>
          </w:rPr>
          <w:t xml:space="preserve"> execution environment was developed </w:t>
        </w:r>
      </w:ins>
      <w:ins w:id="1077" w:author="André Oliveira" w:date="2020-08-28T14:35:00Z">
        <w:r>
          <w:rPr>
            <w:lang w:val="en-US"/>
          </w:rPr>
          <w:t xml:space="preserve">in a python </w:t>
        </w:r>
      </w:ins>
      <w:ins w:id="1078" w:author="André Oliveira" w:date="2020-08-28T14:33:00Z">
        <w:r>
          <w:rPr>
            <w:lang w:val="en-US"/>
          </w:rPr>
          <w:t xml:space="preserve">application </w:t>
        </w:r>
      </w:ins>
      <w:ins w:id="1079" w:author="André Oliveira" w:date="2020-08-28T14:37:00Z">
        <w:r>
          <w:rPr>
            <w:lang w:val="en-US"/>
          </w:rPr>
          <w:t>that uses Fla</w:t>
        </w:r>
      </w:ins>
      <w:ins w:id="1080" w:author="André Oliveira" w:date="2020-08-28T14:35:00Z">
        <w:r>
          <w:rPr>
            <w:lang w:val="en-US"/>
          </w:rPr>
          <w:t xml:space="preserve">sk </w:t>
        </w:r>
      </w:ins>
      <w:sdt>
        <w:sdtPr>
          <w:id w:val="520741250"/>
          <w:citation/>
        </w:sdtPr>
        <w:sdtContent>
          <w:ins w:id="1081" w:author="André Oliveira" w:date="2020-08-28T14:54:00Z">
            <w:r w:rsidR="009B6BEC">
              <w:fldChar w:fldCharType="begin"/>
            </w:r>
            <w:r w:rsidR="009B6BEC" w:rsidRPr="009B6BEC">
              <w:rPr>
                <w:lang w:val="en-GB"/>
                <w:rPrChange w:id="1082" w:author="joao eduardo santos" w:date="2020-09-09T18:37:00Z">
                  <w:rPr/>
                </w:rPrChange>
              </w:rPr>
              <w:instrText>CITATION Fla20 \l 2070</w:instrText>
            </w:r>
            <w:r w:rsidR="009B6BEC">
              <w:fldChar w:fldCharType="separate"/>
            </w:r>
            <w:r w:rsidR="009B6BEC" w:rsidRPr="009B6BEC">
              <w:rPr>
                <w:lang w:val="en-GB"/>
                <w:rPrChange w:id="1083" w:author="joao eduardo santos" w:date="2020-09-09T18:37:00Z">
                  <w:rPr/>
                </w:rPrChange>
              </w:rPr>
              <w:t>[32]</w:t>
            </w:r>
            <w:r w:rsidR="009B6BEC">
              <w:fldChar w:fldCharType="end"/>
            </w:r>
          </w:ins>
        </w:sdtContent>
      </w:sdt>
      <w:ins w:id="1084" w:author="André Oliveira" w:date="2020-08-28T14:35:00Z">
        <w:r>
          <w:rPr>
            <w:lang w:val="en-US"/>
          </w:rPr>
          <w:t xml:space="preserve"> </w:t>
        </w:r>
      </w:ins>
      <w:ins w:id="1085" w:author="André Oliveira" w:date="2020-08-28T14:36:00Z">
        <w:r>
          <w:rPr>
            <w:lang w:val="en-US"/>
          </w:rPr>
          <w:t>web framework</w:t>
        </w:r>
      </w:ins>
      <w:ins w:id="1086" w:author="André Oliveira" w:date="2020-08-28T14:40:00Z">
        <w:r>
          <w:rPr>
            <w:lang w:val="en-US"/>
          </w:rPr>
          <w:t xml:space="preserve">. The API receives an </w:t>
        </w:r>
      </w:ins>
      <w:ins w:id="1087" w:author="André Oliveira" w:date="2020-08-28T14:33:00Z">
        <w:r>
          <w:rPr>
            <w:lang w:val="en-US"/>
          </w:rPr>
          <w:t xml:space="preserve">HTTP </w:t>
        </w:r>
      </w:ins>
      <w:ins w:id="1088" w:author="André Oliveira" w:date="2020-08-28T14:43:00Z">
        <w:r>
          <w:rPr>
            <w:lang w:val="en-US"/>
          </w:rPr>
          <w:t>message</w:t>
        </w:r>
      </w:ins>
      <w:ins w:id="1089" w:author="André Oliveira" w:date="2020-08-28T14:33:00Z">
        <w:r>
          <w:rPr>
            <w:lang w:val="en-US"/>
          </w:rPr>
          <w:t xml:space="preserve"> and </w:t>
        </w:r>
      </w:ins>
      <w:ins w:id="1090" w:author="André Oliveira" w:date="2020-08-28T14:42:00Z">
        <w:r>
          <w:rPr>
            <w:lang w:val="en-US"/>
          </w:rPr>
          <w:t xml:space="preserve">will process the </w:t>
        </w:r>
      </w:ins>
      <w:ins w:id="1091" w:author="André Oliveira" w:date="2020-08-28T14:43:00Z">
        <w:r>
          <w:rPr>
            <w:lang w:val="en-US"/>
          </w:rPr>
          <w:t>information</w:t>
        </w:r>
      </w:ins>
      <w:ins w:id="1092" w:author="André Oliveira" w:date="2020-08-28T14:33:00Z">
        <w:r>
          <w:rPr>
            <w:lang w:val="en-US"/>
          </w:rPr>
          <w:t xml:space="preserve"> on the request body</w:t>
        </w:r>
      </w:ins>
      <w:ins w:id="1093" w:author="André Oliveira" w:date="2020-08-28T14:43:00Z">
        <w:del w:id="1094" w:author="aoliveira" w:date="2020-09-10T17:21:00Z">
          <w:r w:rsidDel="004B6073">
            <w:rPr>
              <w:lang w:val="en-US"/>
            </w:rPr>
            <w:delText xml:space="preserve">, that represents an ExecutableCode </w:delText>
          </w:r>
        </w:del>
      </w:ins>
      <w:ins w:id="1095" w:author="André Oliveira" w:date="2020-08-28T14:44:00Z">
        <w:del w:id="1096" w:author="aoliveira" w:date="2020-09-10T17:21:00Z">
          <w:r w:rsidDel="004B6073">
            <w:rPr>
              <w:lang w:val="en-US"/>
            </w:rPr>
            <w:delText>object</w:delText>
          </w:r>
        </w:del>
        <w:r>
          <w:rPr>
            <w:lang w:val="en-US"/>
          </w:rPr>
          <w:t xml:space="preserve">, and will </w:t>
        </w:r>
      </w:ins>
      <w:ins w:id="1097" w:author="André Oliveira" w:date="2020-08-28T14:43:00Z">
        <w:r>
          <w:rPr>
            <w:lang w:val="en-US"/>
          </w:rPr>
          <w:t>create</w:t>
        </w:r>
      </w:ins>
      <w:ins w:id="1098" w:author="André Oliveira" w:date="2020-08-28T14:33:00Z">
        <w:r>
          <w:rPr>
            <w:lang w:val="en-US"/>
          </w:rPr>
          <w:t xml:space="preserve"> a file with t</w:t>
        </w:r>
      </w:ins>
      <w:ins w:id="1099" w:author="aoliveira" w:date="2020-09-10T17:21:00Z">
        <w:r w:rsidR="004B6073">
          <w:rPr>
            <w:lang w:val="en-US"/>
          </w:rPr>
          <w:t>he</w:t>
        </w:r>
      </w:ins>
      <w:ins w:id="1100" w:author="André Oliveira" w:date="2020-08-28T14:33:00Z">
        <w:del w:id="1101" w:author="aoliveira" w:date="2020-09-10T17:21:00Z">
          <w:r w:rsidDel="004B6073">
            <w:rPr>
              <w:lang w:val="en-US"/>
            </w:rPr>
            <w:delText>o</w:delText>
          </w:r>
        </w:del>
        <w:r>
          <w:rPr>
            <w:lang w:val="en-US"/>
          </w:rPr>
          <w:t xml:space="preserve"> code that need</w:t>
        </w:r>
      </w:ins>
      <w:ins w:id="1102" w:author="André Oliveira" w:date="2020-08-28T14:44:00Z">
        <w:r>
          <w:rPr>
            <w:lang w:val="en-US"/>
          </w:rPr>
          <w:t>s</w:t>
        </w:r>
      </w:ins>
      <w:ins w:id="1103" w:author="André Oliveira" w:date="2020-08-28T14:33:00Z">
        <w:r>
          <w:rPr>
            <w:lang w:val="en-US"/>
          </w:rPr>
          <w:t xml:space="preserve"> to be executed and a file that contains the unit tests</w:t>
        </w:r>
      </w:ins>
      <w:ins w:id="1104" w:author="André Oliveira" w:date="2020-08-28T14:49:00Z">
        <w:r>
          <w:rPr>
            <w:lang w:val="en-US"/>
          </w:rPr>
          <w:t>, if there is any to be tested</w:t>
        </w:r>
      </w:ins>
      <w:ins w:id="1105" w:author="André Oliveira" w:date="2020-08-28T14:46:00Z">
        <w:r>
          <w:rPr>
            <w:lang w:val="en-US"/>
          </w:rPr>
          <w:t>. With</w:t>
        </w:r>
      </w:ins>
      <w:ins w:id="1106" w:author="André Oliveira" w:date="2020-08-28T14:33:00Z">
        <w:r>
          <w:rPr>
            <w:lang w:val="en-US"/>
          </w:rPr>
          <w:t xml:space="preserve"> the file(s) created, a </w:t>
        </w:r>
      </w:ins>
      <w:ins w:id="1107" w:author="André Oliveira" w:date="2020-08-28T14:46:00Z">
        <w:r>
          <w:rPr>
            <w:lang w:val="en-US"/>
          </w:rPr>
          <w:t>sub</w:t>
        </w:r>
      </w:ins>
      <w:ins w:id="1108" w:author="André Oliveira" w:date="2020-08-28T14:33:00Z">
        <w:r>
          <w:rPr>
            <w:lang w:val="en-US"/>
          </w:rPr>
          <w:t xml:space="preserve">process is </w:t>
        </w:r>
      </w:ins>
      <w:ins w:id="1109" w:author="André Oliveira" w:date="2020-08-28T14:49:00Z">
        <w:r>
          <w:rPr>
            <w:lang w:val="en-US"/>
          </w:rPr>
          <w:t>spawn</w:t>
        </w:r>
      </w:ins>
      <w:ins w:id="1110" w:author="André Oliveira" w:date="2020-08-28T14:33:00Z">
        <w:r>
          <w:rPr>
            <w:lang w:val="en-US"/>
          </w:rPr>
          <w:t xml:space="preserve"> to </w:t>
        </w:r>
        <w:del w:id="1111" w:author="aoliveira" w:date="2020-09-10T17:21:00Z">
          <w:r w:rsidDel="004B6073">
            <w:rPr>
              <w:lang w:val="en-US"/>
            </w:rPr>
            <w:delText>run</w:delText>
          </w:r>
        </w:del>
      </w:ins>
      <w:ins w:id="1112" w:author="aoliveira" w:date="2020-09-10T17:21:00Z">
        <w:r w:rsidR="004B6073">
          <w:rPr>
            <w:lang w:val="en-US"/>
          </w:rPr>
          <w:t>execute the</w:t>
        </w:r>
      </w:ins>
      <w:ins w:id="1113" w:author="André Oliveira" w:date="2020-08-28T14:33:00Z">
        <w:del w:id="1114" w:author="aoliveira" w:date="2020-09-10T17:22:00Z">
          <w:r w:rsidDel="004B6073">
            <w:rPr>
              <w:lang w:val="en-US"/>
            </w:rPr>
            <w:delText xml:space="preserve"> the </w:delText>
          </w:r>
        </w:del>
      </w:ins>
      <w:ins w:id="1115" w:author="André Oliveira" w:date="2020-08-28T14:47:00Z">
        <w:del w:id="1116" w:author="aoliveira" w:date="2020-09-10T17:22:00Z">
          <w:r w:rsidDel="004B6073">
            <w:rPr>
              <w:lang w:val="en-US"/>
            </w:rPr>
            <w:delText>ExecutableCode object</w:delText>
          </w:r>
        </w:del>
      </w:ins>
      <w:ins w:id="1117" w:author="André Oliveira" w:date="2020-08-28T14:48:00Z">
        <w:r>
          <w:rPr>
            <w:lang w:val="en-US"/>
          </w:rPr>
          <w:t xml:space="preserve">, and will return </w:t>
        </w:r>
        <w:del w:id="1118" w:author="aoliveira" w:date="2020-09-10T17:22:00Z">
          <w:r w:rsidDel="004B6073">
            <w:rPr>
              <w:lang w:val="en-US"/>
            </w:rPr>
            <w:delText xml:space="preserve">an ExecutionResult object with the </w:delText>
          </w:r>
        </w:del>
        <w:r>
          <w:rPr>
            <w:lang w:val="en-US"/>
          </w:rPr>
          <w:t>result of the operation</w:t>
        </w:r>
      </w:ins>
      <w:ins w:id="1119" w:author="André Oliveira" w:date="2020-08-28T14:49:00Z">
        <w:r>
          <w:rPr>
            <w:lang w:val="en-US"/>
          </w:rPr>
          <w:t xml:space="preserve"> in case of success, or </w:t>
        </w:r>
      </w:ins>
      <w:ins w:id="1120" w:author="André Oliveira" w:date="2020-08-28T14:50:00Z">
        <w:r>
          <w:rPr>
            <w:lang w:val="en-US"/>
          </w:rPr>
          <w:t>an</w:t>
        </w:r>
      </w:ins>
      <w:ins w:id="1121" w:author="André Oliveira" w:date="2020-08-28T14:49:00Z">
        <w:r>
          <w:rPr>
            <w:lang w:val="en-US"/>
          </w:rPr>
          <w:t xml:space="preserve"> according exception</w:t>
        </w:r>
      </w:ins>
      <w:ins w:id="1122" w:author="André Oliveira" w:date="2020-08-28T14:50:00Z">
        <w:r>
          <w:rPr>
            <w:lang w:val="en-US"/>
          </w:rPr>
          <w:t xml:space="preserve"> if anything goes wrong.</w:t>
        </w:r>
      </w:ins>
    </w:p>
    <w:p w14:paraId="78341CCB" w14:textId="77777777" w:rsidR="00257874" w:rsidRDefault="002D0913">
      <w:pPr>
        <w:rPr>
          <w:ins w:id="1123" w:author="André Oliveira" w:date="2020-08-28T14:50:00Z"/>
          <w:lang w:val="en-US"/>
        </w:rPr>
      </w:pPr>
      <w:ins w:id="1124" w:author="André Oliveira" w:date="2020-08-28T14:45:00Z">
        <w:r>
          <w:rPr>
            <w:lang w:val="en-US"/>
          </w:rPr>
          <w:t>The details of men</w:t>
        </w:r>
      </w:ins>
      <w:ins w:id="1125" w:author="André Oliveira" w:date="2020-08-28T14:51:00Z">
        <w:r>
          <w:rPr>
            <w:lang w:val="en-US"/>
          </w:rPr>
          <w:t>t</w:t>
        </w:r>
      </w:ins>
      <w:ins w:id="1126" w:author="André Oliveira" w:date="2020-08-28T14:45:00Z">
        <w:r>
          <w:rPr>
            <w:lang w:val="en-US"/>
          </w:rPr>
          <w:t>ioned operation as the expect input and output objects can be found in the Swagger documentations [28].</w:t>
        </w:r>
      </w:ins>
    </w:p>
    <w:p w14:paraId="0241885E" w14:textId="77777777" w:rsidR="00257874" w:rsidRDefault="002D0913">
      <w:pPr>
        <w:rPr>
          <w:ins w:id="1127" w:author="André Oliveira" w:date="2020-08-28T14:33:00Z"/>
          <w:lang w:val="en-US"/>
        </w:rPr>
      </w:pPr>
      <w:ins w:id="1128" w:author="André Oliveira" w:date="2020-08-28T14:50:00Z">
        <w:r>
          <w:rPr>
            <w:lang w:val="en-US"/>
          </w:rPr>
          <w:t xml:space="preserve">The container is built on top of </w:t>
        </w:r>
      </w:ins>
      <w:ins w:id="1129" w:author="André Oliveira" w:date="2020-08-28T14:51:00Z">
        <w:r>
          <w:rPr>
            <w:lang w:val="en-US"/>
          </w:rPr>
          <w:t>an</w:t>
        </w:r>
      </w:ins>
      <w:ins w:id="1130" w:author="André Oliveira" w:date="2020-08-28T14:50:00Z">
        <w:r>
          <w:rPr>
            <w:lang w:val="en-US"/>
          </w:rPr>
          <w:t xml:space="preserve"> python </w:t>
        </w:r>
      </w:ins>
      <w:ins w:id="1131" w:author="André Oliveira" w:date="2020-08-28T14:51:00Z">
        <w:r>
          <w:rPr>
            <w:lang w:val="en-US"/>
          </w:rPr>
          <w:t xml:space="preserve">official </w:t>
        </w:r>
      </w:ins>
      <w:ins w:id="1132" w:author="André Oliveira" w:date="2020-08-28T14:50:00Z">
        <w:r>
          <w:rPr>
            <w:lang w:val="en-US"/>
          </w:rPr>
          <w:t>image</w:t>
        </w:r>
      </w:ins>
      <w:ins w:id="1133" w:author="André Oliveira" w:date="2020-08-28T14:51:00Z">
        <w:r>
          <w:rPr>
            <w:lang w:val="en-US"/>
          </w:rPr>
          <w:t xml:space="preserve"> from docker hub</w:t>
        </w:r>
      </w:ins>
      <w:ins w:id="1134" w:author="André Oliveira" w:date="2020-08-28T14:50:00Z">
        <w:r>
          <w:rPr>
            <w:lang w:val="en-US"/>
          </w:rPr>
          <w:t xml:space="preserve"> </w:t>
        </w:r>
      </w:ins>
      <w:ins w:id="1135" w:author="André Oliveira" w:date="2020-08-28T14:51:00Z">
        <w:r>
          <w:rPr>
            <w:lang w:val="en-US"/>
          </w:rPr>
          <w:t xml:space="preserve">with </w:t>
        </w:r>
      </w:ins>
      <w:ins w:id="1136" w:author="André Oliveira" w:date="2020-08-28T14:50:00Z">
        <w:r w:rsidRPr="004B6073">
          <w:rPr>
            <w:lang w:val="en-US"/>
          </w:rPr>
          <w:t xml:space="preserve">version </w:t>
        </w:r>
        <w:r w:rsidRPr="004B6073">
          <w:rPr>
            <w:lang w:val="en-US"/>
            <w:rPrChange w:id="1137" w:author="aoliveira" w:date="2020-09-10T17:22:00Z">
              <w:rPr>
                <w:highlight w:val="yellow"/>
                <w:lang w:val="en-US"/>
              </w:rPr>
            </w:rPrChange>
          </w:rPr>
          <w:t>3.8.5</w:t>
        </w:r>
      </w:ins>
      <w:ins w:id="1138" w:author="André Oliveira" w:date="2020-08-28T14:51:00Z">
        <w:r w:rsidRPr="004B6073">
          <w:rPr>
            <w:lang w:val="en-US"/>
          </w:rPr>
          <w:t>,</w:t>
        </w:r>
        <w:r>
          <w:rPr>
            <w:lang w:val="en-US"/>
          </w:rPr>
          <w:t xml:space="preserve"> which allows the</w:t>
        </w:r>
        <w:del w:id="1139" w:author="aoliveira" w:date="2020-09-10T17:22:00Z">
          <w:r w:rsidDel="004B6073">
            <w:rPr>
              <w:lang w:val="en-US"/>
            </w:rPr>
            <w:delText xml:space="preserve"> </w:delText>
          </w:r>
        </w:del>
      </w:ins>
      <w:ins w:id="1140" w:author="André Oliveira" w:date="2020-08-28T14:50:00Z">
        <w:r>
          <w:rPr>
            <w:lang w:val="en-US"/>
          </w:rPr>
          <w:t xml:space="preserve"> </w:t>
        </w:r>
      </w:ins>
      <w:ins w:id="1141" w:author="André Oliveira" w:date="2020-08-28T14:52:00Z">
        <w:r>
          <w:rPr>
            <w:lang w:val="en-US"/>
          </w:rPr>
          <w:t xml:space="preserve">python </w:t>
        </w:r>
      </w:ins>
      <w:ins w:id="1142" w:author="André Oliveira" w:date="2020-08-28T14:51:00Z">
        <w:r>
          <w:rPr>
            <w:lang w:val="en-US"/>
          </w:rPr>
          <w:t xml:space="preserve">execution environment API to </w:t>
        </w:r>
        <w:del w:id="1143" w:author="aoliveira" w:date="2020-09-10T18:07:00Z">
          <w:r w:rsidDel="00C21C18">
            <w:rPr>
              <w:lang w:val="en-US"/>
            </w:rPr>
            <w:delText xml:space="preserve">execute </w:delText>
          </w:r>
        </w:del>
      </w:ins>
      <w:ins w:id="1144" w:author="André Oliveira" w:date="2020-08-28T14:50:00Z">
        <w:del w:id="1145" w:author="aoliveira" w:date="2020-09-10T18:07:00Z">
          <w:r w:rsidDel="00C21C18">
            <w:rPr>
              <w:lang w:val="en-US"/>
            </w:rPr>
            <w:delText xml:space="preserve"> </w:delText>
          </w:r>
        </w:del>
      </w:ins>
      <w:ins w:id="1146" w:author="André Oliveira" w:date="2020-08-28T14:52:00Z">
        <w:del w:id="1147" w:author="aoliveira" w:date="2020-09-10T18:07:00Z">
          <w:r w:rsidDel="00C21C18">
            <w:rPr>
              <w:lang w:val="en-US"/>
            </w:rPr>
            <w:delText>python</w:delText>
          </w:r>
        </w:del>
      </w:ins>
      <w:ins w:id="1148" w:author="aoliveira" w:date="2020-09-10T18:07:00Z">
        <w:r w:rsidR="00C21C18">
          <w:rPr>
            <w:lang w:val="en-US"/>
          </w:rPr>
          <w:t>execute python</w:t>
        </w:r>
      </w:ins>
      <w:ins w:id="1149" w:author="André Oliveira" w:date="2020-08-28T14:52:00Z">
        <w:r>
          <w:rPr>
            <w:lang w:val="en-US"/>
          </w:rPr>
          <w:t xml:space="preserve"> code</w:t>
        </w:r>
      </w:ins>
      <w:ins w:id="1150" w:author="André Oliveira" w:date="2020-08-28T14:50:00Z">
        <w:r>
          <w:rPr>
            <w:lang w:val="en-US"/>
          </w:rPr>
          <w:t>.</w:t>
        </w:r>
      </w:ins>
    </w:p>
    <w:p w14:paraId="271931ED" w14:textId="77777777" w:rsidR="00257874" w:rsidRDefault="00257874">
      <w:pPr>
        <w:rPr>
          <w:lang w:val="en-US"/>
        </w:rPr>
      </w:pPr>
    </w:p>
    <w:p w14:paraId="0C9D1849" w14:textId="77777777" w:rsidR="00257874" w:rsidRDefault="002D0913">
      <w:pPr>
        <w:pStyle w:val="Ttulo3"/>
        <w:rPr>
          <w:color w:val="auto"/>
          <w:sz w:val="28"/>
          <w:szCs w:val="28"/>
          <w:lang w:val="en-US"/>
        </w:rPr>
      </w:pPr>
      <w:bookmarkStart w:id="1151" w:name="_Toc50751253"/>
      <w:r>
        <w:rPr>
          <w:color w:val="auto"/>
          <w:sz w:val="28"/>
          <w:szCs w:val="28"/>
          <w:lang w:val="en-US"/>
        </w:rPr>
        <w:t>6.</w:t>
      </w:r>
      <w:del w:id="1152" w:author="aoliveira" w:date="2020-09-10T17:55:00Z">
        <w:r w:rsidDel="006A00B5">
          <w:rPr>
            <w:color w:val="auto"/>
            <w:sz w:val="28"/>
            <w:szCs w:val="28"/>
            <w:lang w:val="en-US"/>
          </w:rPr>
          <w:delText>3</w:delText>
        </w:r>
      </w:del>
      <w:ins w:id="1153" w:author="aoliveira" w:date="2020-09-10T17:55:00Z">
        <w:r w:rsidR="006A00B5">
          <w:rPr>
            <w:color w:val="auto"/>
            <w:sz w:val="28"/>
            <w:szCs w:val="28"/>
            <w:lang w:val="en-US"/>
          </w:rPr>
          <w:t>4</w:t>
        </w:r>
      </w:ins>
      <w:r>
        <w:rPr>
          <w:color w:val="auto"/>
          <w:sz w:val="28"/>
          <w:szCs w:val="28"/>
          <w:lang w:val="en-US"/>
        </w:rPr>
        <w:t>.</w:t>
      </w:r>
      <w:ins w:id="1154" w:author="André Oliveira" w:date="2020-08-28T14:32:00Z">
        <w:r>
          <w:rPr>
            <w:color w:val="auto"/>
            <w:sz w:val="28"/>
            <w:szCs w:val="28"/>
            <w:lang w:val="en-US"/>
          </w:rPr>
          <w:t>4</w:t>
        </w:r>
      </w:ins>
      <w:del w:id="1155" w:author="André Oliveira" w:date="2020-08-28T14:32:00Z">
        <w:r>
          <w:rPr>
            <w:color w:val="auto"/>
            <w:sz w:val="28"/>
            <w:szCs w:val="28"/>
            <w:lang w:val="en-US"/>
          </w:rPr>
          <w:delText>3</w:delText>
        </w:r>
      </w:del>
      <w:r>
        <w:rPr>
          <w:color w:val="auto"/>
          <w:sz w:val="28"/>
          <w:szCs w:val="28"/>
          <w:lang w:val="en-US"/>
        </w:rPr>
        <w:t xml:space="preserve"> Postman</w:t>
      </w:r>
      <w:bookmarkEnd w:id="1151"/>
    </w:p>
    <w:p w14:paraId="01B96212" w14:textId="77777777" w:rsidR="00257874" w:rsidRDefault="002D0913">
      <w:pPr>
        <w:rPr>
          <w:rFonts w:eastAsiaTheme="majorEastAsia"/>
          <w:lang w:val="en-US"/>
        </w:rPr>
      </w:pPr>
      <w:r>
        <w:rPr>
          <w:rFonts w:eastAsiaTheme="majorEastAsia"/>
          <w:lang w:val="en-US"/>
        </w:rPr>
        <w:t>The execution environments all share the same HTTP API contract, even so each environment is a different application and handles the requests differently. With this in mind a Postman collection was created containing a documented example of a working request for each of the developed execution environments.</w:t>
      </w:r>
    </w:p>
    <w:p w14:paraId="3FF3ECD5" w14:textId="77777777" w:rsidR="00257874" w:rsidRDefault="009B6BEC">
      <w:pPr>
        <w:spacing w:after="200"/>
        <w:jc w:val="left"/>
        <w:rPr>
          <w:lang w:val="en-US"/>
        </w:rPr>
      </w:pPr>
      <w:r w:rsidRPr="009B6BEC">
        <w:rPr>
          <w:lang w:val="en-GB"/>
          <w:rPrChange w:id="1156" w:author="joao eduardo santos" w:date="2020-09-09T18:37:00Z">
            <w:rPr/>
          </w:rPrChange>
        </w:rPr>
        <w:br w:type="page"/>
      </w:r>
    </w:p>
    <w:p w14:paraId="0BD18C3D" w14:textId="77777777" w:rsidR="00257874" w:rsidRDefault="002D0913">
      <w:pPr>
        <w:pStyle w:val="Ttulo1"/>
        <w:numPr>
          <w:ilvl w:val="0"/>
          <w:numId w:val="5"/>
        </w:numPr>
      </w:pPr>
      <w:bookmarkStart w:id="1157" w:name="_Toc50751254"/>
      <w:commentRangeStart w:id="1158"/>
      <w:commentRangeStart w:id="1159"/>
      <w:r>
        <w:lastRenderedPageBreak/>
        <w:t>Additional language support</w:t>
      </w:r>
      <w:commentRangeEnd w:id="1158"/>
      <w:ins w:id="1160" w:author="Unknown Author" w:date="2020-09-08T12:01:00Z">
        <w:r>
          <w:commentReference w:id="1158"/>
        </w:r>
      </w:ins>
      <w:commentRangeEnd w:id="1159"/>
      <w:r w:rsidR="00053B60">
        <w:rPr>
          <w:rStyle w:val="Refdecomentrio"/>
          <w:rFonts w:asciiTheme="minorHAnsi" w:eastAsiaTheme="minorEastAsia" w:hAnsiTheme="minorHAnsi" w:cstheme="minorBidi"/>
          <w:b w:val="0"/>
          <w:bCs w:val="0"/>
          <w:color w:val="auto"/>
          <w:lang w:val="pt-PT"/>
        </w:rPr>
        <w:commentReference w:id="1159"/>
      </w:r>
      <w:bookmarkEnd w:id="1157"/>
    </w:p>
    <w:p w14:paraId="00FDB703" w14:textId="77777777" w:rsidR="00257874" w:rsidRDefault="002D0913">
      <w:pPr>
        <w:rPr>
          <w:lang w:val="en-US"/>
        </w:rPr>
      </w:pPr>
      <w:r>
        <w:rPr>
          <w:lang w:val="en-US"/>
        </w:rPr>
        <w:t xml:space="preserve">Adding support to a new language requires changes on </w:t>
      </w:r>
      <w:del w:id="1161" w:author="aoliveira" w:date="2020-09-10T17:30:00Z">
        <w:r w:rsidDel="009839C8">
          <w:rPr>
            <w:lang w:val="en-US"/>
          </w:rPr>
          <w:delText xml:space="preserve">two </w:delText>
        </w:r>
      </w:del>
      <w:ins w:id="1162" w:author="aoliveira" w:date="2020-09-10T17:30:00Z">
        <w:r w:rsidR="009839C8">
          <w:rPr>
            <w:lang w:val="en-US"/>
          </w:rPr>
          <w:t xml:space="preserve">3 </w:t>
        </w:r>
      </w:ins>
      <w:r>
        <w:rPr>
          <w:lang w:val="en-US"/>
        </w:rPr>
        <w:t>elements of this solution: Execution Environments</w:t>
      </w:r>
      <w:ins w:id="1163" w:author="aoliveira" w:date="2020-09-10T17:30:00Z">
        <w:r w:rsidR="009839C8">
          <w:rPr>
            <w:lang w:val="en-US"/>
          </w:rPr>
          <w:t xml:space="preserve">, </w:t>
        </w:r>
      </w:ins>
      <w:del w:id="1164" w:author="aoliveira" w:date="2020-09-10T17:30:00Z">
        <w:r w:rsidDel="009839C8">
          <w:rPr>
            <w:lang w:val="en-US"/>
          </w:rPr>
          <w:delText xml:space="preserve"> and </w:delText>
        </w:r>
      </w:del>
      <w:ins w:id="1165" w:author="aoliveira" w:date="2020-09-10T17:30:00Z">
        <w:r w:rsidR="009839C8">
          <w:rPr>
            <w:lang w:val="en-US"/>
          </w:rPr>
          <w:t>s</w:t>
        </w:r>
      </w:ins>
      <w:del w:id="1166" w:author="aoliveira" w:date="2020-09-10T17:30:00Z">
        <w:r w:rsidDel="009839C8">
          <w:rPr>
            <w:lang w:val="en-US"/>
          </w:rPr>
          <w:delText>S</w:delText>
        </w:r>
      </w:del>
      <w:r>
        <w:rPr>
          <w:lang w:val="en-US"/>
        </w:rPr>
        <w:t>ervice layer</w:t>
      </w:r>
      <w:ins w:id="1167" w:author="aoliveira" w:date="2020-09-10T17:30:00Z">
        <w:r w:rsidR="009839C8">
          <w:rPr>
            <w:lang w:val="en-US"/>
          </w:rPr>
          <w:t xml:space="preserve"> and </w:t>
        </w:r>
      </w:ins>
      <w:ins w:id="1168" w:author="aoliveira" w:date="2020-09-10T18:09:00Z">
        <w:r w:rsidR="00C21C18">
          <w:rPr>
            <w:lang w:val="en-US"/>
          </w:rPr>
          <w:t xml:space="preserve">in </w:t>
        </w:r>
      </w:ins>
      <w:ins w:id="1169" w:author="aoliveira" w:date="2020-09-10T17:48:00Z">
        <w:r w:rsidR="006A00B5">
          <w:rPr>
            <w:lang w:val="en-US"/>
          </w:rPr>
          <w:t xml:space="preserve">the </w:t>
        </w:r>
      </w:ins>
      <w:ins w:id="1170" w:author="aoliveira" w:date="2020-09-10T17:30:00Z">
        <w:r w:rsidR="009839C8">
          <w:rPr>
            <w:lang w:val="en-US"/>
          </w:rPr>
          <w:t>data base</w:t>
        </w:r>
      </w:ins>
      <w:r>
        <w:rPr>
          <w:lang w:val="en-US"/>
        </w:rPr>
        <w:t>.</w:t>
      </w:r>
    </w:p>
    <w:p w14:paraId="2062A012" w14:textId="77777777" w:rsidR="00257874" w:rsidRDefault="002D0913">
      <w:pPr>
        <w:rPr>
          <w:lang w:val="en-US"/>
        </w:rPr>
      </w:pPr>
      <w:r>
        <w:rPr>
          <w:lang w:val="en-US"/>
        </w:rPr>
        <w:t>For the latter, a new entry must be added to the languageUrlMap</w:t>
      </w:r>
      <w:ins w:id="1171" w:author="aoliveira" w:date="2020-09-10T17:23:00Z">
        <w:r w:rsidR="004B6073">
          <w:rPr>
            <w:lang w:val="en-US"/>
          </w:rPr>
          <w:t xml:space="preserve"> of the service layer</w:t>
        </w:r>
      </w:ins>
      <w:r>
        <w:rPr>
          <w:lang w:val="en-US"/>
        </w:rPr>
        <w:t>, with the key being the new language and the value the address and port of the machine running the new execution environment. It is also necessary to add the supported language to the enum SupportedLanguages and update the “executionEnvironments.properties” file to reflect the new execution environment implemented.</w:t>
      </w:r>
    </w:p>
    <w:p w14:paraId="02A38BF0" w14:textId="77777777" w:rsidR="00257874" w:rsidRDefault="002D0913">
      <w:pPr>
        <w:rPr>
          <w:lang w:val="en-US"/>
        </w:rPr>
      </w:pPr>
      <w:r>
        <w:rPr>
          <w:lang w:val="en-US"/>
        </w:rPr>
        <w:t xml:space="preserve">The Execution Environment is basically an application that provides exposes one endpoint, which will be used to run code and/or unit tests remotely. </w:t>
      </w:r>
    </w:p>
    <w:p w14:paraId="573C3A69" w14:textId="77777777" w:rsidR="00257874" w:rsidRDefault="002D0913">
      <w:pPr>
        <w:rPr>
          <w:lang w:val="en-US"/>
        </w:rPr>
      </w:pPr>
      <w:r>
        <w:rPr>
          <w:lang w:val="en-US"/>
        </w:rPr>
        <w:t xml:space="preserve">This endpoint must respect a specific contract. The endpoint </w:t>
      </w:r>
      <w:ins w:id="1172" w:author="aoliveira" w:date="2020-09-10T17:25:00Z">
        <w:r w:rsidR="009839C8">
          <w:rPr>
            <w:lang w:val="en-US"/>
          </w:rPr>
          <w:t xml:space="preserve">receives an Executable object, that </w:t>
        </w:r>
      </w:ins>
      <w:r>
        <w:rPr>
          <w:lang w:val="en-US"/>
        </w:rPr>
        <w:t>must have a parameter that contains a field named “code” which is a string that represents the code that the user wants to run</w:t>
      </w:r>
      <w:ins w:id="1173" w:author="aoliveira" w:date="2020-09-10T17:28:00Z">
        <w:r w:rsidR="009839C8">
          <w:rPr>
            <w:lang w:val="en-US"/>
          </w:rPr>
          <w:t>;</w:t>
        </w:r>
      </w:ins>
      <w:del w:id="1174" w:author="aoliveira" w:date="2020-09-10T17:28:00Z">
        <w:r w:rsidDel="009839C8">
          <w:rPr>
            <w:lang w:val="en-US"/>
          </w:rPr>
          <w:delText>,</w:delText>
        </w:r>
      </w:del>
      <w:r>
        <w:rPr>
          <w:lang w:val="en-US"/>
        </w:rPr>
        <w:t xml:space="preserve"> a field named “executeTests” </w:t>
      </w:r>
      <w:del w:id="1175" w:author="aoliveira" w:date="2020-09-10T17:26:00Z">
        <w:r w:rsidDel="009839C8">
          <w:rPr>
            <w:lang w:val="en-US"/>
          </w:rPr>
          <w:delText xml:space="preserve"> </w:delText>
        </w:r>
      </w:del>
      <w:r>
        <w:rPr>
          <w:lang w:val="en-US"/>
        </w:rPr>
        <w:t xml:space="preserve">which is a Boolean that represents if the user wants to test the code being sent against the unit tests defined and a field named “unitTests” which is a string that contains the unit tests to run with the code sent by the user. </w:t>
      </w:r>
    </w:p>
    <w:p w14:paraId="3C99A387" w14:textId="77777777" w:rsidR="006A00B5" w:rsidRDefault="002D0913">
      <w:pPr>
        <w:rPr>
          <w:ins w:id="1176" w:author="aoliveira" w:date="2020-09-10T17:48:00Z"/>
          <w:lang w:val="en-US"/>
        </w:rPr>
      </w:pPr>
      <w:r>
        <w:rPr>
          <w:lang w:val="en-US"/>
        </w:rPr>
        <w:t>This endpoint must return a structure that</w:t>
      </w:r>
      <w:ins w:id="1177" w:author="aoliveira" w:date="2020-09-10T17:26:00Z">
        <w:r w:rsidR="009839C8">
          <w:rPr>
            <w:lang w:val="en-US"/>
          </w:rPr>
          <w:t xml:space="preserve"> an ExecutableResult object, that</w:t>
        </w:r>
      </w:ins>
      <w:r>
        <w:rPr>
          <w:lang w:val="en-US"/>
        </w:rPr>
        <w:t xml:space="preserve"> contains a field named “rawResult” which is a string that represents either the correct result of the code submitted by the user or the errors that appeared while compile/running the code</w:t>
      </w:r>
      <w:ins w:id="1178" w:author="aoliveira" w:date="2020-09-10T17:26:00Z">
        <w:r w:rsidR="009839C8">
          <w:rPr>
            <w:lang w:val="en-US"/>
          </w:rPr>
          <w:t xml:space="preserve">, a filed named “wasError”, which is a Boolean that represents the success of the code that was executed, e.g., if a unit test failed or the code was unable to be </w:t>
        </w:r>
      </w:ins>
      <w:ins w:id="1179" w:author="aoliveira" w:date="2020-09-10T17:28:00Z">
        <w:r w:rsidR="009839C8">
          <w:rPr>
            <w:lang w:val="en-US"/>
          </w:rPr>
          <w:t>executed</w:t>
        </w:r>
      </w:ins>
      <w:ins w:id="1180" w:author="aoliveira" w:date="2020-09-10T17:26:00Z">
        <w:r w:rsidR="009839C8">
          <w:rPr>
            <w:lang w:val="en-US"/>
          </w:rPr>
          <w:t xml:space="preserve"> due to syntax errors, the flag </w:t>
        </w:r>
      </w:ins>
      <w:ins w:id="1181" w:author="aoliveira" w:date="2020-09-10T17:28:00Z">
        <w:r w:rsidR="009839C8">
          <w:rPr>
            <w:lang w:val="en-US"/>
          </w:rPr>
          <w:t>“</w:t>
        </w:r>
      </w:ins>
      <w:ins w:id="1182" w:author="aoliveira" w:date="2020-09-10T17:26:00Z">
        <w:r w:rsidR="009839C8">
          <w:rPr>
            <w:lang w:val="en-US"/>
          </w:rPr>
          <w:t>wasError</w:t>
        </w:r>
      </w:ins>
      <w:ins w:id="1183" w:author="aoliveira" w:date="2020-09-10T17:28:00Z">
        <w:r w:rsidR="009839C8">
          <w:rPr>
            <w:lang w:val="en-US"/>
          </w:rPr>
          <w:t>”</w:t>
        </w:r>
      </w:ins>
      <w:ins w:id="1184" w:author="aoliveira" w:date="2020-09-10T17:26:00Z">
        <w:r w:rsidR="009839C8">
          <w:rPr>
            <w:lang w:val="en-US"/>
          </w:rPr>
          <w:t xml:space="preserve"> will be set as true</w:t>
        </w:r>
      </w:ins>
      <w:ins w:id="1185" w:author="aoliveira" w:date="2020-09-10T17:28:00Z">
        <w:r w:rsidR="009839C8">
          <w:rPr>
            <w:lang w:val="en-US"/>
          </w:rPr>
          <w:t xml:space="preserve">; and a field named “executionTime” with the value of time in milliseconds </w:t>
        </w:r>
      </w:ins>
      <w:ins w:id="1186" w:author="aoliveira" w:date="2020-09-10T17:47:00Z">
        <w:r w:rsidR="006A00B5">
          <w:rPr>
            <w:lang w:val="en-US"/>
          </w:rPr>
          <w:t>with</w:t>
        </w:r>
      </w:ins>
      <w:ins w:id="1187" w:author="aoliveira" w:date="2020-09-10T17:28:00Z">
        <w:r w:rsidR="009839C8">
          <w:rPr>
            <w:lang w:val="en-US"/>
          </w:rPr>
          <w:t xml:space="preserve"> the </w:t>
        </w:r>
      </w:ins>
      <w:ins w:id="1188" w:author="aoliveira" w:date="2020-09-10T17:47:00Z">
        <w:r w:rsidR="006A00B5">
          <w:rPr>
            <w:lang w:val="en-US"/>
          </w:rPr>
          <w:t>time it</w:t>
        </w:r>
      </w:ins>
      <w:ins w:id="1189" w:author="aoliveira" w:date="2020-09-10T17:28:00Z">
        <w:r w:rsidR="009839C8">
          <w:rPr>
            <w:lang w:val="en-US"/>
          </w:rPr>
          <w:t xml:space="preserve"> took to</w:t>
        </w:r>
        <w:r w:rsidR="006A00B5">
          <w:rPr>
            <w:lang w:val="en-US"/>
          </w:rPr>
          <w:t xml:space="preserve"> execute</w:t>
        </w:r>
      </w:ins>
      <w:ins w:id="1190" w:author="aoliveira" w:date="2020-09-10T17:47:00Z">
        <w:r w:rsidR="006A00B5">
          <w:rPr>
            <w:lang w:val="en-US"/>
          </w:rPr>
          <w:t xml:space="preserve">  the code</w:t>
        </w:r>
      </w:ins>
      <w:ins w:id="1191" w:author="aoliveira" w:date="2020-09-10T17:28:00Z">
        <w:r w:rsidR="009839C8">
          <w:rPr>
            <w:lang w:val="en-US"/>
          </w:rPr>
          <w:t>.</w:t>
        </w:r>
      </w:ins>
    </w:p>
    <w:p w14:paraId="6D234EE0" w14:textId="1D0B0060" w:rsidR="00257874" w:rsidRDefault="006A00B5">
      <w:pPr>
        <w:rPr>
          <w:lang w:val="en-US"/>
        </w:rPr>
      </w:pPr>
      <w:ins w:id="1192" w:author="aoliveira" w:date="2020-09-10T17:48:00Z">
        <w:r>
          <w:rPr>
            <w:lang w:val="en-US"/>
          </w:rPr>
          <w:t xml:space="preserve">The data base only requires that the record of the new language to </w:t>
        </w:r>
      </w:ins>
      <w:ins w:id="1193" w:author="aoliveira" w:date="2020-09-10T17:49:00Z">
        <w:r>
          <w:rPr>
            <w:lang w:val="en-US"/>
          </w:rPr>
          <w:t>be supported to be inserted</w:t>
        </w:r>
      </w:ins>
      <w:ins w:id="1194" w:author="aoliveira" w:date="2020-09-10T17:48:00Z">
        <w:r>
          <w:rPr>
            <w:lang w:val="en-US"/>
          </w:rPr>
          <w:t xml:space="preserve"> in the </w:t>
        </w:r>
        <w:del w:id="1195" w:author="André Oliveira" w:date="2020-09-11T21:02:00Z">
          <w:r w:rsidDel="00EB586C">
            <w:rPr>
              <w:lang w:val="en-US"/>
            </w:rPr>
            <w:delText>code_language</w:delText>
          </w:r>
        </w:del>
      </w:ins>
      <w:ins w:id="1196" w:author="André Oliveira" w:date="2020-09-11T21:02:00Z">
        <w:r w:rsidR="00EB586C">
          <w:rPr>
            <w:lang w:val="en-US"/>
          </w:rPr>
          <w:t>code language</w:t>
        </w:r>
      </w:ins>
      <w:ins w:id="1197" w:author="aoliveira" w:date="2020-09-10T17:48:00Z">
        <w:r>
          <w:rPr>
            <w:lang w:val="en-US"/>
          </w:rPr>
          <w:t xml:space="preserve"> table.</w:t>
        </w:r>
      </w:ins>
      <w:del w:id="1198" w:author="aoliveira" w:date="2020-09-10T17:28:00Z">
        <w:r w:rsidR="002D0913" w:rsidDel="009839C8">
          <w:rPr>
            <w:lang w:val="en-US"/>
          </w:rPr>
          <w:delText>.</w:delText>
        </w:r>
      </w:del>
    </w:p>
    <w:p w14:paraId="7E95E999" w14:textId="77777777" w:rsidR="00257874" w:rsidRDefault="002D0913">
      <w:pPr>
        <w:rPr>
          <w:lang w:val="en-US"/>
        </w:rPr>
      </w:pPr>
      <w:r>
        <w:rPr>
          <w:lang w:val="en-US"/>
        </w:rPr>
        <w:t xml:space="preserve">For this project it was devised that the Execution Environments would run in a container driven deployment methodology and as such in order for the new execution </w:t>
      </w:r>
      <w:del w:id="1199" w:author="aoliveira" w:date="2020-09-10T17:29:00Z">
        <w:r w:rsidDel="009839C8">
          <w:rPr>
            <w:lang w:val="en-US"/>
          </w:rPr>
          <w:delText xml:space="preserve"> </w:delText>
        </w:r>
      </w:del>
      <w:r>
        <w:rPr>
          <w:lang w:val="en-US"/>
        </w:rPr>
        <w:t xml:space="preserve">environment to run the same way a new docker file with the necessary commands to install any dependencies needs created, these commands also need to enable the container to expose a port so that the a new endpoint can be used by the service application. </w:t>
      </w:r>
    </w:p>
    <w:p w14:paraId="582F8718" w14:textId="77777777" w:rsidR="00257874" w:rsidRDefault="00257874">
      <w:pPr>
        <w:rPr>
          <w:lang w:val="en-US"/>
        </w:rPr>
      </w:pPr>
    </w:p>
    <w:p w14:paraId="325E8EF1" w14:textId="77777777" w:rsidR="00257874" w:rsidRDefault="00257874">
      <w:pPr>
        <w:spacing w:after="200"/>
        <w:jc w:val="left"/>
        <w:rPr>
          <w:lang w:val="en-US"/>
        </w:rPr>
      </w:pPr>
    </w:p>
    <w:p w14:paraId="709E8A9D"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0D38ABCA"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52231682"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272366EC" w14:textId="77777777"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9B6BEC">
        <w:rPr>
          <w:lang w:val="en-GB"/>
          <w:rPrChange w:id="1200" w:author="joao eduardo santos" w:date="2020-09-09T18:37:00Z">
            <w:rPr/>
          </w:rPrChange>
        </w:rPr>
        <w:br w:type="page"/>
      </w:r>
    </w:p>
    <w:p w14:paraId="14304294" w14:textId="77777777" w:rsidR="00257874" w:rsidRDefault="009B6BEC">
      <w:pPr>
        <w:spacing w:after="200"/>
        <w:jc w:val="left"/>
        <w:rPr>
          <w:lang w:val="en-US"/>
        </w:rPr>
      </w:pPr>
      <w:r w:rsidRPr="009B6BEC">
        <w:rPr>
          <w:lang w:val="en-GB"/>
          <w:rPrChange w:id="1201" w:author="joao eduardo santos" w:date="2020-09-09T18:37:00Z">
            <w:rPr/>
          </w:rPrChange>
        </w:rPr>
        <w:lastRenderedPageBreak/>
        <w:br w:type="page"/>
      </w:r>
    </w:p>
    <w:p w14:paraId="1A76EF40" w14:textId="77777777" w:rsidR="00257874" w:rsidRDefault="002D0913">
      <w:pPr>
        <w:pStyle w:val="Ttulo1"/>
        <w:numPr>
          <w:ilvl w:val="0"/>
          <w:numId w:val="5"/>
        </w:numPr>
      </w:pPr>
      <w:bookmarkStart w:id="1202" w:name="_Toc50751255"/>
      <w:r>
        <w:lastRenderedPageBreak/>
        <w:t>Cloud deployment</w:t>
      </w:r>
      <w:bookmarkEnd w:id="1202"/>
    </w:p>
    <w:p w14:paraId="5FC528AA" w14:textId="77777777" w:rsidR="009B6BEC" w:rsidRDefault="002D0913">
      <w:pPr>
        <w:spacing w:after="200"/>
        <w:rPr>
          <w:ins w:id="1203" w:author="André Oliveira" w:date="2020-09-03T20:21:00Z"/>
          <w:lang w:val="en-US"/>
        </w:rPr>
        <w:pPrChange w:id="1204" w:author="André Oliveira" w:date="2020-09-03T20:22:00Z">
          <w:pPr>
            <w:spacing w:after="200"/>
            <w:jc w:val="left"/>
          </w:pPr>
        </w:pPrChange>
      </w:pPr>
      <w:r>
        <w:rPr>
          <w:lang w:val="en-US"/>
        </w:rPr>
        <w:t xml:space="preserve">As a side objective, we wanted </w:t>
      </w:r>
      <w:ins w:id="1205" w:author="André Oliveira" w:date="2020-09-03T20:21:00Z">
        <w:r>
          <w:rPr>
            <w:i/>
            <w:iCs/>
            <w:lang w:val="en-US"/>
          </w:rPr>
          <w:t>IS E-Learning</w:t>
        </w:r>
        <w:r>
          <w:rPr>
            <w:lang w:val="en-US"/>
          </w:rPr>
          <w:t xml:space="preserve"> to be deployed in a Platform-as-a-Service (Pa</w:t>
        </w:r>
      </w:ins>
      <w:ins w:id="1206" w:author="André Oliveira" w:date="2020-09-03T20:40:00Z">
        <w:r>
          <w:rPr>
            <w:lang w:val="en-US"/>
          </w:rPr>
          <w:t>aS</w:t>
        </w:r>
      </w:ins>
      <w:ins w:id="1207" w:author="André Oliveira" w:date="2020-09-03T20:21:00Z">
        <w:r>
          <w:rPr>
            <w:lang w:val="en-US"/>
          </w:rPr>
          <w:t>), that is, deploying our project as a service in a cloud hosting platform, getting the benefits of having the possibility to have scaling automation, application management and DevOps tools that can be run on shared infrastructure, and in this way eliminating the complexity and time consuming factor of building and maintaining the underlying infrastructure.</w:t>
        </w:r>
      </w:ins>
    </w:p>
    <w:p w14:paraId="29B5E75D" w14:textId="77777777" w:rsidR="009B6BEC" w:rsidRDefault="002D0913">
      <w:pPr>
        <w:spacing w:after="200"/>
        <w:rPr>
          <w:ins w:id="1208" w:author="André Oliveira" w:date="2020-09-03T20:21:00Z"/>
          <w:lang w:val="en-US"/>
        </w:rPr>
        <w:pPrChange w:id="1209" w:author="André Oliveira" w:date="2020-09-03T20:22:00Z">
          <w:pPr>
            <w:spacing w:after="200"/>
            <w:jc w:val="left"/>
          </w:pPr>
        </w:pPrChange>
      </w:pPr>
      <w:r>
        <w:rPr>
          <w:lang w:val="en-US"/>
        </w:rPr>
        <w:t>P</w:t>
      </w:r>
      <w:ins w:id="1210" w:author="André Oliveira" w:date="2020-09-03T20:21:00Z">
        <w:r>
          <w:rPr>
            <w:lang w:val="en-US"/>
          </w:rPr>
          <w:t>aaS meets the needs of stateless applications</w:t>
        </w:r>
        <w:del w:id="1211" w:author="joao eduardo santos" w:date="2020-09-09T19:14:00Z">
          <w:r w:rsidDel="00B80622">
            <w:rPr>
              <w:lang w:val="en-US"/>
            </w:rPr>
            <w:delText xml:space="preserve"> and microservices</w:delText>
          </w:r>
        </w:del>
        <w:r>
          <w:rPr>
            <w:lang w:val="en-US"/>
          </w:rPr>
          <w:t xml:space="preserve">, like </w:t>
        </w:r>
      </w:ins>
      <w:ins w:id="1212" w:author="André Oliveira" w:date="2020-09-03T20:22:00Z">
        <w:r>
          <w:rPr>
            <w:lang w:val="en-US"/>
          </w:rPr>
          <w:t>ours</w:t>
        </w:r>
      </w:ins>
      <w:ins w:id="1213" w:author="André Oliveira" w:date="2020-09-03T20:21:00Z">
        <w:r>
          <w:rPr>
            <w:lang w:val="en-US"/>
          </w:rPr>
          <w:t xml:space="preserve"> IS E-Learning platform, and helps on t</w:t>
        </w:r>
        <w:bookmarkStart w:id="1214" w:name="_Hlk50057075"/>
        <w:bookmarkEnd w:id="1214"/>
        <w:r>
          <w:rPr>
            <w:lang w:val="en-US"/>
          </w:rPr>
          <w:t xml:space="preserve">he </w:t>
        </w:r>
      </w:ins>
      <w:ins w:id="1215" w:author="André Oliveira" w:date="2020-09-03T20:22:00Z">
        <w:r>
          <w:rPr>
            <w:lang w:val="en-US"/>
          </w:rPr>
          <w:t>management</w:t>
        </w:r>
      </w:ins>
      <w:ins w:id="1216" w:author="André Oliveira" w:date="2020-09-03T20:21:00Z">
        <w:r>
          <w:rPr>
            <w:lang w:val="en-US"/>
          </w:rPr>
          <w:t xml:space="preserve"> and </w:t>
        </w:r>
      </w:ins>
      <w:ins w:id="1217" w:author="André Oliveira" w:date="2020-09-03T20:22:00Z">
        <w:r>
          <w:rPr>
            <w:lang w:val="en-US"/>
          </w:rPr>
          <w:t>configuration</w:t>
        </w:r>
      </w:ins>
      <w:ins w:id="1218" w:author="André Oliveira" w:date="2020-09-03T20:21:00Z">
        <w:r>
          <w:rPr>
            <w:lang w:val="en-US"/>
          </w:rPr>
          <w:t xml:space="preserve"> on various tasks, such as server and storage configuration, application and infrastructure security, auto scaling or load balancing. </w:t>
        </w:r>
      </w:ins>
    </w:p>
    <w:p w14:paraId="427999F3" w14:textId="77777777" w:rsidR="00257874" w:rsidRDefault="002D0913">
      <w:pPr>
        <w:spacing w:after="200"/>
        <w:rPr>
          <w:del w:id="1219" w:author="André Oliveira" w:date="2020-09-03T20:21:00Z"/>
          <w:lang w:val="en-US"/>
        </w:rPr>
      </w:pPr>
      <w:ins w:id="1220" w:author="André Oliveira" w:date="2020-09-03T20:21:00Z">
        <w:r>
          <w:rPr>
            <w:lang w:val="en-US"/>
          </w:rPr>
          <w:t xml:space="preserve">PaaS has many levels of </w:t>
        </w:r>
      </w:ins>
      <w:ins w:id="1221" w:author="André Oliveira" w:date="2020-09-03T20:22:00Z">
        <w:r>
          <w:rPr>
            <w:lang w:val="en-US"/>
          </w:rPr>
          <w:t>abstraction</w:t>
        </w:r>
      </w:ins>
      <w:ins w:id="1222" w:author="André Oliveira" w:date="2020-09-03T20:21:00Z">
        <w:r>
          <w:rPr>
            <w:lang w:val="en-US"/>
          </w:rPr>
          <w:t xml:space="preserve">, being the most </w:t>
        </w:r>
      </w:ins>
      <w:ins w:id="1223" w:author="André Oliveira" w:date="2020-09-03T20:22:00Z">
        <w:r>
          <w:rPr>
            <w:lang w:val="en-US"/>
          </w:rPr>
          <w:t>relevant</w:t>
        </w:r>
      </w:ins>
      <w:ins w:id="1224" w:author="André Oliveira" w:date="2020-09-03T20:21:00Z">
        <w:r>
          <w:rPr>
            <w:lang w:val="en-US"/>
          </w:rPr>
          <w:t xml:space="preserve"> for our project, the low abstraction level platforms, as it is the Container-as-a-Service (CaaS) solutions, providing </w:t>
        </w:r>
      </w:ins>
      <w:ins w:id="1225" w:author="joao eduardo santos" w:date="2020-09-09T19:15:00Z">
        <w:r w:rsidR="00B80622">
          <w:rPr>
            <w:lang w:val="en-US"/>
          </w:rPr>
          <w:t>useful</w:t>
        </w:r>
      </w:ins>
      <w:ins w:id="1226" w:author="André Oliveira" w:date="2020-09-03T20:21:00Z">
        <w:del w:id="1227" w:author="joao eduardo santos" w:date="2020-09-09T19:15:00Z">
          <w:r w:rsidDel="00B80622">
            <w:rPr>
              <w:lang w:val="en-US"/>
            </w:rPr>
            <w:delText>values</w:delText>
          </w:r>
        </w:del>
        <w:r>
          <w:rPr>
            <w:lang w:val="en-US"/>
          </w:rPr>
          <w:t xml:space="preserve"> container orchestration </w:t>
        </w:r>
      </w:ins>
      <w:ins w:id="1228" w:author="André Oliveira" w:date="2020-09-03T20:23:00Z">
        <w:r>
          <w:rPr>
            <w:lang w:val="en-US"/>
          </w:rPr>
          <w:t>tools</w:t>
        </w:r>
      </w:ins>
      <w:ins w:id="1229" w:author="André Oliveira" w:date="2020-09-03T20:21:00Z">
        <w:r>
          <w:rPr>
            <w:lang w:val="en-US"/>
          </w:rPr>
          <w:t>.</w:t>
        </w:r>
      </w:ins>
      <w:ins w:id="1230" w:author="André Oliveira" w:date="2020-09-03T20:23:00Z">
        <w:r>
          <w:rPr>
            <w:lang w:val="en-US"/>
          </w:rPr>
          <w:t xml:space="preserve"> </w:t>
        </w:r>
      </w:ins>
      <w:del w:id="1231" w:author="André Oliveira" w:date="2020-09-03T20:21:00Z">
        <w:r>
          <w:rPr>
            <w:lang w:val="en-US"/>
          </w:rPr>
          <w:delText>The project continues to be mostly on schedule. Some time constraints have impacted the planned schedule such as jobs or college projects for other courses, specifically projects for other courses have caus</w:delText>
        </w:r>
      </w:del>
    </w:p>
    <w:p w14:paraId="4E13DDD6" w14:textId="77777777" w:rsidR="00257874" w:rsidRDefault="00257874">
      <w:pPr>
        <w:spacing w:after="200"/>
        <w:rPr>
          <w:ins w:id="1232" w:author="André Oliveira" w:date="2020-09-03T20:26:00Z"/>
          <w:lang w:val="en-US"/>
        </w:rPr>
      </w:pPr>
    </w:p>
    <w:p w14:paraId="6B323D6C" w14:textId="77777777" w:rsidR="00257874" w:rsidRDefault="002D0913">
      <w:pPr>
        <w:pStyle w:val="Ttulo2"/>
        <w:rPr>
          <w:ins w:id="1233" w:author="André Oliveira" w:date="2020-09-03T20:25:00Z"/>
          <w:color w:val="auto"/>
          <w:sz w:val="28"/>
          <w:szCs w:val="28"/>
          <w:lang w:val="en-US"/>
        </w:rPr>
      </w:pPr>
      <w:bookmarkStart w:id="1234" w:name="_Toc50751256"/>
      <w:ins w:id="1235" w:author="André Oliveira" w:date="2020-09-03T20:25:00Z">
        <w:r>
          <w:rPr>
            <w:color w:val="auto"/>
            <w:sz w:val="28"/>
            <w:szCs w:val="28"/>
            <w:lang w:val="en-US"/>
          </w:rPr>
          <w:t>8.1. Container orchestration tools</w:t>
        </w:r>
        <w:bookmarkEnd w:id="1234"/>
      </w:ins>
    </w:p>
    <w:p w14:paraId="016B3A8B" w14:textId="77777777" w:rsidR="00257874" w:rsidRDefault="002D0913">
      <w:pPr>
        <w:spacing w:after="200"/>
        <w:rPr>
          <w:ins w:id="1236" w:author="André Oliveira" w:date="2020-09-03T20:26:00Z"/>
          <w:lang w:val="en-US"/>
        </w:rPr>
      </w:pPr>
      <w:ins w:id="1237" w:author="André Oliveira" w:date="2020-09-03T20:24:00Z">
        <w:r>
          <w:rPr>
            <w:lang w:val="en-US"/>
          </w:rPr>
          <w:t xml:space="preserve">There are many container </w:t>
        </w:r>
      </w:ins>
      <w:ins w:id="1238" w:author="André Oliveira" w:date="2020-09-03T20:30:00Z">
        <w:r>
          <w:rPr>
            <w:lang w:val="en-US"/>
          </w:rPr>
          <w:t>orchestrations</w:t>
        </w:r>
      </w:ins>
      <w:ins w:id="1239" w:author="André Oliveira" w:date="2020-09-03T20:24:00Z">
        <w:r>
          <w:rPr>
            <w:lang w:val="en-US"/>
          </w:rPr>
          <w:t xml:space="preserve"> tools that can be used for container lifecycle management. Some of the more popular options are Docker Swarm and Kubernetes</w:t>
        </w:r>
      </w:ins>
      <w:ins w:id="1240" w:author="Rodrigo LeaL" w:date="2020-09-07T23:09:00Z">
        <w:r>
          <w:rPr>
            <w:lang w:val="en-US"/>
          </w:rPr>
          <w:t>.</w:t>
        </w:r>
      </w:ins>
      <w:del w:id="1241" w:author="Rodrigo LeaL" w:date="2020-09-07T23:09:00Z">
        <w:r>
          <w:rPr>
            <w:lang w:val="en-US"/>
          </w:rPr>
          <w:delText>, which we will address further ahead</w:delText>
        </w:r>
      </w:del>
      <w:ins w:id="1242" w:author="André Oliveira" w:date="2020-09-03T20:24:00Z">
        <w:r>
          <w:rPr>
            <w:lang w:val="en-US"/>
          </w:rPr>
          <w:t>.</w:t>
        </w:r>
      </w:ins>
    </w:p>
    <w:p w14:paraId="09B1A5F7" w14:textId="77777777" w:rsidR="00257874" w:rsidRDefault="00257874">
      <w:pPr>
        <w:spacing w:after="200"/>
        <w:rPr>
          <w:ins w:id="1243" w:author="André Oliveira" w:date="2020-09-03T20:25:00Z"/>
          <w:lang w:val="en-US"/>
        </w:rPr>
      </w:pPr>
    </w:p>
    <w:p w14:paraId="7F38A26F" w14:textId="77777777" w:rsidR="00257874" w:rsidRDefault="002D0913">
      <w:pPr>
        <w:pStyle w:val="Ttulo3"/>
        <w:rPr>
          <w:ins w:id="1244" w:author="André Oliveira" w:date="2020-09-03T20:25:00Z"/>
          <w:color w:val="auto"/>
          <w:sz w:val="28"/>
          <w:szCs w:val="28"/>
          <w:lang w:val="en-US"/>
        </w:rPr>
      </w:pPr>
      <w:bookmarkStart w:id="1245" w:name="_Toc50751257"/>
      <w:ins w:id="1246" w:author="André Oliveira" w:date="2020-09-03T20:25:00Z">
        <w:r>
          <w:rPr>
            <w:color w:val="auto"/>
            <w:sz w:val="28"/>
            <w:szCs w:val="28"/>
            <w:lang w:val="en-US"/>
          </w:rPr>
          <w:t>8.</w:t>
        </w:r>
      </w:ins>
      <w:ins w:id="1247" w:author="André Oliveira" w:date="2020-09-03T20:26:00Z">
        <w:r>
          <w:rPr>
            <w:color w:val="auto"/>
            <w:sz w:val="28"/>
            <w:szCs w:val="28"/>
            <w:lang w:val="en-US"/>
          </w:rPr>
          <w:t>1</w:t>
        </w:r>
      </w:ins>
      <w:ins w:id="1248" w:author="André Oliveira" w:date="2020-09-03T20:25:00Z">
        <w:r>
          <w:rPr>
            <w:color w:val="auto"/>
            <w:sz w:val="28"/>
            <w:szCs w:val="28"/>
            <w:lang w:val="en-US"/>
          </w:rPr>
          <w:t>.</w:t>
        </w:r>
      </w:ins>
      <w:ins w:id="1249" w:author="André Oliveira" w:date="2020-09-03T20:26:00Z">
        <w:r>
          <w:rPr>
            <w:color w:val="auto"/>
            <w:sz w:val="28"/>
            <w:szCs w:val="28"/>
            <w:lang w:val="en-US"/>
          </w:rPr>
          <w:t>1</w:t>
        </w:r>
      </w:ins>
      <w:ins w:id="1250" w:author="André Oliveira" w:date="2020-09-03T20:25:00Z">
        <w:r>
          <w:rPr>
            <w:color w:val="auto"/>
            <w:sz w:val="28"/>
            <w:szCs w:val="28"/>
            <w:lang w:val="en-US"/>
          </w:rPr>
          <w:t xml:space="preserve">. </w:t>
        </w:r>
      </w:ins>
      <w:ins w:id="1251" w:author="André Oliveira" w:date="2020-09-03T20:26:00Z">
        <w:r>
          <w:rPr>
            <w:color w:val="auto"/>
            <w:sz w:val="28"/>
            <w:szCs w:val="28"/>
            <w:lang w:val="en-US"/>
          </w:rPr>
          <w:t>Docker Swarm</w:t>
        </w:r>
      </w:ins>
      <w:bookmarkEnd w:id="1245"/>
    </w:p>
    <w:p w14:paraId="3ABC8063" w14:textId="77777777" w:rsidR="00257874" w:rsidRDefault="002D0913">
      <w:pPr>
        <w:spacing w:after="200"/>
        <w:rPr>
          <w:ins w:id="1252" w:author="André Oliveira" w:date="2020-09-03T20:26:00Z"/>
          <w:rFonts w:eastAsiaTheme="minorHAnsi"/>
          <w:sz w:val="22"/>
          <w:szCs w:val="22"/>
          <w:highlight w:val="white"/>
          <w:lang w:val="en-US" w:eastAsia="en-US"/>
        </w:rPr>
      </w:pPr>
      <w:ins w:id="1253" w:author="André Oliveira" w:date="2020-09-03T20:26:00Z">
        <w:r>
          <w:rPr>
            <w:rFonts w:eastAsiaTheme="minorHAnsi"/>
            <w:sz w:val="22"/>
            <w:szCs w:val="22"/>
            <w:shd w:val="clear" w:color="auto" w:fill="FFFFFF"/>
            <w:lang w:val="en-US" w:eastAsia="en-US"/>
          </w:rPr>
          <w:t xml:space="preserve">Docker Engine v1.12.0 and later allow developers to deploy containers in Swarm </w:t>
        </w:r>
      </w:ins>
      <w:ins w:id="1254" w:author="André Oliveira" w:date="2020-09-03T20:29:00Z">
        <w:r>
          <w:rPr>
            <w:rFonts w:eastAsiaTheme="minorHAnsi"/>
            <w:sz w:val="22"/>
            <w:szCs w:val="22"/>
            <w:shd w:val="clear" w:color="auto" w:fill="FFFFFF"/>
            <w:lang w:val="en-US" w:eastAsia="en-US"/>
          </w:rPr>
          <w:t xml:space="preserve">mode </w:t>
        </w:r>
      </w:ins>
      <w:sdt>
        <w:sdtPr>
          <w:id w:val="-1764908249"/>
          <w:citation/>
        </w:sdtPr>
        <w:sdtContent>
          <w:ins w:id="1255" w:author="André Oliveira" w:date="2020-09-03T20:29:00Z">
            <w:r w:rsidR="009B6BEC">
              <w:fldChar w:fldCharType="begin"/>
            </w:r>
            <w:r w:rsidR="009B6BEC" w:rsidRPr="009B6BEC">
              <w:rPr>
                <w:lang w:val="en-GB"/>
                <w:rPrChange w:id="1256" w:author="joao eduardo santos" w:date="2020-09-09T18:37:00Z">
                  <w:rPr/>
                </w:rPrChange>
              </w:rPr>
              <w:instrText>CITATION doc20 \l 2070</w:instrText>
            </w:r>
            <w:r w:rsidR="009B6BEC">
              <w:fldChar w:fldCharType="separate"/>
            </w:r>
            <w:r w:rsidR="009B6BEC" w:rsidRPr="009B6BEC">
              <w:rPr>
                <w:lang w:val="en-GB"/>
                <w:rPrChange w:id="1257" w:author="joao eduardo santos" w:date="2020-09-09T18:37:00Z">
                  <w:rPr/>
                </w:rPrChange>
              </w:rPr>
              <w:t>[33]</w:t>
            </w:r>
            <w:r w:rsidR="009B6BEC">
              <w:fldChar w:fldCharType="end"/>
            </w:r>
          </w:ins>
        </w:sdtContent>
      </w:sdt>
      <w:ins w:id="1258" w:author="André Oliveira" w:date="2020-09-03T20:26:00Z">
        <w:r>
          <w:rPr>
            <w:rFonts w:eastAsiaTheme="minorHAnsi"/>
            <w:sz w:val="22"/>
            <w:szCs w:val="22"/>
            <w:shd w:val="clear" w:color="auto" w:fill="FFFFFF"/>
            <w:lang w:val="en-US" w:eastAsia="en-US"/>
          </w:rPr>
          <w:t>. A Swarm cluster consists of Docker Engine deployed on multiple nodes. Manager nodes perform orchestration and cluster management. Worker nodes receive and execute tasks from the manager nodes.</w:t>
        </w:r>
      </w:ins>
    </w:p>
    <w:p w14:paraId="6C96222A" w14:textId="77777777" w:rsidR="00257874" w:rsidRDefault="002D0913">
      <w:pPr>
        <w:spacing w:after="200"/>
        <w:rPr>
          <w:ins w:id="1259" w:author="André Oliveira" w:date="2020-09-03T20:30:00Z"/>
          <w:rFonts w:eastAsiaTheme="minorHAnsi"/>
          <w:sz w:val="22"/>
          <w:szCs w:val="22"/>
          <w:highlight w:val="white"/>
          <w:lang w:val="en-US" w:eastAsia="en-US"/>
        </w:rPr>
      </w:pPr>
      <w:ins w:id="1260" w:author="André Oliveira" w:date="2020-09-03T20:26:00Z">
        <w:r>
          <w:rPr>
            <w:rFonts w:eastAsiaTheme="minorHAnsi"/>
            <w:sz w:val="22"/>
            <w:szCs w:val="22"/>
            <w:shd w:val="clear" w:color="auto" w:fill="FFFFFF"/>
            <w:lang w:val="en-US" w:eastAsia="en-US"/>
          </w:rPr>
          <w:t>A service, which can be specified declaratively, consists of tasks that can be run on Swarm nodes. Services can be replicated to run on multiple nodes. In the replicated services model, ingress load balancing and internal DNS can be used to provide highly available service endpoints. </w:t>
        </w:r>
      </w:ins>
    </w:p>
    <w:p w14:paraId="56A99B0B" w14:textId="77777777" w:rsidR="00257874" w:rsidRDefault="002D0913">
      <w:pPr>
        <w:keepNext/>
        <w:spacing w:after="200"/>
        <w:jc w:val="center"/>
        <w:rPr>
          <w:ins w:id="1261" w:author="André Oliveira" w:date="2020-09-03T20:30:00Z"/>
          <w:lang w:val="en-US"/>
        </w:rPr>
      </w:pPr>
      <w:r>
        <w:rPr>
          <w:noProof/>
          <w:lang w:eastAsia="pt-PT"/>
        </w:rPr>
        <w:lastRenderedPageBreak/>
        <w:drawing>
          <wp:inline distT="0" distB="0" distL="0" distR="0" wp14:anchorId="7C38187C" wp14:editId="0F104C5A">
            <wp:extent cx="5400040" cy="3253740"/>
            <wp:effectExtent l="0" t="0" r="0" b="0"/>
            <wp:docPr id="12" name="Imagem 2"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descr="Nodes_Illustration-1024x743.png"/>
                    <pic:cNvPicPr>
                      <a:picLocks noChangeAspect="1" noChangeArrowheads="1"/>
                    </pic:cNvPicPr>
                  </pic:nvPicPr>
                  <pic:blipFill>
                    <a:blip r:embed="rId29" cstate="print"/>
                    <a:stretch>
                      <a:fillRect/>
                    </a:stretch>
                  </pic:blipFill>
                  <pic:spPr bwMode="auto">
                    <a:xfrm>
                      <a:off x="0" y="0"/>
                      <a:ext cx="5400040" cy="3253740"/>
                    </a:xfrm>
                    <a:prstGeom prst="rect">
                      <a:avLst/>
                    </a:prstGeom>
                  </pic:spPr>
                </pic:pic>
              </a:graphicData>
            </a:graphic>
          </wp:inline>
        </w:drawing>
      </w:r>
    </w:p>
    <w:p w14:paraId="43ADE384" w14:textId="77777777" w:rsidR="00257874" w:rsidRDefault="002D0913">
      <w:pPr>
        <w:pStyle w:val="Legenda"/>
        <w:rPr>
          <w:ins w:id="1262" w:author="André Oliveira" w:date="2020-09-03T20:31:00Z"/>
          <w:lang w:val="en-US"/>
        </w:rPr>
      </w:pPr>
      <w:ins w:id="1263" w:author="André Oliveira" w:date="2020-09-03T20:30:00Z">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10</w:t>
        </w:r>
        <w:r w:rsidR="009B6BEC">
          <w:rPr>
            <w:lang w:val="en-US"/>
          </w:rPr>
          <w:fldChar w:fldCharType="end"/>
        </w:r>
        <w:r>
          <w:rPr>
            <w:lang w:val="en-US"/>
          </w:rPr>
          <w:t xml:space="preserve"> - Docker Swarm architecture</w:t>
        </w:r>
      </w:ins>
    </w:p>
    <w:p w14:paraId="00FE15B9" w14:textId="77777777" w:rsidR="00257874" w:rsidRDefault="00257874">
      <w:pPr>
        <w:rPr>
          <w:ins w:id="1264" w:author="André Oliveira" w:date="2020-09-03T20:31:00Z"/>
          <w:lang w:val="en-US"/>
        </w:rPr>
      </w:pPr>
    </w:p>
    <w:p w14:paraId="2E941AB9" w14:textId="77777777" w:rsidR="00257874" w:rsidRDefault="002D0913">
      <w:pPr>
        <w:rPr>
          <w:ins w:id="1265" w:author="André Oliveira" w:date="2020-09-03T20:31:00Z"/>
          <w:lang w:val="en-US"/>
        </w:rPr>
      </w:pPr>
      <w:ins w:id="1266" w:author="André Oliveira" w:date="2020-09-03T20:31:00Z">
        <w:r>
          <w:rPr>
            <w:lang w:val="en-US"/>
          </w:rPr>
          <w:t xml:space="preserve">As can be seen from the figure above, the Docker Swarm architecture consists of managers and workers. The user can declaratively specify the desired state of various services to run in the Swarm cluster using configuration files. </w:t>
        </w:r>
      </w:ins>
    </w:p>
    <w:p w14:paraId="02D1EDC0" w14:textId="77777777" w:rsidR="00257874" w:rsidRDefault="002D0913">
      <w:pPr>
        <w:rPr>
          <w:ins w:id="1267" w:author="André Oliveira" w:date="2020-09-03T20:31:00Z"/>
          <w:lang w:val="en-US"/>
        </w:rPr>
      </w:pPr>
      <w:ins w:id="1268" w:author="André Oliveira" w:date="2020-09-03T20:31:00Z">
        <w:r>
          <w:rPr>
            <w:lang w:val="en-US"/>
          </w:rPr>
          <w:t>Here are some common terms associated with Docker Swarm:</w:t>
        </w:r>
      </w:ins>
    </w:p>
    <w:p w14:paraId="4A9A82C1" w14:textId="77777777" w:rsidR="009B6BEC" w:rsidRDefault="002D0913">
      <w:pPr>
        <w:pStyle w:val="PargrafodaLista"/>
        <w:numPr>
          <w:ilvl w:val="0"/>
          <w:numId w:val="7"/>
        </w:numPr>
        <w:rPr>
          <w:ins w:id="1269" w:author="André Oliveira" w:date="2020-09-03T20:31:00Z"/>
          <w:lang w:val="en-US"/>
        </w:rPr>
        <w:pPrChange w:id="1270" w:author="André Oliveira" w:date="2020-09-03T20:31:00Z">
          <w:pPr/>
        </w:pPrChange>
      </w:pPr>
      <w:ins w:id="1271" w:author="André Oliveira" w:date="2020-09-03T20:31:00Z">
        <w:r>
          <w:rPr>
            <w:b/>
            <w:bCs/>
            <w:lang w:val="en-US"/>
          </w:rPr>
          <w:t>Node:</w:t>
        </w:r>
        <w:r>
          <w:rPr>
            <w:lang w:val="en-US"/>
          </w:rPr>
          <w:t xml:space="preserve"> A node is an instance of a Swarm. Nodes can be distributed on-premises or in public clouds.</w:t>
        </w:r>
      </w:ins>
    </w:p>
    <w:p w14:paraId="2496F774" w14:textId="77777777" w:rsidR="009B6BEC" w:rsidRDefault="002D0913">
      <w:pPr>
        <w:pStyle w:val="PargrafodaLista"/>
        <w:numPr>
          <w:ilvl w:val="0"/>
          <w:numId w:val="7"/>
        </w:numPr>
        <w:rPr>
          <w:ins w:id="1272" w:author="André Oliveira" w:date="2020-09-03T20:31:00Z"/>
          <w:lang w:val="en-US"/>
        </w:rPr>
        <w:pPrChange w:id="1273" w:author="André Oliveira" w:date="2020-09-03T20:31:00Z">
          <w:pPr/>
        </w:pPrChange>
      </w:pPr>
      <w:ins w:id="1274" w:author="André Oliveira" w:date="2020-09-03T20:31:00Z">
        <w:r>
          <w:rPr>
            <w:b/>
            <w:bCs/>
            <w:lang w:val="en-US"/>
          </w:rPr>
          <w:t>Swarm:</w:t>
        </w:r>
        <w:r>
          <w:rPr>
            <w:lang w:val="en-US"/>
          </w:rPr>
          <w:t xml:space="preserve"> a cluster of nodes (or Docker Engines). In Swarm mode, services are orchestrated, instead of running container commands.</w:t>
        </w:r>
      </w:ins>
    </w:p>
    <w:p w14:paraId="4E9FDAF5" w14:textId="77777777" w:rsidR="009B6BEC" w:rsidRDefault="002D0913">
      <w:pPr>
        <w:pStyle w:val="PargrafodaLista"/>
        <w:numPr>
          <w:ilvl w:val="0"/>
          <w:numId w:val="7"/>
        </w:numPr>
        <w:rPr>
          <w:ins w:id="1275" w:author="André Oliveira" w:date="2020-09-03T20:31:00Z"/>
          <w:lang w:val="en-US"/>
        </w:rPr>
        <w:pPrChange w:id="1276" w:author="André Oliveira" w:date="2020-09-03T20:31:00Z">
          <w:pPr/>
        </w:pPrChange>
      </w:pPr>
      <w:ins w:id="1277" w:author="André Oliveira" w:date="2020-09-03T20:31:00Z">
        <w:r>
          <w:rPr>
            <w:b/>
            <w:bCs/>
            <w:lang w:val="en-US"/>
          </w:rPr>
          <w:t>Manager Nodes:</w:t>
        </w:r>
        <w:r>
          <w:rPr>
            <w:lang w:val="en-US"/>
          </w:rPr>
          <w:t xml:space="preserve"> These nodes receive service definitions from the user, and dispatch work to worker nodes. Manager nodes can also perform the duties of worker nodes.</w:t>
        </w:r>
      </w:ins>
    </w:p>
    <w:p w14:paraId="659FBD39" w14:textId="77777777" w:rsidR="009B6BEC" w:rsidRDefault="002D0913">
      <w:pPr>
        <w:pStyle w:val="PargrafodaLista"/>
        <w:numPr>
          <w:ilvl w:val="0"/>
          <w:numId w:val="7"/>
        </w:numPr>
        <w:rPr>
          <w:ins w:id="1278" w:author="André Oliveira" w:date="2020-09-03T20:31:00Z"/>
          <w:lang w:val="en-US"/>
        </w:rPr>
        <w:pPrChange w:id="1279" w:author="André Oliveira" w:date="2020-09-03T20:31:00Z">
          <w:pPr/>
        </w:pPrChange>
      </w:pPr>
      <w:ins w:id="1280" w:author="André Oliveira" w:date="2020-09-03T20:31:00Z">
        <w:r>
          <w:rPr>
            <w:b/>
            <w:bCs/>
            <w:lang w:val="en-US"/>
          </w:rPr>
          <w:t>Worker Nodes:</w:t>
        </w:r>
        <w:r>
          <w:rPr>
            <w:lang w:val="en-US"/>
          </w:rPr>
          <w:t xml:space="preserve"> These nodes collect and run tasks from manager nodes.</w:t>
        </w:r>
      </w:ins>
    </w:p>
    <w:p w14:paraId="3C2B13D7" w14:textId="77777777" w:rsidR="009B6BEC" w:rsidRDefault="002D0913">
      <w:pPr>
        <w:pStyle w:val="PargrafodaLista"/>
        <w:numPr>
          <w:ilvl w:val="0"/>
          <w:numId w:val="7"/>
        </w:numPr>
        <w:rPr>
          <w:ins w:id="1281" w:author="André Oliveira" w:date="2020-09-03T20:31:00Z"/>
          <w:lang w:val="en-US"/>
        </w:rPr>
        <w:pPrChange w:id="1282" w:author="André Oliveira" w:date="2020-09-03T20:31:00Z">
          <w:pPr/>
        </w:pPrChange>
      </w:pPr>
      <w:ins w:id="1283" w:author="André Oliveira" w:date="2020-09-03T20:31:00Z">
        <w:r>
          <w:rPr>
            <w:b/>
            <w:bCs/>
            <w:lang w:val="en-US"/>
          </w:rPr>
          <w:t>Service:</w:t>
        </w:r>
        <w:r>
          <w:rPr>
            <w:lang w:val="en-US"/>
          </w:rPr>
          <w:t xml:space="preserve"> A service specifies the container image and the number of replicas.</w:t>
        </w:r>
      </w:ins>
    </w:p>
    <w:p w14:paraId="5BA4FAAB" w14:textId="77777777" w:rsidR="00257874" w:rsidRDefault="00257874">
      <w:pPr>
        <w:rPr>
          <w:ins w:id="1284" w:author="André Oliveira" w:date="2020-09-03T20:31:00Z"/>
          <w:lang w:val="en-US"/>
        </w:rPr>
      </w:pPr>
    </w:p>
    <w:p w14:paraId="63314A9C" w14:textId="77777777" w:rsidR="00257874" w:rsidRDefault="00257874">
      <w:pPr>
        <w:rPr>
          <w:ins w:id="1285" w:author="André Oliveira" w:date="2020-09-03T20:31:00Z"/>
          <w:lang w:val="en-US"/>
        </w:rPr>
      </w:pPr>
    </w:p>
    <w:p w14:paraId="7508305D" w14:textId="77777777" w:rsidR="00257874" w:rsidRDefault="00257874">
      <w:pPr>
        <w:rPr>
          <w:ins w:id="1286" w:author="André Oliveira" w:date="2020-09-03T20:31:00Z"/>
          <w:lang w:val="en-US"/>
        </w:rPr>
      </w:pPr>
    </w:p>
    <w:p w14:paraId="56345CFD" w14:textId="77777777" w:rsidR="009B6BEC" w:rsidRDefault="009B6BEC">
      <w:pPr>
        <w:rPr>
          <w:ins w:id="1287" w:author="André Oliveira" w:date="2020-09-03T20:26:00Z"/>
          <w:lang w:val="en-US"/>
        </w:rPr>
        <w:pPrChange w:id="1288" w:author="André Oliveira" w:date="2020-09-03T20:31:00Z">
          <w:pPr>
            <w:spacing w:after="200"/>
          </w:pPr>
        </w:pPrChange>
      </w:pPr>
    </w:p>
    <w:p w14:paraId="31E043D5" w14:textId="77777777" w:rsidR="00257874" w:rsidRDefault="002D0913">
      <w:pPr>
        <w:pStyle w:val="Ttulo3"/>
        <w:rPr>
          <w:ins w:id="1289" w:author="André Oliveira" w:date="2020-09-03T20:26:00Z"/>
          <w:color w:val="auto"/>
          <w:sz w:val="28"/>
          <w:szCs w:val="28"/>
          <w:lang w:val="en-US"/>
        </w:rPr>
      </w:pPr>
      <w:bookmarkStart w:id="1290" w:name="_Toc50751258"/>
      <w:ins w:id="1291" w:author="André Oliveira" w:date="2020-09-03T20:26:00Z">
        <w:r>
          <w:rPr>
            <w:color w:val="auto"/>
            <w:sz w:val="28"/>
            <w:szCs w:val="28"/>
            <w:lang w:val="en-US"/>
          </w:rPr>
          <w:lastRenderedPageBreak/>
          <w:t>8.1.2. Kubernets</w:t>
        </w:r>
        <w:bookmarkEnd w:id="1290"/>
      </w:ins>
    </w:p>
    <w:p w14:paraId="039707C4" w14:textId="77777777" w:rsidR="00257874" w:rsidRDefault="009B6BEC">
      <w:pPr>
        <w:spacing w:after="200"/>
        <w:rPr>
          <w:ins w:id="1292" w:author="André Oliveira" w:date="2020-09-03T20:34:00Z"/>
          <w:rFonts w:eastAsiaTheme="minorHAnsi"/>
          <w:sz w:val="22"/>
          <w:szCs w:val="22"/>
          <w:highlight w:val="white"/>
          <w:lang w:val="en-US" w:eastAsia="en-US"/>
        </w:rPr>
      </w:pPr>
      <w:r>
        <w:fldChar w:fldCharType="begin"/>
      </w:r>
      <w:r w:rsidRPr="009B6BEC">
        <w:rPr>
          <w:lang w:val="en-GB"/>
          <w:rPrChange w:id="1293" w:author="joao eduardo santos" w:date="2020-09-09T18:37:00Z">
            <w:rPr/>
          </w:rPrChange>
        </w:rPr>
        <w:instrText xml:space="preserve"> HYPERLINK "https://kubernetes.io/" \t "_blank" \h </w:instrText>
      </w:r>
      <w:r>
        <w:fldChar w:fldCharType="separate"/>
      </w:r>
      <w:ins w:id="1294" w:author="André Oliveira" w:date="2020-09-03T20:32:00Z">
        <w:r w:rsidR="002D0913">
          <w:rPr>
            <w:rFonts w:eastAsiaTheme="minorHAnsi" w:cstheme="minorHAnsi"/>
            <w:sz w:val="22"/>
            <w:szCs w:val="22"/>
            <w:shd w:val="clear" w:color="auto" w:fill="FFFFFF"/>
            <w:lang w:val="en-US" w:eastAsia="en-US"/>
          </w:rPr>
          <w:t xml:space="preserve">Kubernetes </w:t>
        </w:r>
      </w:ins>
      <w:sdt>
        <w:sdtPr>
          <w:id w:val="1955825538"/>
          <w:citation/>
        </w:sdtPr>
        <w:sdtContent>
          <w:ins w:id="1295" w:author="André Oliveira" w:date="2020-09-03T20:33:00Z">
            <w:r>
              <w:fldChar w:fldCharType="begin"/>
            </w:r>
            <w:r w:rsidRPr="009B6BEC">
              <w:rPr>
                <w:lang w:val="en-GB"/>
                <w:rPrChange w:id="1296" w:author="joao eduardo santos" w:date="2020-09-09T18:37:00Z">
                  <w:rPr/>
                </w:rPrChange>
              </w:rPr>
              <w:instrText>CITATION kub20 \l 2070</w:instrText>
            </w:r>
            <w:r>
              <w:fldChar w:fldCharType="separate"/>
            </w:r>
            <w:r w:rsidRPr="009B6BEC">
              <w:rPr>
                <w:lang w:val="en-GB"/>
                <w:rPrChange w:id="1297" w:author="joao eduardo santos" w:date="2020-09-09T18:37:00Z">
                  <w:rPr/>
                </w:rPrChange>
              </w:rPr>
              <w:t>[34]</w:t>
            </w:r>
            <w:r>
              <w:fldChar w:fldCharType="end"/>
            </w:r>
          </w:ins>
        </w:sdtContent>
      </w:sdt>
      <w:ins w:id="1298" w:author="André Oliveira" w:date="2020-09-03T20:32:00Z">
        <w:r w:rsidR="002D0913">
          <w:rPr>
            <w:rFonts w:eastAsiaTheme="minorHAnsi" w:cstheme="minorHAnsi"/>
            <w:sz w:val="22"/>
            <w:szCs w:val="22"/>
            <w:shd w:val="clear" w:color="auto" w:fill="FFFFFF"/>
            <w:lang w:val="en-US" w:eastAsia="en-US"/>
          </w:rPr>
          <w:t xml:space="preserve"> </w:t>
        </w:r>
      </w:ins>
      <w:r>
        <w:rPr>
          <w:rFonts w:eastAsiaTheme="minorHAnsi" w:cstheme="minorHAnsi"/>
          <w:sz w:val="22"/>
          <w:szCs w:val="22"/>
          <w:shd w:val="clear" w:color="auto" w:fill="FFFFFF"/>
          <w:lang w:val="en-US" w:eastAsia="en-US"/>
        </w:rPr>
        <w:fldChar w:fldCharType="end"/>
      </w:r>
      <w:ins w:id="1299" w:author="André Oliveira" w:date="2020-09-03T20:32:00Z">
        <w:r w:rsidR="002D0913">
          <w:rPr>
            <w:rFonts w:eastAsiaTheme="minorHAnsi"/>
            <w:sz w:val="22"/>
            <w:szCs w:val="22"/>
            <w:shd w:val="clear" w:color="auto" w:fill="FFFFFF"/>
            <w:lang w:val="en-US" w:eastAsia="en-US"/>
          </w:rPr>
          <w:t>is an open-source system for automating deployment, scaling, and management of containerized applications. Kubernetes was built by Google based on their experience running containers in production using an internal cluster management system.</w:t>
        </w:r>
      </w:ins>
    </w:p>
    <w:p w14:paraId="5411A552" w14:textId="77777777" w:rsidR="00257874" w:rsidRDefault="002D0913">
      <w:pPr>
        <w:keepNext/>
        <w:spacing w:after="200"/>
        <w:jc w:val="center"/>
        <w:rPr>
          <w:ins w:id="1300" w:author="André Oliveira" w:date="2020-09-03T20:35:00Z"/>
          <w:lang w:val="en-US"/>
        </w:rPr>
      </w:pPr>
      <w:r>
        <w:rPr>
          <w:noProof/>
          <w:lang w:eastAsia="pt-PT"/>
        </w:rPr>
        <w:drawing>
          <wp:inline distT="0" distB="0" distL="0" distR="0" wp14:anchorId="7F4DE38C" wp14:editId="6A1F5D4E">
            <wp:extent cx="5400040" cy="3917950"/>
            <wp:effectExtent l="0" t="0" r="0" b="0"/>
            <wp:docPr id="13" name="Imagem 1"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Nodes_Illustration-1024x743.png"/>
                    <pic:cNvPicPr>
                      <a:picLocks noChangeAspect="1" noChangeArrowheads="1"/>
                    </pic:cNvPicPr>
                  </pic:nvPicPr>
                  <pic:blipFill>
                    <a:blip r:embed="rId30" cstate="print"/>
                    <a:stretch>
                      <a:fillRect/>
                    </a:stretch>
                  </pic:blipFill>
                  <pic:spPr bwMode="auto">
                    <a:xfrm>
                      <a:off x="0" y="0"/>
                      <a:ext cx="5400040" cy="3917950"/>
                    </a:xfrm>
                    <a:prstGeom prst="rect">
                      <a:avLst/>
                    </a:prstGeom>
                  </pic:spPr>
                </pic:pic>
              </a:graphicData>
            </a:graphic>
          </wp:inline>
        </w:drawing>
      </w:r>
    </w:p>
    <w:p w14:paraId="440020B1" w14:textId="77777777" w:rsidR="00257874" w:rsidRDefault="002D0913">
      <w:pPr>
        <w:pStyle w:val="Legenda"/>
        <w:rPr>
          <w:ins w:id="1301" w:author="André Oliveira" w:date="2020-09-03T20:35:00Z"/>
          <w:lang w:val="en-US"/>
        </w:rPr>
      </w:pPr>
      <w:ins w:id="1302" w:author="André Oliveira" w:date="2020-09-03T20:35:00Z">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11</w:t>
        </w:r>
        <w:r w:rsidR="009B6BEC">
          <w:rPr>
            <w:lang w:val="en-US"/>
          </w:rPr>
          <w:fldChar w:fldCharType="end"/>
        </w:r>
        <w:r>
          <w:rPr>
            <w:lang w:val="en-US"/>
          </w:rPr>
          <w:t xml:space="preserve"> - Kubernetes architecture</w:t>
        </w:r>
      </w:ins>
    </w:p>
    <w:p w14:paraId="53F30156" w14:textId="77777777" w:rsidR="00257874" w:rsidRDefault="00257874">
      <w:pPr>
        <w:rPr>
          <w:ins w:id="1303" w:author="André Oliveira" w:date="2020-09-03T20:35:00Z"/>
          <w:lang w:val="en-US"/>
        </w:rPr>
      </w:pPr>
    </w:p>
    <w:p w14:paraId="2C8734AF" w14:textId="77777777" w:rsidR="00257874" w:rsidRDefault="002D0913">
      <w:pPr>
        <w:spacing w:after="200"/>
        <w:rPr>
          <w:ins w:id="1304" w:author="André Oliveira" w:date="2020-09-03T20:35:00Z"/>
          <w:rFonts w:eastAsia="Times New Roman"/>
          <w:sz w:val="22"/>
          <w:szCs w:val="22"/>
          <w:lang w:val="en-US" w:eastAsia="pt-PT"/>
        </w:rPr>
      </w:pPr>
      <w:ins w:id="1305" w:author="André Oliveira" w:date="2020-09-03T20:35:00Z">
        <w:r>
          <w:rPr>
            <w:rFonts w:eastAsia="Times New Roman"/>
            <w:sz w:val="22"/>
            <w:szCs w:val="22"/>
            <w:lang w:val="en-US" w:eastAsia="pt-PT"/>
          </w:rPr>
          <w:t xml:space="preserve">As can be seen from the figure above, there are </w:t>
        </w:r>
      </w:ins>
      <w:ins w:id="1306" w:author="André Oliveira" w:date="2020-09-03T20:40:00Z">
        <w:r>
          <w:rPr>
            <w:rFonts w:eastAsia="Times New Roman"/>
            <w:sz w:val="22"/>
            <w:szCs w:val="22"/>
            <w:lang w:val="en-US" w:eastAsia="pt-PT"/>
          </w:rPr>
          <w:t>several</w:t>
        </w:r>
      </w:ins>
      <w:ins w:id="1307" w:author="André Oliveira" w:date="2020-09-03T20:35:00Z">
        <w:r>
          <w:rPr>
            <w:rFonts w:eastAsia="Times New Roman"/>
            <w:sz w:val="22"/>
            <w:szCs w:val="22"/>
            <w:lang w:val="en-US" w:eastAsia="pt-PT"/>
          </w:rPr>
          <w:t xml:space="preserve"> components associated with a Kubernetes cluster. The aster node places container workloads in user pods on worker nodes or itself. The other components include:</w:t>
        </w:r>
      </w:ins>
    </w:p>
    <w:p w14:paraId="59FCDB64" w14:textId="77777777" w:rsidR="009B6BEC" w:rsidRDefault="002D0913">
      <w:pPr>
        <w:numPr>
          <w:ilvl w:val="0"/>
          <w:numId w:val="8"/>
        </w:numPr>
        <w:spacing w:after="200"/>
        <w:contextualSpacing/>
        <w:rPr>
          <w:ins w:id="1308" w:author="André Oliveira" w:date="2020-09-03T20:35:00Z"/>
          <w:rFonts w:eastAsia="Times New Roman"/>
          <w:sz w:val="22"/>
          <w:szCs w:val="22"/>
          <w:lang w:val="en-US" w:eastAsia="pt-PT"/>
        </w:rPr>
        <w:pPrChange w:id="1309" w:author="André Oliveira" w:date="2020-09-03T20:41:00Z">
          <w:pPr>
            <w:numPr>
              <w:numId w:val="8"/>
            </w:numPr>
            <w:tabs>
              <w:tab w:val="num" w:pos="720"/>
            </w:tabs>
            <w:spacing w:after="200"/>
            <w:ind w:left="720" w:hanging="360"/>
            <w:contextualSpacing/>
            <w:jc w:val="left"/>
          </w:pPr>
        </w:pPrChange>
      </w:pPr>
      <w:ins w:id="1310" w:author="André Oliveira" w:date="2020-09-03T20:35:00Z">
        <w:r>
          <w:rPr>
            <w:rFonts w:eastAsia="Times New Roman"/>
            <w:b/>
            <w:bCs/>
            <w:sz w:val="22"/>
            <w:szCs w:val="22"/>
            <w:lang w:val="en-US" w:eastAsia="pt-PT"/>
          </w:rPr>
          <w:t>etcd:</w:t>
        </w:r>
        <w:r>
          <w:rPr>
            <w:rFonts w:eastAsia="Times New Roman"/>
            <w:sz w:val="22"/>
            <w:szCs w:val="22"/>
            <w:lang w:val="en-US" w:eastAsia="pt-PT"/>
          </w:rPr>
          <w:t xml:space="preserve"> This component stores configuration data which can be accessed by the Kubernetes Master’s API Server using simple HTTP or JSON API.</w:t>
        </w:r>
      </w:ins>
    </w:p>
    <w:p w14:paraId="54795F8C" w14:textId="77777777" w:rsidR="009B6BEC" w:rsidRDefault="002D0913">
      <w:pPr>
        <w:numPr>
          <w:ilvl w:val="0"/>
          <w:numId w:val="8"/>
        </w:numPr>
        <w:spacing w:after="200"/>
        <w:contextualSpacing/>
        <w:rPr>
          <w:ins w:id="1311" w:author="André Oliveira" w:date="2020-09-03T20:35:00Z"/>
          <w:rFonts w:eastAsia="Times New Roman"/>
          <w:sz w:val="22"/>
          <w:szCs w:val="22"/>
          <w:lang w:val="en-US" w:eastAsia="pt-PT"/>
        </w:rPr>
        <w:pPrChange w:id="1312" w:author="André Oliveira" w:date="2020-09-03T20:41:00Z">
          <w:pPr>
            <w:numPr>
              <w:numId w:val="8"/>
            </w:numPr>
            <w:tabs>
              <w:tab w:val="num" w:pos="720"/>
            </w:tabs>
            <w:spacing w:after="200"/>
            <w:ind w:left="720" w:hanging="360"/>
            <w:contextualSpacing/>
            <w:jc w:val="left"/>
          </w:pPr>
        </w:pPrChange>
      </w:pPr>
      <w:ins w:id="1313" w:author="André Oliveira" w:date="2020-09-03T20:35:00Z">
        <w:r>
          <w:rPr>
            <w:rFonts w:eastAsia="Times New Roman"/>
            <w:b/>
            <w:bCs/>
            <w:sz w:val="22"/>
            <w:szCs w:val="22"/>
            <w:lang w:val="en-US" w:eastAsia="pt-PT"/>
          </w:rPr>
          <w:t>API Server:</w:t>
        </w:r>
        <w:r>
          <w:rPr>
            <w:rFonts w:eastAsia="Times New Roman"/>
            <w:sz w:val="22"/>
            <w:szCs w:val="22"/>
            <w:lang w:val="en-US" w:eastAsia="pt-PT"/>
          </w:rPr>
          <w:t xml:space="preserve"> This component is the management hub for the Kubernetes master node. It facilitates communication between the various components, thereby maintaining cluster health.</w:t>
        </w:r>
      </w:ins>
    </w:p>
    <w:p w14:paraId="4F535DFE" w14:textId="77777777" w:rsidR="009B6BEC" w:rsidRDefault="002D0913">
      <w:pPr>
        <w:numPr>
          <w:ilvl w:val="0"/>
          <w:numId w:val="8"/>
        </w:numPr>
        <w:spacing w:after="200"/>
        <w:contextualSpacing/>
        <w:rPr>
          <w:ins w:id="1314" w:author="André Oliveira" w:date="2020-09-03T20:35:00Z"/>
          <w:rFonts w:eastAsia="Times New Roman"/>
          <w:sz w:val="22"/>
          <w:szCs w:val="22"/>
          <w:lang w:val="en-US" w:eastAsia="pt-PT"/>
        </w:rPr>
        <w:pPrChange w:id="1315" w:author="André Oliveira" w:date="2020-09-03T20:41:00Z">
          <w:pPr>
            <w:numPr>
              <w:numId w:val="8"/>
            </w:numPr>
            <w:tabs>
              <w:tab w:val="num" w:pos="720"/>
            </w:tabs>
            <w:spacing w:after="200"/>
            <w:ind w:left="720" w:hanging="360"/>
            <w:contextualSpacing/>
            <w:jc w:val="left"/>
          </w:pPr>
        </w:pPrChange>
      </w:pPr>
      <w:ins w:id="1316" w:author="André Oliveira" w:date="2020-09-03T20:35:00Z">
        <w:r>
          <w:rPr>
            <w:rFonts w:eastAsia="Times New Roman"/>
            <w:b/>
            <w:bCs/>
            <w:sz w:val="22"/>
            <w:szCs w:val="22"/>
            <w:lang w:val="en-US" w:eastAsia="pt-PT"/>
          </w:rPr>
          <w:t>Controller Manager:</w:t>
        </w:r>
        <w:r>
          <w:rPr>
            <w:rFonts w:eastAsia="Times New Roman"/>
            <w:sz w:val="22"/>
            <w:szCs w:val="22"/>
            <w:lang w:val="en-US" w:eastAsia="pt-PT"/>
          </w:rPr>
          <w:t xml:space="preserve"> This component ensures that the cluster’s desired state matches the current state by scaling workloads up and down.</w:t>
        </w:r>
      </w:ins>
    </w:p>
    <w:p w14:paraId="4C49B4D6" w14:textId="77777777" w:rsidR="009B6BEC" w:rsidRDefault="002D0913">
      <w:pPr>
        <w:numPr>
          <w:ilvl w:val="0"/>
          <w:numId w:val="8"/>
        </w:numPr>
        <w:spacing w:after="200"/>
        <w:contextualSpacing/>
        <w:rPr>
          <w:ins w:id="1317" w:author="André Oliveira" w:date="2020-09-03T20:35:00Z"/>
          <w:rFonts w:eastAsia="Times New Roman"/>
          <w:sz w:val="22"/>
          <w:szCs w:val="22"/>
          <w:lang w:val="en-US" w:eastAsia="pt-PT"/>
        </w:rPr>
        <w:pPrChange w:id="1318" w:author="André Oliveira" w:date="2020-09-03T20:41:00Z">
          <w:pPr>
            <w:numPr>
              <w:numId w:val="8"/>
            </w:numPr>
            <w:tabs>
              <w:tab w:val="num" w:pos="720"/>
            </w:tabs>
            <w:spacing w:after="200"/>
            <w:ind w:left="720" w:hanging="360"/>
            <w:contextualSpacing/>
            <w:jc w:val="left"/>
          </w:pPr>
        </w:pPrChange>
      </w:pPr>
      <w:ins w:id="1319" w:author="André Oliveira" w:date="2020-09-03T20:35:00Z">
        <w:r>
          <w:rPr>
            <w:rFonts w:eastAsia="Times New Roman"/>
            <w:b/>
            <w:bCs/>
            <w:sz w:val="22"/>
            <w:szCs w:val="22"/>
            <w:lang w:val="en-US" w:eastAsia="pt-PT"/>
          </w:rPr>
          <w:t>Scheduler:</w:t>
        </w:r>
        <w:r>
          <w:rPr>
            <w:rFonts w:eastAsia="Times New Roman"/>
            <w:sz w:val="22"/>
            <w:szCs w:val="22"/>
            <w:lang w:val="en-US" w:eastAsia="pt-PT"/>
          </w:rPr>
          <w:t xml:space="preserve"> This component places the workload on the appropriate node – in this case all workloads will be placed locally on the user’s host.</w:t>
        </w:r>
      </w:ins>
    </w:p>
    <w:p w14:paraId="42AB4E3C" w14:textId="77777777" w:rsidR="009B6BEC" w:rsidRDefault="002D0913">
      <w:pPr>
        <w:numPr>
          <w:ilvl w:val="0"/>
          <w:numId w:val="8"/>
        </w:numPr>
        <w:spacing w:after="200"/>
        <w:contextualSpacing/>
        <w:rPr>
          <w:ins w:id="1320" w:author="André Oliveira" w:date="2020-09-03T20:35:00Z"/>
          <w:rFonts w:eastAsiaTheme="minorHAnsi"/>
          <w:sz w:val="22"/>
          <w:szCs w:val="22"/>
          <w:highlight w:val="white"/>
          <w:lang w:val="en-US" w:eastAsia="en-US"/>
        </w:rPr>
        <w:pPrChange w:id="1321" w:author="André Oliveira" w:date="2020-09-03T20:41:00Z">
          <w:pPr>
            <w:numPr>
              <w:numId w:val="8"/>
            </w:numPr>
            <w:tabs>
              <w:tab w:val="num" w:pos="720"/>
            </w:tabs>
            <w:spacing w:after="200"/>
            <w:ind w:left="720" w:hanging="360"/>
            <w:contextualSpacing/>
            <w:jc w:val="left"/>
          </w:pPr>
        </w:pPrChange>
      </w:pPr>
      <w:r>
        <w:rPr>
          <w:rFonts w:eastAsiaTheme="minorHAnsi"/>
          <w:b/>
          <w:bCs/>
          <w:sz w:val="22"/>
          <w:szCs w:val="22"/>
          <w:lang w:val="en-US" w:eastAsia="pt-PT"/>
        </w:rPr>
        <w:t>Kubelet</w:t>
      </w:r>
      <w:ins w:id="1322" w:author="André Oliveira" w:date="2020-09-03T20:35:00Z">
        <w:r>
          <w:rPr>
            <w:rFonts w:eastAsiaTheme="minorHAnsi"/>
            <w:b/>
            <w:bCs/>
            <w:sz w:val="22"/>
            <w:szCs w:val="22"/>
            <w:lang w:val="en-US" w:eastAsia="pt-PT"/>
          </w:rPr>
          <w:t>:</w:t>
        </w:r>
        <w:r>
          <w:rPr>
            <w:rFonts w:eastAsiaTheme="minorHAnsi"/>
            <w:sz w:val="22"/>
            <w:szCs w:val="22"/>
            <w:lang w:val="en-US" w:eastAsia="pt-PT"/>
          </w:rPr>
          <w:t xml:space="preserve"> This component receives pod specifications from the API Server and manages pods running in the host.</w:t>
        </w:r>
      </w:ins>
    </w:p>
    <w:p w14:paraId="40E51B21" w14:textId="77777777" w:rsidR="00257874" w:rsidRDefault="002D0913">
      <w:pPr>
        <w:spacing w:after="200"/>
        <w:rPr>
          <w:ins w:id="1323" w:author="André Oliveira" w:date="2020-09-03T20:35:00Z"/>
          <w:rFonts w:eastAsiaTheme="minorHAnsi"/>
          <w:sz w:val="22"/>
          <w:szCs w:val="22"/>
          <w:lang w:val="en-US" w:eastAsia="pt-PT"/>
        </w:rPr>
      </w:pPr>
      <w:ins w:id="1324" w:author="André Oliveira" w:date="2020-09-03T20:35:00Z">
        <w:r>
          <w:rPr>
            <w:rFonts w:eastAsiaTheme="minorHAnsi"/>
            <w:sz w:val="22"/>
            <w:szCs w:val="22"/>
            <w:lang w:val="en-US" w:eastAsia="pt-PT"/>
          </w:rPr>
          <w:t>The following list provides some other common terms associated with Kubernetes:</w:t>
        </w:r>
      </w:ins>
    </w:p>
    <w:p w14:paraId="304E97D5" w14:textId="77777777" w:rsidR="00257874" w:rsidRDefault="002D0913">
      <w:pPr>
        <w:numPr>
          <w:ilvl w:val="0"/>
          <w:numId w:val="9"/>
        </w:numPr>
        <w:spacing w:after="200"/>
        <w:contextualSpacing/>
        <w:jc w:val="left"/>
        <w:rPr>
          <w:ins w:id="1325" w:author="André Oliveira" w:date="2020-09-03T20:35:00Z"/>
          <w:rFonts w:eastAsiaTheme="minorHAnsi"/>
          <w:sz w:val="22"/>
          <w:szCs w:val="22"/>
          <w:lang w:val="en-US" w:eastAsia="pt-PT"/>
        </w:rPr>
      </w:pPr>
      <w:ins w:id="1326" w:author="André Oliveira" w:date="2020-09-03T20:35:00Z">
        <w:r>
          <w:rPr>
            <w:rFonts w:eastAsiaTheme="minorHAnsi"/>
            <w:b/>
            <w:bCs/>
            <w:sz w:val="22"/>
            <w:szCs w:val="22"/>
            <w:lang w:val="en-US" w:eastAsia="pt-PT"/>
          </w:rPr>
          <w:lastRenderedPageBreak/>
          <w:t>Pods:</w:t>
        </w:r>
        <w:r>
          <w:rPr>
            <w:rFonts w:eastAsiaTheme="minorHAnsi"/>
            <w:sz w:val="22"/>
            <w:szCs w:val="22"/>
            <w:lang w:val="en-US" w:eastAsia="pt-PT"/>
          </w:rPr>
          <w:t xml:space="preserve"> Kubernetes deploys and schedules containers in groups called pods. Containers in a pod run on the same node and share resources such as filesystems, kernel namespaces, and an IP address.</w:t>
        </w:r>
      </w:ins>
    </w:p>
    <w:p w14:paraId="52238DDC" w14:textId="77777777" w:rsidR="00257874" w:rsidRDefault="002D0913">
      <w:pPr>
        <w:numPr>
          <w:ilvl w:val="0"/>
          <w:numId w:val="9"/>
        </w:numPr>
        <w:spacing w:after="200"/>
        <w:contextualSpacing/>
        <w:jc w:val="left"/>
        <w:rPr>
          <w:ins w:id="1327" w:author="André Oliveira" w:date="2020-09-03T20:35:00Z"/>
          <w:rFonts w:eastAsiaTheme="minorHAnsi"/>
          <w:sz w:val="22"/>
          <w:szCs w:val="22"/>
          <w:lang w:val="en-US" w:eastAsia="pt-PT"/>
        </w:rPr>
      </w:pPr>
      <w:ins w:id="1328" w:author="André Oliveira" w:date="2020-09-03T20:35:00Z">
        <w:r>
          <w:rPr>
            <w:rFonts w:eastAsiaTheme="minorHAnsi"/>
            <w:b/>
            <w:bCs/>
            <w:sz w:val="22"/>
            <w:szCs w:val="22"/>
            <w:lang w:val="en-US" w:eastAsia="pt-PT"/>
          </w:rPr>
          <w:t>Deployments:</w:t>
        </w:r>
        <w:r>
          <w:rPr>
            <w:rFonts w:eastAsiaTheme="minorHAnsi"/>
            <w:sz w:val="22"/>
            <w:szCs w:val="22"/>
            <w:lang w:val="en-US" w:eastAsia="pt-PT"/>
          </w:rPr>
          <w:t xml:space="preserve"> These building blocks can be used to create and manage a group of pods. Deployments can be used with a service tier for scaling horizontally or ensuring availability.</w:t>
        </w:r>
      </w:ins>
    </w:p>
    <w:p w14:paraId="390615B4" w14:textId="77777777" w:rsidR="00257874" w:rsidRDefault="002D0913">
      <w:pPr>
        <w:numPr>
          <w:ilvl w:val="0"/>
          <w:numId w:val="9"/>
        </w:numPr>
        <w:spacing w:after="200"/>
        <w:contextualSpacing/>
        <w:jc w:val="left"/>
        <w:rPr>
          <w:ins w:id="1329" w:author="André Oliveira" w:date="2020-09-03T20:35:00Z"/>
          <w:rFonts w:eastAsiaTheme="minorHAnsi"/>
          <w:sz w:val="22"/>
          <w:szCs w:val="22"/>
          <w:lang w:val="en-US" w:eastAsia="pt-PT"/>
        </w:rPr>
      </w:pPr>
      <w:ins w:id="1330" w:author="André Oliveira" w:date="2020-09-03T20:35:00Z">
        <w:r>
          <w:rPr>
            <w:rFonts w:eastAsiaTheme="minorHAnsi"/>
            <w:b/>
            <w:bCs/>
            <w:sz w:val="22"/>
            <w:szCs w:val="22"/>
            <w:lang w:val="en-US" w:eastAsia="pt-PT"/>
          </w:rPr>
          <w:t>Services:</w:t>
        </w:r>
        <w:r>
          <w:rPr>
            <w:rFonts w:eastAsiaTheme="minorHAnsi"/>
            <w:sz w:val="22"/>
            <w:szCs w:val="22"/>
            <w:lang w:val="en-US" w:eastAsia="pt-PT"/>
          </w:rPr>
          <w:t xml:space="preserve"> Services are endpoints that can be addressed by name and can be connected to pods using label selectors. The service will automatically round-robin requests between pods. Kubernetes will set up a DNS server for the cluster that watches for new services and allows them to be addressed by name. Services are the “external face” of your container workloads.</w:t>
        </w:r>
      </w:ins>
    </w:p>
    <w:p w14:paraId="397B59A1" w14:textId="77777777" w:rsidR="00257874" w:rsidRDefault="002D0913">
      <w:pPr>
        <w:numPr>
          <w:ilvl w:val="0"/>
          <w:numId w:val="9"/>
        </w:numPr>
        <w:spacing w:after="200"/>
        <w:contextualSpacing/>
        <w:jc w:val="left"/>
        <w:rPr>
          <w:ins w:id="1331" w:author="André Oliveira" w:date="2020-09-03T20:35:00Z"/>
          <w:rFonts w:eastAsiaTheme="minorHAnsi"/>
          <w:sz w:val="22"/>
          <w:szCs w:val="22"/>
          <w:lang w:val="en-US" w:eastAsia="pt-PT"/>
        </w:rPr>
      </w:pPr>
      <w:ins w:id="1332" w:author="André Oliveira" w:date="2020-09-03T20:35:00Z">
        <w:r>
          <w:rPr>
            <w:rFonts w:eastAsiaTheme="minorHAnsi"/>
            <w:b/>
            <w:bCs/>
            <w:sz w:val="22"/>
            <w:szCs w:val="22"/>
            <w:lang w:val="en-US" w:eastAsia="pt-PT"/>
          </w:rPr>
          <w:t>Labels:</w:t>
        </w:r>
        <w:r>
          <w:rPr>
            <w:rFonts w:eastAsiaTheme="minorHAnsi"/>
            <w:sz w:val="22"/>
            <w:szCs w:val="22"/>
            <w:lang w:val="en-US" w:eastAsia="pt-PT"/>
          </w:rPr>
          <w:t xml:space="preserve"> Labels are key-value pairs attached to objects and can be used to search and update multiple objects as a single set.</w:t>
        </w:r>
      </w:ins>
    </w:p>
    <w:p w14:paraId="4C2A5B04" w14:textId="77777777" w:rsidR="00257874" w:rsidRDefault="00257874">
      <w:pPr>
        <w:rPr>
          <w:ins w:id="1333" w:author="André Oliveira" w:date="2020-09-03T20:42:00Z"/>
          <w:lang w:val="en-US"/>
        </w:rPr>
      </w:pPr>
    </w:p>
    <w:p w14:paraId="0FF28704" w14:textId="77777777" w:rsidR="00257874" w:rsidRDefault="00257874">
      <w:pPr>
        <w:rPr>
          <w:ins w:id="1334" w:author="André Oliveira" w:date="2020-09-03T20:35:00Z"/>
          <w:lang w:val="en-US"/>
        </w:rPr>
      </w:pPr>
    </w:p>
    <w:p w14:paraId="663260C5" w14:textId="77777777" w:rsidR="00257874" w:rsidRDefault="002D0913">
      <w:pPr>
        <w:pStyle w:val="Ttulo2"/>
        <w:rPr>
          <w:ins w:id="1335" w:author="André Oliveira" w:date="2020-09-03T20:36:00Z"/>
          <w:color w:val="auto"/>
          <w:sz w:val="28"/>
          <w:szCs w:val="28"/>
          <w:lang w:val="en-US"/>
        </w:rPr>
      </w:pPr>
      <w:bookmarkStart w:id="1336" w:name="_Toc50751259"/>
      <w:ins w:id="1337" w:author="André Oliveira" w:date="2020-09-03T20:35:00Z">
        <w:r>
          <w:rPr>
            <w:color w:val="auto"/>
            <w:sz w:val="28"/>
            <w:szCs w:val="28"/>
            <w:lang w:val="en-US"/>
          </w:rPr>
          <w:t>8.</w:t>
        </w:r>
      </w:ins>
      <w:ins w:id="1338" w:author="André Oliveira" w:date="2020-09-03T20:39:00Z">
        <w:r>
          <w:rPr>
            <w:color w:val="auto"/>
            <w:sz w:val="28"/>
            <w:szCs w:val="28"/>
            <w:lang w:val="en-US"/>
          </w:rPr>
          <w:t>2</w:t>
        </w:r>
      </w:ins>
      <w:ins w:id="1339" w:author="André Oliveira" w:date="2020-09-03T20:35:00Z">
        <w:r>
          <w:rPr>
            <w:color w:val="auto"/>
            <w:sz w:val="28"/>
            <w:szCs w:val="28"/>
            <w:lang w:val="en-US"/>
          </w:rPr>
          <w:t xml:space="preserve">. Kubernetes vs Docker Swarm </w:t>
        </w:r>
      </w:ins>
      <w:ins w:id="1340" w:author="André Oliveira" w:date="2020-09-03T20:36:00Z">
        <w:r>
          <w:rPr>
            <w:color w:val="auto"/>
            <w:sz w:val="28"/>
            <w:szCs w:val="28"/>
            <w:lang w:val="en-US"/>
          </w:rPr>
          <w:t>comparison</w:t>
        </w:r>
        <w:bookmarkEnd w:id="1336"/>
      </w:ins>
    </w:p>
    <w:p w14:paraId="35B747E0" w14:textId="77777777" w:rsidR="00257874" w:rsidRDefault="002D0913">
      <w:pPr>
        <w:spacing w:after="200"/>
        <w:rPr>
          <w:ins w:id="1341" w:author="André Oliveira" w:date="2020-09-03T20:43:00Z"/>
          <w:rFonts w:eastAsiaTheme="minorHAnsi"/>
          <w:spacing w:val="8"/>
          <w:sz w:val="22"/>
          <w:szCs w:val="22"/>
          <w:lang w:val="en-US" w:eastAsia="en-US"/>
        </w:rPr>
      </w:pPr>
      <w:ins w:id="1342" w:author="André Oliveira" w:date="2020-09-03T20:41:00Z">
        <w:r>
          <w:rPr>
            <w:rFonts w:eastAsiaTheme="minorHAnsi"/>
            <w:spacing w:val="8"/>
            <w:sz w:val="22"/>
            <w:szCs w:val="22"/>
            <w:lang w:val="en-US" w:eastAsia="en-US"/>
          </w:rPr>
          <w:t>Docker Swarm focuses on ease of use with integration with Docker core components, providing a simple solution that is fast to get started, while Kubernetes remains open and modular, aiming to support higher demands with higher complexity. For much of the same reasons, Docker has been popular among developers who prefer simplicity and fast deployments. At the same time, Kubernetes is used in production environments by many high-profile internet companies running popular services.</w:t>
        </w:r>
      </w:ins>
    </w:p>
    <w:p w14:paraId="534D1BD7" w14:textId="77777777" w:rsidR="00257874" w:rsidRDefault="00257874">
      <w:pPr>
        <w:spacing w:after="200"/>
        <w:rPr>
          <w:ins w:id="1343" w:author="André Oliveira" w:date="2020-09-03T20:41:00Z"/>
          <w:rFonts w:eastAsiaTheme="minorHAnsi"/>
          <w:spacing w:val="8"/>
          <w:sz w:val="22"/>
          <w:szCs w:val="22"/>
          <w:lang w:val="en-US" w:eastAsia="en-US"/>
        </w:rPr>
      </w:pPr>
    </w:p>
    <w:p w14:paraId="5031DB2D" w14:textId="77777777" w:rsidR="00257874" w:rsidRDefault="002D0913">
      <w:pPr>
        <w:pStyle w:val="Ttulo3"/>
        <w:rPr>
          <w:ins w:id="1344" w:author="André Oliveira" w:date="2020-09-03T20:41:00Z"/>
          <w:sz w:val="28"/>
          <w:szCs w:val="28"/>
          <w:lang w:val="en-US"/>
        </w:rPr>
      </w:pPr>
      <w:bookmarkStart w:id="1345" w:name="_Toc50751260"/>
      <w:ins w:id="1346" w:author="André Oliveira" w:date="2020-09-03T20:42:00Z">
        <w:r>
          <w:rPr>
            <w:color w:val="auto"/>
            <w:sz w:val="28"/>
            <w:szCs w:val="28"/>
            <w:lang w:val="en-US"/>
          </w:rPr>
          <w:t xml:space="preserve">8.2.1. </w:t>
        </w:r>
        <w:commentRangeStart w:id="1347"/>
        <w:r>
          <w:rPr>
            <w:color w:val="auto"/>
            <w:sz w:val="28"/>
            <w:szCs w:val="28"/>
            <w:lang w:val="en-US"/>
          </w:rPr>
          <w:t xml:space="preserve">Application </w:t>
        </w:r>
      </w:ins>
      <w:ins w:id="1348" w:author="André Oliveira" w:date="2020-09-03T20:45:00Z">
        <w:r>
          <w:rPr>
            <w:color w:val="auto"/>
            <w:sz w:val="28"/>
            <w:szCs w:val="28"/>
            <w:lang w:val="en-US"/>
          </w:rPr>
          <w:t>d</w:t>
        </w:r>
      </w:ins>
      <w:ins w:id="1349" w:author="André Oliveira" w:date="2020-09-03T20:42:00Z">
        <w:r>
          <w:rPr>
            <w:color w:val="auto"/>
            <w:sz w:val="28"/>
            <w:szCs w:val="28"/>
            <w:lang w:val="en-US"/>
          </w:rPr>
          <w:t>e</w:t>
        </w:r>
      </w:ins>
      <w:ins w:id="1350" w:author="joao eduardo santos" w:date="2020-09-09T19:18:00Z">
        <w:r w:rsidR="00B80622">
          <w:rPr>
            <w:color w:val="auto"/>
            <w:sz w:val="28"/>
            <w:szCs w:val="28"/>
            <w:lang w:val="en-US"/>
          </w:rPr>
          <w:t>ployment</w:t>
        </w:r>
      </w:ins>
      <w:ins w:id="1351" w:author="André Oliveira" w:date="2020-09-03T20:42:00Z">
        <w:del w:id="1352" w:author="joao eduardo santos" w:date="2020-09-09T19:18:00Z">
          <w:r w:rsidDel="00B80622">
            <w:rPr>
              <w:color w:val="auto"/>
              <w:sz w:val="28"/>
              <w:szCs w:val="28"/>
              <w:lang w:val="en-US"/>
            </w:rPr>
            <w:delText>finition</w:delText>
          </w:r>
        </w:del>
      </w:ins>
      <w:commentRangeEnd w:id="1347"/>
      <w:ins w:id="1353" w:author="Unknown Author" w:date="2020-09-08T12:06:00Z">
        <w:r>
          <w:commentReference w:id="1347"/>
        </w:r>
      </w:ins>
      <w:bookmarkEnd w:id="1345"/>
    </w:p>
    <w:p w14:paraId="23B21F8C" w14:textId="77777777" w:rsidR="00257874" w:rsidRDefault="002D0913">
      <w:pPr>
        <w:spacing w:after="200"/>
        <w:rPr>
          <w:ins w:id="1354" w:author="André Oliveira" w:date="2020-09-03T20:41:00Z"/>
          <w:rFonts w:eastAsiaTheme="minorHAnsi"/>
          <w:sz w:val="22"/>
          <w:szCs w:val="22"/>
          <w:highlight w:val="white"/>
          <w:lang w:val="en-US" w:eastAsia="en-US"/>
        </w:rPr>
      </w:pPr>
      <w:ins w:id="1355" w:author="André Oliveira" w:date="2020-09-03T20:41:00Z">
        <w:r>
          <w:rPr>
            <w:rFonts w:eastAsiaTheme="minorHAnsi"/>
            <w:sz w:val="22"/>
            <w:szCs w:val="22"/>
            <w:shd w:val="clear" w:color="auto" w:fill="FFFFFF"/>
            <w:lang w:val="en-US" w:eastAsia="en-US"/>
          </w:rPr>
          <w:t>Docker Swarm:</w:t>
        </w:r>
      </w:ins>
      <w:ins w:id="1356" w:author="André Oliveira" w:date="2020-09-03T20:43:00Z">
        <w:r>
          <w:rPr>
            <w:rFonts w:eastAsiaTheme="minorHAnsi"/>
            <w:sz w:val="22"/>
            <w:szCs w:val="22"/>
            <w:shd w:val="clear" w:color="auto" w:fill="FFFFFF"/>
            <w:lang w:val="en-US" w:eastAsia="en-US"/>
          </w:rPr>
          <w:t xml:space="preserve"> </w:t>
        </w:r>
      </w:ins>
      <w:ins w:id="1357" w:author="André Oliveira" w:date="2020-09-03T20:41:00Z">
        <w:r>
          <w:rPr>
            <w:rFonts w:eastAsiaTheme="minorHAnsi"/>
            <w:sz w:val="22"/>
            <w:szCs w:val="22"/>
            <w:shd w:val="clear" w:color="auto" w:fill="FFFFFF"/>
            <w:lang w:val="en-US" w:eastAsia="en-US"/>
          </w:rPr>
          <w:t>Applications can be deployed as services in a Swarm cluster. Multi-container applications can specify using YAML files. Docker Compose can deploy the app. Tasks (an instance of a service running on a node) can be distributed across datacenters using labels. Multiple placement preferences can be used to distribute tasks further.</w:t>
        </w:r>
      </w:ins>
    </w:p>
    <w:p w14:paraId="0370FB4E" w14:textId="77777777" w:rsidR="00257874" w:rsidRDefault="002D0913">
      <w:pPr>
        <w:spacing w:after="200"/>
        <w:rPr>
          <w:ins w:id="1358" w:author="André Oliveira" w:date="2020-09-03T20:41:00Z"/>
          <w:rFonts w:eastAsiaTheme="minorHAnsi"/>
          <w:sz w:val="22"/>
          <w:szCs w:val="22"/>
          <w:highlight w:val="white"/>
          <w:lang w:val="en-US" w:eastAsia="en-US"/>
        </w:rPr>
      </w:pPr>
      <w:ins w:id="1359" w:author="André Oliveira" w:date="2020-09-03T20:41:00Z">
        <w:r>
          <w:rPr>
            <w:rFonts w:eastAsiaTheme="minorHAnsi"/>
            <w:sz w:val="22"/>
            <w:szCs w:val="22"/>
            <w:shd w:val="clear" w:color="auto" w:fill="FFFFFF"/>
            <w:lang w:val="en-US" w:eastAsia="en-US"/>
          </w:rPr>
          <w:t>Kubernetes:</w:t>
        </w:r>
      </w:ins>
      <w:ins w:id="1360" w:author="André Oliveira" w:date="2020-09-03T20:43:00Z">
        <w:r>
          <w:rPr>
            <w:rFonts w:eastAsiaTheme="minorHAnsi"/>
            <w:sz w:val="22"/>
            <w:szCs w:val="22"/>
            <w:shd w:val="clear" w:color="auto" w:fill="FFFFFF"/>
            <w:lang w:val="en-US" w:eastAsia="en-US"/>
          </w:rPr>
          <w:t xml:space="preserve"> </w:t>
        </w:r>
      </w:ins>
      <w:ins w:id="1361" w:author="André Oliveira" w:date="2020-09-03T20:41:00Z">
        <w:r>
          <w:rPr>
            <w:rFonts w:eastAsiaTheme="minorHAnsi"/>
            <w:sz w:val="22"/>
            <w:szCs w:val="22"/>
            <w:shd w:val="clear" w:color="auto" w:fill="FFFFFF"/>
            <w:lang w:val="en-US" w:eastAsia="en-US"/>
          </w:rPr>
          <w:t>Applications can be deployed using a combination of pods, deployments, and services. A pod is a group of co-located containers and is the atomic unit of a deployment. A deployment can have replicas across multiple nodes. A service is the “external face” of container workloads and integrates with DNS to round-robin incoming requests.</w:t>
        </w:r>
      </w:ins>
    </w:p>
    <w:p w14:paraId="206590B7" w14:textId="77777777" w:rsidR="00257874" w:rsidRDefault="00257874">
      <w:pPr>
        <w:spacing w:after="200"/>
        <w:rPr>
          <w:ins w:id="1362" w:author="André Oliveira" w:date="2020-09-03T20:43:00Z"/>
          <w:rFonts w:eastAsiaTheme="minorHAnsi"/>
          <w:sz w:val="22"/>
          <w:szCs w:val="22"/>
          <w:highlight w:val="white"/>
          <w:lang w:val="en-US" w:eastAsia="en-US"/>
        </w:rPr>
      </w:pPr>
    </w:p>
    <w:p w14:paraId="736D8ADA" w14:textId="77777777" w:rsidR="00257874" w:rsidRDefault="002D0913">
      <w:pPr>
        <w:pStyle w:val="Ttulo3"/>
        <w:rPr>
          <w:ins w:id="1363" w:author="André Oliveira" w:date="2020-09-03T20:43:00Z"/>
          <w:color w:val="auto"/>
          <w:sz w:val="28"/>
          <w:szCs w:val="28"/>
          <w:lang w:val="en-US"/>
        </w:rPr>
      </w:pPr>
      <w:bookmarkStart w:id="1364" w:name="_Toc50751261"/>
      <w:ins w:id="1365" w:author="André Oliveira" w:date="2020-09-03T20:43:00Z">
        <w:r>
          <w:rPr>
            <w:color w:val="auto"/>
            <w:sz w:val="28"/>
            <w:szCs w:val="28"/>
            <w:lang w:val="en-US"/>
          </w:rPr>
          <w:t>8.2.</w:t>
        </w:r>
      </w:ins>
      <w:ins w:id="1366" w:author="André Oliveira" w:date="2020-09-03T20:44:00Z">
        <w:r>
          <w:rPr>
            <w:color w:val="auto"/>
            <w:sz w:val="28"/>
            <w:szCs w:val="28"/>
            <w:lang w:val="en-US"/>
          </w:rPr>
          <w:t>2</w:t>
        </w:r>
      </w:ins>
      <w:ins w:id="1367" w:author="André Oliveira" w:date="2020-09-03T20:43:00Z">
        <w:r>
          <w:rPr>
            <w:color w:val="auto"/>
            <w:sz w:val="28"/>
            <w:szCs w:val="28"/>
            <w:lang w:val="en-US"/>
          </w:rPr>
          <w:t xml:space="preserve">. Application </w:t>
        </w:r>
      </w:ins>
      <w:ins w:id="1368" w:author="André Oliveira" w:date="2020-09-03T20:45:00Z">
        <w:r>
          <w:rPr>
            <w:color w:val="auto"/>
            <w:sz w:val="28"/>
            <w:szCs w:val="28"/>
            <w:lang w:val="en-US"/>
          </w:rPr>
          <w:t>s</w:t>
        </w:r>
      </w:ins>
      <w:ins w:id="1369" w:author="André Oliveira" w:date="2020-09-03T20:44:00Z">
        <w:r>
          <w:rPr>
            <w:color w:val="auto"/>
            <w:sz w:val="28"/>
            <w:szCs w:val="28"/>
            <w:lang w:val="en-US"/>
          </w:rPr>
          <w:t xml:space="preserve">calability </w:t>
        </w:r>
      </w:ins>
      <w:ins w:id="1370" w:author="André Oliveira" w:date="2020-09-03T20:45:00Z">
        <w:r>
          <w:rPr>
            <w:color w:val="auto"/>
            <w:sz w:val="28"/>
            <w:szCs w:val="28"/>
            <w:lang w:val="en-US"/>
          </w:rPr>
          <w:t>c</w:t>
        </w:r>
      </w:ins>
      <w:ins w:id="1371" w:author="André Oliveira" w:date="2020-09-03T20:44:00Z">
        <w:r>
          <w:rPr>
            <w:color w:val="auto"/>
            <w:sz w:val="28"/>
            <w:szCs w:val="28"/>
            <w:lang w:val="en-US"/>
          </w:rPr>
          <w:t>onstructs</w:t>
        </w:r>
      </w:ins>
      <w:bookmarkEnd w:id="1364"/>
    </w:p>
    <w:p w14:paraId="4C74CD3F" w14:textId="77777777" w:rsidR="00257874" w:rsidRDefault="002D0913">
      <w:pPr>
        <w:spacing w:after="200"/>
        <w:rPr>
          <w:ins w:id="1372" w:author="André Oliveira" w:date="2020-09-03T20:41:00Z"/>
          <w:rFonts w:eastAsiaTheme="minorHAnsi"/>
          <w:sz w:val="22"/>
          <w:szCs w:val="22"/>
          <w:highlight w:val="white"/>
          <w:lang w:val="en-US" w:eastAsia="en-US"/>
        </w:rPr>
      </w:pPr>
      <w:ins w:id="1373" w:author="André Oliveira" w:date="2020-09-03T20:41:00Z">
        <w:r>
          <w:rPr>
            <w:rFonts w:eastAsiaTheme="minorHAnsi"/>
            <w:sz w:val="22"/>
            <w:szCs w:val="22"/>
            <w:shd w:val="clear" w:color="auto" w:fill="FFFFFF"/>
            <w:lang w:val="en-US" w:eastAsia="en-US"/>
          </w:rPr>
          <w:t>Docker Swarm:</w:t>
        </w:r>
      </w:ins>
      <w:ins w:id="1374" w:author="André Oliveira" w:date="2020-09-03T20:44:00Z">
        <w:r>
          <w:rPr>
            <w:rFonts w:eastAsiaTheme="minorHAnsi"/>
            <w:sz w:val="22"/>
            <w:szCs w:val="22"/>
            <w:shd w:val="clear" w:color="auto" w:fill="FFFFFF"/>
            <w:lang w:val="en-US" w:eastAsia="en-US"/>
          </w:rPr>
          <w:t xml:space="preserve"> </w:t>
        </w:r>
      </w:ins>
      <w:ins w:id="1375" w:author="André Oliveira" w:date="2020-09-03T20:41:00Z">
        <w:r>
          <w:rPr>
            <w:rFonts w:eastAsiaTheme="minorHAnsi"/>
            <w:sz w:val="22"/>
            <w:szCs w:val="22"/>
            <w:shd w:val="clear" w:color="auto" w:fill="FFFFFF"/>
            <w:lang w:val="en-US" w:eastAsia="en-US"/>
          </w:rPr>
          <w:t>Services can be scaled using Docker Compose YAML templates. Services can be global or replicated. Global services run on all nodes, replicated services run replicas (tasks) of the services across nodes. Tasks can be scaled up or down and deployed in parallel or in sequence.</w:t>
        </w:r>
      </w:ins>
    </w:p>
    <w:p w14:paraId="37F2D410" w14:textId="77777777" w:rsidR="00257874" w:rsidRDefault="002D0913">
      <w:pPr>
        <w:spacing w:after="200"/>
        <w:rPr>
          <w:ins w:id="1376" w:author="André Oliveira" w:date="2020-09-03T20:41:00Z"/>
          <w:rFonts w:eastAsiaTheme="minorHAnsi"/>
          <w:sz w:val="22"/>
          <w:szCs w:val="22"/>
          <w:highlight w:val="white"/>
          <w:lang w:val="en-US" w:eastAsia="en-US"/>
        </w:rPr>
      </w:pPr>
      <w:ins w:id="1377" w:author="André Oliveira" w:date="2020-09-03T20:41:00Z">
        <w:r>
          <w:rPr>
            <w:rFonts w:eastAsiaTheme="minorHAnsi"/>
            <w:sz w:val="22"/>
            <w:szCs w:val="22"/>
            <w:shd w:val="clear" w:color="auto" w:fill="FFFFFF"/>
            <w:lang w:val="en-US" w:eastAsia="en-US"/>
          </w:rPr>
          <w:t>Kubernetes:</w:t>
        </w:r>
      </w:ins>
      <w:ins w:id="1378" w:author="André Oliveira" w:date="2020-09-03T20:44:00Z">
        <w:r>
          <w:rPr>
            <w:rFonts w:eastAsiaTheme="minorHAnsi"/>
            <w:sz w:val="22"/>
            <w:szCs w:val="22"/>
            <w:shd w:val="clear" w:color="auto" w:fill="FFFFFF"/>
            <w:lang w:val="en-US" w:eastAsia="en-US"/>
          </w:rPr>
          <w:t xml:space="preserve"> </w:t>
        </w:r>
      </w:ins>
      <w:ins w:id="1379" w:author="André Oliveira" w:date="2020-09-03T20:41:00Z">
        <w:r>
          <w:rPr>
            <w:rFonts w:eastAsiaTheme="minorHAnsi"/>
            <w:sz w:val="22"/>
            <w:szCs w:val="22"/>
            <w:shd w:val="clear" w:color="auto" w:fill="FFFFFF"/>
            <w:lang w:val="en-US" w:eastAsia="en-US"/>
          </w:rPr>
          <w:t>Each application tier is defined as a pod and can be scaled when managed by a deployment, which is specified in YAML. The scaling can be manual or automated and pods can be used to run vertically integrated application stacks such.</w:t>
        </w:r>
      </w:ins>
    </w:p>
    <w:p w14:paraId="79BE2C0C" w14:textId="77777777" w:rsidR="00257874" w:rsidRDefault="00257874">
      <w:pPr>
        <w:spacing w:after="200"/>
        <w:rPr>
          <w:ins w:id="1380" w:author="André Oliveira" w:date="2020-09-03T20:41:00Z"/>
          <w:rFonts w:eastAsiaTheme="minorHAnsi"/>
          <w:sz w:val="22"/>
          <w:szCs w:val="22"/>
          <w:highlight w:val="white"/>
          <w:lang w:val="en-US" w:eastAsia="en-US"/>
        </w:rPr>
      </w:pPr>
    </w:p>
    <w:p w14:paraId="0FACB815" w14:textId="77777777" w:rsidR="00257874" w:rsidRDefault="002D0913">
      <w:pPr>
        <w:pStyle w:val="Ttulo3"/>
        <w:rPr>
          <w:ins w:id="1381" w:author="André Oliveira" w:date="2020-09-03T20:44:00Z"/>
          <w:color w:val="auto"/>
          <w:sz w:val="28"/>
          <w:szCs w:val="28"/>
          <w:lang w:val="en-US"/>
        </w:rPr>
      </w:pPr>
      <w:bookmarkStart w:id="1382" w:name="_Toc50751262"/>
      <w:ins w:id="1383" w:author="André Oliveira" w:date="2020-09-03T20:44:00Z">
        <w:r>
          <w:rPr>
            <w:color w:val="auto"/>
            <w:sz w:val="28"/>
            <w:szCs w:val="28"/>
            <w:lang w:val="en-US"/>
          </w:rPr>
          <w:t>8.2.3. High availability</w:t>
        </w:r>
        <w:bookmarkEnd w:id="1382"/>
      </w:ins>
    </w:p>
    <w:p w14:paraId="701EAA82" w14:textId="77777777" w:rsidR="00257874" w:rsidRDefault="002D0913">
      <w:pPr>
        <w:spacing w:after="200"/>
        <w:rPr>
          <w:ins w:id="1384" w:author="André Oliveira" w:date="2020-09-03T20:41:00Z"/>
          <w:rFonts w:eastAsiaTheme="minorHAnsi"/>
          <w:sz w:val="22"/>
          <w:szCs w:val="22"/>
          <w:highlight w:val="white"/>
          <w:lang w:val="en-US" w:eastAsia="en-US"/>
        </w:rPr>
      </w:pPr>
      <w:ins w:id="1385" w:author="André Oliveira" w:date="2020-09-03T20:41:00Z">
        <w:r>
          <w:rPr>
            <w:rFonts w:eastAsiaTheme="minorHAnsi"/>
            <w:sz w:val="22"/>
            <w:szCs w:val="22"/>
            <w:shd w:val="clear" w:color="auto" w:fill="FFFFFF"/>
            <w:lang w:val="en-US" w:eastAsia="en-US"/>
          </w:rPr>
          <w:t>Docker Swarm:</w:t>
        </w:r>
      </w:ins>
      <w:ins w:id="1386" w:author="André Oliveira" w:date="2020-09-03T20:44:00Z">
        <w:r>
          <w:rPr>
            <w:rFonts w:eastAsiaTheme="minorHAnsi"/>
            <w:sz w:val="22"/>
            <w:szCs w:val="22"/>
            <w:shd w:val="clear" w:color="auto" w:fill="FFFFFF"/>
            <w:lang w:val="en-US" w:eastAsia="en-US"/>
          </w:rPr>
          <w:t xml:space="preserve"> </w:t>
        </w:r>
      </w:ins>
      <w:ins w:id="1387" w:author="André Oliveira" w:date="2020-09-03T20:41:00Z">
        <w:r>
          <w:rPr>
            <w:rFonts w:eastAsia="Times New Roman"/>
            <w:sz w:val="22"/>
            <w:szCs w:val="22"/>
            <w:lang w:val="en-US" w:eastAsia="pt-PT"/>
          </w:rPr>
          <w:t>Services can be replicated among Swarm nodes. </w:t>
        </w:r>
        <w:r w:rsidR="009B6BEC">
          <w:fldChar w:fldCharType="begin"/>
        </w:r>
        <w:r>
          <w:rPr>
            <w:rFonts w:eastAsia="Times New Roman"/>
            <w:sz w:val="22"/>
            <w:szCs w:val="22"/>
            <w:lang w:val="en-US" w:eastAsia="pt-PT"/>
          </w:rPr>
          <w:instrText>HYPERLINK "https://docs.docker.com/engine/swarm/how-swarm-mode-works/nodes/" \l "manager-nodes" \n _blank</w:instrText>
        </w:r>
      </w:ins>
      <w:r w:rsidR="009B6BEC">
        <w:rPr>
          <w:rFonts w:eastAsia="Times New Roman"/>
          <w:sz w:val="22"/>
          <w:szCs w:val="22"/>
          <w:lang w:val="en-US" w:eastAsia="pt-PT"/>
        </w:rPr>
        <w:fldChar w:fldCharType="separate"/>
      </w:r>
      <w:ins w:id="1388" w:author="André Oliveira" w:date="2020-09-03T20:41:00Z">
        <w:r>
          <w:rPr>
            <w:rFonts w:eastAsia="Times New Roman"/>
            <w:sz w:val="22"/>
            <w:szCs w:val="22"/>
            <w:lang w:val="en-US" w:eastAsia="pt-PT"/>
          </w:rPr>
          <w:t>Swarm managers</w:t>
        </w:r>
      </w:ins>
      <w:r w:rsidR="009B6BEC">
        <w:rPr>
          <w:rFonts w:eastAsia="Times New Roman"/>
          <w:sz w:val="22"/>
          <w:szCs w:val="22"/>
          <w:lang w:val="en-US" w:eastAsia="pt-PT"/>
        </w:rPr>
        <w:fldChar w:fldCharType="end"/>
      </w:r>
      <w:ins w:id="1389" w:author="André Oliveira" w:date="2020-09-03T20:41:00Z">
        <w:r>
          <w:rPr>
            <w:rFonts w:eastAsia="Times New Roman"/>
            <w:sz w:val="22"/>
            <w:szCs w:val="22"/>
            <w:lang w:val="en-US" w:eastAsia="pt-PT"/>
          </w:rPr>
          <w:t> are responsible for the entire cluster and manage the resources of worker nodes. Managers use ingress load balancing to expose services externally.</w:t>
        </w:r>
      </w:ins>
      <w:ins w:id="1390" w:author="André Oliveira" w:date="2020-09-03T20:44:00Z">
        <w:r>
          <w:rPr>
            <w:rFonts w:eastAsiaTheme="minorHAnsi"/>
            <w:sz w:val="22"/>
            <w:szCs w:val="22"/>
            <w:shd w:val="clear" w:color="auto" w:fill="FFFFFF"/>
            <w:lang w:val="en-US" w:eastAsia="en-US"/>
          </w:rPr>
          <w:t xml:space="preserve"> </w:t>
        </w:r>
      </w:ins>
      <w:ins w:id="1391" w:author="André Oliveira" w:date="2020-09-03T20:41:00Z">
        <w:r>
          <w:rPr>
            <w:rFonts w:eastAsia="Times New Roman"/>
            <w:sz w:val="22"/>
            <w:szCs w:val="22"/>
            <w:lang w:val="en-US" w:eastAsia="pt-PT"/>
          </w:rPr>
          <w:t xml:space="preserve">Swarm managers use Raft Consensus algorithm to ensure that they have consistent state information. </w:t>
        </w:r>
      </w:ins>
    </w:p>
    <w:p w14:paraId="638035DC" w14:textId="77777777" w:rsidR="00257874" w:rsidRDefault="002D0913">
      <w:pPr>
        <w:spacing w:after="200"/>
        <w:rPr>
          <w:ins w:id="1392" w:author="André Oliveira" w:date="2020-09-03T20:41:00Z"/>
          <w:rFonts w:eastAsiaTheme="minorHAnsi"/>
          <w:sz w:val="22"/>
          <w:szCs w:val="22"/>
          <w:highlight w:val="white"/>
          <w:lang w:val="en-US" w:eastAsia="en-US"/>
        </w:rPr>
      </w:pPr>
      <w:ins w:id="1393" w:author="André Oliveira" w:date="2020-09-03T20:41:00Z">
        <w:r>
          <w:rPr>
            <w:rFonts w:eastAsiaTheme="minorHAnsi"/>
            <w:sz w:val="22"/>
            <w:szCs w:val="22"/>
            <w:shd w:val="clear" w:color="auto" w:fill="FFFFFF"/>
            <w:lang w:val="en-US" w:eastAsia="en-US"/>
          </w:rPr>
          <w:t>Kubernetes:</w:t>
        </w:r>
      </w:ins>
      <w:ins w:id="1394" w:author="André Oliveira" w:date="2020-09-03T20:44:00Z">
        <w:r>
          <w:rPr>
            <w:rFonts w:eastAsiaTheme="minorHAnsi"/>
            <w:sz w:val="22"/>
            <w:szCs w:val="22"/>
            <w:shd w:val="clear" w:color="auto" w:fill="FFFFFF"/>
            <w:lang w:val="en-US" w:eastAsia="en-US"/>
          </w:rPr>
          <w:t xml:space="preserve"> </w:t>
        </w:r>
      </w:ins>
      <w:ins w:id="1395" w:author="André Oliveira" w:date="2020-09-03T20:41:00Z">
        <w:r>
          <w:rPr>
            <w:rFonts w:eastAsia="Times New Roman"/>
            <w:sz w:val="22"/>
            <w:szCs w:val="22"/>
            <w:lang w:val="en-US" w:eastAsia="pt-PT"/>
          </w:rPr>
          <w:t>Deployments allow pods to be distributed among nodes to provide HA, thereby tolerating application failures. Load-balanced services detect unhealthy pods and remove them. </w:t>
        </w:r>
      </w:ins>
      <w:ins w:id="1396" w:author="André Oliveira" w:date="2020-09-03T20:44:00Z">
        <w:r>
          <w:rPr>
            <w:rFonts w:eastAsia="Times New Roman"/>
            <w:sz w:val="22"/>
            <w:szCs w:val="22"/>
            <w:lang w:val="en-US" w:eastAsia="pt-PT"/>
          </w:rPr>
          <w:t xml:space="preserve"> </w:t>
        </w:r>
      </w:ins>
      <w:ins w:id="1397" w:author="André Oliveira" w:date="2020-09-03T20:41:00Z">
        <w:r>
          <w:rPr>
            <w:rFonts w:eastAsia="Times New Roman"/>
            <w:sz w:val="22"/>
            <w:szCs w:val="22"/>
            <w:lang w:val="en-US" w:eastAsia="pt-PT"/>
          </w:rPr>
          <w:t>High availability of Kubernetes is supported. Multiple master nodes and worker nodes can be load balanced for requests from kubelet and clients. etcd can be clustered and API Servers can be replicated.</w:t>
        </w:r>
      </w:ins>
    </w:p>
    <w:p w14:paraId="489F23D8" w14:textId="77777777" w:rsidR="00257874" w:rsidRDefault="00257874">
      <w:pPr>
        <w:spacing w:after="200"/>
        <w:rPr>
          <w:ins w:id="1398" w:author="André Oliveira" w:date="2020-09-03T20:45:00Z"/>
          <w:rFonts w:eastAsiaTheme="minorHAnsi"/>
          <w:sz w:val="22"/>
          <w:szCs w:val="22"/>
          <w:lang w:val="en-US" w:eastAsia="en-US"/>
        </w:rPr>
      </w:pPr>
    </w:p>
    <w:p w14:paraId="1C2EF707" w14:textId="77777777" w:rsidR="00257874" w:rsidRDefault="002D0913">
      <w:pPr>
        <w:pStyle w:val="Ttulo3"/>
        <w:rPr>
          <w:ins w:id="1399" w:author="André Oliveira" w:date="2020-09-03T20:45:00Z"/>
          <w:color w:val="auto"/>
          <w:sz w:val="28"/>
          <w:szCs w:val="28"/>
          <w:lang w:val="en-US"/>
        </w:rPr>
      </w:pPr>
      <w:bookmarkStart w:id="1400" w:name="_Toc50751263"/>
      <w:ins w:id="1401" w:author="André Oliveira" w:date="2020-09-03T20:45:00Z">
        <w:r>
          <w:rPr>
            <w:color w:val="auto"/>
            <w:sz w:val="28"/>
            <w:szCs w:val="28"/>
            <w:lang w:val="en-US"/>
          </w:rPr>
          <w:t>8.2.3. Load balancing</w:t>
        </w:r>
        <w:bookmarkEnd w:id="1400"/>
      </w:ins>
    </w:p>
    <w:p w14:paraId="50C78E0D" w14:textId="77777777" w:rsidR="00257874" w:rsidRDefault="002D0913">
      <w:pPr>
        <w:spacing w:after="200"/>
        <w:rPr>
          <w:ins w:id="1402" w:author="André Oliveira" w:date="2020-09-03T20:41:00Z"/>
          <w:rFonts w:eastAsiaTheme="minorHAnsi"/>
          <w:sz w:val="22"/>
          <w:szCs w:val="22"/>
          <w:highlight w:val="white"/>
          <w:lang w:val="en-US" w:eastAsia="en-US"/>
        </w:rPr>
      </w:pPr>
      <w:ins w:id="1403" w:author="André Oliveira" w:date="2020-09-03T20:41:00Z">
        <w:r>
          <w:rPr>
            <w:rFonts w:eastAsiaTheme="minorHAnsi"/>
            <w:sz w:val="22"/>
            <w:szCs w:val="22"/>
            <w:shd w:val="clear" w:color="auto" w:fill="FFFFFF"/>
            <w:lang w:val="en-US" w:eastAsia="en-US"/>
          </w:rPr>
          <w:t>Docker Swarm:</w:t>
        </w:r>
      </w:ins>
      <w:ins w:id="1404" w:author="André Oliveira" w:date="2020-09-03T20:45:00Z">
        <w:r>
          <w:rPr>
            <w:rFonts w:eastAsiaTheme="minorHAnsi"/>
            <w:sz w:val="22"/>
            <w:szCs w:val="22"/>
            <w:shd w:val="clear" w:color="auto" w:fill="FFFFFF"/>
            <w:lang w:val="en-US" w:eastAsia="en-US"/>
          </w:rPr>
          <w:t xml:space="preserve"> </w:t>
        </w:r>
      </w:ins>
      <w:ins w:id="1405" w:author="André Oliveira" w:date="2020-09-03T20:41:00Z">
        <w:r>
          <w:rPr>
            <w:rFonts w:eastAsiaTheme="minorHAnsi"/>
            <w:sz w:val="22"/>
            <w:szCs w:val="22"/>
            <w:shd w:val="clear" w:color="auto" w:fill="FFFFFF"/>
            <w:lang w:val="en-US" w:eastAsia="en-US"/>
          </w:rPr>
          <w:t>Swarm mode has a DNS component that can be used to distribute incoming requests to a service name. Services can run on ports specified by the user or can be assigned automatically.</w:t>
        </w:r>
      </w:ins>
    </w:p>
    <w:p w14:paraId="12A15FA4" w14:textId="77777777" w:rsidR="00257874" w:rsidRDefault="002D0913">
      <w:pPr>
        <w:spacing w:after="200"/>
        <w:rPr>
          <w:ins w:id="1406" w:author="André Oliveira" w:date="2020-09-03T20:41:00Z"/>
          <w:rFonts w:eastAsiaTheme="minorHAnsi"/>
          <w:sz w:val="22"/>
          <w:szCs w:val="22"/>
          <w:highlight w:val="white"/>
          <w:lang w:val="en-US" w:eastAsia="en-US"/>
        </w:rPr>
      </w:pPr>
      <w:ins w:id="1407" w:author="André Oliveira" w:date="2020-09-03T20:41:00Z">
        <w:r>
          <w:rPr>
            <w:rFonts w:eastAsiaTheme="minorHAnsi"/>
            <w:sz w:val="22"/>
            <w:szCs w:val="22"/>
            <w:shd w:val="clear" w:color="auto" w:fill="FFFFFF"/>
            <w:lang w:val="en-US" w:eastAsia="en-US"/>
          </w:rPr>
          <w:t>Kubernetes:</w:t>
        </w:r>
      </w:ins>
      <w:ins w:id="1408" w:author="André Oliveira" w:date="2020-09-03T20:45:00Z">
        <w:r>
          <w:rPr>
            <w:rFonts w:eastAsiaTheme="minorHAnsi"/>
            <w:sz w:val="22"/>
            <w:szCs w:val="22"/>
            <w:shd w:val="clear" w:color="auto" w:fill="FFFFFF"/>
            <w:lang w:val="en-US" w:eastAsia="en-US"/>
          </w:rPr>
          <w:t xml:space="preserve"> </w:t>
        </w:r>
      </w:ins>
      <w:ins w:id="1409" w:author="André Oliveira" w:date="2020-09-03T20:41:00Z">
        <w:r>
          <w:rPr>
            <w:rFonts w:eastAsiaTheme="minorHAnsi"/>
            <w:sz w:val="22"/>
            <w:szCs w:val="22"/>
            <w:shd w:val="clear" w:color="auto" w:fill="FFFFFF"/>
            <w:lang w:val="en-US" w:eastAsia="en-US"/>
          </w:rPr>
          <w:t>Pods are exposed through a </w:t>
        </w:r>
      </w:ins>
      <w:r w:rsidR="009B6BEC">
        <w:fldChar w:fldCharType="begin"/>
      </w:r>
      <w:r w:rsidR="009B6BEC" w:rsidRPr="009B6BEC">
        <w:rPr>
          <w:lang w:val="en-GB"/>
          <w:rPrChange w:id="1410" w:author="joao eduardo santos" w:date="2020-09-09T18:37:00Z">
            <w:rPr/>
          </w:rPrChange>
        </w:rPr>
        <w:instrText xml:space="preserve"> HYPERLINK "http://kubernetes.io/v1.1/docs/user-guide/services.html" \t "_blank" \h </w:instrText>
      </w:r>
      <w:r w:rsidR="009B6BEC">
        <w:fldChar w:fldCharType="separate"/>
      </w:r>
      <w:ins w:id="1411" w:author="André Oliveira" w:date="2020-09-03T20:41:00Z">
        <w:r>
          <w:rPr>
            <w:rFonts w:eastAsiaTheme="minorHAnsi" w:cstheme="minorHAnsi"/>
            <w:sz w:val="22"/>
            <w:szCs w:val="22"/>
            <w:shd w:val="clear" w:color="auto" w:fill="FFFFFF"/>
            <w:lang w:val="en-US" w:eastAsia="en-US"/>
          </w:rPr>
          <w:t>service</w:t>
        </w:r>
      </w:ins>
      <w:r w:rsidR="009B6BEC">
        <w:rPr>
          <w:rFonts w:eastAsiaTheme="minorHAnsi" w:cstheme="minorHAnsi"/>
          <w:sz w:val="22"/>
          <w:szCs w:val="22"/>
          <w:shd w:val="clear" w:color="auto" w:fill="FFFFFF"/>
          <w:lang w:val="en-US" w:eastAsia="en-US"/>
        </w:rPr>
        <w:fldChar w:fldCharType="end"/>
      </w:r>
      <w:ins w:id="1412" w:author="André Oliveira" w:date="2020-09-03T20:41:00Z">
        <w:r>
          <w:rPr>
            <w:rFonts w:eastAsiaTheme="minorHAnsi"/>
            <w:sz w:val="22"/>
            <w:szCs w:val="22"/>
            <w:shd w:val="clear" w:color="auto" w:fill="FFFFFF"/>
            <w:lang w:val="en-US" w:eastAsia="en-US"/>
          </w:rPr>
          <w:t>, which can be used as a load-balancer within the cluster. Typically, an </w:t>
        </w:r>
      </w:ins>
      <w:ins w:id="1413" w:author="André Oliveira" w:date="2020-09-03T20:46:00Z">
        <w:r>
          <w:rPr>
            <w:rFonts w:eastAsiaTheme="minorHAnsi" w:cstheme="minorHAnsi"/>
            <w:sz w:val="22"/>
            <w:szCs w:val="22"/>
            <w:shd w:val="clear" w:color="auto" w:fill="FFFFFF"/>
            <w:lang w:val="en-US" w:eastAsia="en-US"/>
          </w:rPr>
          <w:t>ingress</w:t>
        </w:r>
      </w:ins>
      <w:ins w:id="1414" w:author="André Oliveira" w:date="2020-09-03T20:41:00Z">
        <w:r>
          <w:rPr>
            <w:rFonts w:eastAsiaTheme="minorHAnsi"/>
            <w:sz w:val="22"/>
            <w:szCs w:val="22"/>
            <w:shd w:val="clear" w:color="auto" w:fill="FFFFFF"/>
            <w:lang w:val="en-US" w:eastAsia="en-US"/>
          </w:rPr>
          <w:t> is used for load balancing.</w:t>
        </w:r>
      </w:ins>
    </w:p>
    <w:p w14:paraId="53DEE507" w14:textId="77777777" w:rsidR="00257874" w:rsidRDefault="00257874">
      <w:pPr>
        <w:spacing w:after="200"/>
        <w:rPr>
          <w:ins w:id="1415" w:author="André Oliveira" w:date="2020-09-03T20:45:00Z"/>
          <w:rFonts w:eastAsiaTheme="minorHAnsi"/>
          <w:sz w:val="22"/>
          <w:szCs w:val="22"/>
          <w:highlight w:val="white"/>
          <w:lang w:val="en-US" w:eastAsia="en-US"/>
        </w:rPr>
      </w:pPr>
    </w:p>
    <w:p w14:paraId="29051E34" w14:textId="77777777" w:rsidR="00257874" w:rsidRDefault="002D0913">
      <w:pPr>
        <w:pStyle w:val="Ttulo3"/>
        <w:rPr>
          <w:ins w:id="1416" w:author="André Oliveira" w:date="2020-09-03T20:45:00Z"/>
          <w:color w:val="auto"/>
          <w:sz w:val="28"/>
          <w:szCs w:val="28"/>
          <w:lang w:val="en-US"/>
        </w:rPr>
      </w:pPr>
      <w:bookmarkStart w:id="1417" w:name="_Toc50751264"/>
      <w:ins w:id="1418" w:author="André Oliveira" w:date="2020-09-03T20:45:00Z">
        <w:r>
          <w:rPr>
            <w:color w:val="auto"/>
            <w:sz w:val="28"/>
            <w:szCs w:val="28"/>
            <w:lang w:val="en-US"/>
          </w:rPr>
          <w:t xml:space="preserve">8.2.4. </w:t>
        </w:r>
        <w:commentRangeStart w:id="1419"/>
        <w:r>
          <w:rPr>
            <w:color w:val="auto"/>
            <w:sz w:val="28"/>
            <w:szCs w:val="28"/>
            <w:lang w:val="en-US"/>
          </w:rPr>
          <w:t>Auto-scaling</w:t>
        </w:r>
        <w:del w:id="1420" w:author="joao eduardo santos" w:date="2020-09-09T19:19:00Z">
          <w:r w:rsidDel="00B80622">
            <w:rPr>
              <w:color w:val="auto"/>
              <w:sz w:val="28"/>
              <w:szCs w:val="28"/>
              <w:lang w:val="en-US"/>
            </w:rPr>
            <w:delText xml:space="preserve"> for the Application</w:delText>
          </w:r>
        </w:del>
      </w:ins>
      <w:commentRangeEnd w:id="1419"/>
      <w:ins w:id="1421" w:author="Unknown Author" w:date="2020-09-08T12:07:00Z">
        <w:del w:id="1422" w:author="joao eduardo santos" w:date="2020-09-09T19:19:00Z">
          <w:r w:rsidDel="00B80622">
            <w:commentReference w:id="1419"/>
          </w:r>
        </w:del>
      </w:ins>
      <w:bookmarkEnd w:id="1417"/>
    </w:p>
    <w:p w14:paraId="44647081" w14:textId="77777777" w:rsidR="00257874" w:rsidRDefault="002D0913">
      <w:pPr>
        <w:spacing w:after="200"/>
        <w:rPr>
          <w:ins w:id="1423" w:author="André Oliveira" w:date="2020-09-03T20:41:00Z"/>
          <w:rFonts w:eastAsiaTheme="minorHAnsi"/>
          <w:sz w:val="22"/>
          <w:szCs w:val="22"/>
          <w:highlight w:val="white"/>
          <w:lang w:val="en-US" w:eastAsia="en-US"/>
        </w:rPr>
      </w:pPr>
      <w:ins w:id="1424" w:author="André Oliveira" w:date="2020-09-03T20:41:00Z">
        <w:r>
          <w:rPr>
            <w:rFonts w:eastAsiaTheme="minorHAnsi"/>
            <w:sz w:val="22"/>
            <w:szCs w:val="22"/>
            <w:shd w:val="clear" w:color="auto" w:fill="FFFFFF"/>
            <w:lang w:val="en-US" w:eastAsia="en-US"/>
          </w:rPr>
          <w:t>Docker Swarm:</w:t>
        </w:r>
      </w:ins>
      <w:ins w:id="1425" w:author="André Oliveira" w:date="2020-09-03T20:46:00Z">
        <w:r>
          <w:rPr>
            <w:rFonts w:eastAsiaTheme="minorHAnsi"/>
            <w:sz w:val="22"/>
            <w:szCs w:val="22"/>
            <w:shd w:val="clear" w:color="auto" w:fill="FFFFFF"/>
            <w:lang w:val="en-US" w:eastAsia="en-US"/>
          </w:rPr>
          <w:t xml:space="preserve"> </w:t>
        </w:r>
      </w:ins>
      <w:ins w:id="1426" w:author="André Oliveira" w:date="2020-09-03T20:41:00Z">
        <w:r>
          <w:rPr>
            <w:rFonts w:eastAsiaTheme="minorHAnsi"/>
            <w:sz w:val="22"/>
            <w:szCs w:val="22"/>
            <w:shd w:val="clear" w:color="auto" w:fill="FFFFFF"/>
            <w:lang w:val="en-US" w:eastAsia="en-US"/>
          </w:rPr>
          <w:t>Not directly available. For each service, it is possible to declare the number of tasks to be run. Manually scale up or down can be done and the Swarm manager automatically adapts by adding or removing tasks.</w:t>
        </w:r>
      </w:ins>
    </w:p>
    <w:p w14:paraId="15A7E467" w14:textId="77777777" w:rsidR="00254276" w:rsidRDefault="002D0913">
      <w:pPr>
        <w:spacing w:after="200"/>
        <w:rPr>
          <w:ins w:id="1427" w:author="André Oliveira" w:date="2020-09-11T18:14:00Z"/>
          <w:rFonts w:eastAsiaTheme="minorHAnsi"/>
          <w:sz w:val="22"/>
          <w:szCs w:val="22"/>
          <w:lang w:val="en-US" w:eastAsia="en-US"/>
        </w:rPr>
      </w:pPr>
      <w:ins w:id="1428" w:author="André Oliveira" w:date="2020-09-03T20:46:00Z">
        <w:r>
          <w:rPr>
            <w:rFonts w:eastAsiaTheme="minorHAnsi"/>
            <w:sz w:val="22"/>
            <w:szCs w:val="22"/>
            <w:shd w:val="clear" w:color="auto" w:fill="FFFFFF"/>
            <w:lang w:val="en-US" w:eastAsia="en-US"/>
          </w:rPr>
          <w:t>Kubernetes: Auto-scaling using a simple number-of-pods target is defined declaratively using deployments. CPU-utilization-per-pod target is available. Other targets are on the roadmap.</w:t>
        </w:r>
      </w:ins>
    </w:p>
    <w:p w14:paraId="488B5DD2" w14:textId="028A7B46" w:rsidR="00257874" w:rsidRPr="00254276" w:rsidRDefault="009B6BEC">
      <w:pPr>
        <w:spacing w:after="200"/>
        <w:rPr>
          <w:ins w:id="1429" w:author="André Oliveira" w:date="2020-09-03T20:41:00Z"/>
          <w:rFonts w:eastAsiaTheme="minorHAnsi"/>
          <w:sz w:val="22"/>
          <w:szCs w:val="22"/>
          <w:highlight w:val="white"/>
          <w:lang w:val="en-US" w:eastAsia="en-US"/>
          <w:rPrChange w:id="1430" w:author="André Oliveira" w:date="2020-09-11T18:14:00Z">
            <w:rPr>
              <w:ins w:id="1431" w:author="André Oliveira" w:date="2020-09-03T20:41:00Z"/>
              <w:rFonts w:eastAsia="Times New Roman"/>
              <w:sz w:val="22"/>
              <w:szCs w:val="22"/>
              <w:highlight w:val="white"/>
              <w:lang w:val="en-US" w:eastAsia="pt-PT"/>
            </w:rPr>
          </w:rPrChange>
        </w:rPr>
      </w:pPr>
      <w:del w:id="1432" w:author="André Oliveira" w:date="2020-09-11T18:14:00Z">
        <w:r w:rsidDel="00254276">
          <w:fldChar w:fldCharType="begin"/>
        </w:r>
        <w:r w:rsidRPr="009B6BEC" w:rsidDel="00254276">
          <w:rPr>
            <w:lang w:val="en-GB"/>
            <w:rPrChange w:id="1433" w:author="joao eduardo santos" w:date="2020-09-09T18:37:00Z">
              <w:rPr/>
            </w:rPrChange>
          </w:rPr>
          <w:delInstrText xml:space="preserve"> HYPERLINK "https://forums.docker.com/t/how-does-the-health-check-work-in-a-swarm/22151" \t "_blank" \h </w:delInstrText>
        </w:r>
        <w:r w:rsidDel="00254276">
          <w:fldChar w:fldCharType="separate"/>
        </w:r>
        <w:r w:rsidDel="00254276">
          <w:rPr>
            <w:rFonts w:eastAsia="Times New Roman"/>
            <w:strike/>
            <w:sz w:val="22"/>
            <w:szCs w:val="22"/>
            <w:lang w:val="en-US" w:eastAsia="pt-PT"/>
          </w:rPr>
          <w:fldChar w:fldCharType="end"/>
        </w:r>
        <w:r w:rsidDel="00254276">
          <w:fldChar w:fldCharType="begin"/>
        </w:r>
        <w:r w:rsidRPr="009B6BEC" w:rsidDel="00254276">
          <w:rPr>
            <w:lang w:val="en-GB"/>
            <w:rPrChange w:id="1434" w:author="joao eduardo santos" w:date="2020-09-09T18:37:00Z">
              <w:rPr/>
            </w:rPrChange>
          </w:rPr>
          <w:delInstrText xml:space="preserve"> HYPERLINK "https://kubernetes.io/docs/concepts/cluster-administration/logging/" \t "_blank" \h </w:delInstrText>
        </w:r>
        <w:r w:rsidDel="00254276">
          <w:fldChar w:fldCharType="separate"/>
        </w:r>
        <w:r w:rsidDel="00254276">
          <w:rPr>
            <w:rFonts w:eastAsia="Times New Roman"/>
            <w:strike/>
            <w:sz w:val="22"/>
            <w:szCs w:val="22"/>
            <w:lang w:val="en-US" w:eastAsia="pt-PT"/>
          </w:rPr>
          <w:fldChar w:fldCharType="end"/>
        </w:r>
      </w:del>
    </w:p>
    <w:p w14:paraId="259B27F1" w14:textId="77777777" w:rsidR="00257874" w:rsidRDefault="002D0913">
      <w:pPr>
        <w:spacing w:after="200"/>
        <w:rPr>
          <w:ins w:id="1435" w:author="André Oliveira" w:date="2020-09-03T20:41:00Z"/>
          <w:rFonts w:eastAsiaTheme="minorHAnsi"/>
          <w:strike/>
          <w:sz w:val="22"/>
          <w:szCs w:val="22"/>
          <w:u w:val="single"/>
          <w:lang w:val="en-US" w:eastAsia="en-US"/>
        </w:rPr>
      </w:pPr>
      <w:commentRangeStart w:id="1436"/>
      <w:ins w:id="1437" w:author="André Oliveira" w:date="2020-09-03T20:41:00Z">
        <w:r>
          <w:rPr>
            <w:rFonts w:eastAsiaTheme="minorHAnsi"/>
            <w:strike/>
            <w:sz w:val="22"/>
            <w:szCs w:val="22"/>
            <w:u w:val="single"/>
            <w:lang w:val="en-US" w:eastAsia="en-US"/>
          </w:rPr>
          <w:t>Storage</w:t>
        </w:r>
      </w:ins>
      <w:commentRangeEnd w:id="1436"/>
      <w:r>
        <w:commentReference w:id="1436"/>
      </w:r>
    </w:p>
    <w:p w14:paraId="4C581C8C" w14:textId="77777777" w:rsidR="00257874" w:rsidRDefault="002D0913">
      <w:pPr>
        <w:spacing w:after="200"/>
        <w:rPr>
          <w:ins w:id="1438" w:author="André Oliveira" w:date="2020-09-03T20:41:00Z"/>
          <w:rFonts w:eastAsiaTheme="minorHAnsi"/>
          <w:strike/>
          <w:sz w:val="22"/>
          <w:szCs w:val="22"/>
          <w:highlight w:val="white"/>
          <w:lang w:val="en-US" w:eastAsia="en-US"/>
        </w:rPr>
      </w:pPr>
      <w:ins w:id="1439" w:author="André Oliveira" w:date="2020-09-03T20:41:00Z">
        <w:r>
          <w:rPr>
            <w:rFonts w:eastAsiaTheme="minorHAnsi"/>
            <w:strike/>
            <w:sz w:val="22"/>
            <w:szCs w:val="22"/>
            <w:shd w:val="clear" w:color="auto" w:fill="FFFFFF"/>
            <w:lang w:val="en-US" w:eastAsia="en-US"/>
          </w:rPr>
          <w:t>Docker Swarm:</w:t>
        </w:r>
      </w:ins>
    </w:p>
    <w:p w14:paraId="6B4BF216" w14:textId="77777777" w:rsidR="00257874" w:rsidRDefault="002D0913">
      <w:pPr>
        <w:spacing w:after="200"/>
        <w:rPr>
          <w:ins w:id="1440" w:author="André Oliveira" w:date="2020-09-03T20:41:00Z"/>
          <w:rFonts w:eastAsia="Times New Roman"/>
          <w:strike/>
          <w:sz w:val="22"/>
          <w:szCs w:val="22"/>
          <w:lang w:val="en-US" w:eastAsia="pt-PT"/>
        </w:rPr>
      </w:pPr>
      <w:ins w:id="1441" w:author="André Oliveira" w:date="2020-09-03T20:41:00Z">
        <w:r>
          <w:rPr>
            <w:rFonts w:eastAsia="Times New Roman"/>
            <w:strike/>
            <w:sz w:val="22"/>
            <w:szCs w:val="22"/>
            <w:lang w:val="en-US" w:eastAsia="pt-PT"/>
          </w:rPr>
          <w:t>Docker Engine and Swarm support </w:t>
        </w:r>
      </w:ins>
      <w:r w:rsidR="009B6BEC">
        <w:fldChar w:fldCharType="begin"/>
      </w:r>
      <w:r w:rsidR="009B6BEC" w:rsidRPr="009B6BEC">
        <w:rPr>
          <w:lang w:val="en-GB"/>
          <w:rPrChange w:id="1442" w:author="joao eduardo santos" w:date="2020-09-09T18:37:00Z">
            <w:rPr/>
          </w:rPrChange>
        </w:rPr>
        <w:instrText xml:space="preserve"> HYPERLINK "https://docs.docker.com/engine/tutorials/dockervolumes/" \h </w:instrText>
      </w:r>
      <w:r w:rsidR="009B6BEC">
        <w:fldChar w:fldCharType="separate"/>
      </w:r>
      <w:ins w:id="1443" w:author="André Oliveira" w:date="2020-09-03T20:41:00Z">
        <w:r>
          <w:rPr>
            <w:rFonts w:eastAsia="Times New Roman"/>
            <w:strike/>
            <w:sz w:val="22"/>
            <w:szCs w:val="22"/>
            <w:lang w:val="en-US" w:eastAsia="pt-PT"/>
          </w:rPr>
          <w:t>mounting volumes</w:t>
        </w:r>
      </w:ins>
      <w:r w:rsidR="009B6BEC">
        <w:rPr>
          <w:rFonts w:eastAsia="Times New Roman"/>
          <w:strike/>
          <w:sz w:val="22"/>
          <w:szCs w:val="22"/>
          <w:lang w:val="en-US" w:eastAsia="pt-PT"/>
        </w:rPr>
        <w:fldChar w:fldCharType="end"/>
      </w:r>
      <w:ins w:id="1444" w:author="André Oliveira" w:date="2020-09-03T20:41:00Z">
        <w:r>
          <w:rPr>
            <w:rFonts w:eastAsia="Times New Roman"/>
            <w:strike/>
            <w:sz w:val="22"/>
            <w:szCs w:val="22"/>
            <w:lang w:val="en-US" w:eastAsia="pt-PT"/>
          </w:rPr>
          <w:t> into a container. Shared filesystems, including NFS, iSCSI, and fibre channel, can be configured nodes. Plugin options include Azure, Google Cloud Platform, NetApp, Dell EMC, and others.</w:t>
        </w:r>
      </w:ins>
    </w:p>
    <w:p w14:paraId="5B931DEB" w14:textId="77777777" w:rsidR="00257874" w:rsidRDefault="002D0913">
      <w:pPr>
        <w:spacing w:after="200"/>
        <w:rPr>
          <w:ins w:id="1445" w:author="André Oliveira" w:date="2020-09-03T20:41:00Z"/>
          <w:rFonts w:eastAsiaTheme="minorHAnsi"/>
          <w:strike/>
          <w:sz w:val="22"/>
          <w:szCs w:val="22"/>
          <w:highlight w:val="white"/>
          <w:lang w:val="en-US" w:eastAsia="en-US"/>
        </w:rPr>
      </w:pPr>
      <w:ins w:id="1446" w:author="André Oliveira" w:date="2020-09-03T20:41:00Z">
        <w:r>
          <w:rPr>
            <w:rFonts w:eastAsiaTheme="minorHAnsi"/>
            <w:strike/>
            <w:sz w:val="22"/>
            <w:szCs w:val="22"/>
            <w:shd w:val="clear" w:color="auto" w:fill="FFFFFF"/>
            <w:lang w:val="en-US" w:eastAsia="en-US"/>
          </w:rPr>
          <w:t>Kubernetes:</w:t>
        </w:r>
      </w:ins>
    </w:p>
    <w:p w14:paraId="35EF97D0" w14:textId="77777777" w:rsidR="00257874" w:rsidRDefault="002D0913">
      <w:pPr>
        <w:spacing w:after="200"/>
        <w:rPr>
          <w:ins w:id="1447" w:author="André Oliveira" w:date="2020-09-03T20:41:00Z"/>
          <w:rFonts w:eastAsia="Times New Roman"/>
          <w:strike/>
          <w:sz w:val="22"/>
          <w:szCs w:val="22"/>
          <w:lang w:val="en-US" w:eastAsia="pt-PT"/>
        </w:rPr>
      </w:pPr>
      <w:ins w:id="1448" w:author="André Oliveira" w:date="2020-09-03T20:41:00Z">
        <w:r>
          <w:rPr>
            <w:rFonts w:eastAsia="Times New Roman"/>
            <w:strike/>
            <w:sz w:val="22"/>
            <w:szCs w:val="22"/>
            <w:lang w:val="en-US" w:eastAsia="pt-PT"/>
          </w:rPr>
          <w:t>Two storage APIs:</w:t>
        </w:r>
      </w:ins>
    </w:p>
    <w:p w14:paraId="439FDF6D" w14:textId="77777777" w:rsidR="00257874" w:rsidRDefault="002D0913">
      <w:pPr>
        <w:spacing w:after="200"/>
        <w:rPr>
          <w:ins w:id="1449" w:author="André Oliveira" w:date="2020-09-03T20:41:00Z"/>
          <w:rFonts w:eastAsia="Times New Roman"/>
          <w:strike/>
          <w:sz w:val="22"/>
          <w:szCs w:val="22"/>
          <w:lang w:val="en-US" w:eastAsia="pt-PT"/>
        </w:rPr>
      </w:pPr>
      <w:ins w:id="1450" w:author="André Oliveira" w:date="2020-09-03T20:41:00Z">
        <w:r>
          <w:rPr>
            <w:rFonts w:eastAsia="Times New Roman"/>
            <w:strike/>
            <w:sz w:val="22"/>
            <w:szCs w:val="22"/>
            <w:lang w:val="en-US" w:eastAsia="pt-PT"/>
          </w:rPr>
          <w:t>The first </w:t>
        </w:r>
      </w:ins>
      <w:r w:rsidR="009B6BEC">
        <w:fldChar w:fldCharType="begin"/>
      </w:r>
      <w:r w:rsidR="009B6BEC" w:rsidRPr="009B6BEC">
        <w:rPr>
          <w:lang w:val="en-GB"/>
          <w:rPrChange w:id="1451" w:author="joao eduardo santos" w:date="2020-09-09T18:37:00Z">
            <w:rPr/>
          </w:rPrChange>
        </w:rPr>
        <w:instrText xml:space="preserve"> HYPERLINK "http://kubernetes.io/docs/user-guide/volumes/" \t "_blank" \h </w:instrText>
      </w:r>
      <w:r w:rsidR="009B6BEC">
        <w:fldChar w:fldCharType="separate"/>
      </w:r>
      <w:ins w:id="1452" w:author="André Oliveira" w:date="2020-09-03T20:41:00Z">
        <w:r>
          <w:rPr>
            <w:rFonts w:eastAsia="Times New Roman"/>
            <w:strike/>
            <w:sz w:val="22"/>
            <w:szCs w:val="22"/>
            <w:lang w:val="en-US" w:eastAsia="pt-PT"/>
          </w:rPr>
          <w:t>provides abstractions for individual storage backends</w:t>
        </w:r>
      </w:ins>
      <w:r w:rsidR="009B6BEC">
        <w:rPr>
          <w:rFonts w:eastAsia="Times New Roman"/>
          <w:strike/>
          <w:sz w:val="22"/>
          <w:szCs w:val="22"/>
          <w:lang w:val="en-US" w:eastAsia="pt-PT"/>
        </w:rPr>
        <w:fldChar w:fldCharType="end"/>
      </w:r>
      <w:ins w:id="1453" w:author="André Oliveira" w:date="2020-09-03T20:41:00Z">
        <w:r>
          <w:rPr>
            <w:rFonts w:eastAsia="Times New Roman"/>
            <w:strike/>
            <w:sz w:val="22"/>
            <w:szCs w:val="22"/>
            <w:lang w:val="en-US" w:eastAsia="pt-PT"/>
          </w:rPr>
          <w:t> (e.g. NFS, AWS EBS, ceph, flocker).</w:t>
        </w:r>
      </w:ins>
    </w:p>
    <w:p w14:paraId="674B42C5" w14:textId="77777777" w:rsidR="00257874" w:rsidRDefault="002D0913">
      <w:pPr>
        <w:spacing w:after="200"/>
        <w:rPr>
          <w:ins w:id="1454" w:author="André Oliveira" w:date="2020-09-03T20:41:00Z"/>
          <w:rFonts w:eastAsia="Times New Roman"/>
          <w:strike/>
          <w:sz w:val="22"/>
          <w:szCs w:val="22"/>
          <w:lang w:val="en-US" w:eastAsia="pt-PT"/>
        </w:rPr>
      </w:pPr>
      <w:ins w:id="1455" w:author="André Oliveira" w:date="2020-09-03T20:41:00Z">
        <w:r>
          <w:rPr>
            <w:rFonts w:eastAsia="Times New Roman"/>
            <w:strike/>
            <w:sz w:val="22"/>
            <w:szCs w:val="22"/>
            <w:lang w:val="en-US" w:eastAsia="pt-PT"/>
          </w:rPr>
          <w:lastRenderedPageBreak/>
          <w:t>The second provides an </w:t>
        </w:r>
      </w:ins>
      <w:r w:rsidR="009B6BEC">
        <w:fldChar w:fldCharType="begin"/>
      </w:r>
      <w:r w:rsidR="009B6BEC" w:rsidRPr="009B6BEC">
        <w:rPr>
          <w:lang w:val="en-GB"/>
          <w:rPrChange w:id="1456" w:author="joao eduardo santos" w:date="2020-09-09T18:37:00Z">
            <w:rPr/>
          </w:rPrChange>
        </w:rPr>
        <w:instrText xml:space="preserve"> HYPERLINK "http://kubernetes.io/docs/user-guide/persistent-volumes/" \t "_blank" \h </w:instrText>
      </w:r>
      <w:r w:rsidR="009B6BEC">
        <w:fldChar w:fldCharType="separate"/>
      </w:r>
      <w:ins w:id="1457" w:author="André Oliveira" w:date="2020-09-03T20:41:00Z">
        <w:r>
          <w:rPr>
            <w:rFonts w:eastAsia="Times New Roman"/>
            <w:strike/>
            <w:sz w:val="22"/>
            <w:szCs w:val="22"/>
            <w:lang w:val="en-US" w:eastAsia="pt-PT"/>
          </w:rPr>
          <w:t>abstraction for a storage resource request</w:t>
        </w:r>
      </w:ins>
      <w:r w:rsidR="009B6BEC">
        <w:rPr>
          <w:rFonts w:eastAsia="Times New Roman"/>
          <w:strike/>
          <w:sz w:val="22"/>
          <w:szCs w:val="22"/>
          <w:lang w:val="en-US" w:eastAsia="pt-PT"/>
        </w:rPr>
        <w:fldChar w:fldCharType="end"/>
      </w:r>
      <w:ins w:id="1458" w:author="André Oliveira" w:date="2020-09-03T20:41:00Z">
        <w:r>
          <w:rPr>
            <w:rFonts w:eastAsia="Times New Roman"/>
            <w:strike/>
            <w:sz w:val="22"/>
            <w:szCs w:val="22"/>
            <w:lang w:val="en-US" w:eastAsia="pt-PT"/>
          </w:rPr>
          <w:t> (e.g. 8 Gb), which can be fulfilled with different storage backends.</w:t>
        </w:r>
      </w:ins>
    </w:p>
    <w:p w14:paraId="4D4D682A" w14:textId="77777777" w:rsidR="00257874" w:rsidRDefault="002D0913">
      <w:pPr>
        <w:spacing w:after="200"/>
        <w:rPr>
          <w:ins w:id="1459" w:author="André Oliveira" w:date="2020-09-03T20:41:00Z"/>
          <w:rFonts w:eastAsia="Times New Roman"/>
          <w:strike/>
          <w:sz w:val="22"/>
          <w:szCs w:val="22"/>
          <w:lang w:val="en-US" w:eastAsia="pt-PT"/>
        </w:rPr>
      </w:pPr>
      <w:ins w:id="1460" w:author="André Oliveira" w:date="2020-09-03T20:41:00Z">
        <w:r>
          <w:rPr>
            <w:rFonts w:eastAsia="Times New Roman"/>
            <w:strike/>
            <w:sz w:val="22"/>
            <w:szCs w:val="22"/>
            <w:lang w:val="en-US" w:eastAsia="pt-PT"/>
          </w:rPr>
          <w:t>Modifying the storage resource used by the Docker daemon on a cluster node requires temporarily removing the node from the cluster.</w:t>
        </w:r>
      </w:ins>
    </w:p>
    <w:p w14:paraId="2DA202FA" w14:textId="77777777" w:rsidR="00257874" w:rsidRDefault="002D0913">
      <w:pPr>
        <w:spacing w:after="200"/>
        <w:rPr>
          <w:ins w:id="1461" w:author="André Oliveira" w:date="2020-09-03T20:41:00Z"/>
          <w:rFonts w:eastAsia="Times New Roman"/>
          <w:strike/>
          <w:sz w:val="22"/>
          <w:szCs w:val="22"/>
          <w:lang w:val="en-US" w:eastAsia="pt-PT"/>
        </w:rPr>
      </w:pPr>
      <w:ins w:id="1462" w:author="André Oliveira" w:date="2020-09-03T20:41:00Z">
        <w:r>
          <w:rPr>
            <w:rFonts w:eastAsia="Times New Roman"/>
            <w:strike/>
            <w:sz w:val="22"/>
            <w:szCs w:val="22"/>
            <w:lang w:val="en-US" w:eastAsia="pt-PT"/>
          </w:rPr>
          <w:t>Kubernetes offers several types of persistent volumes with block or file support. Examples include iSCSI, NFS, FC, Amazon Web Services, Google Cloud Platform, and Microsoft Azure.</w:t>
        </w:r>
      </w:ins>
    </w:p>
    <w:p w14:paraId="3B5903FE" w14:textId="77777777" w:rsidR="00257874" w:rsidRDefault="002D0913">
      <w:pPr>
        <w:spacing w:after="200"/>
        <w:rPr>
          <w:ins w:id="1463" w:author="André Oliveira" w:date="2020-09-03T20:41:00Z"/>
          <w:rFonts w:eastAsia="Times New Roman"/>
          <w:strike/>
          <w:sz w:val="22"/>
          <w:szCs w:val="22"/>
          <w:lang w:val="en-US" w:eastAsia="pt-PT"/>
        </w:rPr>
      </w:pPr>
      <w:ins w:id="1464" w:author="André Oliveira" w:date="2020-09-03T20:41:00Z">
        <w:r>
          <w:rPr>
            <w:rFonts w:eastAsia="Times New Roman"/>
            <w:strike/>
            <w:sz w:val="22"/>
            <w:szCs w:val="22"/>
            <w:lang w:val="en-US" w:eastAsia="pt-PT"/>
          </w:rPr>
          <w:t>The emptyDir volume is non-persistent and can used to read and write files with a container.</w:t>
        </w:r>
      </w:ins>
    </w:p>
    <w:p w14:paraId="4F05B601" w14:textId="63538676" w:rsidR="00257874" w:rsidRDefault="002D0913">
      <w:pPr>
        <w:rPr>
          <w:ins w:id="1465" w:author="André Oliveira" w:date="2020-09-03T20:51:00Z"/>
          <w:lang w:val="en-US"/>
        </w:rPr>
      </w:pPr>
      <w:commentRangeStart w:id="1466"/>
      <w:commentRangeEnd w:id="1466"/>
      <w:ins w:id="1467" w:author="Unknown Author" w:date="2020-09-08T12:09:00Z">
        <w:del w:id="1468" w:author="André Oliveira" w:date="2020-09-11T18:14:00Z">
          <w:r w:rsidDel="00254276">
            <w:commentReference w:id="1466"/>
          </w:r>
          <w:commentRangeStart w:id="1469"/>
          <w:commentRangeEnd w:id="1469"/>
          <w:r w:rsidDel="00254276">
            <w:rPr>
              <w:sz w:val="28"/>
              <w:szCs w:val="28"/>
              <w:lang w:val="en-US"/>
            </w:rPr>
            <w:commentReference w:id="1469"/>
          </w:r>
        </w:del>
      </w:ins>
      <w:del w:id="1470" w:author="André Oliveira" w:date="2020-09-11T18:13:00Z">
        <w:r w:rsidR="009B6BEC" w:rsidDel="00254276">
          <w:fldChar w:fldCharType="begin"/>
        </w:r>
        <w:r w:rsidR="009B6BEC" w:rsidRPr="009B6BEC" w:rsidDel="00254276">
          <w:rPr>
            <w:lang w:val="en-GB"/>
            <w:rPrChange w:id="1471" w:author="joao eduardo santos" w:date="2020-09-09T18:37:00Z">
              <w:rPr/>
            </w:rPrChange>
          </w:rPr>
          <w:delInstrText xml:space="preserve"> HYPERLINK "https://blog.docker.com/2015/11/scale-testing-docker-swarm-30000-containers/" \h </w:delInstrText>
        </w:r>
        <w:r w:rsidR="009B6BEC" w:rsidDel="00254276">
          <w:fldChar w:fldCharType="separate"/>
        </w:r>
        <w:r w:rsidR="009B6BEC" w:rsidDel="00254276">
          <w:rPr>
            <w:rFonts w:eastAsiaTheme="minorHAnsi" w:cstheme="minorHAnsi"/>
            <w:strike/>
            <w:sz w:val="22"/>
            <w:szCs w:val="22"/>
            <w:shd w:val="clear" w:color="auto" w:fill="FFFFFF"/>
            <w:lang w:val="en-US" w:eastAsia="en-US"/>
          </w:rPr>
          <w:fldChar w:fldCharType="end"/>
        </w:r>
        <w:r w:rsidR="009B6BEC" w:rsidDel="00254276">
          <w:fldChar w:fldCharType="begin"/>
        </w:r>
        <w:r w:rsidR="009B6BEC" w:rsidRPr="009B6BEC" w:rsidDel="00254276">
          <w:rPr>
            <w:lang w:val="en-GB"/>
            <w:rPrChange w:id="1472" w:author="joao eduardo santos" w:date="2020-09-09T18:37:00Z">
              <w:rPr/>
            </w:rPrChange>
          </w:rPr>
          <w:delInstrText xml:space="preserve"> HYPERLINK "http://blog.kubernetes.io/2017/03/scalability-updates-in-kubernetes-1.6.html" \t "_blank" \h </w:delInstrText>
        </w:r>
        <w:r w:rsidR="009B6BEC" w:rsidDel="00254276">
          <w:fldChar w:fldCharType="separate"/>
        </w:r>
        <w:r w:rsidR="009B6BEC" w:rsidDel="00254276">
          <w:rPr>
            <w:rFonts w:eastAsia="Times New Roman"/>
            <w:strike/>
            <w:sz w:val="22"/>
            <w:szCs w:val="22"/>
            <w:lang w:val="en-US" w:eastAsia="pt-PT"/>
          </w:rPr>
          <w:fldChar w:fldCharType="end"/>
        </w:r>
      </w:del>
    </w:p>
    <w:p w14:paraId="29241D01" w14:textId="77777777" w:rsidR="00257874" w:rsidRDefault="00257874">
      <w:pPr>
        <w:rPr>
          <w:ins w:id="1473" w:author="André Oliveira" w:date="2020-09-03T20:51:00Z"/>
          <w:lang w:val="en-US"/>
        </w:rPr>
      </w:pPr>
    </w:p>
    <w:p w14:paraId="697984A1" w14:textId="77777777" w:rsidR="00257874" w:rsidRDefault="00257874">
      <w:pPr>
        <w:rPr>
          <w:ins w:id="1474" w:author="André Oliveira" w:date="2020-09-03T20:51:00Z"/>
          <w:lang w:val="en-US"/>
        </w:rPr>
      </w:pPr>
    </w:p>
    <w:p w14:paraId="75E20973" w14:textId="77777777" w:rsidR="00257874" w:rsidRDefault="00257874">
      <w:pPr>
        <w:rPr>
          <w:ins w:id="1475" w:author="André Oliveira" w:date="2020-09-03T20:51:00Z"/>
          <w:lang w:val="en-US"/>
        </w:rPr>
      </w:pPr>
    </w:p>
    <w:p w14:paraId="7B916F5E" w14:textId="77777777" w:rsidR="00257874" w:rsidRDefault="00257874">
      <w:pPr>
        <w:rPr>
          <w:ins w:id="1476" w:author="André Oliveira" w:date="2020-09-03T20:52:00Z"/>
          <w:lang w:val="en-US"/>
        </w:rPr>
      </w:pPr>
    </w:p>
    <w:p w14:paraId="156A6D40" w14:textId="77777777" w:rsidR="00257874" w:rsidRDefault="00257874">
      <w:pPr>
        <w:rPr>
          <w:ins w:id="1477" w:author="André Oliveira" w:date="2020-09-03T20:51:00Z"/>
          <w:lang w:val="en-US"/>
        </w:rPr>
      </w:pPr>
    </w:p>
    <w:p w14:paraId="2EEDECB8" w14:textId="77777777" w:rsidR="009B6BEC" w:rsidRDefault="002D0913">
      <w:pPr>
        <w:pStyle w:val="Legenda"/>
        <w:keepNext/>
        <w:rPr>
          <w:lang w:val="en-US"/>
        </w:rPr>
        <w:pPrChange w:id="1478" w:author="André Oliveira" w:date="2020-09-03T20:53:00Z">
          <w:pPr/>
        </w:pPrChange>
      </w:pPr>
      <w:commentRangeStart w:id="1479"/>
      <w:r>
        <w:t xml:space="preserve">Table </w:t>
      </w:r>
      <w:ins w:id="1480" w:author="André Oliveira" w:date="2020-09-03T20:53:00Z">
        <w:r w:rsidR="009B6BEC">
          <w:fldChar w:fldCharType="begin"/>
        </w:r>
        <w:r>
          <w:instrText>SEQ Table \* ARABIC</w:instrText>
        </w:r>
        <w:r w:rsidR="009B6BEC">
          <w:fldChar w:fldCharType="separate"/>
        </w:r>
        <w:r>
          <w:t>3</w:t>
        </w:r>
        <w:r w:rsidR="009B6BEC">
          <w:fldChar w:fldCharType="end"/>
        </w:r>
        <w:r>
          <w:t xml:space="preserve"> - Docker Swarm vs Kubernetes</w:t>
        </w:r>
      </w:ins>
      <w:commentRangeEnd w:id="1479"/>
      <w:ins w:id="1481" w:author="Unknown Author" w:date="2020-09-08T12:09:00Z">
        <w:r>
          <w:commentReference w:id="1479"/>
        </w:r>
      </w:ins>
    </w:p>
    <w:tbl>
      <w:tblPr>
        <w:tblStyle w:val="TabelacomGrelha"/>
        <w:tblW w:w="8645" w:type="dxa"/>
        <w:jc w:val="center"/>
        <w:tblLook w:val="04A0" w:firstRow="1" w:lastRow="0" w:firstColumn="1" w:lastColumn="0" w:noHBand="0" w:noVBand="1"/>
      </w:tblPr>
      <w:tblGrid>
        <w:gridCol w:w="4322"/>
        <w:gridCol w:w="4323"/>
      </w:tblGrid>
      <w:tr w:rsidR="00257874" w14:paraId="46BDC826" w14:textId="77777777">
        <w:trPr>
          <w:jc w:val="center"/>
          <w:ins w:id="1482" w:author="André Oliveira" w:date="2020-09-03T20:51:00Z"/>
        </w:trPr>
        <w:tc>
          <w:tcPr>
            <w:tcW w:w="8644" w:type="dxa"/>
            <w:gridSpan w:val="2"/>
            <w:tcBorders>
              <w:top w:val="nil"/>
              <w:left w:val="nil"/>
              <w:right w:val="nil"/>
            </w:tcBorders>
            <w:vAlign w:val="center"/>
          </w:tcPr>
          <w:p w14:paraId="789F18B8" w14:textId="77777777" w:rsidR="00257874" w:rsidRDefault="0092474A">
            <w:pPr>
              <w:spacing w:line="240" w:lineRule="auto"/>
              <w:rPr>
                <w:ins w:id="1483" w:author="André Oliveira" w:date="2020-09-03T20:51:00Z"/>
                <w:spacing w:val="8"/>
                <w:lang w:val="en-US"/>
              </w:rPr>
            </w:pPr>
            <w:ins w:id="1484" w:author="André Oliveira" w:date="2020-09-03T20:51:00Z">
              <w:r>
                <w:rPr>
                  <w:noProof/>
                  <w:spacing w:val="8"/>
                  <w:lang w:eastAsia="pt-PT"/>
                  <w:rPrChange w:id="1485" w:author="Unknown">
                    <w:rPr>
                      <w:noProof/>
                      <w:lang w:eastAsia="pt-PT"/>
                    </w:rPr>
                  </w:rPrChange>
                </w:rPr>
                <w:drawing>
                  <wp:anchor distT="0" distB="0" distL="0" distR="0" simplePos="0" relativeHeight="251657216" behindDoc="0" locked="0" layoutInCell="1" allowOverlap="1" wp14:anchorId="504B6575" wp14:editId="77801776">
                    <wp:simplePos x="0" y="0"/>
                    <wp:positionH relativeFrom="column">
                      <wp:posOffset>4441190</wp:posOffset>
                    </wp:positionH>
                    <wp:positionV relativeFrom="paragraph">
                      <wp:posOffset>105410</wp:posOffset>
                    </wp:positionV>
                    <wp:extent cx="845185" cy="715645"/>
                    <wp:effectExtent l="0" t="0" r="0" b="0"/>
                    <wp:wrapNone/>
                    <wp:docPr id="14" name="Imagem 3" descr="Kubernetes2-e1498075079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descr="Kubernetes2-e1498075079188.png"/>
                            <pic:cNvPicPr>
                              <a:picLocks noChangeAspect="1" noChangeArrowheads="1"/>
                            </pic:cNvPicPr>
                          </pic:nvPicPr>
                          <pic:blipFill>
                            <a:blip r:embed="rId31" cstate="print"/>
                            <a:stretch>
                              <a:fillRect/>
                            </a:stretch>
                          </pic:blipFill>
                          <pic:spPr bwMode="auto">
                            <a:xfrm>
                              <a:off x="0" y="0"/>
                              <a:ext cx="845185" cy="715645"/>
                            </a:xfrm>
                            <a:prstGeom prst="rect">
                              <a:avLst/>
                            </a:prstGeom>
                          </pic:spPr>
                        </pic:pic>
                      </a:graphicData>
                    </a:graphic>
                  </wp:anchor>
                </w:drawing>
              </w:r>
              <w:r>
                <w:rPr>
                  <w:noProof/>
                  <w:spacing w:val="8"/>
                  <w:lang w:eastAsia="pt-PT"/>
                  <w:rPrChange w:id="1486" w:author="Unknown">
                    <w:rPr>
                      <w:noProof/>
                      <w:lang w:eastAsia="pt-PT"/>
                    </w:rPr>
                  </w:rPrChange>
                </w:rPr>
                <w:drawing>
                  <wp:anchor distT="0" distB="0" distL="0" distR="0" simplePos="0" relativeHeight="251661312" behindDoc="0" locked="0" layoutInCell="1" allowOverlap="1" wp14:anchorId="08110188" wp14:editId="0F747508">
                    <wp:simplePos x="0" y="0"/>
                    <wp:positionH relativeFrom="column">
                      <wp:posOffset>277495</wp:posOffset>
                    </wp:positionH>
                    <wp:positionV relativeFrom="paragraph">
                      <wp:posOffset>71120</wp:posOffset>
                    </wp:positionV>
                    <wp:extent cx="525780" cy="715645"/>
                    <wp:effectExtent l="0" t="0" r="0" b="0"/>
                    <wp:wrapNone/>
                    <wp:docPr id="15" name="Imagem 5" descr="docker-swarm-logo-2-219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 descr="docker-swarm-logo-2-219x300.png"/>
                            <pic:cNvPicPr>
                              <a:picLocks noChangeAspect="1" noChangeArrowheads="1"/>
                            </pic:cNvPicPr>
                          </pic:nvPicPr>
                          <pic:blipFill>
                            <a:blip r:embed="rId32" cstate="print"/>
                            <a:stretch>
                              <a:fillRect/>
                            </a:stretch>
                          </pic:blipFill>
                          <pic:spPr bwMode="auto">
                            <a:xfrm>
                              <a:off x="0" y="0"/>
                              <a:ext cx="525780" cy="715645"/>
                            </a:xfrm>
                            <a:prstGeom prst="rect">
                              <a:avLst/>
                            </a:prstGeom>
                          </pic:spPr>
                        </pic:pic>
                      </a:graphicData>
                    </a:graphic>
                  </wp:anchor>
                </w:drawing>
              </w:r>
            </w:ins>
          </w:p>
          <w:p w14:paraId="0A844ECC" w14:textId="77777777" w:rsidR="00257874" w:rsidRDefault="00257874">
            <w:pPr>
              <w:spacing w:line="240" w:lineRule="auto"/>
              <w:rPr>
                <w:ins w:id="1487" w:author="André Oliveira" w:date="2020-09-03T20:51:00Z"/>
                <w:spacing w:val="8"/>
                <w:lang w:val="en-US"/>
              </w:rPr>
            </w:pPr>
          </w:p>
          <w:p w14:paraId="10CF96A5" w14:textId="77777777" w:rsidR="00257874" w:rsidRDefault="002D0913">
            <w:pPr>
              <w:spacing w:line="240" w:lineRule="auto"/>
              <w:jc w:val="center"/>
              <w:rPr>
                <w:ins w:id="1488" w:author="André Oliveira" w:date="2020-09-03T20:51:00Z"/>
                <w:b/>
                <w:spacing w:val="8"/>
                <w:sz w:val="28"/>
                <w:szCs w:val="28"/>
                <w:lang w:val="en-US"/>
              </w:rPr>
            </w:pPr>
            <w:ins w:id="1489" w:author="André Oliveira" w:date="2020-09-03T20:51:00Z">
              <w:r>
                <w:rPr>
                  <w:b/>
                  <w:spacing w:val="8"/>
                  <w:sz w:val="28"/>
                  <w:szCs w:val="28"/>
                  <w:lang w:val="en-US"/>
                </w:rPr>
                <w:t>Docker Swarm vs Kubernetes</w:t>
              </w:r>
            </w:ins>
          </w:p>
          <w:p w14:paraId="06D2E3B4" w14:textId="77777777" w:rsidR="00257874" w:rsidRDefault="00257874">
            <w:pPr>
              <w:spacing w:line="240" w:lineRule="auto"/>
              <w:rPr>
                <w:ins w:id="1490" w:author="André Oliveira" w:date="2020-09-03T20:51:00Z"/>
                <w:spacing w:val="8"/>
                <w:lang w:val="en-US"/>
              </w:rPr>
            </w:pPr>
          </w:p>
          <w:p w14:paraId="637626DD" w14:textId="77777777" w:rsidR="00257874" w:rsidRDefault="00257874">
            <w:pPr>
              <w:spacing w:line="240" w:lineRule="auto"/>
              <w:rPr>
                <w:spacing w:val="8"/>
                <w:lang w:val="en-US"/>
              </w:rPr>
            </w:pPr>
          </w:p>
        </w:tc>
      </w:tr>
      <w:tr w:rsidR="00257874" w14:paraId="42F0A5C9" w14:textId="77777777">
        <w:trPr>
          <w:jc w:val="center"/>
          <w:ins w:id="1491" w:author="André Oliveira" w:date="2020-09-03T20:51:00Z"/>
        </w:trPr>
        <w:tc>
          <w:tcPr>
            <w:tcW w:w="8644" w:type="dxa"/>
            <w:gridSpan w:val="2"/>
          </w:tcPr>
          <w:p w14:paraId="79B427CD" w14:textId="77777777" w:rsidR="00257874" w:rsidRDefault="00257874">
            <w:pPr>
              <w:spacing w:line="240" w:lineRule="auto"/>
              <w:rPr>
                <w:ins w:id="1492" w:author="André Oliveira" w:date="2020-09-03T20:51:00Z"/>
                <w:spacing w:val="8"/>
                <w:lang w:val="en-US"/>
              </w:rPr>
            </w:pPr>
          </w:p>
          <w:p w14:paraId="0F67E70D" w14:textId="77777777" w:rsidR="00257874" w:rsidRDefault="002D0913">
            <w:pPr>
              <w:spacing w:line="240" w:lineRule="auto"/>
              <w:jc w:val="center"/>
              <w:rPr>
                <w:ins w:id="1493" w:author="André Oliveira" w:date="2020-09-03T20:51:00Z"/>
                <w:b/>
                <w:spacing w:val="8"/>
                <w:sz w:val="28"/>
                <w:szCs w:val="28"/>
                <w:lang w:val="en-US"/>
              </w:rPr>
            </w:pPr>
            <w:ins w:id="1494" w:author="André Oliveira" w:date="2020-09-03T20:51:00Z">
              <w:r>
                <w:rPr>
                  <w:b/>
                  <w:spacing w:val="8"/>
                  <w:sz w:val="28"/>
                  <w:szCs w:val="28"/>
                  <w:lang w:val="en-US"/>
                </w:rPr>
                <w:t>Pros</w:t>
              </w:r>
            </w:ins>
          </w:p>
          <w:p w14:paraId="20178FB4" w14:textId="77777777" w:rsidR="00257874" w:rsidRDefault="00257874">
            <w:pPr>
              <w:spacing w:line="240" w:lineRule="auto"/>
              <w:rPr>
                <w:spacing w:val="8"/>
                <w:lang w:val="en-US"/>
              </w:rPr>
            </w:pPr>
          </w:p>
        </w:tc>
      </w:tr>
      <w:tr w:rsidR="00257874" w:rsidRPr="002D266C" w14:paraId="3FD9298B" w14:textId="77777777">
        <w:trPr>
          <w:jc w:val="center"/>
          <w:ins w:id="1495" w:author="André Oliveira" w:date="2020-09-03T20:51:00Z"/>
        </w:trPr>
        <w:tc>
          <w:tcPr>
            <w:tcW w:w="4322" w:type="dxa"/>
          </w:tcPr>
          <w:p w14:paraId="2514EF1B" w14:textId="77777777" w:rsidR="00257874" w:rsidRDefault="002D0913">
            <w:pPr>
              <w:pStyle w:val="PargrafodaLista"/>
              <w:numPr>
                <w:ilvl w:val="0"/>
                <w:numId w:val="14"/>
              </w:numPr>
              <w:spacing w:after="0" w:line="240" w:lineRule="auto"/>
              <w:rPr>
                <w:ins w:id="1496" w:author="André Oliveira" w:date="2020-09-03T20:51:00Z"/>
                <w:rFonts w:eastAsia="Times New Roman"/>
                <w:lang w:val="en-US" w:eastAsia="pt-PT"/>
              </w:rPr>
            </w:pPr>
            <w:ins w:id="1497" w:author="André Oliveira" w:date="2020-09-03T20:51:00Z">
              <w:r>
                <w:rPr>
                  <w:rFonts w:eastAsia="Times New Roman"/>
                  <w:lang w:val="en-US" w:eastAsia="pt-PT"/>
                </w:rPr>
                <w:t>Deployment is simpler and Swarm mode is included in Docker Engine.</w:t>
              </w:r>
            </w:ins>
          </w:p>
          <w:p w14:paraId="2F25A58B" w14:textId="77777777" w:rsidR="00257874" w:rsidRDefault="002D0913">
            <w:pPr>
              <w:pStyle w:val="PargrafodaLista"/>
              <w:numPr>
                <w:ilvl w:val="0"/>
                <w:numId w:val="14"/>
              </w:numPr>
              <w:spacing w:after="0" w:line="240" w:lineRule="auto"/>
              <w:rPr>
                <w:rFonts w:eastAsia="Times New Roman"/>
                <w:lang w:val="en-US" w:eastAsia="pt-PT"/>
              </w:rPr>
            </w:pPr>
            <w:ins w:id="1498" w:author="André Oliveira" w:date="2020-09-03T20:51:00Z">
              <w:r>
                <w:rPr>
                  <w:rFonts w:eastAsia="Times New Roman"/>
                  <w:lang w:val="en-US" w:eastAsia="pt-PT"/>
                </w:rPr>
                <w:t>Integrates with Docker Compose and Docker CLI – native Docker tools. Many of the Docker CLI commands will work with Swarm. Easier learning curve.</w:t>
              </w:r>
            </w:ins>
          </w:p>
        </w:tc>
        <w:tc>
          <w:tcPr>
            <w:tcW w:w="4322" w:type="dxa"/>
          </w:tcPr>
          <w:p w14:paraId="524C8AF4" w14:textId="77777777" w:rsidR="00257874" w:rsidRDefault="002D0913">
            <w:pPr>
              <w:pStyle w:val="PargrafodaLista"/>
              <w:numPr>
                <w:ilvl w:val="0"/>
                <w:numId w:val="13"/>
              </w:numPr>
              <w:spacing w:after="0" w:line="240" w:lineRule="auto"/>
              <w:rPr>
                <w:ins w:id="1499" w:author="André Oliveira" w:date="2020-09-03T20:51:00Z"/>
                <w:rFonts w:eastAsia="Times New Roman"/>
                <w:lang w:val="en-US" w:eastAsia="pt-PT"/>
              </w:rPr>
            </w:pPr>
            <w:ins w:id="1500" w:author="André Oliveira" w:date="2020-09-03T20:51:00Z">
              <w:r>
                <w:rPr>
                  <w:rFonts w:eastAsia="Times New Roman"/>
                  <w:lang w:val="en-US" w:eastAsia="pt-PT"/>
                </w:rPr>
                <w:t xml:space="preserve">Based on extensive experience running Linux containers at Google. </w:t>
              </w:r>
            </w:ins>
          </w:p>
          <w:p w14:paraId="5D7B9B17" w14:textId="77777777" w:rsidR="00257874" w:rsidRDefault="002D0913">
            <w:pPr>
              <w:pStyle w:val="PargrafodaLista"/>
              <w:numPr>
                <w:ilvl w:val="0"/>
                <w:numId w:val="13"/>
              </w:numPr>
              <w:spacing w:after="0" w:line="240" w:lineRule="auto"/>
              <w:rPr>
                <w:ins w:id="1501" w:author="André Oliveira" w:date="2020-09-03T20:51:00Z"/>
                <w:rFonts w:eastAsia="Times New Roman"/>
                <w:lang w:val="en-US" w:eastAsia="pt-PT"/>
              </w:rPr>
            </w:pPr>
            <w:ins w:id="1502" w:author="André Oliveira" w:date="2020-09-03T20:51:00Z">
              <w:r>
                <w:rPr>
                  <w:rFonts w:eastAsia="Times New Roman"/>
                  <w:lang w:val="en-US" w:eastAsia="pt-PT"/>
                </w:rPr>
                <w:t>Easy service organization with pods</w:t>
              </w:r>
            </w:ins>
          </w:p>
          <w:p w14:paraId="69F9A322" w14:textId="77777777" w:rsidR="00257874" w:rsidRDefault="002D0913">
            <w:pPr>
              <w:pStyle w:val="PargrafodaLista"/>
              <w:numPr>
                <w:ilvl w:val="0"/>
                <w:numId w:val="13"/>
              </w:numPr>
              <w:spacing w:after="0" w:line="240" w:lineRule="auto"/>
              <w:rPr>
                <w:ins w:id="1503" w:author="André Oliveira" w:date="2020-09-03T20:51:00Z"/>
                <w:rFonts w:eastAsia="Times New Roman"/>
                <w:lang w:val="en-US" w:eastAsia="pt-PT"/>
              </w:rPr>
            </w:pPr>
            <w:ins w:id="1504" w:author="André Oliveira" w:date="2020-09-03T20:51:00Z">
              <w:r>
                <w:rPr>
                  <w:rFonts w:eastAsia="Times New Roman"/>
                  <w:lang w:val="en-US" w:eastAsia="pt-PT"/>
                </w:rPr>
                <w:t>Can overcome constraints of Docker and Docker API.</w:t>
              </w:r>
            </w:ins>
          </w:p>
          <w:p w14:paraId="28F45121" w14:textId="77777777" w:rsidR="00257874" w:rsidRDefault="002D0913">
            <w:pPr>
              <w:pStyle w:val="PargrafodaLista"/>
              <w:numPr>
                <w:ilvl w:val="0"/>
                <w:numId w:val="13"/>
              </w:numPr>
              <w:spacing w:after="0" w:line="240" w:lineRule="auto"/>
              <w:rPr>
                <w:rFonts w:eastAsia="Times New Roman"/>
                <w:lang w:val="en-US" w:eastAsia="pt-PT"/>
              </w:rPr>
            </w:pPr>
            <w:ins w:id="1505" w:author="André Oliveira" w:date="2020-09-03T20:51:00Z">
              <w:r>
                <w:rPr>
                  <w:rFonts w:eastAsia="Times New Roman"/>
                  <w:lang w:val="en-US" w:eastAsia="pt-PT"/>
                </w:rPr>
                <w:t>Autoscaling based on factors such as CPU utilization.</w:t>
              </w:r>
            </w:ins>
          </w:p>
        </w:tc>
      </w:tr>
      <w:tr w:rsidR="00257874" w14:paraId="42DD6081" w14:textId="77777777">
        <w:trPr>
          <w:jc w:val="center"/>
          <w:ins w:id="1506" w:author="André Oliveira" w:date="2020-09-03T20:51:00Z"/>
        </w:trPr>
        <w:tc>
          <w:tcPr>
            <w:tcW w:w="8644" w:type="dxa"/>
            <w:gridSpan w:val="2"/>
          </w:tcPr>
          <w:p w14:paraId="091B8913" w14:textId="77777777" w:rsidR="00257874" w:rsidRDefault="00257874">
            <w:pPr>
              <w:spacing w:line="240" w:lineRule="auto"/>
              <w:rPr>
                <w:ins w:id="1507" w:author="André Oliveira" w:date="2020-09-03T20:51:00Z"/>
                <w:spacing w:val="8"/>
                <w:lang w:val="en-US"/>
              </w:rPr>
            </w:pPr>
          </w:p>
          <w:p w14:paraId="00664DA3" w14:textId="77777777" w:rsidR="00257874" w:rsidRDefault="002D0913">
            <w:pPr>
              <w:spacing w:line="240" w:lineRule="auto"/>
              <w:jc w:val="center"/>
              <w:rPr>
                <w:ins w:id="1508" w:author="André Oliveira" w:date="2020-09-03T20:51:00Z"/>
                <w:b/>
                <w:spacing w:val="8"/>
                <w:sz w:val="28"/>
                <w:szCs w:val="28"/>
                <w:lang w:val="en-US"/>
              </w:rPr>
            </w:pPr>
            <w:ins w:id="1509" w:author="André Oliveira" w:date="2020-09-03T20:51:00Z">
              <w:r>
                <w:rPr>
                  <w:b/>
                  <w:spacing w:val="8"/>
                  <w:sz w:val="28"/>
                  <w:szCs w:val="28"/>
                  <w:lang w:val="en-US"/>
                </w:rPr>
                <w:t>Cons</w:t>
              </w:r>
            </w:ins>
          </w:p>
          <w:p w14:paraId="6FBD0E60" w14:textId="77777777" w:rsidR="00257874" w:rsidRDefault="00257874">
            <w:pPr>
              <w:spacing w:line="240" w:lineRule="auto"/>
              <w:rPr>
                <w:spacing w:val="8"/>
                <w:lang w:val="en-US"/>
              </w:rPr>
            </w:pPr>
          </w:p>
        </w:tc>
      </w:tr>
      <w:tr w:rsidR="00257874" w:rsidRPr="002D266C" w14:paraId="5FBA597A" w14:textId="77777777">
        <w:trPr>
          <w:jc w:val="center"/>
          <w:ins w:id="1510" w:author="André Oliveira" w:date="2020-09-03T20:51:00Z"/>
        </w:trPr>
        <w:tc>
          <w:tcPr>
            <w:tcW w:w="4322" w:type="dxa"/>
          </w:tcPr>
          <w:p w14:paraId="41CBFED1" w14:textId="77777777" w:rsidR="00257874" w:rsidRDefault="002D0913">
            <w:pPr>
              <w:pStyle w:val="PargrafodaLista"/>
              <w:numPr>
                <w:ilvl w:val="0"/>
                <w:numId w:val="12"/>
              </w:numPr>
              <w:spacing w:after="0" w:line="240" w:lineRule="auto"/>
              <w:rPr>
                <w:ins w:id="1511" w:author="André Oliveira" w:date="2020-09-03T20:51:00Z"/>
                <w:rFonts w:eastAsia="Times New Roman"/>
                <w:lang w:val="en-US" w:eastAsia="pt-PT"/>
              </w:rPr>
            </w:pPr>
            <w:ins w:id="1512" w:author="André Oliveira" w:date="2020-09-03T20:51:00Z">
              <w:r>
                <w:rPr>
                  <w:rFonts w:eastAsia="Times New Roman"/>
                  <w:lang w:val="en-US" w:eastAsia="pt-PT"/>
                </w:rPr>
                <w:lastRenderedPageBreak/>
                <w:t>Does not have as much experience with production deployments at scale.</w:t>
              </w:r>
            </w:ins>
          </w:p>
          <w:p w14:paraId="49FB7C7B" w14:textId="77777777" w:rsidR="00257874" w:rsidRDefault="002D0913">
            <w:pPr>
              <w:pStyle w:val="PargrafodaLista"/>
              <w:numPr>
                <w:ilvl w:val="0"/>
                <w:numId w:val="12"/>
              </w:numPr>
              <w:spacing w:after="0" w:line="240" w:lineRule="auto"/>
              <w:rPr>
                <w:ins w:id="1513" w:author="André Oliveira" w:date="2020-09-03T20:51:00Z"/>
                <w:rFonts w:eastAsia="Times New Roman"/>
                <w:lang w:val="en-US" w:eastAsia="pt-PT"/>
              </w:rPr>
            </w:pPr>
            <w:ins w:id="1514" w:author="André Oliveira" w:date="2020-09-03T20:51:00Z">
              <w:r>
                <w:rPr>
                  <w:rFonts w:eastAsia="Times New Roman"/>
                  <w:lang w:val="en-US" w:eastAsia="pt-PT"/>
                </w:rPr>
                <w:t>Limited to the Docker API’s capabilities.</w:t>
              </w:r>
            </w:ins>
          </w:p>
          <w:p w14:paraId="4FE34B61" w14:textId="77777777" w:rsidR="00257874" w:rsidRDefault="002D0913">
            <w:pPr>
              <w:pStyle w:val="PargrafodaLista"/>
              <w:numPr>
                <w:ilvl w:val="0"/>
                <w:numId w:val="12"/>
              </w:numPr>
              <w:spacing w:after="0" w:line="240" w:lineRule="auto"/>
              <w:rPr>
                <w:rFonts w:eastAsia="Times New Roman"/>
                <w:lang w:val="en-US" w:eastAsia="pt-PT"/>
              </w:rPr>
            </w:pPr>
            <w:ins w:id="1515" w:author="André Oliveira" w:date="2020-09-03T20:51:00Z">
              <w:r>
                <w:rPr>
                  <w:rFonts w:eastAsia="Times New Roman"/>
                  <w:lang w:val="en-US" w:eastAsia="pt-PT"/>
                </w:rPr>
                <w:t>Services can be scaled manually.</w:t>
              </w:r>
            </w:ins>
          </w:p>
        </w:tc>
        <w:tc>
          <w:tcPr>
            <w:tcW w:w="4322" w:type="dxa"/>
          </w:tcPr>
          <w:p w14:paraId="5DCFBA21" w14:textId="77777777" w:rsidR="00257874" w:rsidRDefault="002D0913">
            <w:pPr>
              <w:pStyle w:val="PargrafodaLista"/>
              <w:numPr>
                <w:ilvl w:val="0"/>
                <w:numId w:val="11"/>
              </w:numPr>
              <w:spacing w:after="0" w:line="240" w:lineRule="auto"/>
              <w:rPr>
                <w:ins w:id="1516" w:author="André Oliveira" w:date="2020-09-03T20:51:00Z"/>
                <w:rFonts w:eastAsia="Times New Roman"/>
                <w:lang w:val="en-US" w:eastAsia="pt-PT"/>
              </w:rPr>
            </w:pPr>
            <w:ins w:id="1517" w:author="André Oliveira" w:date="2020-09-03T20:51:00Z">
              <w:r>
                <w:rPr>
                  <w:rFonts w:eastAsia="Times New Roman"/>
                  <w:lang w:val="en-US" w:eastAsia="pt-PT"/>
                </w:rPr>
                <w:t>Do-it-yourself installation can be complex, but flexible.</w:t>
              </w:r>
            </w:ins>
          </w:p>
          <w:p w14:paraId="0524616E" w14:textId="77777777" w:rsidR="00257874" w:rsidRDefault="002D0913">
            <w:pPr>
              <w:pStyle w:val="PargrafodaLista"/>
              <w:numPr>
                <w:ilvl w:val="0"/>
                <w:numId w:val="11"/>
              </w:numPr>
              <w:spacing w:after="0" w:line="240" w:lineRule="auto"/>
              <w:rPr>
                <w:rFonts w:eastAsia="Times New Roman"/>
                <w:lang w:val="en-US" w:eastAsia="pt-PT"/>
              </w:rPr>
            </w:pPr>
            <w:ins w:id="1518" w:author="André Oliveira" w:date="2020-09-03T20:51:00Z">
              <w:r>
                <w:rPr>
                  <w:rFonts w:eastAsia="Times New Roman"/>
                  <w:lang w:val="en-US" w:eastAsia="pt-PT"/>
                </w:rPr>
                <w:t>Uses a separate set of tools for management, including kubelet CLI.</w:t>
              </w:r>
            </w:ins>
          </w:p>
        </w:tc>
      </w:tr>
      <w:tr w:rsidR="00257874" w14:paraId="02330DC9" w14:textId="77777777">
        <w:trPr>
          <w:jc w:val="center"/>
          <w:ins w:id="1519" w:author="André Oliveira" w:date="2020-09-03T20:51:00Z"/>
        </w:trPr>
        <w:tc>
          <w:tcPr>
            <w:tcW w:w="8644" w:type="dxa"/>
            <w:gridSpan w:val="2"/>
          </w:tcPr>
          <w:p w14:paraId="0B079715" w14:textId="77777777" w:rsidR="00257874" w:rsidRDefault="00257874">
            <w:pPr>
              <w:spacing w:line="240" w:lineRule="auto"/>
              <w:rPr>
                <w:ins w:id="1520" w:author="André Oliveira" w:date="2020-09-03T20:51:00Z"/>
                <w:spacing w:val="8"/>
                <w:lang w:val="en-US"/>
              </w:rPr>
            </w:pPr>
          </w:p>
          <w:p w14:paraId="3D3BBA79" w14:textId="77777777" w:rsidR="00257874" w:rsidRDefault="002D0913">
            <w:pPr>
              <w:spacing w:line="240" w:lineRule="auto"/>
              <w:jc w:val="center"/>
              <w:rPr>
                <w:ins w:id="1521" w:author="André Oliveira" w:date="2020-09-03T20:51:00Z"/>
                <w:b/>
                <w:spacing w:val="8"/>
                <w:sz w:val="28"/>
                <w:szCs w:val="28"/>
                <w:lang w:val="en-US"/>
              </w:rPr>
            </w:pPr>
            <w:ins w:id="1522" w:author="André Oliveira" w:date="2020-09-03T20:51:00Z">
              <w:r>
                <w:rPr>
                  <w:b/>
                  <w:spacing w:val="8"/>
                  <w:sz w:val="28"/>
                  <w:szCs w:val="28"/>
                  <w:lang w:val="en-US"/>
                </w:rPr>
                <w:t>Common features</w:t>
              </w:r>
            </w:ins>
          </w:p>
          <w:p w14:paraId="376D967D" w14:textId="77777777" w:rsidR="00257874" w:rsidRDefault="00257874">
            <w:pPr>
              <w:spacing w:line="240" w:lineRule="auto"/>
              <w:rPr>
                <w:spacing w:val="8"/>
                <w:lang w:val="en-US"/>
              </w:rPr>
            </w:pPr>
          </w:p>
        </w:tc>
      </w:tr>
      <w:tr w:rsidR="00257874" w:rsidRPr="002D266C" w14:paraId="45D8F948" w14:textId="77777777">
        <w:trPr>
          <w:jc w:val="center"/>
          <w:ins w:id="1523" w:author="André Oliveira" w:date="2020-09-03T20:51:00Z"/>
        </w:trPr>
        <w:tc>
          <w:tcPr>
            <w:tcW w:w="8644" w:type="dxa"/>
            <w:gridSpan w:val="2"/>
          </w:tcPr>
          <w:p w14:paraId="7BA4795C" w14:textId="77777777" w:rsidR="00257874" w:rsidRDefault="002D0913">
            <w:pPr>
              <w:pStyle w:val="PargrafodaLista"/>
              <w:numPr>
                <w:ilvl w:val="0"/>
                <w:numId w:val="10"/>
              </w:numPr>
              <w:spacing w:after="0" w:line="240" w:lineRule="auto"/>
              <w:rPr>
                <w:ins w:id="1524" w:author="André Oliveira" w:date="2020-09-03T20:51:00Z"/>
                <w:rFonts w:eastAsia="Times New Roman"/>
                <w:lang w:val="en-US" w:eastAsia="pt-PT"/>
              </w:rPr>
            </w:pPr>
            <w:ins w:id="1525" w:author="André Oliveira" w:date="2020-09-03T20:51:00Z">
              <w:r>
                <w:rPr>
                  <w:rFonts w:eastAsia="Times New Roman"/>
                  <w:lang w:val="en-US" w:eastAsia="pt-PT"/>
                </w:rPr>
                <w:t>Open source projects.</w:t>
              </w:r>
            </w:ins>
          </w:p>
          <w:p w14:paraId="6FD0B81B" w14:textId="77777777" w:rsidR="00257874" w:rsidRDefault="002D0913">
            <w:pPr>
              <w:pStyle w:val="PargrafodaLista"/>
              <w:numPr>
                <w:ilvl w:val="0"/>
                <w:numId w:val="10"/>
              </w:numPr>
              <w:spacing w:after="0" w:line="240" w:lineRule="auto"/>
              <w:rPr>
                <w:ins w:id="1526" w:author="André Oliveira" w:date="2020-09-03T20:51:00Z"/>
                <w:rFonts w:eastAsia="Times New Roman"/>
                <w:lang w:val="en-US" w:eastAsia="pt-PT"/>
              </w:rPr>
            </w:pPr>
            <w:ins w:id="1527" w:author="André Oliveira" w:date="2020-09-03T20:51:00Z">
              <w:r>
                <w:rPr>
                  <w:rFonts w:eastAsia="Times New Roman"/>
                  <w:lang w:val="en-US" w:eastAsia="pt-PT"/>
                </w:rPr>
                <w:t>Various storage options.</w:t>
              </w:r>
            </w:ins>
          </w:p>
          <w:p w14:paraId="3533D421" w14:textId="77777777" w:rsidR="00257874" w:rsidRDefault="002D0913">
            <w:pPr>
              <w:pStyle w:val="PargrafodaLista"/>
              <w:numPr>
                <w:ilvl w:val="0"/>
                <w:numId w:val="10"/>
              </w:numPr>
              <w:spacing w:after="0" w:line="240" w:lineRule="auto"/>
              <w:rPr>
                <w:ins w:id="1528" w:author="André Oliveira" w:date="2020-09-03T20:51:00Z"/>
                <w:rFonts w:eastAsia="Times New Roman"/>
                <w:lang w:val="en-US" w:eastAsia="pt-PT"/>
              </w:rPr>
            </w:pPr>
            <w:ins w:id="1529" w:author="André Oliveira" w:date="2020-09-03T20:51:00Z">
              <w:r>
                <w:rPr>
                  <w:rFonts w:eastAsia="Times New Roman"/>
                  <w:lang w:val="en-US" w:eastAsia="pt-PT"/>
                </w:rPr>
                <w:t>Networking features such as load balancing and DNS.</w:t>
              </w:r>
            </w:ins>
          </w:p>
          <w:p w14:paraId="205DB442" w14:textId="77777777" w:rsidR="00257874" w:rsidRDefault="002D0913">
            <w:pPr>
              <w:pStyle w:val="PargrafodaLista"/>
              <w:numPr>
                <w:ilvl w:val="0"/>
                <w:numId w:val="10"/>
              </w:numPr>
              <w:spacing w:after="0" w:line="240" w:lineRule="auto"/>
              <w:rPr>
                <w:rFonts w:eastAsia="Times New Roman"/>
                <w:lang w:val="en-US" w:eastAsia="pt-PT"/>
              </w:rPr>
            </w:pPr>
            <w:ins w:id="1530" w:author="André Oliveira" w:date="2020-09-03T20:51:00Z">
              <w:r>
                <w:rPr>
                  <w:rFonts w:eastAsia="Times New Roman"/>
                  <w:lang w:val="en-US" w:eastAsia="pt-PT"/>
                </w:rPr>
                <w:t>Logging and Monitoring add-ons.</w:t>
              </w:r>
            </w:ins>
          </w:p>
        </w:tc>
      </w:tr>
    </w:tbl>
    <w:p w14:paraId="2FE00690" w14:textId="77777777" w:rsidR="009B6BEC" w:rsidRDefault="009B6BEC">
      <w:pPr>
        <w:jc w:val="center"/>
        <w:rPr>
          <w:ins w:id="1531" w:author="André Oliveira" w:date="2020-09-03T20:51:00Z"/>
          <w:lang w:val="en-US"/>
        </w:rPr>
        <w:pPrChange w:id="1532" w:author="André Oliveira" w:date="2020-09-03T20:51:00Z">
          <w:pPr/>
        </w:pPrChange>
      </w:pPr>
    </w:p>
    <w:p w14:paraId="4068A01F" w14:textId="77777777" w:rsidR="009B6BEC" w:rsidRDefault="009B6BEC">
      <w:pPr>
        <w:rPr>
          <w:ins w:id="1533" w:author="André Oliveira" w:date="2020-09-03T20:35:00Z"/>
          <w:lang w:val="en-US"/>
        </w:rPr>
        <w:pPrChange w:id="1534" w:author="André Oliveira" w:date="2020-09-03T20:36:00Z">
          <w:pPr>
            <w:pStyle w:val="Ttulo2"/>
          </w:pPr>
        </w:pPrChange>
      </w:pPr>
    </w:p>
    <w:p w14:paraId="08D3AEFD" w14:textId="77777777" w:rsidR="00257874" w:rsidRDefault="002D0913">
      <w:pPr>
        <w:pStyle w:val="Ttulo2"/>
        <w:rPr>
          <w:ins w:id="1535" w:author="André Oliveira" w:date="2020-09-03T20:39:00Z"/>
          <w:color w:val="auto"/>
          <w:sz w:val="28"/>
          <w:szCs w:val="28"/>
          <w:lang w:val="en-US"/>
        </w:rPr>
      </w:pPr>
      <w:bookmarkStart w:id="1536" w:name="_Toc50751265"/>
      <w:ins w:id="1537" w:author="André Oliveira" w:date="2020-09-03T20:39:00Z">
        <w:r>
          <w:rPr>
            <w:color w:val="auto"/>
            <w:sz w:val="28"/>
            <w:szCs w:val="28"/>
            <w:lang w:val="en-US"/>
          </w:rPr>
          <w:t>8.3. Google Cloud Run</w:t>
        </w:r>
        <w:bookmarkEnd w:id="1536"/>
      </w:ins>
    </w:p>
    <w:p w14:paraId="3BECDEB3" w14:textId="77777777" w:rsidR="00257874" w:rsidRDefault="002D0913">
      <w:pPr>
        <w:spacing w:after="200"/>
        <w:rPr>
          <w:ins w:id="1538" w:author="André Oliveira" w:date="2020-09-03T20:39:00Z"/>
          <w:rFonts w:eastAsiaTheme="minorHAnsi"/>
          <w:sz w:val="22"/>
          <w:szCs w:val="22"/>
          <w:highlight w:val="white"/>
          <w:lang w:val="en-US" w:eastAsia="en-US"/>
        </w:rPr>
      </w:pPr>
      <w:commentRangeStart w:id="1539"/>
      <w:ins w:id="1540" w:author="André Oliveira" w:date="2020-09-03T20:39:00Z">
        <w:r>
          <w:rPr>
            <w:rFonts w:eastAsiaTheme="minorHAnsi"/>
            <w:sz w:val="22"/>
            <w:szCs w:val="22"/>
            <w:shd w:val="clear" w:color="auto" w:fill="FFFFFF"/>
            <w:lang w:val="en-US" w:eastAsia="en-US"/>
          </w:rPr>
          <w:t xml:space="preserve">In our planning we always aimed to deploy the IS E-Learning platform in a cloud environment as a way to simulate its viability in the future as an online e-learning application that is accessed by multiple users in simultaneous. That said, the details of configuration a container orchestration environment, although interesting, it is really not a subject that we will address in our project, only its practical usage. </w:t>
        </w:r>
      </w:ins>
      <w:commentRangeEnd w:id="1539"/>
      <w:ins w:id="1541" w:author="Unknown Author" w:date="2020-09-08T12:10:00Z">
        <w:r>
          <w:commentReference w:id="1539"/>
        </w:r>
      </w:ins>
    </w:p>
    <w:p w14:paraId="09285B1D" w14:textId="77777777" w:rsidR="00257874" w:rsidRDefault="002D0913">
      <w:pPr>
        <w:spacing w:after="200"/>
        <w:rPr>
          <w:ins w:id="1542" w:author="André Oliveira" w:date="2020-09-03T20:39:00Z"/>
          <w:rFonts w:eastAsiaTheme="minorHAnsi"/>
          <w:sz w:val="22"/>
          <w:szCs w:val="22"/>
          <w:highlight w:val="white"/>
          <w:lang w:val="en-US" w:eastAsia="en-US"/>
        </w:rPr>
      </w:pPr>
      <w:ins w:id="1543" w:author="André Oliveira" w:date="2020-09-03T20:39:00Z">
        <w:r>
          <w:rPr>
            <w:rFonts w:eastAsiaTheme="minorHAnsi"/>
            <w:sz w:val="22"/>
            <w:szCs w:val="22"/>
            <w:shd w:val="clear" w:color="auto" w:fill="FFFFFF"/>
            <w:lang w:val="en-US" w:eastAsia="en-US"/>
          </w:rPr>
          <w:t>Like discussed, Docker Swarm and Kubernetes are great choices for containers orchestration platforms, offering advanced scalability and configuration flexibility, with the possibility to control over every aspect of container orchestration, from networking, to storage. However, at the current state of our project, we don’t need that level of cluster configuration and monitoring, we just want to know how our platform behaves in a cloud environment scenario, and for that reason we choose to deploy our platform on Google Cloud Run.</w:t>
        </w:r>
      </w:ins>
    </w:p>
    <w:p w14:paraId="6C3C1218" w14:textId="77777777" w:rsidR="00257874" w:rsidRDefault="002D0913">
      <w:pPr>
        <w:spacing w:after="200"/>
        <w:rPr>
          <w:ins w:id="1544" w:author="André Oliveira" w:date="2020-09-03T20:39:00Z"/>
          <w:rFonts w:eastAsiaTheme="minorHAnsi"/>
          <w:sz w:val="22"/>
          <w:szCs w:val="22"/>
          <w:highlight w:val="white"/>
          <w:lang w:val="en-US" w:eastAsia="en-US"/>
        </w:rPr>
      </w:pPr>
      <w:ins w:id="1545" w:author="André Oliveira" w:date="2020-09-03T20:39:00Z">
        <w:r>
          <w:rPr>
            <w:rFonts w:eastAsiaTheme="minorHAnsi"/>
            <w:sz w:val="22"/>
            <w:szCs w:val="22"/>
            <w:shd w:val="clear" w:color="auto" w:fill="FFFFFF"/>
            <w:lang w:val="en-US" w:eastAsia="en-US"/>
          </w:rPr>
          <w:t xml:space="preserve">Cloud Run is a </w:t>
        </w:r>
      </w:ins>
      <w:ins w:id="1546" w:author="André Oliveira" w:date="2020-09-03T20:53:00Z">
        <w:r>
          <w:rPr>
            <w:rFonts w:eastAsiaTheme="minorHAnsi" w:cstheme="minorHAnsi"/>
            <w:sz w:val="22"/>
            <w:szCs w:val="22"/>
            <w:shd w:val="clear" w:color="auto" w:fill="FFFFFF"/>
            <w:lang w:val="en-US" w:eastAsia="en-US"/>
          </w:rPr>
          <w:t>serverless platform</w:t>
        </w:r>
      </w:ins>
      <w:ins w:id="1547" w:author="André Oliveira" w:date="2020-09-03T20:39:00Z">
        <w:r>
          <w:rPr>
            <w:rFonts w:eastAsiaTheme="minorHAnsi"/>
            <w:sz w:val="22"/>
            <w:szCs w:val="22"/>
            <w:shd w:val="clear" w:color="auto" w:fill="FFFFFF"/>
            <w:lang w:val="en-US" w:eastAsia="en-US"/>
          </w:rPr>
          <w:t> for</w:t>
        </w:r>
      </w:ins>
      <w:ins w:id="1548" w:author="joao eduardo santos" w:date="2020-09-09T19:24:00Z">
        <w:r w:rsidR="006507D7">
          <w:rPr>
            <w:rFonts w:eastAsiaTheme="minorHAnsi"/>
            <w:sz w:val="22"/>
            <w:szCs w:val="22"/>
            <w:shd w:val="clear" w:color="auto" w:fill="FFFFFF"/>
            <w:lang w:val="en-US" w:eastAsia="en-US"/>
          </w:rPr>
          <w:t xml:space="preserve"> deploying</w:t>
        </w:r>
      </w:ins>
      <w:ins w:id="1549" w:author="André Oliveira" w:date="2020-09-03T20:39:00Z">
        <w:r>
          <w:rPr>
            <w:rFonts w:eastAsiaTheme="minorHAnsi"/>
            <w:sz w:val="22"/>
            <w:szCs w:val="22"/>
            <w:shd w:val="clear" w:color="auto" w:fill="FFFFFF"/>
            <w:lang w:val="en-US" w:eastAsia="en-US"/>
          </w:rPr>
          <w:t xml:space="preserve"> s</w:t>
        </w:r>
        <w:commentRangeStart w:id="1550"/>
        <w:r>
          <w:rPr>
            <w:rFonts w:eastAsiaTheme="minorHAnsi"/>
            <w:sz w:val="22"/>
            <w:szCs w:val="22"/>
            <w:shd w:val="clear" w:color="auto" w:fill="FFFFFF"/>
            <w:lang w:val="en-US" w:eastAsia="en-US"/>
          </w:rPr>
          <w:t xml:space="preserve">tateless containerized </w:t>
        </w:r>
        <w:del w:id="1551" w:author="joao eduardo santos" w:date="2020-09-09T19:23:00Z">
          <w:r w:rsidDel="006507D7">
            <w:rPr>
              <w:rFonts w:eastAsiaTheme="minorHAnsi"/>
              <w:sz w:val="22"/>
              <w:szCs w:val="22"/>
              <w:shd w:val="clear" w:color="auto" w:fill="FFFFFF"/>
              <w:lang w:val="en-US" w:eastAsia="en-US"/>
            </w:rPr>
            <w:delText>microservices</w:delText>
          </w:r>
        </w:del>
      </w:ins>
      <w:ins w:id="1552" w:author="joao eduardo santos" w:date="2020-09-09T19:23:00Z">
        <w:del w:id="1553" w:author="aoliveira" w:date="2020-09-10T17:50:00Z">
          <w:r w:rsidR="006507D7" w:rsidDel="006A00B5">
            <w:rPr>
              <w:rFonts w:eastAsiaTheme="minorHAnsi"/>
              <w:sz w:val="22"/>
              <w:szCs w:val="22"/>
              <w:shd w:val="clear" w:color="auto" w:fill="FFFFFF"/>
              <w:lang w:val="en-US" w:eastAsia="en-US"/>
            </w:rPr>
            <w:delText>applications</w:delText>
          </w:r>
        </w:del>
      </w:ins>
      <w:ins w:id="1554" w:author="André Oliveira" w:date="2020-09-03T20:39:00Z">
        <w:del w:id="1555" w:author="aoliveira" w:date="2020-09-10T17:50:00Z">
          <w:r w:rsidDel="006A00B5">
            <w:rPr>
              <w:rFonts w:eastAsiaTheme="minorHAnsi"/>
              <w:sz w:val="22"/>
              <w:szCs w:val="22"/>
              <w:shd w:val="clear" w:color="auto" w:fill="FFFFFF"/>
              <w:lang w:val="en-US" w:eastAsia="en-US"/>
            </w:rPr>
            <w:delText>,</w:delText>
          </w:r>
          <w:commentRangeEnd w:id="1550"/>
          <w:r w:rsidDel="006A00B5">
            <w:commentReference w:id="1550"/>
          </w:r>
          <w:r w:rsidDel="006A00B5">
            <w:rPr>
              <w:rFonts w:eastAsiaTheme="minorHAnsi"/>
              <w:sz w:val="22"/>
              <w:szCs w:val="22"/>
              <w:shd w:val="clear" w:color="auto" w:fill="FFFFFF"/>
              <w:lang w:val="en-US" w:eastAsia="en-US"/>
            </w:rPr>
            <w:delText xml:space="preserve"> based on containers, that</w:delText>
          </w:r>
        </w:del>
      </w:ins>
      <w:ins w:id="1556" w:author="aoliveira" w:date="2020-09-10T17:50:00Z">
        <w:r w:rsidR="006A00B5">
          <w:rPr>
            <w:rFonts w:eastAsiaTheme="minorHAnsi"/>
            <w:sz w:val="22"/>
            <w:szCs w:val="22"/>
            <w:shd w:val="clear" w:color="auto" w:fill="FFFFFF"/>
            <w:lang w:val="en-US" w:eastAsia="en-US"/>
          </w:rPr>
          <w:t>applications that</w:t>
        </w:r>
      </w:ins>
      <w:ins w:id="1557" w:author="André Oliveira" w:date="2020-09-03T20:39:00Z">
        <w:r>
          <w:rPr>
            <w:rFonts w:eastAsiaTheme="minorHAnsi"/>
            <w:sz w:val="22"/>
            <w:szCs w:val="22"/>
            <w:shd w:val="clear" w:color="auto" w:fill="FFFFFF"/>
            <w:lang w:val="en-US" w:eastAsia="en-US"/>
          </w:rPr>
          <w:t xml:space="preserve"> don’t require most known container orchestration features like namespaces, or node allocation and management. It is possible to have all its configurations being fully managed by the Google Cloud Services “black box” - meaning that after implementing a microservice, it will have automatically scalable serverless execution, scaling to zero if there no requests, using no resources in such cases. As managed compute platform, managed Cloud Run also supports essential configuration settings: the maximum concurrent requests a single container receives, the memory size to be allocated to the container as well as request timeout can be configured. No additional configurations or management operations are required.</w:t>
        </w:r>
      </w:ins>
    </w:p>
    <w:p w14:paraId="578F0326" w14:textId="77777777" w:rsidR="00257874" w:rsidRDefault="002D0913">
      <w:pPr>
        <w:spacing w:after="200"/>
        <w:rPr>
          <w:ins w:id="1558" w:author="André Oliveira" w:date="2020-09-03T20:39:00Z"/>
          <w:rFonts w:eastAsiaTheme="minorHAnsi"/>
          <w:sz w:val="22"/>
          <w:szCs w:val="22"/>
          <w:highlight w:val="white"/>
          <w:lang w:val="en-US" w:eastAsia="en-US"/>
        </w:rPr>
      </w:pPr>
      <w:ins w:id="1559" w:author="André Oliveira" w:date="2020-09-03T20:39:00Z">
        <w:r>
          <w:rPr>
            <w:rFonts w:eastAsiaTheme="minorHAnsi"/>
            <w:sz w:val="22"/>
            <w:szCs w:val="22"/>
            <w:shd w:val="clear" w:color="auto" w:fill="FFFFFF"/>
            <w:lang w:val="en-US" w:eastAsia="en-US"/>
          </w:rPr>
          <w:t xml:space="preserve">To deploy </w:t>
        </w:r>
        <w:r>
          <w:rPr>
            <w:rFonts w:eastAsiaTheme="minorHAnsi"/>
            <w:i/>
            <w:sz w:val="22"/>
            <w:szCs w:val="22"/>
            <w:shd w:val="clear" w:color="auto" w:fill="FFFFFF"/>
            <w:lang w:val="en-US" w:eastAsia="en-US"/>
          </w:rPr>
          <w:t xml:space="preserve">IS E-Learning </w:t>
        </w:r>
        <w:r>
          <w:rPr>
            <w:rFonts w:eastAsiaTheme="minorHAnsi"/>
            <w:sz w:val="22"/>
            <w:szCs w:val="22"/>
            <w:shd w:val="clear" w:color="auto" w:fill="FFFFFF"/>
            <w:lang w:val="en-US" w:eastAsia="en-US"/>
          </w:rPr>
          <w:t xml:space="preserve">platform on Cloud Run, all it is necessary to implement an address management service, by creating one containerized service for each operation - this is creating a Docker Image, which is the Cloud Run’s unit of deployment, for each service: API and execution environments. Once the images have </w:t>
        </w:r>
        <w:r>
          <w:rPr>
            <w:rFonts w:eastAsiaTheme="minorHAnsi"/>
            <w:sz w:val="22"/>
            <w:szCs w:val="22"/>
            <w:shd w:val="clear" w:color="auto" w:fill="FFFFFF"/>
            <w:lang w:val="en-US" w:eastAsia="en-US"/>
          </w:rPr>
          <w:lastRenderedPageBreak/>
          <w:t>been created and registered in a container registry, they can be deployed to the managed Cloud Run with a single command, making the service</w:t>
        </w:r>
        <w:r>
          <w:rPr>
            <w:rFonts w:eastAsiaTheme="minorHAnsi"/>
            <w:i/>
            <w:sz w:val="22"/>
            <w:szCs w:val="22"/>
            <w:shd w:val="clear" w:color="auto" w:fill="FFFFFF"/>
            <w:lang w:val="en-US" w:eastAsia="en-US"/>
          </w:rPr>
          <w:t xml:space="preserve"> </w:t>
        </w:r>
        <w:r>
          <w:rPr>
            <w:rFonts w:eastAsiaTheme="minorHAnsi"/>
            <w:sz w:val="22"/>
            <w:szCs w:val="22"/>
            <w:shd w:val="clear" w:color="auto" w:fill="FFFFFF"/>
            <w:lang w:val="en-US" w:eastAsia="en-US"/>
          </w:rPr>
          <w:t>up and running on a completely serverless platform.</w:t>
        </w:r>
      </w:ins>
    </w:p>
    <w:p w14:paraId="2478C051" w14:textId="7DB16BE2" w:rsidR="009B6BEC" w:rsidRDefault="009B6BEC">
      <w:pPr>
        <w:rPr>
          <w:ins w:id="1560" w:author="André Oliveira" w:date="2020-09-11T20:15:00Z"/>
          <w:lang w:val="en-US"/>
        </w:rPr>
      </w:pPr>
    </w:p>
    <w:p w14:paraId="7236CFB1" w14:textId="380EA6C6" w:rsidR="00B95106" w:rsidRDefault="00B95106" w:rsidP="00B95106">
      <w:pPr>
        <w:pStyle w:val="Ttulo2"/>
        <w:rPr>
          <w:ins w:id="1561" w:author="André Oliveira" w:date="2020-09-11T20:15:00Z"/>
          <w:color w:val="auto"/>
          <w:sz w:val="28"/>
          <w:szCs w:val="28"/>
          <w:lang w:val="en-US"/>
        </w:rPr>
      </w:pPr>
      <w:bookmarkStart w:id="1562" w:name="_Toc50751266"/>
      <w:ins w:id="1563" w:author="André Oliveira" w:date="2020-09-11T20:15:00Z">
        <w:r>
          <w:rPr>
            <w:color w:val="auto"/>
            <w:sz w:val="28"/>
            <w:szCs w:val="28"/>
            <w:lang w:val="en-US"/>
          </w:rPr>
          <w:t>8.4. Deployment on Google Cloud Run services</w:t>
        </w:r>
        <w:bookmarkEnd w:id="1562"/>
      </w:ins>
    </w:p>
    <w:p w14:paraId="6A1EC856" w14:textId="3871B3E7" w:rsidR="00B95106" w:rsidRDefault="00B95106">
      <w:pPr>
        <w:rPr>
          <w:ins w:id="1564" w:author="André Oliveira" w:date="2020-09-03T20:23:00Z"/>
          <w:lang w:val="en-US"/>
        </w:rPr>
        <w:pPrChange w:id="1565" w:author="André Oliveira" w:date="2020-09-03T20:35:00Z">
          <w:pPr>
            <w:spacing w:after="200"/>
            <w:jc w:val="left"/>
          </w:pPr>
        </w:pPrChange>
      </w:pPr>
      <w:ins w:id="1566" w:author="André Oliveira" w:date="2020-09-11T20:15:00Z">
        <w:r>
          <w:rPr>
            <w:lang w:val="en-US"/>
          </w:rPr>
          <w:t>Soon…</w:t>
        </w:r>
      </w:ins>
    </w:p>
    <w:p w14:paraId="4776B266" w14:textId="569BE9AD" w:rsidR="00257874" w:rsidRDefault="002D0913">
      <w:pPr>
        <w:pStyle w:val="Ttulo1"/>
        <w:numPr>
          <w:ilvl w:val="0"/>
          <w:numId w:val="5"/>
        </w:numPr>
        <w:rPr>
          <w:ins w:id="1567" w:author="André Oliveira" w:date="2020-09-11T18:18:00Z"/>
        </w:rPr>
      </w:pPr>
      <w:bookmarkStart w:id="1568" w:name="_Toc50751267"/>
      <w:del w:id="1569" w:author="aoliveira" w:date="2020-09-10T17:51:00Z">
        <w:r w:rsidDel="006A00B5">
          <w:delText xml:space="preserve">Project </w:delText>
        </w:r>
        <w:commentRangeStart w:id="1570"/>
        <w:commentRangeStart w:id="1571"/>
        <w:r w:rsidDel="006A00B5">
          <w:delText>progress</w:delText>
        </w:r>
        <w:bookmarkStart w:id="1572" w:name="_Hlk49363043"/>
        <w:bookmarkEnd w:id="1572"/>
        <w:commentRangeEnd w:id="1570"/>
        <w:commentRangeEnd w:id="1571"/>
        <w:r w:rsidR="00CD58A2" w:rsidDel="006A00B5">
          <w:rPr>
            <w:rStyle w:val="Refdecomentrio"/>
            <w:rFonts w:asciiTheme="minorHAnsi" w:eastAsiaTheme="minorEastAsia" w:hAnsiTheme="minorHAnsi" w:cstheme="minorBidi"/>
            <w:b w:val="0"/>
            <w:bCs w:val="0"/>
            <w:color w:val="auto"/>
            <w:lang w:val="pt-PT"/>
          </w:rPr>
          <w:commentReference w:id="1570"/>
        </w:r>
        <w:r w:rsidR="006507D7" w:rsidDel="006A00B5">
          <w:rPr>
            <w:rStyle w:val="Refdecomentrio"/>
            <w:rFonts w:asciiTheme="minorHAnsi" w:eastAsiaTheme="minorEastAsia" w:hAnsiTheme="minorHAnsi" w:cstheme="minorBidi"/>
            <w:b w:val="0"/>
            <w:bCs w:val="0"/>
            <w:color w:val="auto"/>
            <w:lang w:val="pt-PT"/>
          </w:rPr>
          <w:commentReference w:id="1571"/>
        </w:r>
      </w:del>
      <w:ins w:id="1573" w:author="aoliveira" w:date="2020-09-10T17:51:00Z">
        <w:r w:rsidR="006A00B5">
          <w:t>Conclusion</w:t>
        </w:r>
      </w:ins>
      <w:ins w:id="1574" w:author="André Oliveira" w:date="2020-09-11T18:14:00Z">
        <w:r w:rsidR="00254276">
          <w:t>s</w:t>
        </w:r>
      </w:ins>
      <w:bookmarkEnd w:id="1568"/>
    </w:p>
    <w:p w14:paraId="1C2CEA6C" w14:textId="77777777" w:rsidR="00B66A23" w:rsidRDefault="00254276" w:rsidP="00254276">
      <w:pPr>
        <w:rPr>
          <w:ins w:id="1575" w:author="André Oliveira" w:date="2020-09-11T18:24:00Z"/>
          <w:rFonts w:eastAsiaTheme="minorHAnsi"/>
          <w:sz w:val="22"/>
          <w:szCs w:val="22"/>
          <w:shd w:val="clear" w:color="auto" w:fill="FFFFFF"/>
          <w:lang w:val="en-US" w:eastAsia="en-US"/>
        </w:rPr>
      </w:pPr>
      <w:ins w:id="1576" w:author="André Oliveira" w:date="2020-09-11T18:20:00Z">
        <w:r>
          <w:rPr>
            <w:rFonts w:eastAsiaTheme="minorHAnsi"/>
            <w:sz w:val="22"/>
            <w:szCs w:val="22"/>
            <w:shd w:val="clear" w:color="auto" w:fill="FFFFFF"/>
            <w:lang w:val="en-US" w:eastAsia="en-US"/>
          </w:rPr>
          <w:t xml:space="preserve">This project is </w:t>
        </w:r>
      </w:ins>
      <w:ins w:id="1577" w:author="André Oliveira" w:date="2020-09-11T18:21:00Z">
        <w:r w:rsidR="00B66A23">
          <w:rPr>
            <w:rFonts w:eastAsiaTheme="minorHAnsi"/>
            <w:sz w:val="22"/>
            <w:szCs w:val="22"/>
            <w:shd w:val="clear" w:color="auto" w:fill="FFFFFF"/>
            <w:lang w:val="en-US" w:eastAsia="en-US"/>
          </w:rPr>
          <w:t xml:space="preserve">the epitome </w:t>
        </w:r>
      </w:ins>
      <w:ins w:id="1578" w:author="André Oliveira" w:date="2020-09-11T18:20:00Z">
        <w:r w:rsidR="00B66A23">
          <w:rPr>
            <w:rFonts w:eastAsiaTheme="minorHAnsi"/>
            <w:sz w:val="22"/>
            <w:szCs w:val="22"/>
            <w:shd w:val="clear" w:color="auto" w:fill="FFFFFF"/>
            <w:lang w:val="en-US" w:eastAsia="en-US"/>
          </w:rPr>
          <w:t xml:space="preserve">of all the knowledge we acquired during </w:t>
        </w:r>
      </w:ins>
      <w:ins w:id="1579" w:author="André Oliveira" w:date="2020-09-11T18:21:00Z">
        <w:r w:rsidR="00B66A23">
          <w:rPr>
            <w:rFonts w:eastAsiaTheme="minorHAnsi"/>
            <w:sz w:val="22"/>
            <w:szCs w:val="22"/>
            <w:shd w:val="clear" w:color="auto" w:fill="FFFFFF"/>
            <w:lang w:val="en-US" w:eastAsia="en-US"/>
          </w:rPr>
          <w:t xml:space="preserve">our stay at ISEL. </w:t>
        </w:r>
      </w:ins>
    </w:p>
    <w:p w14:paraId="6BAF3994" w14:textId="12EC2892" w:rsidR="00B66A23" w:rsidRDefault="00254276" w:rsidP="00B66A23">
      <w:pPr>
        <w:rPr>
          <w:ins w:id="1580" w:author="André Oliveira" w:date="2020-09-11T18:18:00Z"/>
          <w:rFonts w:eastAsiaTheme="minorHAnsi"/>
          <w:sz w:val="22"/>
          <w:szCs w:val="22"/>
          <w:shd w:val="clear" w:color="auto" w:fill="FFFFFF"/>
          <w:lang w:val="en-US" w:eastAsia="en-US"/>
        </w:rPr>
      </w:pPr>
      <w:ins w:id="1581" w:author="André Oliveira" w:date="2020-09-11T18:18:00Z">
        <w:r>
          <w:rPr>
            <w:rFonts w:eastAsiaTheme="minorHAnsi"/>
            <w:sz w:val="22"/>
            <w:szCs w:val="22"/>
            <w:shd w:val="clear" w:color="auto" w:fill="FFFFFF"/>
            <w:lang w:val="en-US" w:eastAsia="en-US"/>
          </w:rPr>
          <w:t>We believe</w:t>
        </w:r>
      </w:ins>
      <w:ins w:id="1582" w:author="André Oliveira" w:date="2020-09-11T18:19:00Z">
        <w:r>
          <w:rPr>
            <w:rFonts w:eastAsiaTheme="minorHAnsi"/>
            <w:sz w:val="22"/>
            <w:szCs w:val="22"/>
            <w:shd w:val="clear" w:color="auto" w:fill="FFFFFF"/>
            <w:lang w:val="en-US" w:eastAsia="en-US"/>
          </w:rPr>
          <w:t xml:space="preserve"> that we </w:t>
        </w:r>
      </w:ins>
      <w:ins w:id="1583" w:author="André Oliveira" w:date="2020-09-11T18:18:00Z">
        <w:r>
          <w:rPr>
            <w:rFonts w:eastAsiaTheme="minorHAnsi"/>
            <w:sz w:val="22"/>
            <w:szCs w:val="22"/>
            <w:shd w:val="clear" w:color="auto" w:fill="FFFFFF"/>
            <w:lang w:val="en-US" w:eastAsia="en-US"/>
          </w:rPr>
          <w:t>delivered</w:t>
        </w:r>
      </w:ins>
      <w:ins w:id="1584" w:author="André Oliveira" w:date="2020-09-11T18:19:00Z">
        <w:r>
          <w:rPr>
            <w:rFonts w:eastAsiaTheme="minorHAnsi"/>
            <w:sz w:val="22"/>
            <w:szCs w:val="22"/>
            <w:shd w:val="clear" w:color="auto" w:fill="FFFFFF"/>
            <w:lang w:val="en-US" w:eastAsia="en-US"/>
          </w:rPr>
          <w:t xml:space="preserve"> a solid </w:t>
        </w:r>
      </w:ins>
      <w:ins w:id="1585" w:author="André Oliveira" w:date="2020-09-11T18:22:00Z">
        <w:r w:rsidR="00B66A23">
          <w:rPr>
            <w:rFonts w:eastAsiaTheme="minorHAnsi"/>
            <w:sz w:val="22"/>
            <w:szCs w:val="22"/>
            <w:shd w:val="clear" w:color="auto" w:fill="FFFFFF"/>
            <w:lang w:val="en-US" w:eastAsia="en-US"/>
          </w:rPr>
          <w:t>project</w:t>
        </w:r>
      </w:ins>
      <w:ins w:id="1586" w:author="André Oliveira" w:date="2020-09-11T18:23:00Z">
        <w:r w:rsidR="00B66A23">
          <w:rPr>
            <w:rFonts w:eastAsiaTheme="minorHAnsi"/>
            <w:sz w:val="22"/>
            <w:szCs w:val="22"/>
            <w:shd w:val="clear" w:color="auto" w:fill="FFFFFF"/>
            <w:lang w:val="en-US" w:eastAsia="en-US"/>
          </w:rPr>
          <w:t>, that corresponds to everything tha</w:t>
        </w:r>
      </w:ins>
      <w:ins w:id="1587" w:author="André Oliveira" w:date="2020-09-11T18:24:00Z">
        <w:r w:rsidR="00B66A23">
          <w:rPr>
            <w:rFonts w:eastAsiaTheme="minorHAnsi"/>
            <w:sz w:val="22"/>
            <w:szCs w:val="22"/>
            <w:shd w:val="clear" w:color="auto" w:fill="FFFFFF"/>
            <w:lang w:val="en-US" w:eastAsia="en-US"/>
          </w:rPr>
          <w:t>t we committed to do</w:t>
        </w:r>
      </w:ins>
      <w:ins w:id="1588" w:author="André Oliveira" w:date="2020-09-11T20:16:00Z">
        <w:r w:rsidR="00B95106">
          <w:rPr>
            <w:rFonts w:eastAsiaTheme="minorHAnsi"/>
            <w:sz w:val="22"/>
            <w:szCs w:val="22"/>
            <w:shd w:val="clear" w:color="auto" w:fill="FFFFFF"/>
            <w:lang w:val="en-US" w:eastAsia="en-US"/>
          </w:rPr>
          <w:t>. I</w:t>
        </w:r>
      </w:ins>
      <w:ins w:id="1589" w:author="André Oliveira" w:date="2020-09-11T18:24:00Z">
        <w:r w:rsidR="00B66A23">
          <w:rPr>
            <w:rFonts w:eastAsiaTheme="minorHAnsi"/>
            <w:sz w:val="22"/>
            <w:szCs w:val="22"/>
            <w:shd w:val="clear" w:color="auto" w:fill="FFFFFF"/>
            <w:lang w:val="en-US" w:eastAsia="en-US"/>
          </w:rPr>
          <w:t>t</w:t>
        </w:r>
      </w:ins>
      <w:ins w:id="1590" w:author="André Oliveira" w:date="2020-09-11T18:36:00Z">
        <w:r w:rsidR="00680A67">
          <w:rPr>
            <w:rFonts w:eastAsiaTheme="minorHAnsi"/>
            <w:sz w:val="22"/>
            <w:szCs w:val="22"/>
            <w:shd w:val="clear" w:color="auto" w:fill="FFFFFF"/>
            <w:lang w:val="en-US" w:eastAsia="en-US"/>
          </w:rPr>
          <w:t xml:space="preserve"> offers many </w:t>
        </w:r>
      </w:ins>
      <w:ins w:id="1591" w:author="André Oliveira" w:date="2020-09-11T18:37:00Z">
        <w:r w:rsidR="00680A67">
          <w:rPr>
            <w:rFonts w:eastAsiaTheme="minorHAnsi"/>
            <w:sz w:val="22"/>
            <w:szCs w:val="22"/>
            <w:shd w:val="clear" w:color="auto" w:fill="FFFFFF"/>
            <w:lang w:val="en-US" w:eastAsia="en-US"/>
          </w:rPr>
          <w:t>diversified</w:t>
        </w:r>
      </w:ins>
      <w:ins w:id="1592" w:author="André Oliveira" w:date="2020-09-11T18:36:00Z">
        <w:r w:rsidR="00680A67">
          <w:rPr>
            <w:rFonts w:eastAsiaTheme="minorHAnsi"/>
            <w:sz w:val="22"/>
            <w:szCs w:val="22"/>
            <w:shd w:val="clear" w:color="auto" w:fill="FFFFFF"/>
            <w:lang w:val="en-US" w:eastAsia="en-US"/>
          </w:rPr>
          <w:t xml:space="preserve"> services in a </w:t>
        </w:r>
      </w:ins>
      <w:ins w:id="1593" w:author="André Oliveira" w:date="2020-09-11T18:37:00Z">
        <w:r w:rsidR="00680A67">
          <w:rPr>
            <w:rFonts w:eastAsiaTheme="minorHAnsi"/>
            <w:sz w:val="22"/>
            <w:szCs w:val="22"/>
            <w:shd w:val="clear" w:color="auto" w:fill="FFFFFF"/>
            <w:lang w:val="en-US" w:eastAsia="en-US"/>
          </w:rPr>
          <w:t>user</w:t>
        </w:r>
      </w:ins>
      <w:ins w:id="1594" w:author="André Oliveira" w:date="2020-09-11T18:36:00Z">
        <w:r w:rsidR="00680A67">
          <w:rPr>
            <w:rFonts w:eastAsiaTheme="minorHAnsi"/>
            <w:sz w:val="22"/>
            <w:szCs w:val="22"/>
            <w:shd w:val="clear" w:color="auto" w:fill="FFFFFF"/>
            <w:lang w:val="en-US" w:eastAsia="en-US"/>
          </w:rPr>
          <w:t xml:space="preserve"> friendly  </w:t>
        </w:r>
      </w:ins>
      <w:ins w:id="1595" w:author="André Oliveira" w:date="2020-09-11T18:37:00Z">
        <w:r w:rsidR="00680A67">
          <w:rPr>
            <w:rFonts w:eastAsiaTheme="minorHAnsi"/>
            <w:sz w:val="22"/>
            <w:szCs w:val="22"/>
            <w:shd w:val="clear" w:color="auto" w:fill="FFFFFF"/>
            <w:lang w:val="en-US" w:eastAsia="en-US"/>
          </w:rPr>
          <w:t>interface;</w:t>
        </w:r>
      </w:ins>
      <w:ins w:id="1596" w:author="André Oliveira" w:date="2020-09-11T18:24:00Z">
        <w:r w:rsidR="00B66A23">
          <w:rPr>
            <w:rFonts w:eastAsiaTheme="minorHAnsi"/>
            <w:sz w:val="22"/>
            <w:szCs w:val="22"/>
            <w:shd w:val="clear" w:color="auto" w:fill="FFFFFF"/>
            <w:lang w:val="en-US" w:eastAsia="en-US"/>
          </w:rPr>
          <w:t xml:space="preserve"> i</w:t>
        </w:r>
      </w:ins>
      <w:ins w:id="1597" w:author="André Oliveira" w:date="2020-09-11T18:37:00Z">
        <w:r w:rsidR="00680A67">
          <w:rPr>
            <w:rFonts w:eastAsiaTheme="minorHAnsi"/>
            <w:sz w:val="22"/>
            <w:szCs w:val="22"/>
            <w:shd w:val="clear" w:color="auto" w:fill="FFFFFF"/>
            <w:lang w:val="en-US" w:eastAsia="en-US"/>
          </w:rPr>
          <w:t>t is</w:t>
        </w:r>
      </w:ins>
      <w:ins w:id="1598" w:author="André Oliveira" w:date="2020-09-11T18:25:00Z">
        <w:r w:rsidR="00B66A23">
          <w:rPr>
            <w:rFonts w:eastAsiaTheme="minorHAnsi"/>
            <w:sz w:val="22"/>
            <w:szCs w:val="22"/>
            <w:shd w:val="clear" w:color="auto" w:fill="FFFFFF"/>
            <w:lang w:val="en-US" w:eastAsia="en-US"/>
          </w:rPr>
          <w:t xml:space="preserve"> </w:t>
        </w:r>
      </w:ins>
      <w:ins w:id="1599" w:author="André Oliveira" w:date="2020-09-11T18:28:00Z">
        <w:r w:rsidR="00B66A23">
          <w:rPr>
            <w:rFonts w:eastAsiaTheme="minorHAnsi"/>
            <w:sz w:val="22"/>
            <w:szCs w:val="22"/>
            <w:shd w:val="clear" w:color="auto" w:fill="FFFFFF"/>
            <w:lang w:val="en-US" w:eastAsia="en-US"/>
          </w:rPr>
          <w:t>modular</w:t>
        </w:r>
      </w:ins>
      <w:ins w:id="1600" w:author="André Oliveira" w:date="2020-09-11T18:29:00Z">
        <w:r w:rsidR="00B66A23">
          <w:rPr>
            <w:rFonts w:eastAsiaTheme="minorHAnsi"/>
            <w:sz w:val="22"/>
            <w:szCs w:val="22"/>
            <w:shd w:val="clear" w:color="auto" w:fill="FFFFFF"/>
            <w:lang w:val="en-US" w:eastAsia="en-US"/>
          </w:rPr>
          <w:t xml:space="preserve">, </w:t>
        </w:r>
      </w:ins>
      <w:ins w:id="1601" w:author="André Oliveira" w:date="2020-09-11T18:32:00Z">
        <w:r w:rsidR="00680A67">
          <w:rPr>
            <w:rFonts w:eastAsiaTheme="minorHAnsi"/>
            <w:sz w:val="22"/>
            <w:szCs w:val="22"/>
            <w:shd w:val="clear" w:color="auto" w:fill="FFFFFF"/>
            <w:lang w:val="en-US" w:eastAsia="en-US"/>
          </w:rPr>
          <w:t xml:space="preserve">being capable of being </w:t>
        </w:r>
      </w:ins>
      <w:ins w:id="1602" w:author="André Oliveira" w:date="2020-09-11T18:33:00Z">
        <w:r w:rsidR="00680A67">
          <w:rPr>
            <w:rFonts w:eastAsiaTheme="minorHAnsi"/>
            <w:sz w:val="22"/>
            <w:szCs w:val="22"/>
            <w:shd w:val="clear" w:color="auto" w:fill="FFFFFF"/>
            <w:lang w:val="en-US" w:eastAsia="en-US"/>
          </w:rPr>
          <w:t>deployed</w:t>
        </w:r>
      </w:ins>
      <w:ins w:id="1603" w:author="André Oliveira" w:date="2020-09-11T18:32:00Z">
        <w:r w:rsidR="00680A67">
          <w:rPr>
            <w:rFonts w:eastAsiaTheme="minorHAnsi"/>
            <w:sz w:val="22"/>
            <w:szCs w:val="22"/>
            <w:shd w:val="clear" w:color="auto" w:fill="FFFFFF"/>
            <w:lang w:val="en-US" w:eastAsia="en-US"/>
          </w:rPr>
          <w:t xml:space="preserve"> </w:t>
        </w:r>
      </w:ins>
      <w:ins w:id="1604" w:author="André Oliveira" w:date="2020-09-11T18:33:00Z">
        <w:r w:rsidR="00680A67">
          <w:rPr>
            <w:rFonts w:eastAsiaTheme="minorHAnsi"/>
            <w:sz w:val="22"/>
            <w:szCs w:val="22"/>
            <w:shd w:val="clear" w:color="auto" w:fill="FFFFFF"/>
            <w:lang w:val="en-US" w:eastAsia="en-US"/>
          </w:rPr>
          <w:t xml:space="preserve">with minimal effort in local our cloud </w:t>
        </w:r>
      </w:ins>
      <w:ins w:id="1605" w:author="André Oliveira" w:date="2020-09-11T18:34:00Z">
        <w:r w:rsidR="00680A67">
          <w:rPr>
            <w:rFonts w:eastAsiaTheme="minorHAnsi"/>
            <w:sz w:val="22"/>
            <w:szCs w:val="22"/>
            <w:shd w:val="clear" w:color="auto" w:fill="FFFFFF"/>
            <w:lang w:val="en-US" w:eastAsia="en-US"/>
          </w:rPr>
          <w:t>environments;</w:t>
        </w:r>
      </w:ins>
      <w:ins w:id="1606" w:author="André Oliveira" w:date="2020-09-11T18:33:00Z">
        <w:r w:rsidR="00680A67">
          <w:rPr>
            <w:rFonts w:eastAsiaTheme="minorHAnsi"/>
            <w:sz w:val="22"/>
            <w:szCs w:val="22"/>
            <w:shd w:val="clear" w:color="auto" w:fill="FFFFFF"/>
            <w:lang w:val="en-US" w:eastAsia="en-US"/>
          </w:rPr>
          <w:t xml:space="preserve"> </w:t>
        </w:r>
      </w:ins>
      <w:ins w:id="1607" w:author="André Oliveira" w:date="2020-09-11T18:29:00Z">
        <w:r w:rsidR="00B66A23">
          <w:rPr>
            <w:rFonts w:eastAsiaTheme="minorHAnsi"/>
            <w:sz w:val="22"/>
            <w:szCs w:val="22"/>
            <w:shd w:val="clear" w:color="auto" w:fill="FFFFFF"/>
            <w:lang w:val="en-US" w:eastAsia="en-US"/>
          </w:rPr>
          <w:t>scalable</w:t>
        </w:r>
      </w:ins>
      <w:ins w:id="1608" w:author="André Oliveira" w:date="2020-09-11T18:35:00Z">
        <w:r w:rsidR="00680A67">
          <w:rPr>
            <w:rFonts w:eastAsiaTheme="minorHAnsi"/>
            <w:sz w:val="22"/>
            <w:szCs w:val="22"/>
            <w:shd w:val="clear" w:color="auto" w:fill="FFFFFF"/>
            <w:lang w:val="en-US" w:eastAsia="en-US"/>
          </w:rPr>
          <w:t xml:space="preserve"> and secured</w:t>
        </w:r>
      </w:ins>
      <w:ins w:id="1609" w:author="André Oliveira" w:date="2020-09-11T18:34:00Z">
        <w:r w:rsidR="00680A67">
          <w:rPr>
            <w:rFonts w:eastAsiaTheme="minorHAnsi"/>
            <w:sz w:val="22"/>
            <w:szCs w:val="22"/>
            <w:shd w:val="clear" w:color="auto" w:fill="FFFFFF"/>
            <w:lang w:val="en-US" w:eastAsia="en-US"/>
          </w:rPr>
          <w:t>, being a</w:t>
        </w:r>
      </w:ins>
      <w:ins w:id="1610" w:author="André Oliveira" w:date="2020-09-11T18:35:00Z">
        <w:r w:rsidR="00680A67">
          <w:rPr>
            <w:rFonts w:eastAsiaTheme="minorHAnsi"/>
            <w:sz w:val="22"/>
            <w:szCs w:val="22"/>
            <w:shd w:val="clear" w:color="auto" w:fill="FFFFFF"/>
            <w:lang w:val="en-US" w:eastAsia="en-US"/>
          </w:rPr>
          <w:t>n</w:t>
        </w:r>
      </w:ins>
      <w:ins w:id="1611" w:author="André Oliveira" w:date="2020-09-11T18:34:00Z">
        <w:r w:rsidR="00680A67">
          <w:rPr>
            <w:rFonts w:eastAsiaTheme="minorHAnsi"/>
            <w:sz w:val="22"/>
            <w:szCs w:val="22"/>
            <w:shd w:val="clear" w:color="auto" w:fill="FFFFFF"/>
            <w:lang w:val="en-US" w:eastAsia="en-US"/>
          </w:rPr>
          <w:t xml:space="preserve"> stateless API</w:t>
        </w:r>
      </w:ins>
      <w:ins w:id="1612" w:author="André Oliveira" w:date="2020-09-11T18:35:00Z">
        <w:r w:rsidR="00680A67">
          <w:rPr>
            <w:rFonts w:eastAsiaTheme="minorHAnsi"/>
            <w:sz w:val="22"/>
            <w:szCs w:val="22"/>
            <w:shd w:val="clear" w:color="auto" w:fill="FFFFFF"/>
            <w:lang w:val="en-US" w:eastAsia="en-US"/>
          </w:rPr>
          <w:t xml:space="preserve">, it </w:t>
        </w:r>
      </w:ins>
      <w:ins w:id="1613" w:author="André Oliveira" w:date="2020-09-11T18:34:00Z">
        <w:r w:rsidR="00680A67">
          <w:rPr>
            <w:rFonts w:eastAsiaTheme="minorHAnsi"/>
            <w:sz w:val="22"/>
            <w:szCs w:val="22"/>
            <w:shd w:val="clear" w:color="auto" w:fill="FFFFFF"/>
            <w:lang w:val="en-US" w:eastAsia="en-US"/>
          </w:rPr>
          <w:t xml:space="preserve">can run </w:t>
        </w:r>
      </w:ins>
      <w:ins w:id="1614" w:author="André Oliveira" w:date="2020-09-11T18:35:00Z">
        <w:r w:rsidR="00680A67">
          <w:rPr>
            <w:rFonts w:eastAsiaTheme="minorHAnsi"/>
            <w:sz w:val="22"/>
            <w:szCs w:val="22"/>
            <w:shd w:val="clear" w:color="auto" w:fill="FFFFFF"/>
            <w:lang w:val="en-US" w:eastAsia="en-US"/>
          </w:rPr>
          <w:t>on containerized services</w:t>
        </w:r>
      </w:ins>
      <w:ins w:id="1615" w:author="André Oliveira" w:date="2020-09-11T18:38:00Z">
        <w:r w:rsidR="00680A67">
          <w:rPr>
            <w:rFonts w:eastAsiaTheme="minorHAnsi"/>
            <w:sz w:val="22"/>
            <w:szCs w:val="22"/>
            <w:shd w:val="clear" w:color="auto" w:fill="FFFFFF"/>
            <w:lang w:val="en-US" w:eastAsia="en-US"/>
          </w:rPr>
          <w:t xml:space="preserve">; and nonetheless it is a open source project, that we hope that </w:t>
        </w:r>
      </w:ins>
      <w:ins w:id="1616" w:author="André Oliveira" w:date="2020-09-11T18:39:00Z">
        <w:r w:rsidR="00680A67">
          <w:rPr>
            <w:rFonts w:eastAsiaTheme="minorHAnsi"/>
            <w:sz w:val="22"/>
            <w:szCs w:val="22"/>
            <w:shd w:val="clear" w:color="auto" w:fill="FFFFFF"/>
            <w:lang w:val="en-US" w:eastAsia="en-US"/>
          </w:rPr>
          <w:t xml:space="preserve">in the </w:t>
        </w:r>
      </w:ins>
      <w:ins w:id="1617" w:author="André Oliveira" w:date="2020-09-11T18:38:00Z">
        <w:r w:rsidR="00680A67">
          <w:rPr>
            <w:rFonts w:eastAsiaTheme="minorHAnsi"/>
            <w:sz w:val="22"/>
            <w:szCs w:val="22"/>
            <w:shd w:val="clear" w:color="auto" w:fill="FFFFFF"/>
            <w:lang w:val="en-US" w:eastAsia="en-US"/>
          </w:rPr>
          <w:t>future</w:t>
        </w:r>
      </w:ins>
      <w:ins w:id="1618" w:author="André Oliveira" w:date="2020-09-11T18:39:00Z">
        <w:r w:rsidR="00680A67">
          <w:rPr>
            <w:rFonts w:eastAsiaTheme="minorHAnsi"/>
            <w:sz w:val="22"/>
            <w:szCs w:val="22"/>
            <w:shd w:val="clear" w:color="auto" w:fill="FFFFFF"/>
            <w:lang w:val="en-US" w:eastAsia="en-US"/>
          </w:rPr>
          <w:t>, ISEL</w:t>
        </w:r>
      </w:ins>
      <w:ins w:id="1619" w:author="André Oliveira" w:date="2020-09-11T18:38:00Z">
        <w:r w:rsidR="00680A67">
          <w:rPr>
            <w:rFonts w:eastAsiaTheme="minorHAnsi"/>
            <w:sz w:val="22"/>
            <w:szCs w:val="22"/>
            <w:shd w:val="clear" w:color="auto" w:fill="FFFFFF"/>
            <w:lang w:val="en-US" w:eastAsia="en-US"/>
          </w:rPr>
          <w:t xml:space="preserve"> s</w:t>
        </w:r>
      </w:ins>
      <w:ins w:id="1620" w:author="André Oliveira" w:date="2020-09-11T18:39:00Z">
        <w:r w:rsidR="00680A67">
          <w:rPr>
            <w:rFonts w:eastAsiaTheme="minorHAnsi"/>
            <w:sz w:val="22"/>
            <w:szCs w:val="22"/>
            <w:shd w:val="clear" w:color="auto" w:fill="FFFFFF"/>
            <w:lang w:val="en-US" w:eastAsia="en-US"/>
          </w:rPr>
          <w:t>tudents may contribute</w:t>
        </w:r>
      </w:ins>
      <w:ins w:id="1621" w:author="André Oliveira" w:date="2020-09-11T18:40:00Z">
        <w:r w:rsidR="00680A67">
          <w:rPr>
            <w:rFonts w:eastAsiaTheme="minorHAnsi"/>
            <w:sz w:val="22"/>
            <w:szCs w:val="22"/>
            <w:shd w:val="clear" w:color="auto" w:fill="FFFFFF"/>
            <w:lang w:val="en-US" w:eastAsia="en-US"/>
          </w:rPr>
          <w:t>,</w:t>
        </w:r>
      </w:ins>
      <w:ins w:id="1622" w:author="André Oliveira" w:date="2020-09-11T20:16:00Z">
        <w:r w:rsidR="00B95106">
          <w:rPr>
            <w:rFonts w:eastAsiaTheme="minorHAnsi"/>
            <w:sz w:val="22"/>
            <w:szCs w:val="22"/>
            <w:shd w:val="clear" w:color="auto" w:fill="FFFFFF"/>
            <w:lang w:val="en-US" w:eastAsia="en-US"/>
          </w:rPr>
          <w:t xml:space="preserve"> </w:t>
        </w:r>
      </w:ins>
      <w:ins w:id="1623" w:author="André Oliveira" w:date="2020-09-11T18:40:00Z">
        <w:r w:rsidR="00680A67">
          <w:rPr>
            <w:rFonts w:eastAsiaTheme="minorHAnsi"/>
            <w:sz w:val="22"/>
            <w:szCs w:val="22"/>
            <w:shd w:val="clear" w:color="auto" w:fill="FFFFFF"/>
            <w:lang w:val="en-US" w:eastAsia="en-US"/>
          </w:rPr>
          <w:t xml:space="preserve">work together and </w:t>
        </w:r>
        <w:r w:rsidR="00237B50">
          <w:rPr>
            <w:rFonts w:eastAsiaTheme="minorHAnsi"/>
            <w:sz w:val="22"/>
            <w:szCs w:val="22"/>
            <w:shd w:val="clear" w:color="auto" w:fill="FFFFFF"/>
            <w:lang w:val="en-US" w:eastAsia="en-US"/>
          </w:rPr>
          <w:t>put</w:t>
        </w:r>
        <w:r w:rsidR="00680A67">
          <w:rPr>
            <w:rFonts w:eastAsiaTheme="minorHAnsi"/>
            <w:sz w:val="22"/>
            <w:szCs w:val="22"/>
            <w:shd w:val="clear" w:color="auto" w:fill="FFFFFF"/>
            <w:lang w:val="en-US" w:eastAsia="en-US"/>
          </w:rPr>
          <w:t xml:space="preserve"> their knowledge </w:t>
        </w:r>
        <w:r w:rsidR="00237B50">
          <w:rPr>
            <w:rFonts w:eastAsiaTheme="minorHAnsi"/>
            <w:sz w:val="22"/>
            <w:szCs w:val="22"/>
            <w:shd w:val="clear" w:color="auto" w:fill="FFFFFF"/>
            <w:lang w:val="en-US" w:eastAsia="en-US"/>
          </w:rPr>
          <w:t xml:space="preserve">to </w:t>
        </w:r>
      </w:ins>
      <w:ins w:id="1624" w:author="André Oliveira" w:date="2020-09-11T20:16:00Z">
        <w:r w:rsidR="00B95106">
          <w:rPr>
            <w:rFonts w:eastAsiaTheme="minorHAnsi"/>
            <w:sz w:val="22"/>
            <w:szCs w:val="22"/>
            <w:shd w:val="clear" w:color="auto" w:fill="FFFFFF"/>
            <w:lang w:val="en-US" w:eastAsia="en-US"/>
          </w:rPr>
          <w:t xml:space="preserve">good </w:t>
        </w:r>
      </w:ins>
      <w:ins w:id="1625" w:author="André Oliveira" w:date="2020-09-11T18:40:00Z">
        <w:r w:rsidR="00237B50">
          <w:rPr>
            <w:rFonts w:eastAsiaTheme="minorHAnsi"/>
            <w:sz w:val="22"/>
            <w:szCs w:val="22"/>
            <w:shd w:val="clear" w:color="auto" w:fill="FFFFFF"/>
            <w:lang w:val="en-US" w:eastAsia="en-US"/>
          </w:rPr>
          <w:t xml:space="preserve">use </w:t>
        </w:r>
      </w:ins>
      <w:ins w:id="1626" w:author="André Oliveira" w:date="2020-09-11T20:16:00Z">
        <w:r w:rsidR="00B95106">
          <w:rPr>
            <w:rFonts w:eastAsiaTheme="minorHAnsi"/>
            <w:sz w:val="22"/>
            <w:szCs w:val="22"/>
            <w:shd w:val="clear" w:color="auto" w:fill="FFFFFF"/>
            <w:lang w:val="en-US" w:eastAsia="en-US"/>
          </w:rPr>
          <w:t>in</w:t>
        </w:r>
      </w:ins>
      <w:ins w:id="1627" w:author="André Oliveira" w:date="2020-09-11T18:40:00Z">
        <w:r w:rsidR="00680A67">
          <w:rPr>
            <w:rFonts w:eastAsiaTheme="minorHAnsi"/>
            <w:sz w:val="22"/>
            <w:szCs w:val="22"/>
            <w:shd w:val="clear" w:color="auto" w:fill="FFFFFF"/>
            <w:lang w:val="en-US" w:eastAsia="en-US"/>
          </w:rPr>
          <w:t xml:space="preserve"> a common goal.</w:t>
        </w:r>
      </w:ins>
    </w:p>
    <w:p w14:paraId="09D201F1" w14:textId="77777777" w:rsidR="00254276" w:rsidRPr="00254276" w:rsidRDefault="00254276" w:rsidP="00254276">
      <w:pPr>
        <w:rPr>
          <w:ins w:id="1628" w:author="aoliveira" w:date="2020-09-10T17:51:00Z"/>
          <w:lang w:val="en-US"/>
          <w:rPrChange w:id="1629" w:author="André Oliveira" w:date="2020-09-11T18:18:00Z">
            <w:rPr>
              <w:ins w:id="1630" w:author="aoliveira" w:date="2020-09-10T17:51:00Z"/>
            </w:rPr>
          </w:rPrChange>
        </w:rPr>
        <w:pPrChange w:id="1631" w:author="André Oliveira" w:date="2020-09-11T18:18:00Z">
          <w:pPr>
            <w:pStyle w:val="Ttulo1"/>
            <w:numPr>
              <w:numId w:val="5"/>
            </w:numPr>
            <w:tabs>
              <w:tab w:val="clear" w:pos="0"/>
              <w:tab w:val="num" w:pos="644"/>
            </w:tabs>
            <w:ind w:left="644"/>
          </w:pPr>
        </w:pPrChange>
      </w:pPr>
    </w:p>
    <w:p w14:paraId="2FA6DE21" w14:textId="77777777" w:rsidR="006A00B5" w:rsidRDefault="006A00B5" w:rsidP="006A00B5">
      <w:pPr>
        <w:pStyle w:val="Ttulo2"/>
        <w:rPr>
          <w:ins w:id="1632" w:author="aoliveira" w:date="2020-09-10T17:52:00Z"/>
          <w:color w:val="auto"/>
          <w:sz w:val="28"/>
          <w:szCs w:val="28"/>
          <w:lang w:val="en-US"/>
        </w:rPr>
      </w:pPr>
      <w:bookmarkStart w:id="1633" w:name="_Toc50751268"/>
      <w:ins w:id="1634" w:author="aoliveira" w:date="2020-09-10T17:51:00Z">
        <w:r>
          <w:rPr>
            <w:color w:val="auto"/>
            <w:sz w:val="28"/>
            <w:szCs w:val="28"/>
            <w:lang w:val="en-US"/>
          </w:rPr>
          <w:t xml:space="preserve">9.1. </w:t>
        </w:r>
      </w:ins>
      <w:ins w:id="1635" w:author="aoliveira" w:date="2020-09-10T18:11:00Z">
        <w:r w:rsidR="00C21C18">
          <w:rPr>
            <w:color w:val="auto"/>
            <w:sz w:val="28"/>
            <w:szCs w:val="28"/>
            <w:lang w:val="en-US"/>
          </w:rPr>
          <w:t>Project</w:t>
        </w:r>
      </w:ins>
      <w:ins w:id="1636" w:author="aoliveira" w:date="2020-09-10T17:52:00Z">
        <w:r>
          <w:rPr>
            <w:color w:val="auto"/>
            <w:sz w:val="28"/>
            <w:szCs w:val="28"/>
            <w:lang w:val="en-US"/>
          </w:rPr>
          <w:t xml:space="preserve"> </w:t>
        </w:r>
      </w:ins>
      <w:ins w:id="1637" w:author="aoliveira" w:date="2020-09-10T17:56:00Z">
        <w:r>
          <w:rPr>
            <w:color w:val="auto"/>
            <w:sz w:val="28"/>
            <w:szCs w:val="28"/>
            <w:lang w:val="en-US"/>
          </w:rPr>
          <w:t>state</w:t>
        </w:r>
      </w:ins>
      <w:bookmarkEnd w:id="1633"/>
    </w:p>
    <w:p w14:paraId="2FA4611F" w14:textId="77777777" w:rsidR="006A00B5" w:rsidRDefault="006A00B5">
      <w:pPr>
        <w:rPr>
          <w:ins w:id="1638" w:author="aoliveira" w:date="2020-09-10T17:57:00Z"/>
          <w:lang w:val="en-US"/>
        </w:rPr>
        <w:pPrChange w:id="1639" w:author="aoliveira" w:date="2020-09-10T17:52:00Z">
          <w:pPr>
            <w:pStyle w:val="Ttulo2"/>
          </w:pPr>
        </w:pPrChange>
      </w:pPr>
    </w:p>
    <w:p w14:paraId="502EA087" w14:textId="788FD22C" w:rsidR="00C321AB" w:rsidRDefault="00237B50">
      <w:pPr>
        <w:rPr>
          <w:ins w:id="1640" w:author="André Oliveira" w:date="2020-09-11T21:01:00Z"/>
          <w:lang w:val="en-US"/>
        </w:rPr>
      </w:pPr>
      <w:ins w:id="1641" w:author="André Oliveira" w:date="2020-09-11T18:41:00Z">
        <w:r>
          <w:rPr>
            <w:lang w:val="en-US"/>
          </w:rPr>
          <w:t xml:space="preserve">Everything that was on the schedule </w:t>
        </w:r>
      </w:ins>
      <w:ins w:id="1642" w:author="André Oliveira" w:date="2020-09-11T18:47:00Z">
        <w:r>
          <w:rPr>
            <w:lang w:val="en-US"/>
          </w:rPr>
          <w:t>[</w:t>
        </w:r>
        <w:r w:rsidRPr="00DA1394">
          <w:rPr>
            <w:highlight w:val="yellow"/>
            <w:lang w:val="en-US"/>
            <w:rPrChange w:id="1643" w:author="André Oliveira" w:date="2020-09-11T19:04:00Z">
              <w:rPr>
                <w:lang w:val="en-US"/>
              </w:rPr>
            </w:rPrChange>
          </w:rPr>
          <w:t>imagem do calendario inicial em anexo</w:t>
        </w:r>
        <w:r>
          <w:rPr>
            <w:lang w:val="en-US"/>
          </w:rPr>
          <w:t xml:space="preserve">] </w:t>
        </w:r>
      </w:ins>
      <w:ins w:id="1644" w:author="André Oliveira" w:date="2020-09-11T18:41:00Z">
        <w:r>
          <w:rPr>
            <w:lang w:val="en-US"/>
          </w:rPr>
          <w:t>we were able to do</w:t>
        </w:r>
      </w:ins>
      <w:ins w:id="1645" w:author="André Oliveira" w:date="2020-09-11T20:27:00Z">
        <w:r w:rsidR="00322247">
          <w:rPr>
            <w:lang w:val="en-US"/>
          </w:rPr>
          <w:t xml:space="preserve"> and deliver</w:t>
        </w:r>
      </w:ins>
      <w:ins w:id="1646" w:author="André Oliveira" w:date="2020-09-11T18:41:00Z">
        <w:r>
          <w:rPr>
            <w:lang w:val="en-US"/>
          </w:rPr>
          <w:t xml:space="preserve">, </w:t>
        </w:r>
      </w:ins>
      <w:ins w:id="1647" w:author="André Oliveira" w:date="2020-09-11T18:42:00Z">
        <w:r>
          <w:rPr>
            <w:lang w:val="en-US"/>
          </w:rPr>
          <w:t>yet not on the expected dates.</w:t>
        </w:r>
      </w:ins>
    </w:p>
    <w:p w14:paraId="407EE123" w14:textId="7C14C9E0" w:rsidR="00EB586C" w:rsidRDefault="00A14685">
      <w:pPr>
        <w:rPr>
          <w:ins w:id="1648" w:author="André Oliveira" w:date="2020-09-11T21:12:00Z"/>
          <w:lang w:val="en-US"/>
        </w:rPr>
      </w:pPr>
      <w:ins w:id="1649" w:author="André Oliveira" w:date="2020-09-11T21:07:00Z">
        <w:r>
          <w:rPr>
            <w:lang w:val="en-US"/>
          </w:rPr>
          <w:t xml:space="preserve">We </w:t>
        </w:r>
      </w:ins>
      <w:ins w:id="1650" w:author="André Oliveira" w:date="2020-09-11T21:08:00Z">
        <w:r>
          <w:rPr>
            <w:lang w:val="en-US"/>
          </w:rPr>
          <w:t xml:space="preserve">are confident that the platform is set and ready to </w:t>
        </w:r>
      </w:ins>
      <w:ins w:id="1651" w:author="André Oliveira" w:date="2020-09-11T21:21:00Z">
        <w:r w:rsidR="006820FF">
          <w:rPr>
            <w:lang w:val="en-US"/>
          </w:rPr>
          <w:t xml:space="preserve">be </w:t>
        </w:r>
      </w:ins>
      <w:ins w:id="1652" w:author="André Oliveira" w:date="2020-09-11T21:08:00Z">
        <w:r>
          <w:rPr>
            <w:lang w:val="en-US"/>
          </w:rPr>
          <w:t>use</w:t>
        </w:r>
      </w:ins>
      <w:ins w:id="1653" w:author="André Oliveira" w:date="2020-09-11T21:21:00Z">
        <w:r w:rsidR="006820FF">
          <w:rPr>
            <w:lang w:val="en-US"/>
          </w:rPr>
          <w:t xml:space="preserve"> on a regular basis</w:t>
        </w:r>
      </w:ins>
      <w:ins w:id="1654" w:author="André Oliveira" w:date="2020-09-11T21:08:00Z">
        <w:r>
          <w:rPr>
            <w:lang w:val="en-US"/>
          </w:rPr>
          <w:t xml:space="preserve">. </w:t>
        </w:r>
      </w:ins>
      <w:ins w:id="1655" w:author="André Oliveira" w:date="2020-09-11T21:01:00Z">
        <w:r w:rsidR="00EB586C">
          <w:rPr>
            <w:lang w:val="en-US"/>
          </w:rPr>
          <w:t xml:space="preserve">All services </w:t>
        </w:r>
      </w:ins>
      <w:ins w:id="1656" w:author="André Oliveira" w:date="2020-09-11T21:10:00Z">
        <w:r>
          <w:rPr>
            <w:lang w:val="en-US"/>
          </w:rPr>
          <w:t>mentioned on</w:t>
        </w:r>
      </w:ins>
      <w:ins w:id="1657" w:author="André Oliveira" w:date="2020-09-11T21:11:00Z">
        <w:r>
          <w:rPr>
            <w:lang w:val="en-US"/>
          </w:rPr>
          <w:t xml:space="preserve"> the </w:t>
        </w:r>
      </w:ins>
      <w:ins w:id="1658" w:author="André Oliveira" w:date="2020-09-11T21:10:00Z">
        <w:r>
          <w:rPr>
            <w:lang w:val="en-US"/>
          </w:rPr>
          <w:t xml:space="preserve"> </w:t>
        </w:r>
      </w:ins>
      <w:ins w:id="1659" w:author="André Oliveira" w:date="2020-09-11T21:11:00Z">
        <w:r>
          <w:rPr>
            <w:lang w:val="en-US"/>
          </w:rPr>
          <w:fldChar w:fldCharType="begin"/>
        </w:r>
        <w:r>
          <w:rPr>
            <w:lang w:val="en-US"/>
          </w:rPr>
          <w:instrText xml:space="preserve"> REF _Ref50751068 \h </w:instrText>
        </w:r>
        <w:r>
          <w:rPr>
            <w:lang w:val="en-US"/>
          </w:rPr>
        </w:r>
      </w:ins>
      <w:r>
        <w:rPr>
          <w:lang w:val="en-US"/>
        </w:rPr>
        <w:fldChar w:fldCharType="separate"/>
      </w:r>
      <w:ins w:id="1660" w:author="André Oliveira" w:date="2020-09-11T21:11:00Z">
        <w:r w:rsidRPr="00A14685">
          <w:rPr>
            <w:lang w:val="en-US"/>
            <w:rPrChange w:id="1661" w:author="André Oliveira" w:date="2020-09-11T21:11:00Z">
              <w:rPr/>
            </w:rPrChange>
          </w:rPr>
          <w:t>Requirements</w:t>
        </w:r>
        <w:r>
          <w:rPr>
            <w:lang w:val="en-US"/>
          </w:rPr>
          <w:fldChar w:fldCharType="end"/>
        </w:r>
        <w:r>
          <w:rPr>
            <w:lang w:val="en-US"/>
          </w:rPr>
          <w:fldChar w:fldCharType="begin"/>
        </w:r>
        <w:r>
          <w:rPr>
            <w:lang w:val="en-US"/>
          </w:rPr>
          <w:instrText xml:space="preserve"> REF _Ref50751089 \h </w:instrText>
        </w:r>
        <w:r>
          <w:rPr>
            <w:lang w:val="en-US"/>
          </w:rPr>
        </w:r>
      </w:ins>
      <w:r>
        <w:rPr>
          <w:lang w:val="en-US"/>
        </w:rPr>
        <w:fldChar w:fldCharType="separate"/>
      </w:r>
      <w:ins w:id="1662" w:author="André Oliveira" w:date="2020-09-11T21:11:00Z">
        <w:r>
          <w:rPr>
            <w:lang w:val="en-US"/>
          </w:rPr>
          <w:t xml:space="preserve"> chapter </w:t>
        </w:r>
        <w:r>
          <w:rPr>
            <w:lang w:val="en-US"/>
          </w:rPr>
          <w:fldChar w:fldCharType="end"/>
        </w:r>
      </w:ins>
      <w:ins w:id="1663" w:author="André Oliveira" w:date="2020-09-11T21:01:00Z">
        <w:r w:rsidR="00EB586C">
          <w:rPr>
            <w:lang w:val="en-US"/>
          </w:rPr>
          <w:t>were implemented</w:t>
        </w:r>
      </w:ins>
      <w:ins w:id="1664" w:author="André Oliveira" w:date="2020-09-11T21:03:00Z">
        <w:r w:rsidR="00EB586C">
          <w:rPr>
            <w:lang w:val="en-US"/>
          </w:rPr>
          <w:t xml:space="preserve"> with success, and </w:t>
        </w:r>
      </w:ins>
      <w:ins w:id="1665" w:author="André Oliveira" w:date="2020-09-11T21:04:00Z">
        <w:r w:rsidR="00EB586C">
          <w:rPr>
            <w:lang w:val="en-US"/>
          </w:rPr>
          <w:t xml:space="preserve">were extensively </w:t>
        </w:r>
      </w:ins>
      <w:ins w:id="1666" w:author="André Oliveira" w:date="2020-09-11T21:09:00Z">
        <w:r>
          <w:rPr>
            <w:lang w:val="en-US"/>
          </w:rPr>
          <w:t xml:space="preserve">tested in every step of the development. </w:t>
        </w:r>
      </w:ins>
    </w:p>
    <w:p w14:paraId="006A38E1" w14:textId="5F58ED07" w:rsidR="00A14685" w:rsidRDefault="00A14685">
      <w:pPr>
        <w:rPr>
          <w:ins w:id="1667" w:author="André Oliveira" w:date="2020-09-11T18:42:00Z"/>
          <w:lang w:val="en-US"/>
        </w:rPr>
      </w:pPr>
      <w:ins w:id="1668" w:author="André Oliveira" w:date="2020-09-11T21:12:00Z">
        <w:r>
          <w:rPr>
            <w:lang w:val="en-US"/>
          </w:rPr>
          <w:t>The platform is also in a state where adding more features</w:t>
        </w:r>
      </w:ins>
      <w:ins w:id="1669" w:author="André Oliveira" w:date="2020-09-11T21:14:00Z">
        <w:r>
          <w:rPr>
            <w:lang w:val="en-US"/>
          </w:rPr>
          <w:t xml:space="preserve"> should not be a problem, as long as the </w:t>
        </w:r>
      </w:ins>
      <w:ins w:id="1670" w:author="André Oliveira" w:date="2020-09-11T21:12:00Z">
        <w:r>
          <w:rPr>
            <w:lang w:val="en-US"/>
          </w:rPr>
          <w:t xml:space="preserve">best practices that were described on the </w:t>
        </w:r>
      </w:ins>
      <w:ins w:id="1671" w:author="André Oliveira" w:date="2020-09-11T21:13:00Z">
        <w:r w:rsidRPr="00A14685">
          <w:rPr>
            <w:lang w:val="en-US"/>
          </w:rPr>
          <w:fldChar w:fldCharType="begin"/>
        </w:r>
        <w:r w:rsidRPr="00A14685">
          <w:rPr>
            <w:lang w:val="en-US"/>
            <w:rPrChange w:id="1672" w:author="André Oliveira" w:date="2020-09-11T21:14:00Z">
              <w:rPr>
                <w:lang w:val="en-US"/>
              </w:rPr>
            </w:rPrChange>
          </w:rPr>
          <w:instrText xml:space="preserve"> REF _Ref50751276 \h </w:instrText>
        </w:r>
        <w:r w:rsidRPr="00A14685">
          <w:rPr>
            <w:lang w:val="en-US"/>
            <w:rPrChange w:id="1673" w:author="André Oliveira" w:date="2020-09-11T21:14:00Z">
              <w:rPr>
                <w:lang w:val="en-US"/>
              </w:rPr>
            </w:rPrChange>
          </w:rPr>
        </w:r>
      </w:ins>
      <w:r>
        <w:rPr>
          <w:lang w:val="en-US"/>
        </w:rPr>
        <w:instrText xml:space="preserve"> \* MERGEFORMAT </w:instrText>
      </w:r>
      <w:r w:rsidRPr="00A14685">
        <w:rPr>
          <w:lang w:val="en-US"/>
          <w:rPrChange w:id="1674" w:author="André Oliveira" w:date="2020-09-11T21:14:00Z">
            <w:rPr>
              <w:lang w:val="en-US"/>
            </w:rPr>
          </w:rPrChange>
        </w:rPr>
        <w:fldChar w:fldCharType="separate"/>
      </w:r>
      <w:ins w:id="1675" w:author="André Oliveira" w:date="2020-09-11T21:13:00Z">
        <w:r w:rsidRPr="00A14685">
          <w:rPr>
            <w:lang w:val="en-US"/>
            <w:rPrChange w:id="1676" w:author="André Oliveira" w:date="2020-09-11T21:14:00Z">
              <w:rPr>
                <w:sz w:val="28"/>
                <w:szCs w:val="28"/>
                <w:lang w:val="en-US"/>
              </w:rPr>
            </w:rPrChange>
          </w:rPr>
          <w:t>Methodology</w:t>
        </w:r>
        <w:r w:rsidRPr="00A14685">
          <w:rPr>
            <w:lang w:val="en-US"/>
          </w:rPr>
          <w:fldChar w:fldCharType="end"/>
        </w:r>
      </w:ins>
      <w:ins w:id="1677" w:author="André Oliveira" w:date="2020-09-11T21:14:00Z">
        <w:r>
          <w:rPr>
            <w:lang w:val="en-US"/>
          </w:rPr>
          <w:t xml:space="preserve"> chapter are followed.</w:t>
        </w:r>
      </w:ins>
    </w:p>
    <w:p w14:paraId="3E95DD59" w14:textId="141F8C16" w:rsidR="00AA3F00" w:rsidRDefault="00645447">
      <w:pPr>
        <w:rPr>
          <w:ins w:id="1678" w:author="aoliveira" w:date="2020-09-10T17:52:00Z"/>
          <w:lang w:val="en-US"/>
        </w:rPr>
        <w:pPrChange w:id="1679" w:author="aoliveira" w:date="2020-09-10T17:52:00Z">
          <w:pPr>
            <w:pStyle w:val="Ttulo2"/>
          </w:pPr>
        </w:pPrChange>
      </w:pPr>
      <w:ins w:id="1680" w:author="André Oliveira" w:date="2020-09-11T20:47:00Z">
        <w:r>
          <w:rPr>
            <w:lang w:val="en-US"/>
          </w:rPr>
          <w:t>Also, as an important note, there</w:t>
        </w:r>
      </w:ins>
      <w:ins w:id="1681" w:author="André Oliveira" w:date="2020-09-11T19:13:00Z">
        <w:r w:rsidR="00AA3F00">
          <w:rPr>
            <w:lang w:val="en-US"/>
          </w:rPr>
          <w:t xml:space="preserve"> is substantial documentation about this project: </w:t>
        </w:r>
      </w:ins>
      <w:ins w:id="1682" w:author="André Oliveira" w:date="2020-09-11T19:16:00Z">
        <w:r w:rsidR="00AA3F00">
          <w:rPr>
            <w:lang w:val="en-US"/>
          </w:rPr>
          <w:t xml:space="preserve">every class, method or function has </w:t>
        </w:r>
      </w:ins>
      <w:ins w:id="1683" w:author="André Oliveira" w:date="2020-09-11T20:55:00Z">
        <w:r w:rsidR="00CD2A3F">
          <w:rPr>
            <w:lang w:val="en-US"/>
          </w:rPr>
          <w:t xml:space="preserve">clean and </w:t>
        </w:r>
        <w:r w:rsidR="00D1628B">
          <w:rPr>
            <w:rFonts w:ascii="Arial" w:hAnsi="Arial" w:cs="Arial"/>
            <w:color w:val="4D5156"/>
            <w:sz w:val="21"/>
            <w:szCs w:val="21"/>
            <w:shd w:val="clear" w:color="auto" w:fill="FFFFFF"/>
            <w:lang w:val="en-US"/>
          </w:rPr>
          <w:t>succinct</w:t>
        </w:r>
      </w:ins>
      <w:ins w:id="1684" w:author="André Oliveira" w:date="2020-09-11T19:16:00Z">
        <w:r w:rsidR="00AA3F00">
          <w:rPr>
            <w:lang w:val="en-US"/>
          </w:rPr>
          <w:t xml:space="preserve"> </w:t>
        </w:r>
      </w:ins>
      <w:ins w:id="1685" w:author="André Oliveira" w:date="2020-09-11T20:56:00Z">
        <w:r w:rsidR="00D1628B">
          <w:rPr>
            <w:lang w:val="en-US"/>
          </w:rPr>
          <w:t>comments;</w:t>
        </w:r>
      </w:ins>
      <w:ins w:id="1686" w:author="André Oliveira" w:date="2020-09-11T19:16:00Z">
        <w:r w:rsidR="00AA3F00">
          <w:rPr>
            <w:lang w:val="en-US"/>
          </w:rPr>
          <w:t xml:space="preserve"> </w:t>
        </w:r>
      </w:ins>
      <w:ins w:id="1687" w:author="André Oliveira" w:date="2020-09-11T20:56:00Z">
        <w:r w:rsidR="00D1628B">
          <w:rPr>
            <w:lang w:val="en-US"/>
          </w:rPr>
          <w:t xml:space="preserve">all </w:t>
        </w:r>
      </w:ins>
      <w:ins w:id="1688" w:author="André Oliveira" w:date="2020-09-11T19:13:00Z">
        <w:r w:rsidR="00AA3F00">
          <w:rPr>
            <w:lang w:val="en-US"/>
          </w:rPr>
          <w:t>contracts</w:t>
        </w:r>
      </w:ins>
      <w:ins w:id="1689" w:author="André Oliveira" w:date="2020-09-11T20:56:00Z">
        <w:r w:rsidR="00D1628B">
          <w:rPr>
            <w:lang w:val="en-US"/>
          </w:rPr>
          <w:t xml:space="preserve"> and</w:t>
        </w:r>
      </w:ins>
      <w:ins w:id="1690" w:author="André Oliveira" w:date="2020-09-11T19:14:00Z">
        <w:r w:rsidR="00AA3F00">
          <w:rPr>
            <w:lang w:val="en-US"/>
          </w:rPr>
          <w:t xml:space="preserve"> </w:t>
        </w:r>
      </w:ins>
      <w:ins w:id="1691" w:author="André Oliveira" w:date="2020-09-11T19:16:00Z">
        <w:r w:rsidR="00AA3F00">
          <w:rPr>
            <w:lang w:val="en-US"/>
          </w:rPr>
          <w:t>API</w:t>
        </w:r>
      </w:ins>
      <w:ins w:id="1692" w:author="André Oliveira" w:date="2020-09-11T19:15:00Z">
        <w:r w:rsidR="00AA3F00">
          <w:rPr>
            <w:lang w:val="en-US"/>
          </w:rPr>
          <w:t xml:space="preserve"> </w:t>
        </w:r>
      </w:ins>
      <w:ins w:id="1693" w:author="André Oliveira" w:date="2020-09-11T20:56:00Z">
        <w:r w:rsidR="00D1628B">
          <w:rPr>
            <w:lang w:val="en-US"/>
          </w:rPr>
          <w:t>is well documented;</w:t>
        </w:r>
      </w:ins>
      <w:ins w:id="1694" w:author="André Oliveira" w:date="2020-09-11T19:14:00Z">
        <w:r w:rsidR="00AA3F00">
          <w:rPr>
            <w:lang w:val="en-US"/>
          </w:rPr>
          <w:t xml:space="preserve"> </w:t>
        </w:r>
      </w:ins>
      <w:ins w:id="1695" w:author="André Oliveira" w:date="2020-09-11T20:56:00Z">
        <w:r w:rsidR="00D1628B">
          <w:rPr>
            <w:lang w:val="en-US"/>
          </w:rPr>
          <w:t xml:space="preserve">there are </w:t>
        </w:r>
      </w:ins>
      <w:ins w:id="1696" w:author="André Oliveira" w:date="2020-09-11T19:14:00Z">
        <w:r w:rsidR="00AA3F00">
          <w:rPr>
            <w:lang w:val="en-US"/>
          </w:rPr>
          <w:t>postman collection</w:t>
        </w:r>
      </w:ins>
      <w:ins w:id="1697" w:author="André Oliveira" w:date="2020-09-11T20:56:00Z">
        <w:r w:rsidR="00D1628B">
          <w:rPr>
            <w:lang w:val="en-US"/>
          </w:rPr>
          <w:t>s</w:t>
        </w:r>
      </w:ins>
      <w:ins w:id="1698" w:author="André Oliveira" w:date="2020-09-11T19:14:00Z">
        <w:r w:rsidR="00AA3F00">
          <w:rPr>
            <w:lang w:val="en-US"/>
          </w:rPr>
          <w:t xml:space="preserve"> </w:t>
        </w:r>
      </w:ins>
      <w:ins w:id="1699" w:author="André Oliveira" w:date="2020-09-11T19:15:00Z">
        <w:r w:rsidR="00AA3F00">
          <w:rPr>
            <w:lang w:val="en-US"/>
          </w:rPr>
          <w:t>with every</w:t>
        </w:r>
      </w:ins>
      <w:ins w:id="1700" w:author="André Oliveira" w:date="2020-09-11T19:16:00Z">
        <w:r w:rsidR="00AA3F00">
          <w:rPr>
            <w:lang w:val="en-US"/>
          </w:rPr>
          <w:t xml:space="preserve"> possible </w:t>
        </w:r>
      </w:ins>
      <w:ins w:id="1701" w:author="André Oliveira" w:date="2020-09-11T19:14:00Z">
        <w:r w:rsidR="00AA3F00">
          <w:rPr>
            <w:lang w:val="en-US"/>
          </w:rPr>
          <w:t>test case</w:t>
        </w:r>
      </w:ins>
      <w:ins w:id="1702" w:author="André Oliveira" w:date="2020-09-11T20:56:00Z">
        <w:r w:rsidR="00D1628B">
          <w:rPr>
            <w:lang w:val="en-US"/>
          </w:rPr>
          <w:t>;</w:t>
        </w:r>
      </w:ins>
      <w:ins w:id="1703" w:author="André Oliveira" w:date="2020-09-11T19:13:00Z">
        <w:r w:rsidR="00AA3F00">
          <w:rPr>
            <w:lang w:val="en-US"/>
          </w:rPr>
          <w:t xml:space="preserve"> how to deploy the execution </w:t>
        </w:r>
      </w:ins>
      <w:ins w:id="1704" w:author="André Oliveira" w:date="2020-09-11T19:14:00Z">
        <w:r w:rsidR="00AA3F00">
          <w:rPr>
            <w:lang w:val="en-US"/>
          </w:rPr>
          <w:t>environments</w:t>
        </w:r>
      </w:ins>
      <w:ins w:id="1705" w:author="André Oliveira" w:date="2020-09-11T19:15:00Z">
        <w:r w:rsidR="00AA3F00">
          <w:rPr>
            <w:lang w:val="en-US"/>
          </w:rPr>
          <w:t xml:space="preserve"> or</w:t>
        </w:r>
      </w:ins>
      <w:ins w:id="1706" w:author="André Oliveira" w:date="2020-09-11T19:14:00Z">
        <w:r w:rsidR="00AA3F00">
          <w:rPr>
            <w:lang w:val="en-US"/>
          </w:rPr>
          <w:t xml:space="preserve"> how to deploy in project on a cloud service can be found on our sw</w:t>
        </w:r>
      </w:ins>
      <w:ins w:id="1707" w:author="André Oliveira" w:date="2020-09-11T19:15:00Z">
        <w:r w:rsidR="00AA3F00">
          <w:rPr>
            <w:lang w:val="en-US"/>
          </w:rPr>
          <w:t>agger or wiki documentation.</w:t>
        </w:r>
      </w:ins>
    </w:p>
    <w:p w14:paraId="27D132B6" w14:textId="77777777" w:rsidR="006A00B5" w:rsidRPr="006A00B5" w:rsidRDefault="006A00B5">
      <w:pPr>
        <w:rPr>
          <w:ins w:id="1708" w:author="aoliveira" w:date="2020-09-10T17:51:00Z"/>
          <w:lang w:val="en-US"/>
          <w:rPrChange w:id="1709" w:author="aoliveira" w:date="2020-09-10T17:52:00Z">
            <w:rPr>
              <w:ins w:id="1710" w:author="aoliveira" w:date="2020-09-10T17:51:00Z"/>
              <w:color w:val="auto"/>
              <w:sz w:val="28"/>
              <w:szCs w:val="28"/>
              <w:lang w:val="en-US"/>
            </w:rPr>
          </w:rPrChange>
        </w:rPr>
        <w:pPrChange w:id="1711" w:author="aoliveira" w:date="2020-09-10T17:52:00Z">
          <w:pPr>
            <w:pStyle w:val="Ttulo2"/>
          </w:pPr>
        </w:pPrChange>
      </w:pPr>
    </w:p>
    <w:p w14:paraId="1F933787" w14:textId="77777777" w:rsidR="006A00B5" w:rsidRDefault="006A00B5" w:rsidP="006A00B5">
      <w:pPr>
        <w:pStyle w:val="Ttulo2"/>
        <w:rPr>
          <w:ins w:id="1712" w:author="aoliveira" w:date="2020-09-10T17:52:00Z"/>
          <w:color w:val="auto"/>
          <w:sz w:val="28"/>
          <w:szCs w:val="28"/>
          <w:lang w:val="en-US"/>
        </w:rPr>
      </w:pPr>
      <w:bookmarkStart w:id="1713" w:name="_Toc50751269"/>
      <w:ins w:id="1714" w:author="aoliveira" w:date="2020-09-10T17:52:00Z">
        <w:r>
          <w:rPr>
            <w:color w:val="auto"/>
            <w:sz w:val="28"/>
            <w:szCs w:val="28"/>
            <w:lang w:val="en-US"/>
          </w:rPr>
          <w:t>9.2. Future work</w:t>
        </w:r>
        <w:bookmarkEnd w:id="1713"/>
      </w:ins>
    </w:p>
    <w:p w14:paraId="6DC5ED7D" w14:textId="77777777" w:rsidR="006A00B5" w:rsidRPr="00254276" w:rsidRDefault="006A00B5">
      <w:pPr>
        <w:rPr>
          <w:lang w:val="en-US"/>
          <w:rPrChange w:id="1715" w:author="André Oliveira" w:date="2020-09-11T18:18:00Z">
            <w:rPr/>
          </w:rPrChange>
        </w:rPr>
        <w:pPrChange w:id="1716" w:author="aoliveira" w:date="2020-09-10T17:51:00Z">
          <w:pPr>
            <w:pStyle w:val="Ttulo1"/>
            <w:numPr>
              <w:numId w:val="5"/>
            </w:numPr>
            <w:tabs>
              <w:tab w:val="clear" w:pos="0"/>
              <w:tab w:val="num" w:pos="644"/>
            </w:tabs>
            <w:ind w:left="644"/>
          </w:pPr>
        </w:pPrChange>
      </w:pPr>
    </w:p>
    <w:p w14:paraId="332286C8" w14:textId="2270E9A8" w:rsidR="00237B50" w:rsidRDefault="00237B50">
      <w:pPr>
        <w:rPr>
          <w:ins w:id="1717" w:author="André Oliveira" w:date="2020-09-11T18:48:00Z"/>
          <w:lang w:val="en-US"/>
        </w:rPr>
      </w:pPr>
      <w:ins w:id="1718" w:author="André Oliveira" w:date="2020-09-11T18:47:00Z">
        <w:r>
          <w:rPr>
            <w:lang w:val="en-US"/>
          </w:rPr>
          <w:t xml:space="preserve">Even that we </w:t>
        </w:r>
      </w:ins>
      <w:ins w:id="1719" w:author="André Oliveira" w:date="2020-09-11T18:48:00Z">
        <w:r>
          <w:rPr>
            <w:lang w:val="en-US"/>
          </w:rPr>
          <w:t>accomplished</w:t>
        </w:r>
      </w:ins>
      <w:ins w:id="1720" w:author="André Oliveira" w:date="2020-09-11T18:47:00Z">
        <w:r>
          <w:rPr>
            <w:lang w:val="en-US"/>
          </w:rPr>
          <w:t xml:space="preserve"> </w:t>
        </w:r>
      </w:ins>
      <w:ins w:id="1721" w:author="André Oliveira" w:date="2020-09-11T18:48:00Z">
        <w:r>
          <w:rPr>
            <w:lang w:val="en-US"/>
          </w:rPr>
          <w:t>everything</w:t>
        </w:r>
      </w:ins>
      <w:ins w:id="1722" w:author="André Oliveira" w:date="2020-09-11T18:47:00Z">
        <w:r>
          <w:rPr>
            <w:lang w:val="en-US"/>
          </w:rPr>
          <w:t xml:space="preserve"> </w:t>
        </w:r>
      </w:ins>
      <w:ins w:id="1723" w:author="André Oliveira" w:date="2020-09-11T18:48:00Z">
        <w:r>
          <w:rPr>
            <w:lang w:val="en-US"/>
          </w:rPr>
          <w:t xml:space="preserve">that we committed to do, there is </w:t>
        </w:r>
      </w:ins>
      <w:ins w:id="1724" w:author="André Oliveira" w:date="2020-09-11T20:16:00Z">
        <w:r w:rsidR="00B95106">
          <w:rPr>
            <w:lang w:val="en-US"/>
          </w:rPr>
          <w:t xml:space="preserve">plenty of </w:t>
        </w:r>
      </w:ins>
      <w:ins w:id="1725" w:author="André Oliveira" w:date="2020-09-11T18:48:00Z">
        <w:r>
          <w:rPr>
            <w:lang w:val="en-US"/>
          </w:rPr>
          <w:t>room for improvement.</w:t>
        </w:r>
      </w:ins>
    </w:p>
    <w:p w14:paraId="6D8D7E65" w14:textId="67014854" w:rsidR="00237B50" w:rsidRDefault="00DA1394">
      <w:pPr>
        <w:rPr>
          <w:ins w:id="1726" w:author="André Oliveira" w:date="2020-09-11T18:53:00Z"/>
          <w:lang w:val="en-US"/>
        </w:rPr>
      </w:pPr>
      <w:ins w:id="1727" w:author="André Oliveira" w:date="2020-09-11T19:04:00Z">
        <w:r>
          <w:rPr>
            <w:lang w:val="en-US"/>
          </w:rPr>
          <w:lastRenderedPageBreak/>
          <w:t>Our</w:t>
        </w:r>
      </w:ins>
      <w:ins w:id="1728" w:author="André Oliveira" w:date="2020-09-11T18:51:00Z">
        <w:r w:rsidR="00237B50">
          <w:rPr>
            <w:lang w:val="en-US"/>
          </w:rPr>
          <w:t xml:space="preserve"> front end is</w:t>
        </w:r>
      </w:ins>
      <w:ins w:id="1729" w:author="André Oliveira" w:date="2020-09-11T18:50:00Z">
        <w:r w:rsidR="00237B50">
          <w:rPr>
            <w:lang w:val="en-US"/>
          </w:rPr>
          <w:t xml:space="preserve"> </w:t>
        </w:r>
      </w:ins>
      <w:ins w:id="1730" w:author="André Oliveira" w:date="2020-09-11T18:51:00Z">
        <w:r w:rsidR="00237B50">
          <w:rPr>
            <w:lang w:val="en-US"/>
          </w:rPr>
          <w:t>appellative</w:t>
        </w:r>
      </w:ins>
      <w:ins w:id="1731" w:author="André Oliveira" w:date="2020-09-11T18:50:00Z">
        <w:r w:rsidR="00237B50">
          <w:rPr>
            <w:lang w:val="en-US"/>
          </w:rPr>
          <w:t xml:space="preserve"> </w:t>
        </w:r>
      </w:ins>
      <w:ins w:id="1732" w:author="André Oliveira" w:date="2020-09-11T18:51:00Z">
        <w:r w:rsidR="00237B50">
          <w:rPr>
            <w:lang w:val="en-US"/>
          </w:rPr>
          <w:t>and easy to use</w:t>
        </w:r>
      </w:ins>
      <w:ins w:id="1733" w:author="André Oliveira" w:date="2020-09-11T18:50:00Z">
        <w:r w:rsidR="00237B50">
          <w:rPr>
            <w:lang w:val="en-US"/>
          </w:rPr>
          <w:t xml:space="preserve">, </w:t>
        </w:r>
      </w:ins>
      <w:ins w:id="1734" w:author="André Oliveira" w:date="2020-09-11T19:05:00Z">
        <w:r>
          <w:rPr>
            <w:lang w:val="en-US"/>
          </w:rPr>
          <w:t xml:space="preserve">but </w:t>
        </w:r>
      </w:ins>
      <w:ins w:id="1735" w:author="André Oliveira" w:date="2020-09-11T18:52:00Z">
        <w:r w:rsidR="006E1A9E">
          <w:rPr>
            <w:lang w:val="en-US"/>
          </w:rPr>
          <w:t>we are aware that it is not our stronge</w:t>
        </w:r>
      </w:ins>
      <w:ins w:id="1736" w:author="André Oliveira" w:date="2020-09-11T20:17:00Z">
        <w:r w:rsidR="00B95106">
          <w:rPr>
            <w:lang w:val="en-US"/>
          </w:rPr>
          <w:t>st</w:t>
        </w:r>
      </w:ins>
      <w:ins w:id="1737" w:author="André Oliveira" w:date="2020-09-11T18:52:00Z">
        <w:r w:rsidR="006E1A9E">
          <w:rPr>
            <w:lang w:val="en-US"/>
          </w:rPr>
          <w:t xml:space="preserve"> skill and that </w:t>
        </w:r>
      </w:ins>
      <w:ins w:id="1738" w:author="André Oliveira" w:date="2020-09-11T20:17:00Z">
        <w:r w:rsidR="00B95106">
          <w:rPr>
            <w:lang w:val="en-US"/>
          </w:rPr>
          <w:t xml:space="preserve">it </w:t>
        </w:r>
      </w:ins>
      <w:ins w:id="1739" w:author="André Oliveira" w:date="2020-09-11T19:06:00Z">
        <w:r>
          <w:rPr>
            <w:lang w:val="en-US"/>
          </w:rPr>
          <w:t xml:space="preserve">could </w:t>
        </w:r>
      </w:ins>
      <w:ins w:id="1740" w:author="André Oliveira" w:date="2020-09-11T18:52:00Z">
        <w:r w:rsidR="006E1A9E">
          <w:rPr>
            <w:lang w:val="en-US"/>
          </w:rPr>
          <w:t>deliver even better</w:t>
        </w:r>
      </w:ins>
      <w:ins w:id="1741" w:author="André Oliveira" w:date="2020-09-11T18:53:00Z">
        <w:r w:rsidR="006E1A9E">
          <w:rPr>
            <w:lang w:val="en-US"/>
          </w:rPr>
          <w:t xml:space="preserve"> experience to the user.</w:t>
        </w:r>
      </w:ins>
    </w:p>
    <w:p w14:paraId="1FE71DFF" w14:textId="4F81BA81" w:rsidR="00EB586C" w:rsidRDefault="00EB586C">
      <w:pPr>
        <w:rPr>
          <w:ins w:id="1742" w:author="André Oliveira" w:date="2020-09-11T21:05:00Z"/>
          <w:lang w:val="en-US"/>
        </w:rPr>
      </w:pPr>
      <w:ins w:id="1743" w:author="André Oliveira" w:date="2020-09-11T21:05:00Z">
        <w:r>
          <w:rPr>
            <w:lang w:val="en-US"/>
          </w:rPr>
          <w:t xml:space="preserve">The backend is currently one API that </w:t>
        </w:r>
      </w:ins>
      <w:ins w:id="1744" w:author="André Oliveira" w:date="2020-09-11T21:06:00Z">
        <w:r w:rsidR="00A14685">
          <w:rPr>
            <w:lang w:val="en-US"/>
          </w:rPr>
          <w:t>contains</w:t>
        </w:r>
      </w:ins>
      <w:ins w:id="1745" w:author="André Oliveira" w:date="2020-09-11T21:05:00Z">
        <w:r>
          <w:rPr>
            <w:lang w:val="en-US"/>
          </w:rPr>
          <w:t xml:space="preserve"> all service, </w:t>
        </w:r>
      </w:ins>
      <w:ins w:id="1746" w:author="André Oliveira" w:date="2020-09-11T21:06:00Z">
        <w:r w:rsidR="00A14685">
          <w:rPr>
            <w:lang w:val="en-US"/>
          </w:rPr>
          <w:t xml:space="preserve">but </w:t>
        </w:r>
      </w:ins>
      <w:ins w:id="1747" w:author="André Oliveira" w:date="2020-09-11T21:05:00Z">
        <w:r>
          <w:rPr>
            <w:lang w:val="en-US"/>
          </w:rPr>
          <w:t>in the future</w:t>
        </w:r>
        <w:r w:rsidR="00A14685">
          <w:rPr>
            <w:lang w:val="en-US"/>
          </w:rPr>
          <w:t xml:space="preserve">, maybe it would be a </w:t>
        </w:r>
      </w:ins>
      <w:ins w:id="1748" w:author="André Oliveira" w:date="2020-09-11T21:06:00Z">
        <w:r w:rsidR="00A14685">
          <w:rPr>
            <w:lang w:val="en-US"/>
          </w:rPr>
          <w:t>better solution, if these services</w:t>
        </w:r>
      </w:ins>
      <w:ins w:id="1749" w:author="André Oliveira" w:date="2020-09-11T21:05:00Z">
        <w:r w:rsidR="00A14685">
          <w:rPr>
            <w:lang w:val="en-US"/>
          </w:rPr>
          <w:t xml:space="preserve"> could be migrated to</w:t>
        </w:r>
      </w:ins>
      <w:ins w:id="1750" w:author="André Oliveira" w:date="2020-09-11T21:06:00Z">
        <w:r w:rsidR="00A14685">
          <w:rPr>
            <w:lang w:val="en-US"/>
          </w:rPr>
          <w:t xml:space="preserve"> individual</w:t>
        </w:r>
      </w:ins>
      <w:ins w:id="1751" w:author="André Oliveira" w:date="2020-09-11T21:05:00Z">
        <w:r w:rsidR="00A14685">
          <w:rPr>
            <w:lang w:val="en-US"/>
          </w:rPr>
          <w:t xml:space="preserve"> micro</w:t>
        </w:r>
      </w:ins>
      <w:ins w:id="1752" w:author="André Oliveira" w:date="2020-09-11T21:06:00Z">
        <w:r w:rsidR="00A14685">
          <w:rPr>
            <w:lang w:val="en-US"/>
          </w:rPr>
          <w:t>services.</w:t>
        </w:r>
      </w:ins>
    </w:p>
    <w:p w14:paraId="35EED3F4" w14:textId="4F41870F" w:rsidR="006E1A9E" w:rsidRDefault="006E1A9E">
      <w:pPr>
        <w:rPr>
          <w:ins w:id="1753" w:author="André Oliveira" w:date="2020-09-11T18:59:00Z"/>
          <w:lang w:val="en-US"/>
        </w:rPr>
      </w:pPr>
      <w:ins w:id="1754" w:author="André Oliveira" w:date="2020-09-11T18:53:00Z">
        <w:r>
          <w:rPr>
            <w:lang w:val="en-US"/>
          </w:rPr>
          <w:t xml:space="preserve">Many of our services were </w:t>
        </w:r>
      </w:ins>
      <w:ins w:id="1755" w:author="André Oliveira" w:date="2020-09-11T18:54:00Z">
        <w:r>
          <w:rPr>
            <w:lang w:val="en-US"/>
          </w:rPr>
          <w:t>implemented but</w:t>
        </w:r>
      </w:ins>
      <w:ins w:id="1756" w:author="André Oliveira" w:date="2020-09-11T19:05:00Z">
        <w:r w:rsidR="00DA1394">
          <w:rPr>
            <w:lang w:val="en-US"/>
          </w:rPr>
          <w:t xml:space="preserve"> some</w:t>
        </w:r>
      </w:ins>
      <w:ins w:id="1757" w:author="André Oliveira" w:date="2020-09-11T18:53:00Z">
        <w:r>
          <w:rPr>
            <w:lang w:val="en-US"/>
          </w:rPr>
          <w:t xml:space="preserve"> are not used on the web client</w:t>
        </w:r>
      </w:ins>
      <w:ins w:id="1758" w:author="André Oliveira" w:date="2020-09-11T18:58:00Z">
        <w:r>
          <w:rPr>
            <w:lang w:val="en-US"/>
          </w:rPr>
          <w:t xml:space="preserve">, </w:t>
        </w:r>
      </w:ins>
      <w:ins w:id="1759" w:author="André Oliveira" w:date="2020-09-11T18:59:00Z">
        <w:r>
          <w:rPr>
            <w:lang w:val="en-US"/>
          </w:rPr>
          <w:t>unfortunately</w:t>
        </w:r>
      </w:ins>
      <w:ins w:id="1760" w:author="André Oliveira" w:date="2020-09-11T18:58:00Z">
        <w:r>
          <w:rPr>
            <w:lang w:val="en-US"/>
          </w:rPr>
          <w:t xml:space="preserve"> due to the lack of time</w:t>
        </w:r>
      </w:ins>
      <w:ins w:id="1761" w:author="André Oliveira" w:date="2020-09-11T18:53:00Z">
        <w:r>
          <w:rPr>
            <w:lang w:val="en-US"/>
          </w:rPr>
          <w:t xml:space="preserve">. </w:t>
        </w:r>
      </w:ins>
      <w:ins w:id="1762" w:author="André Oliveira" w:date="2020-09-11T18:54:00Z">
        <w:r>
          <w:rPr>
            <w:lang w:val="en-US"/>
          </w:rPr>
          <w:t xml:space="preserve">For instance, </w:t>
        </w:r>
      </w:ins>
      <w:ins w:id="1763" w:author="André Oliveira" w:date="2020-09-11T18:55:00Z">
        <w:r>
          <w:rPr>
            <w:lang w:val="en-US"/>
          </w:rPr>
          <w:t>th</w:t>
        </w:r>
      </w:ins>
      <w:ins w:id="1764" w:author="André Oliveira" w:date="2020-09-11T18:56:00Z">
        <w:r>
          <w:rPr>
            <w:lang w:val="en-US"/>
          </w:rPr>
          <w:t>e</w:t>
        </w:r>
      </w:ins>
      <w:ins w:id="1765" w:author="André Oliveira" w:date="2020-09-11T18:55:00Z">
        <w:r>
          <w:rPr>
            <w:lang w:val="en-US"/>
          </w:rPr>
          <w:t xml:space="preserve"> ability to add tags to a challenge to </w:t>
        </w:r>
      </w:ins>
      <w:ins w:id="1766" w:author="André Oliveira" w:date="2020-09-11T18:56:00Z">
        <w:r>
          <w:rPr>
            <w:lang w:val="en-US"/>
          </w:rPr>
          <w:t xml:space="preserve">ease the search, or </w:t>
        </w:r>
      </w:ins>
      <w:ins w:id="1767" w:author="André Oliveira" w:date="2020-09-11T18:54:00Z">
        <w:r>
          <w:rPr>
            <w:lang w:val="en-US"/>
          </w:rPr>
          <w:t xml:space="preserve">the </w:t>
        </w:r>
      </w:ins>
      <w:ins w:id="1768" w:author="André Oliveira" w:date="2020-09-11T18:56:00Z">
        <w:r>
          <w:rPr>
            <w:lang w:val="en-US"/>
          </w:rPr>
          <w:t>possibility to track t</w:t>
        </w:r>
      </w:ins>
      <w:ins w:id="1769" w:author="André Oliveira" w:date="2020-09-11T18:54:00Z">
        <w:r>
          <w:rPr>
            <w:lang w:val="en-US"/>
          </w:rPr>
          <w:t xml:space="preserve">he record </w:t>
        </w:r>
      </w:ins>
      <w:ins w:id="1770" w:author="André Oliveira" w:date="2020-09-11T18:56:00Z">
        <w:r>
          <w:rPr>
            <w:lang w:val="en-US"/>
          </w:rPr>
          <w:t>of challenges completed</w:t>
        </w:r>
      </w:ins>
      <w:ins w:id="1771" w:author="André Oliveira" w:date="2020-09-11T18:57:00Z">
        <w:r>
          <w:rPr>
            <w:lang w:val="en-US"/>
          </w:rPr>
          <w:t xml:space="preserve"> by. </w:t>
        </w:r>
      </w:ins>
    </w:p>
    <w:p w14:paraId="243F2457" w14:textId="2F0D3BFD" w:rsidR="006E1A9E" w:rsidRDefault="00DA1394">
      <w:pPr>
        <w:rPr>
          <w:ins w:id="1772" w:author="André Oliveira" w:date="2020-09-11T20:28:00Z"/>
          <w:lang w:val="en-US"/>
        </w:rPr>
      </w:pPr>
      <w:ins w:id="1773" w:author="André Oliveira" w:date="2020-09-11T19:07:00Z">
        <w:r>
          <w:rPr>
            <w:lang w:val="en-US"/>
          </w:rPr>
          <w:t xml:space="preserve">We delivered 5 programming languages, but there are still many out there missing in </w:t>
        </w:r>
      </w:ins>
      <w:ins w:id="1774" w:author="André Oliveira" w:date="2020-09-11T19:08:00Z">
        <w:r w:rsidRPr="00DA1394">
          <w:rPr>
            <w:i/>
            <w:iCs/>
            <w:lang w:val="en-US"/>
            <w:rPrChange w:id="1775" w:author="André Oliveira" w:date="2020-09-11T19:08:00Z">
              <w:rPr>
                <w:lang w:val="en-US"/>
              </w:rPr>
            </w:rPrChange>
          </w:rPr>
          <w:t>IS E-Learning</w:t>
        </w:r>
      </w:ins>
      <w:ins w:id="1776" w:author="André Oliveira" w:date="2020-09-11T19:12:00Z">
        <w:r w:rsidR="00AA3F00">
          <w:rPr>
            <w:lang w:val="en-US"/>
          </w:rPr>
          <w:t>. E</w:t>
        </w:r>
      </w:ins>
      <w:ins w:id="1777" w:author="André Oliveira" w:date="2020-09-11T19:08:00Z">
        <w:r>
          <w:rPr>
            <w:lang w:val="en-US"/>
          </w:rPr>
          <w:t xml:space="preserve">ven </w:t>
        </w:r>
      </w:ins>
      <w:ins w:id="1778" w:author="André Oliveira" w:date="2020-09-11T19:12:00Z">
        <w:r w:rsidR="00AA3F00">
          <w:rPr>
            <w:lang w:val="en-US"/>
          </w:rPr>
          <w:t xml:space="preserve">some of the </w:t>
        </w:r>
      </w:ins>
      <w:ins w:id="1779" w:author="André Oliveira" w:date="2020-09-11T19:08:00Z">
        <w:r>
          <w:rPr>
            <w:lang w:val="en-US"/>
          </w:rPr>
          <w:t xml:space="preserve">ones that we have, could </w:t>
        </w:r>
      </w:ins>
      <w:ins w:id="1780" w:author="André Oliveira" w:date="2020-09-11T19:09:00Z">
        <w:r>
          <w:rPr>
            <w:lang w:val="en-US"/>
          </w:rPr>
          <w:t xml:space="preserve">need an upgrade: </w:t>
        </w:r>
      </w:ins>
      <w:ins w:id="1781" w:author="André Oliveira" w:date="2020-09-11T20:18:00Z">
        <w:r w:rsidR="00B95106">
          <w:rPr>
            <w:lang w:val="en-US"/>
          </w:rPr>
          <w:t>J</w:t>
        </w:r>
      </w:ins>
      <w:ins w:id="1782" w:author="André Oliveira" w:date="2020-09-11T19:09:00Z">
        <w:r>
          <w:rPr>
            <w:lang w:val="en-US"/>
          </w:rPr>
          <w:t>ava</w:t>
        </w:r>
      </w:ins>
      <w:ins w:id="1783" w:author="André Oliveira" w:date="2020-09-11T19:10:00Z">
        <w:r>
          <w:rPr>
            <w:lang w:val="en-US"/>
          </w:rPr>
          <w:t xml:space="preserve">, </w:t>
        </w:r>
      </w:ins>
      <w:ins w:id="1784" w:author="André Oliveira" w:date="2020-09-11T20:18:00Z">
        <w:r w:rsidR="00B95106">
          <w:rPr>
            <w:lang w:val="en-US"/>
          </w:rPr>
          <w:t>K</w:t>
        </w:r>
      </w:ins>
      <w:ins w:id="1785" w:author="André Oliveira" w:date="2020-09-11T19:09:00Z">
        <w:r>
          <w:rPr>
            <w:lang w:val="en-US"/>
          </w:rPr>
          <w:t>otlin</w:t>
        </w:r>
      </w:ins>
      <w:ins w:id="1786" w:author="André Oliveira" w:date="2020-09-11T19:10:00Z">
        <w:r>
          <w:rPr>
            <w:lang w:val="en-US"/>
          </w:rPr>
          <w:t xml:space="preserve"> and C#</w:t>
        </w:r>
      </w:ins>
      <w:ins w:id="1787" w:author="André Oliveira" w:date="2020-09-11T19:09:00Z">
        <w:r>
          <w:rPr>
            <w:lang w:val="en-US"/>
          </w:rPr>
          <w:t xml:space="preserve"> have rich </w:t>
        </w:r>
      </w:ins>
      <w:ins w:id="1788" w:author="André Oliveira" w:date="2020-09-11T19:10:00Z">
        <w:r>
          <w:rPr>
            <w:lang w:val="en-US"/>
          </w:rPr>
          <w:t xml:space="preserve">libraries, but the same is not true for NodeJs or Python; these 2 </w:t>
        </w:r>
      </w:ins>
      <w:ins w:id="1789" w:author="André Oliveira" w:date="2020-09-11T19:11:00Z">
        <w:r>
          <w:rPr>
            <w:lang w:val="en-US"/>
          </w:rPr>
          <w:t>really rely on the importation o</w:t>
        </w:r>
        <w:r w:rsidR="00AA3F00">
          <w:rPr>
            <w:lang w:val="en-US"/>
          </w:rPr>
          <w:t>f pa</w:t>
        </w:r>
      </w:ins>
      <w:ins w:id="1790" w:author="André Oliveira" w:date="2020-09-11T19:12:00Z">
        <w:r w:rsidR="00AA3F00">
          <w:rPr>
            <w:lang w:val="en-US"/>
          </w:rPr>
          <w:t>ckages or modules, and this is a feature that is not implemented.</w:t>
        </w:r>
      </w:ins>
    </w:p>
    <w:p w14:paraId="59DB648D" w14:textId="5EF614EF" w:rsidR="00257874" w:rsidRDefault="00322247" w:rsidP="00A6668A">
      <w:pPr>
        <w:rPr>
          <w:lang w:val="en-US"/>
        </w:rPr>
        <w:pPrChange w:id="1791" w:author="André Oliveira" w:date="2020-09-11T20:38:00Z">
          <w:pPr>
            <w:spacing w:after="200"/>
            <w:jc w:val="left"/>
          </w:pPr>
        </w:pPrChange>
      </w:pPr>
      <w:ins w:id="1792" w:author="André Oliveira" w:date="2020-09-11T20:28:00Z">
        <w:r>
          <w:rPr>
            <w:lang w:val="en-US"/>
          </w:rPr>
          <w:t xml:space="preserve">Currently the platform </w:t>
        </w:r>
      </w:ins>
      <w:ins w:id="1793" w:author="André Oliveira" w:date="2020-09-11T20:31:00Z">
        <w:r>
          <w:rPr>
            <w:lang w:val="en-US"/>
          </w:rPr>
          <w:t>is scalable and supports concurrency, being possible to be accessed by a large number of users</w:t>
        </w:r>
      </w:ins>
      <w:ins w:id="1794" w:author="André Oliveira" w:date="2020-09-11T20:32:00Z">
        <w:r>
          <w:rPr>
            <w:lang w:val="en-US"/>
          </w:rPr>
          <w:t xml:space="preserve">, as we </w:t>
        </w:r>
      </w:ins>
      <w:ins w:id="1795" w:author="André Oliveira" w:date="2020-09-11T20:34:00Z">
        <w:r w:rsidR="00A6668A">
          <w:rPr>
            <w:lang w:val="en-US"/>
          </w:rPr>
          <w:t xml:space="preserve">demonstrated on the </w:t>
        </w:r>
        <w:r w:rsidR="00A6668A" w:rsidRPr="00A6668A">
          <w:rPr>
            <w:highlight w:val="yellow"/>
            <w:lang w:val="en-US"/>
            <w:rPrChange w:id="1796" w:author="André Oliveira" w:date="2020-09-11T20:35:00Z">
              <w:rPr>
                <w:lang w:val="en-US"/>
              </w:rPr>
            </w:rPrChange>
          </w:rPr>
          <w:t>[chapter 8?]</w:t>
        </w:r>
      </w:ins>
      <w:ins w:id="1797" w:author="André Oliveira" w:date="2020-09-11T20:35:00Z">
        <w:r w:rsidR="00A6668A">
          <w:rPr>
            <w:lang w:val="en-US"/>
          </w:rPr>
          <w:t>,</w:t>
        </w:r>
      </w:ins>
      <w:ins w:id="1798" w:author="André Oliveira" w:date="2020-09-11T20:32:00Z">
        <w:r>
          <w:rPr>
            <w:lang w:val="en-US"/>
          </w:rPr>
          <w:t xml:space="preserve"> when we </w:t>
        </w:r>
      </w:ins>
      <w:ins w:id="1799" w:author="André Oliveira" w:date="2020-09-11T20:35:00Z">
        <w:r w:rsidR="00A6668A">
          <w:rPr>
            <w:lang w:val="en-US"/>
          </w:rPr>
          <w:t>preformed t</w:t>
        </w:r>
      </w:ins>
      <w:ins w:id="1800" w:author="André Oliveira" w:date="2020-09-11T20:32:00Z">
        <w:r>
          <w:rPr>
            <w:lang w:val="en-US"/>
          </w:rPr>
          <w:t>he stress tests</w:t>
        </w:r>
      </w:ins>
      <w:ins w:id="1801" w:author="André Oliveira" w:date="2020-09-11T20:33:00Z">
        <w:r w:rsidR="00A6668A">
          <w:rPr>
            <w:lang w:val="en-US"/>
          </w:rPr>
          <w:t xml:space="preserve">. Yet this is only true, due to the use of the </w:t>
        </w:r>
      </w:ins>
      <w:ins w:id="1802" w:author="André Oliveira" w:date="2020-09-11T20:35:00Z">
        <w:r w:rsidR="00A6668A">
          <w:rPr>
            <w:lang w:val="en-US"/>
          </w:rPr>
          <w:t>Google C</w:t>
        </w:r>
      </w:ins>
      <w:ins w:id="1803" w:author="André Oliveira" w:date="2020-09-11T20:33:00Z">
        <w:r w:rsidR="00A6668A">
          <w:rPr>
            <w:lang w:val="en-US"/>
          </w:rPr>
          <w:t xml:space="preserve">loud services, that </w:t>
        </w:r>
      </w:ins>
      <w:ins w:id="1804" w:author="André Oliveira" w:date="2020-09-11T20:34:00Z">
        <w:r w:rsidR="00A6668A">
          <w:rPr>
            <w:lang w:val="en-US"/>
          </w:rPr>
          <w:t>handle</w:t>
        </w:r>
      </w:ins>
      <w:ins w:id="1805" w:author="André Oliveira" w:date="2020-09-11T20:35:00Z">
        <w:r w:rsidR="00A6668A">
          <w:rPr>
            <w:lang w:val="en-US"/>
          </w:rPr>
          <w:t>s</w:t>
        </w:r>
      </w:ins>
      <w:ins w:id="1806" w:author="André Oliveira" w:date="2020-09-11T20:34:00Z">
        <w:r w:rsidR="00A6668A">
          <w:rPr>
            <w:lang w:val="en-US"/>
          </w:rPr>
          <w:t xml:space="preserve"> the load balancing automatically. </w:t>
        </w:r>
      </w:ins>
      <w:ins w:id="1807" w:author="André Oliveira" w:date="2020-09-11T20:35:00Z">
        <w:r w:rsidR="00A6668A">
          <w:rPr>
            <w:lang w:val="en-US"/>
          </w:rPr>
          <w:t xml:space="preserve">This is not </w:t>
        </w:r>
      </w:ins>
      <w:ins w:id="1808" w:author="André Oliveira" w:date="2020-09-11T20:36:00Z">
        <w:r w:rsidR="00A6668A">
          <w:rPr>
            <w:lang w:val="en-US"/>
          </w:rPr>
          <w:t>viable</w:t>
        </w:r>
      </w:ins>
      <w:ins w:id="1809" w:author="André Oliveira" w:date="2020-09-11T20:37:00Z">
        <w:r w:rsidR="00A6668A">
          <w:rPr>
            <w:lang w:val="en-US"/>
          </w:rPr>
          <w:t xml:space="preserve"> solution</w:t>
        </w:r>
      </w:ins>
      <w:ins w:id="1810" w:author="André Oliveira" w:date="2020-09-11T20:36:00Z">
        <w:r w:rsidR="00A6668A">
          <w:rPr>
            <w:lang w:val="en-US"/>
          </w:rPr>
          <w:t xml:space="preserve"> if this platform is to be implemented in ISEL, due to the monetary costs that come </w:t>
        </w:r>
      </w:ins>
      <w:ins w:id="1811" w:author="André Oliveira" w:date="2020-09-11T20:37:00Z">
        <w:r w:rsidR="00A6668A">
          <w:rPr>
            <w:lang w:val="en-US"/>
          </w:rPr>
          <w:t xml:space="preserve">with the service. </w:t>
        </w:r>
      </w:ins>
      <w:ins w:id="1812" w:author="André Oliveira" w:date="2020-09-11T20:36:00Z">
        <w:r w:rsidR="00A6668A">
          <w:rPr>
            <w:lang w:val="en-US"/>
          </w:rPr>
          <w:t xml:space="preserve"> </w:t>
        </w:r>
      </w:ins>
      <w:ins w:id="1813" w:author="André Oliveira" w:date="2020-09-11T20:39:00Z">
        <w:r w:rsidR="00A6668A">
          <w:rPr>
            <w:lang w:val="en-US"/>
          </w:rPr>
          <w:t>One</w:t>
        </w:r>
      </w:ins>
      <w:ins w:id="1814" w:author="André Oliveira" w:date="2020-09-11T20:38:00Z">
        <w:r w:rsidR="00A6668A">
          <w:rPr>
            <w:lang w:val="en-US"/>
          </w:rPr>
          <w:t xml:space="preserve"> alternative solution could be to implement a new service that would handle the </w:t>
        </w:r>
      </w:ins>
      <w:ins w:id="1815" w:author="André Oliveira" w:date="2020-09-11T20:39:00Z">
        <w:r w:rsidR="00A6668A">
          <w:rPr>
            <w:lang w:val="en-US"/>
          </w:rPr>
          <w:t xml:space="preserve">requests, </w:t>
        </w:r>
      </w:ins>
      <w:ins w:id="1816" w:author="André Oliveira" w:date="2020-09-11T20:41:00Z">
        <w:r w:rsidR="00A6668A">
          <w:rPr>
            <w:lang w:val="en-US"/>
          </w:rPr>
          <w:t xml:space="preserve">storing and </w:t>
        </w:r>
      </w:ins>
      <w:ins w:id="1817" w:author="André Oliveira" w:date="2020-09-11T20:40:00Z">
        <w:r w:rsidR="00A6668A">
          <w:rPr>
            <w:lang w:val="en-US"/>
          </w:rPr>
          <w:t>manag</w:t>
        </w:r>
      </w:ins>
      <w:ins w:id="1818" w:author="André Oliveira" w:date="2020-09-11T20:41:00Z">
        <w:r w:rsidR="00A6668A">
          <w:rPr>
            <w:lang w:val="en-US"/>
          </w:rPr>
          <w:t xml:space="preserve">ing </w:t>
        </w:r>
      </w:ins>
      <w:ins w:id="1819" w:author="André Oliveira" w:date="2020-09-11T20:44:00Z">
        <w:r w:rsidR="00645447">
          <w:rPr>
            <w:lang w:val="en-US"/>
          </w:rPr>
          <w:t xml:space="preserve">them </w:t>
        </w:r>
      </w:ins>
      <w:ins w:id="1820" w:author="André Oliveira" w:date="2020-09-11T20:41:00Z">
        <w:r w:rsidR="00A6668A">
          <w:rPr>
            <w:lang w:val="en-US"/>
          </w:rPr>
          <w:t>i</w:t>
        </w:r>
      </w:ins>
      <w:ins w:id="1821" w:author="André Oliveira" w:date="2020-09-11T20:40:00Z">
        <w:r w:rsidR="00A6668A">
          <w:rPr>
            <w:lang w:val="en-US"/>
          </w:rPr>
          <w:t>n</w:t>
        </w:r>
      </w:ins>
      <w:ins w:id="1822" w:author="André Oliveira" w:date="2020-09-11T20:39:00Z">
        <w:r w:rsidR="00A6668A">
          <w:rPr>
            <w:lang w:val="en-US"/>
          </w:rPr>
          <w:t xml:space="preserve"> a queue</w:t>
        </w:r>
      </w:ins>
      <w:ins w:id="1823" w:author="André Oliveira" w:date="2020-09-11T20:42:00Z">
        <w:r w:rsidR="00A6668A">
          <w:rPr>
            <w:lang w:val="en-US"/>
          </w:rPr>
          <w:t xml:space="preserve"> data structure</w:t>
        </w:r>
      </w:ins>
      <w:ins w:id="1824" w:author="André Oliveira" w:date="2020-09-11T20:44:00Z">
        <w:r w:rsidR="00645447">
          <w:rPr>
            <w:lang w:val="en-US"/>
          </w:rPr>
          <w:t>,</w:t>
        </w:r>
      </w:ins>
      <w:ins w:id="1825" w:author="André Oliveira" w:date="2020-09-11T20:41:00Z">
        <w:r w:rsidR="00A6668A">
          <w:rPr>
            <w:lang w:val="en-US"/>
          </w:rPr>
          <w:t xml:space="preserve"> </w:t>
        </w:r>
      </w:ins>
      <w:ins w:id="1826" w:author="André Oliveira" w:date="2020-09-11T21:03:00Z">
        <w:r w:rsidR="00EB586C">
          <w:rPr>
            <w:lang w:val="en-US"/>
          </w:rPr>
          <w:t>and that</w:t>
        </w:r>
      </w:ins>
      <w:ins w:id="1827" w:author="André Oliveira" w:date="2020-09-11T20:44:00Z">
        <w:r w:rsidR="00645447">
          <w:rPr>
            <w:lang w:val="en-US"/>
          </w:rPr>
          <w:t xml:space="preserve"> ultimately would serve</w:t>
        </w:r>
      </w:ins>
      <w:ins w:id="1828" w:author="André Oliveira" w:date="2020-09-11T20:40:00Z">
        <w:r w:rsidR="00A6668A">
          <w:rPr>
            <w:lang w:val="en-US"/>
          </w:rPr>
          <w:t xml:space="preserve"> a</w:t>
        </w:r>
      </w:ins>
      <w:ins w:id="1829" w:author="André Oliveira" w:date="2020-09-11T20:44:00Z">
        <w:r w:rsidR="00645447">
          <w:rPr>
            <w:lang w:val="en-US"/>
          </w:rPr>
          <w:t>s</w:t>
        </w:r>
      </w:ins>
      <w:ins w:id="1830" w:author="André Oliveira" w:date="2020-09-11T20:40:00Z">
        <w:r w:rsidR="00A6668A">
          <w:rPr>
            <w:lang w:val="en-US"/>
          </w:rPr>
          <w:t xml:space="preserve"> reverse proxy</w:t>
        </w:r>
      </w:ins>
      <w:ins w:id="1831" w:author="André Oliveira" w:date="2020-09-11T20:42:00Z">
        <w:r w:rsidR="00A6668A">
          <w:rPr>
            <w:lang w:val="en-US"/>
          </w:rPr>
          <w:t>.</w:t>
        </w:r>
      </w:ins>
      <w:r w:rsidR="009B6BEC" w:rsidRPr="00A6668A">
        <w:rPr>
          <w:lang w:val="en-GB"/>
        </w:rPr>
        <w:br w:type="page"/>
      </w:r>
    </w:p>
    <w:p w14:paraId="50AD598D" w14:textId="77777777" w:rsidR="00257874" w:rsidRDefault="009B6BEC">
      <w:pPr>
        <w:spacing w:after="200"/>
        <w:jc w:val="left"/>
        <w:rPr>
          <w:lang w:val="en-US"/>
        </w:rPr>
      </w:pPr>
      <w:r w:rsidRPr="009B6BEC">
        <w:rPr>
          <w:lang w:val="en-GB"/>
          <w:rPrChange w:id="1832" w:author="joao eduardo santos" w:date="2020-09-09T18:37:00Z">
            <w:rPr/>
          </w:rPrChange>
        </w:rPr>
        <w:lastRenderedPageBreak/>
        <w:br w:type="page"/>
      </w:r>
    </w:p>
    <w:p w14:paraId="25515861" w14:textId="77777777" w:rsidR="00257874" w:rsidRDefault="002D0913">
      <w:pPr>
        <w:pStyle w:val="Ttulo1"/>
        <w:numPr>
          <w:ilvl w:val="0"/>
          <w:numId w:val="5"/>
        </w:numPr>
      </w:pPr>
      <w:bookmarkStart w:id="1833" w:name="_Toc50751270"/>
      <w:r>
        <w:lastRenderedPageBreak/>
        <w:t>Lexicon</w:t>
      </w:r>
      <w:bookmarkEnd w:id="1833"/>
    </w:p>
    <w:p w14:paraId="3CB85921" w14:textId="77777777" w:rsidR="00257874" w:rsidRDefault="002D0913">
      <w:pPr>
        <w:rPr>
          <w:ins w:id="1834" w:author="André Oliveira" w:date="2020-09-03T20:36:00Z"/>
          <w:lang w:val="en-US"/>
        </w:rPr>
      </w:pPr>
      <w:r>
        <w:rPr>
          <w:lang w:val="en-US"/>
        </w:rPr>
        <w:t>API – Application Program Interface</w:t>
      </w:r>
    </w:p>
    <w:p w14:paraId="0740234E" w14:textId="77777777" w:rsidR="00257874" w:rsidRDefault="002D0913">
      <w:pPr>
        <w:rPr>
          <w:lang w:val="en-US"/>
        </w:rPr>
      </w:pPr>
      <w:ins w:id="1835" w:author="André Oliveira" w:date="2020-09-03T20:36:00Z">
        <w:r>
          <w:rPr>
            <w:lang w:val="en-US"/>
          </w:rPr>
          <w:t>CaaS – Container-</w:t>
        </w:r>
      </w:ins>
      <w:ins w:id="1836" w:author="André Oliveira" w:date="2020-09-03T20:37:00Z">
        <w:r>
          <w:rPr>
            <w:lang w:val="en-US"/>
          </w:rPr>
          <w:t>as-a-Service</w:t>
        </w:r>
      </w:ins>
    </w:p>
    <w:p w14:paraId="4297126B" w14:textId="77777777" w:rsidR="00257874" w:rsidRDefault="002D0913">
      <w:pPr>
        <w:rPr>
          <w:lang w:val="en-US"/>
        </w:rPr>
      </w:pPr>
      <w:r>
        <w:rPr>
          <w:lang w:val="en-US"/>
        </w:rPr>
        <w:t>CLR – Common Language Runtime</w:t>
      </w:r>
    </w:p>
    <w:p w14:paraId="38AA7DB8" w14:textId="77777777" w:rsidR="00257874" w:rsidRDefault="002D0913">
      <w:pPr>
        <w:rPr>
          <w:lang w:val="en-US"/>
        </w:rPr>
      </w:pPr>
      <w:r>
        <w:t>DB – Database</w:t>
      </w:r>
    </w:p>
    <w:p w14:paraId="7FA5D66E" w14:textId="77777777" w:rsidR="00257874" w:rsidRPr="002D0913" w:rsidRDefault="002D0913">
      <w:pPr>
        <w:rPr>
          <w:rPrChange w:id="1837" w:author="joao eduardo santos" w:date="2020-09-09T18:37:00Z">
            <w:rPr>
              <w:lang w:val="en-US"/>
            </w:rPr>
          </w:rPrChange>
        </w:rPr>
      </w:pPr>
      <w:r>
        <w:t>ISEL – Instituto Superior de Engenharia de Lisboa</w:t>
      </w:r>
    </w:p>
    <w:p w14:paraId="18202AF5" w14:textId="77777777" w:rsidR="00257874" w:rsidRDefault="002D0913">
      <w:pPr>
        <w:rPr>
          <w:lang w:val="en-US"/>
        </w:rPr>
      </w:pPr>
      <w:r>
        <w:rPr>
          <w:lang w:val="en-US"/>
        </w:rPr>
        <w:t>IT – Information Technology</w:t>
      </w:r>
    </w:p>
    <w:p w14:paraId="251CA92F" w14:textId="77777777" w:rsidR="00257874" w:rsidRDefault="002D0913">
      <w:pPr>
        <w:rPr>
          <w:lang w:val="en-US"/>
        </w:rPr>
      </w:pPr>
      <w:r>
        <w:rPr>
          <w:lang w:val="en-US"/>
        </w:rPr>
        <w:t>HTML – Hypertext Markup Language</w:t>
      </w:r>
    </w:p>
    <w:p w14:paraId="5793420B" w14:textId="77777777" w:rsidR="00257874" w:rsidRDefault="002D0913">
      <w:pPr>
        <w:rPr>
          <w:lang w:val="en-US"/>
        </w:rPr>
      </w:pPr>
      <w:r>
        <w:rPr>
          <w:lang w:val="en-US"/>
        </w:rPr>
        <w:t>HTTP – Hypertext Transfer Protocol</w:t>
      </w:r>
    </w:p>
    <w:p w14:paraId="47599542" w14:textId="77777777" w:rsidR="00257874" w:rsidRDefault="002D0913">
      <w:pPr>
        <w:rPr>
          <w:lang w:val="en-US"/>
        </w:rPr>
      </w:pPr>
      <w:r>
        <w:rPr>
          <w:lang w:val="en-US"/>
        </w:rPr>
        <w:t>JDK – Java Development Kit</w:t>
      </w:r>
    </w:p>
    <w:p w14:paraId="52BFE914" w14:textId="77777777" w:rsidR="00257874" w:rsidRDefault="002D0913">
      <w:pPr>
        <w:rPr>
          <w:lang w:val="en-US"/>
        </w:rPr>
      </w:pPr>
      <w:r>
        <w:rPr>
          <w:lang w:val="en-US"/>
        </w:rPr>
        <w:t>JSX – JavaScript XML</w:t>
      </w:r>
    </w:p>
    <w:p w14:paraId="275D97E2" w14:textId="77777777" w:rsidR="00257874" w:rsidRDefault="002D0913">
      <w:pPr>
        <w:rPr>
          <w:ins w:id="1838" w:author="aoliveira" w:date="2020-09-10T18:25:00Z"/>
          <w:lang w:val="en-US"/>
        </w:rPr>
      </w:pPr>
      <w:r>
        <w:rPr>
          <w:lang w:val="en-US"/>
        </w:rPr>
        <w:t>JVM – Java Virtual Machine</w:t>
      </w:r>
    </w:p>
    <w:p w14:paraId="4C9876FE" w14:textId="77777777" w:rsidR="009828C0" w:rsidRDefault="009828C0">
      <w:pPr>
        <w:rPr>
          <w:ins w:id="1839" w:author="André Oliveira" w:date="2020-09-03T20:37:00Z"/>
          <w:lang w:val="en-US"/>
        </w:rPr>
      </w:pPr>
      <w:ins w:id="1840" w:author="aoliveira" w:date="2020-09-10T18:26:00Z">
        <w:r>
          <w:rPr>
            <w:rFonts w:cstheme="minorHAnsi"/>
            <w:lang w:val="en-US"/>
          </w:rPr>
          <w:t xml:space="preserve">OSS - </w:t>
        </w:r>
      </w:ins>
      <w:ins w:id="1841" w:author="aoliveira" w:date="2020-09-10T18:25:00Z">
        <w:r>
          <w:rPr>
            <w:rFonts w:cstheme="minorHAnsi"/>
            <w:lang w:val="en-US"/>
          </w:rPr>
          <w:t xml:space="preserve">Open Source </w:t>
        </w:r>
      </w:ins>
      <w:ins w:id="1842" w:author="aoliveira" w:date="2020-09-10T18:26:00Z">
        <w:r>
          <w:rPr>
            <w:rFonts w:cstheme="minorHAnsi"/>
            <w:lang w:val="en-US"/>
          </w:rPr>
          <w:t>S</w:t>
        </w:r>
      </w:ins>
      <w:ins w:id="1843" w:author="aoliveira" w:date="2020-09-10T18:25:00Z">
        <w:r>
          <w:rPr>
            <w:rFonts w:cstheme="minorHAnsi"/>
            <w:lang w:val="en-US"/>
          </w:rPr>
          <w:t>oftware</w:t>
        </w:r>
      </w:ins>
    </w:p>
    <w:p w14:paraId="1019C977" w14:textId="77777777" w:rsidR="00257874" w:rsidRDefault="002D0913">
      <w:pPr>
        <w:rPr>
          <w:lang w:val="en-US"/>
        </w:rPr>
      </w:pPr>
      <w:ins w:id="1844" w:author="André Oliveira" w:date="2020-09-03T20:37:00Z">
        <w:r>
          <w:rPr>
            <w:lang w:val="en-US"/>
          </w:rPr>
          <w:t xml:space="preserve">PaaS </w:t>
        </w:r>
      </w:ins>
      <w:ins w:id="1845" w:author="André Oliveira" w:date="2020-09-03T20:38:00Z">
        <w:r>
          <w:rPr>
            <w:lang w:val="en-US"/>
          </w:rPr>
          <w:t>–</w:t>
        </w:r>
      </w:ins>
      <w:ins w:id="1846" w:author="André Oliveira" w:date="2020-09-03T20:37:00Z">
        <w:r>
          <w:rPr>
            <w:lang w:val="en-US"/>
          </w:rPr>
          <w:t xml:space="preserve"> </w:t>
        </w:r>
      </w:ins>
      <w:ins w:id="1847" w:author="André Oliveira" w:date="2020-09-03T20:38:00Z">
        <w:r>
          <w:rPr>
            <w:lang w:val="en-US"/>
          </w:rPr>
          <w:t>Platform-as-a-Service</w:t>
        </w:r>
      </w:ins>
    </w:p>
    <w:p w14:paraId="48528FE1" w14:textId="77777777" w:rsidR="00257874" w:rsidRDefault="002D0913">
      <w:pPr>
        <w:rPr>
          <w:lang w:val="en-US"/>
        </w:rPr>
      </w:pPr>
      <w:r>
        <w:rPr>
          <w:lang w:val="en-US"/>
        </w:rPr>
        <w:t>REST – Representational State Transfer</w:t>
      </w:r>
    </w:p>
    <w:p w14:paraId="226686AD" w14:textId="77777777" w:rsidR="00257874" w:rsidRDefault="002D0913">
      <w:pPr>
        <w:rPr>
          <w:lang w:val="en-US"/>
        </w:rPr>
      </w:pPr>
      <w:r>
        <w:rPr>
          <w:lang w:val="en-US"/>
        </w:rPr>
        <w:t>SPA – Single Page Application</w:t>
      </w:r>
    </w:p>
    <w:p w14:paraId="52496FD1" w14:textId="77777777" w:rsidR="00257874" w:rsidRDefault="002D0913">
      <w:pPr>
        <w:rPr>
          <w:lang w:val="en-US"/>
        </w:rPr>
      </w:pPr>
      <w:r>
        <w:rPr>
          <w:lang w:val="en-US"/>
        </w:rPr>
        <w:t>UI – User Interface</w:t>
      </w:r>
    </w:p>
    <w:p w14:paraId="66537E03" w14:textId="77777777" w:rsidR="00257874" w:rsidRDefault="009B6BEC">
      <w:pPr>
        <w:spacing w:after="200"/>
        <w:jc w:val="left"/>
        <w:rPr>
          <w:lang w:val="en-US"/>
        </w:rPr>
      </w:pPr>
      <w:r w:rsidRPr="009B6BEC">
        <w:rPr>
          <w:lang w:val="en-GB"/>
          <w:rPrChange w:id="1848" w:author="joao eduardo santos" w:date="2020-09-09T18:37:00Z">
            <w:rPr/>
          </w:rPrChange>
        </w:rPr>
        <w:br w:type="page"/>
      </w:r>
    </w:p>
    <w:p w14:paraId="2C16382B" w14:textId="77777777" w:rsidR="00257874" w:rsidRDefault="00257874">
      <w:pPr>
        <w:spacing w:after="200"/>
        <w:jc w:val="left"/>
        <w:rPr>
          <w:lang w:val="en-US"/>
        </w:rPr>
        <w:sectPr w:rsidR="00257874">
          <w:headerReference w:type="default" r:id="rId33"/>
          <w:footerReference w:type="default" r:id="rId34"/>
          <w:footerReference w:type="first" r:id="rId35"/>
          <w:pgSz w:w="11906" w:h="16838"/>
          <w:pgMar w:top="1701" w:right="993" w:bottom="1418" w:left="993" w:header="709" w:footer="709" w:gutter="0"/>
          <w:cols w:space="720"/>
          <w:formProt w:val="0"/>
          <w:titlePg/>
          <w:docGrid w:linePitch="360"/>
        </w:sectPr>
      </w:pPr>
    </w:p>
    <w:bookmarkStart w:id="1849" w:name="_Toc50751271" w:displacedByCustomXml="next"/>
    <w:sdt>
      <w:sdtPr>
        <w:rPr>
          <w:rFonts w:asciiTheme="minorHAnsi" w:eastAsiaTheme="minorEastAsia" w:hAnsiTheme="minorHAnsi" w:cstheme="minorBidi"/>
          <w:b w:val="0"/>
          <w:bCs w:val="0"/>
          <w:color w:val="auto"/>
          <w:sz w:val="24"/>
          <w:szCs w:val="24"/>
          <w:lang w:val="pt-PT"/>
        </w:rPr>
        <w:id w:val="836715462"/>
        <w:docPartObj>
          <w:docPartGallery w:val="Bibliographies"/>
          <w:docPartUnique/>
        </w:docPartObj>
      </w:sdtPr>
      <w:sdtContent>
        <w:p w14:paraId="6B75A5DB" w14:textId="77777777" w:rsidR="00257874" w:rsidRDefault="002D0913">
          <w:pPr>
            <w:pStyle w:val="Ttulo1"/>
            <w:numPr>
              <w:ilvl w:val="0"/>
              <w:numId w:val="5"/>
            </w:numPr>
          </w:pPr>
          <w:r>
            <w:t>References</w:t>
          </w:r>
          <w:bookmarkEnd w:id="1849"/>
        </w:p>
        <w:p w14:paraId="1B68B367" w14:textId="77777777" w:rsidR="00257874" w:rsidRDefault="009B6BEC">
          <w:pPr>
            <w:rPr>
              <w:sz w:val="22"/>
              <w:szCs w:val="22"/>
              <w:lang w:val="en-US"/>
            </w:rPr>
          </w:pPr>
          <w:r>
            <w:fldChar w:fldCharType="begin"/>
          </w:r>
          <w:r w:rsidR="002D0913">
            <w:rPr>
              <w:sz w:val="22"/>
              <w:szCs w:val="22"/>
              <w:lang w:val="en-US"/>
            </w:rPr>
            <w:instrText>BIBLIOGRAPHY</w:instrText>
          </w:r>
          <w:r>
            <w:rPr>
              <w:sz w:val="22"/>
              <w:szCs w:val="22"/>
              <w:lang w:val="en-US"/>
            </w:rPr>
            <w:fldChar w:fldCharType="separate"/>
          </w:r>
        </w:p>
      </w:sdtContent>
    </w:sdt>
    <w:tbl>
      <w:tblPr>
        <w:tblW w:w="5000" w:type="pct"/>
        <w:tblCellMar>
          <w:top w:w="15" w:type="dxa"/>
          <w:left w:w="15" w:type="dxa"/>
          <w:bottom w:w="15" w:type="dxa"/>
          <w:right w:w="15" w:type="dxa"/>
        </w:tblCellMar>
        <w:tblLook w:val="04A0" w:firstRow="1" w:lastRow="0" w:firstColumn="1" w:lastColumn="0" w:noHBand="0" w:noVBand="1"/>
      </w:tblPr>
      <w:tblGrid>
        <w:gridCol w:w="463"/>
        <w:gridCol w:w="9487"/>
      </w:tblGrid>
      <w:tr w:rsidR="00257874" w:rsidRPr="002D266C" w14:paraId="1A8AFBA0" w14:textId="77777777">
        <w:trPr>
          <w:ins w:id="1850" w:author="André Oliveira" w:date="2020-08-28T14:54:00Z"/>
        </w:trPr>
        <w:tc>
          <w:tcPr>
            <w:tcW w:w="462" w:type="dxa"/>
          </w:tcPr>
          <w:p w14:paraId="1AB73F2D" w14:textId="77777777" w:rsidR="00257874" w:rsidRDefault="002D0913">
            <w:pPr>
              <w:pStyle w:val="Bibliografia"/>
              <w:rPr>
                <w:lang w:val="en-US"/>
              </w:rPr>
            </w:pPr>
            <w:ins w:id="1851" w:author="André Oliveira" w:date="2020-08-28T14:54:00Z">
              <w:r>
                <w:rPr>
                  <w:lang w:val="en-US"/>
                </w:rPr>
                <w:t xml:space="preserve">[1] </w:t>
              </w:r>
            </w:ins>
          </w:p>
        </w:tc>
        <w:tc>
          <w:tcPr>
            <w:tcW w:w="9457" w:type="dxa"/>
          </w:tcPr>
          <w:p w14:paraId="02FF6324" w14:textId="77777777" w:rsidR="00257874" w:rsidRDefault="002D0913">
            <w:pPr>
              <w:pStyle w:val="Bibliografia"/>
              <w:rPr>
                <w:lang w:val="en-US"/>
              </w:rPr>
            </w:pPr>
            <w:ins w:id="1852" w:author="André Oliveira" w:date="2020-08-28T14:54:00Z">
              <w:r>
                <w:rPr>
                  <w:lang w:val="en-US"/>
                </w:rPr>
                <w:t xml:space="preserve">S. S. Matthias Muller-Hannemann, Algorithm Engineering: Bridging the Gap Between Algorithm Theory and Practice, Springer; 2010 edition, 2010. </w:t>
              </w:r>
            </w:ins>
          </w:p>
        </w:tc>
      </w:tr>
      <w:tr w:rsidR="00257874" w:rsidRPr="002D266C" w14:paraId="0F3C9BBD" w14:textId="77777777">
        <w:trPr>
          <w:ins w:id="1853" w:author="André Oliveira" w:date="2020-08-28T14:54:00Z"/>
        </w:trPr>
        <w:tc>
          <w:tcPr>
            <w:tcW w:w="462" w:type="dxa"/>
          </w:tcPr>
          <w:p w14:paraId="60E3EEA9" w14:textId="77777777" w:rsidR="00257874" w:rsidRDefault="002D0913">
            <w:pPr>
              <w:pStyle w:val="Bibliografia"/>
              <w:rPr>
                <w:lang w:val="en-US"/>
              </w:rPr>
            </w:pPr>
            <w:ins w:id="1854" w:author="André Oliveira" w:date="2020-08-28T14:54:00Z">
              <w:r>
                <w:rPr>
                  <w:lang w:val="en-US"/>
                </w:rPr>
                <w:t xml:space="preserve">[2] </w:t>
              </w:r>
            </w:ins>
          </w:p>
        </w:tc>
        <w:tc>
          <w:tcPr>
            <w:tcW w:w="9457" w:type="dxa"/>
          </w:tcPr>
          <w:p w14:paraId="2347A974" w14:textId="77777777" w:rsidR="00257874" w:rsidRDefault="002D0913">
            <w:pPr>
              <w:pStyle w:val="Bibliografia"/>
              <w:rPr>
                <w:lang w:val="en-US"/>
              </w:rPr>
            </w:pPr>
            <w:ins w:id="1855" w:author="André Oliveira" w:date="2020-08-28T14:54:00Z">
              <w:r>
                <w:rPr>
                  <w:lang w:val="en-US"/>
                </w:rPr>
                <w:t xml:space="preserve">K. Wiegers, Software Requirements (Developer Best Practices), Microsoft Press, 2013. </w:t>
              </w:r>
            </w:ins>
          </w:p>
        </w:tc>
      </w:tr>
      <w:tr w:rsidR="00257874" w14:paraId="0C238A50" w14:textId="77777777">
        <w:trPr>
          <w:ins w:id="1856" w:author="André Oliveira" w:date="2020-08-28T14:54:00Z"/>
        </w:trPr>
        <w:tc>
          <w:tcPr>
            <w:tcW w:w="462" w:type="dxa"/>
          </w:tcPr>
          <w:p w14:paraId="232F57E9" w14:textId="77777777" w:rsidR="00257874" w:rsidRDefault="002D0913">
            <w:pPr>
              <w:pStyle w:val="Bibliografia"/>
              <w:rPr>
                <w:lang w:val="en-US"/>
              </w:rPr>
            </w:pPr>
            <w:ins w:id="1857" w:author="André Oliveira" w:date="2020-08-28T14:54:00Z">
              <w:r>
                <w:rPr>
                  <w:lang w:val="en-US"/>
                </w:rPr>
                <w:t xml:space="preserve">[3] </w:t>
              </w:r>
            </w:ins>
          </w:p>
        </w:tc>
        <w:tc>
          <w:tcPr>
            <w:tcW w:w="9457" w:type="dxa"/>
          </w:tcPr>
          <w:p w14:paraId="6A4C4C99" w14:textId="77777777" w:rsidR="00257874" w:rsidRDefault="002D0913">
            <w:pPr>
              <w:pStyle w:val="Bibliografia"/>
              <w:rPr>
                <w:lang w:val="en-US"/>
              </w:rPr>
            </w:pPr>
            <w:ins w:id="1858" w:author="André Oliveira" w:date="2020-08-28T14:54:00Z">
              <w:r>
                <w:rPr>
                  <w:lang w:val="en-US"/>
                </w:rPr>
                <w:t>"AlgoExpert," [Online]. Available: https://www.algoexpert.io/product. [Accessed 25 04 2020].</w:t>
              </w:r>
            </w:ins>
          </w:p>
        </w:tc>
      </w:tr>
      <w:tr w:rsidR="00257874" w14:paraId="6A4525F1" w14:textId="77777777">
        <w:trPr>
          <w:ins w:id="1859" w:author="André Oliveira" w:date="2020-08-28T14:54:00Z"/>
        </w:trPr>
        <w:tc>
          <w:tcPr>
            <w:tcW w:w="462" w:type="dxa"/>
          </w:tcPr>
          <w:p w14:paraId="4A7DD4C9" w14:textId="77777777" w:rsidR="00257874" w:rsidRDefault="002D0913">
            <w:pPr>
              <w:pStyle w:val="Bibliografia"/>
              <w:rPr>
                <w:lang w:val="en-US"/>
              </w:rPr>
            </w:pPr>
            <w:ins w:id="1860" w:author="André Oliveira" w:date="2020-08-28T14:54:00Z">
              <w:r>
                <w:rPr>
                  <w:lang w:val="en-US"/>
                </w:rPr>
                <w:t xml:space="preserve">[4] </w:t>
              </w:r>
            </w:ins>
          </w:p>
        </w:tc>
        <w:tc>
          <w:tcPr>
            <w:tcW w:w="9457" w:type="dxa"/>
          </w:tcPr>
          <w:p w14:paraId="585905EC" w14:textId="77777777" w:rsidR="00257874" w:rsidRDefault="002D0913">
            <w:pPr>
              <w:pStyle w:val="Bibliografia"/>
              <w:rPr>
                <w:lang w:val="en-US"/>
              </w:rPr>
            </w:pPr>
            <w:ins w:id="1861" w:author="André Oliveira" w:date="2020-08-28T14:54:00Z">
              <w:r>
                <w:rPr>
                  <w:lang w:val="en-US"/>
                </w:rPr>
                <w:t>"HackerRank," [Online]. Available: https://www.hackerrank.com/. [Accessed 25 04 2020].</w:t>
              </w:r>
            </w:ins>
          </w:p>
        </w:tc>
      </w:tr>
      <w:tr w:rsidR="00257874" w14:paraId="5A3D0E08" w14:textId="77777777">
        <w:trPr>
          <w:ins w:id="1862" w:author="André Oliveira" w:date="2020-08-28T14:54:00Z"/>
        </w:trPr>
        <w:tc>
          <w:tcPr>
            <w:tcW w:w="462" w:type="dxa"/>
          </w:tcPr>
          <w:p w14:paraId="79CD8E60" w14:textId="77777777" w:rsidR="00257874" w:rsidRDefault="002D0913">
            <w:pPr>
              <w:pStyle w:val="Bibliografia"/>
              <w:rPr>
                <w:lang w:val="en-US"/>
              </w:rPr>
            </w:pPr>
            <w:ins w:id="1863" w:author="André Oliveira" w:date="2020-08-28T14:54:00Z">
              <w:r>
                <w:rPr>
                  <w:lang w:val="en-US"/>
                </w:rPr>
                <w:t xml:space="preserve">[5] </w:t>
              </w:r>
            </w:ins>
          </w:p>
        </w:tc>
        <w:tc>
          <w:tcPr>
            <w:tcW w:w="9457" w:type="dxa"/>
          </w:tcPr>
          <w:p w14:paraId="5DDBF46E" w14:textId="77777777" w:rsidR="00257874" w:rsidRDefault="002D0913">
            <w:pPr>
              <w:pStyle w:val="Bibliografia"/>
              <w:rPr>
                <w:lang w:val="en-US"/>
              </w:rPr>
            </w:pPr>
            <w:ins w:id="1864" w:author="André Oliveira" w:date="2020-08-28T14:54:00Z">
              <w:r>
                <w:rPr>
                  <w:lang w:val="en-US"/>
                </w:rPr>
                <w:t>"LeetCode," [Online]. Available: https://leetcode.com/. [Accessed 25 04 2020].</w:t>
              </w:r>
            </w:ins>
          </w:p>
        </w:tc>
      </w:tr>
      <w:tr w:rsidR="00257874" w14:paraId="36F9DB6D" w14:textId="77777777">
        <w:trPr>
          <w:ins w:id="1865" w:author="André Oliveira" w:date="2020-08-28T14:54:00Z"/>
        </w:trPr>
        <w:tc>
          <w:tcPr>
            <w:tcW w:w="462" w:type="dxa"/>
          </w:tcPr>
          <w:p w14:paraId="73501C39" w14:textId="77777777" w:rsidR="00257874" w:rsidRDefault="002D0913">
            <w:pPr>
              <w:pStyle w:val="Bibliografia"/>
              <w:rPr>
                <w:lang w:val="en-US"/>
              </w:rPr>
            </w:pPr>
            <w:ins w:id="1866" w:author="André Oliveira" w:date="2020-08-28T14:54:00Z">
              <w:r>
                <w:rPr>
                  <w:lang w:val="en-US"/>
                </w:rPr>
                <w:t xml:space="preserve">[6] </w:t>
              </w:r>
            </w:ins>
          </w:p>
        </w:tc>
        <w:tc>
          <w:tcPr>
            <w:tcW w:w="9457" w:type="dxa"/>
          </w:tcPr>
          <w:p w14:paraId="6357B64F" w14:textId="77777777" w:rsidR="00257874" w:rsidRDefault="002D0913">
            <w:pPr>
              <w:pStyle w:val="Bibliografia"/>
              <w:rPr>
                <w:lang w:val="en-US"/>
              </w:rPr>
            </w:pPr>
            <w:ins w:id="1867" w:author="André Oliveira" w:date="2020-08-28T14:54:00Z">
              <w:r>
                <w:rPr>
                  <w:lang w:val="en-US"/>
                </w:rPr>
                <w:t>"CodeWars," [Online]. Available: https://www.codewars.com/. [Accessed 25 04 2020].</w:t>
              </w:r>
            </w:ins>
          </w:p>
        </w:tc>
      </w:tr>
      <w:tr w:rsidR="00257874" w14:paraId="7D6DF72B" w14:textId="77777777">
        <w:trPr>
          <w:ins w:id="1868" w:author="André Oliveira" w:date="2020-08-28T14:54:00Z"/>
        </w:trPr>
        <w:tc>
          <w:tcPr>
            <w:tcW w:w="462" w:type="dxa"/>
          </w:tcPr>
          <w:p w14:paraId="2A63BF90" w14:textId="77777777" w:rsidR="00257874" w:rsidRDefault="002D0913">
            <w:pPr>
              <w:pStyle w:val="Bibliografia"/>
              <w:rPr>
                <w:lang w:val="en-US"/>
              </w:rPr>
            </w:pPr>
            <w:ins w:id="1869" w:author="André Oliveira" w:date="2020-08-28T14:54:00Z">
              <w:r>
                <w:rPr>
                  <w:lang w:val="en-US"/>
                </w:rPr>
                <w:t xml:space="preserve">[7] </w:t>
              </w:r>
            </w:ins>
          </w:p>
        </w:tc>
        <w:tc>
          <w:tcPr>
            <w:tcW w:w="9457" w:type="dxa"/>
          </w:tcPr>
          <w:p w14:paraId="4FB8BE6B" w14:textId="77777777" w:rsidR="00257874" w:rsidRDefault="002D0913">
            <w:pPr>
              <w:pStyle w:val="Bibliografia"/>
              <w:rPr>
                <w:lang w:val="en-US"/>
              </w:rPr>
            </w:pPr>
            <w:ins w:id="1870" w:author="André Oliveira" w:date="2020-08-28T14:54:00Z">
              <w:r>
                <w:rPr>
                  <w:lang w:val="en-US"/>
                </w:rPr>
                <w:t>"CodeChef," [Online]. Available: https://www.codechef.com/. [Accessed 25 04 2020].</w:t>
              </w:r>
            </w:ins>
          </w:p>
        </w:tc>
      </w:tr>
      <w:tr w:rsidR="00257874" w14:paraId="79AE4E3B" w14:textId="77777777">
        <w:trPr>
          <w:ins w:id="1871" w:author="André Oliveira" w:date="2020-08-28T14:54:00Z"/>
        </w:trPr>
        <w:tc>
          <w:tcPr>
            <w:tcW w:w="462" w:type="dxa"/>
          </w:tcPr>
          <w:p w14:paraId="7EB026D3" w14:textId="77777777" w:rsidR="00257874" w:rsidRDefault="002D0913">
            <w:pPr>
              <w:pStyle w:val="Bibliografia"/>
              <w:rPr>
                <w:lang w:val="en-US"/>
              </w:rPr>
            </w:pPr>
            <w:ins w:id="1872" w:author="André Oliveira" w:date="2020-08-28T14:54:00Z">
              <w:r>
                <w:rPr>
                  <w:lang w:val="en-US"/>
                </w:rPr>
                <w:t xml:space="preserve">[8] </w:t>
              </w:r>
            </w:ins>
          </w:p>
        </w:tc>
        <w:tc>
          <w:tcPr>
            <w:tcW w:w="9457" w:type="dxa"/>
          </w:tcPr>
          <w:p w14:paraId="46CE76BF" w14:textId="77777777" w:rsidR="00257874" w:rsidRDefault="002D0913">
            <w:pPr>
              <w:pStyle w:val="Bibliografia"/>
              <w:rPr>
                <w:lang w:val="en-US"/>
              </w:rPr>
            </w:pPr>
            <w:ins w:id="1873" w:author="André Oliveira" w:date="2020-08-28T14:54:00Z">
              <w:r>
                <w:rPr>
                  <w:lang w:val="en-US"/>
                </w:rPr>
                <w:t>"React – A JavaScript library for building user interfaces," [Online]. Available: https://reactjs.org. [Accessed 24 04 2020].</w:t>
              </w:r>
            </w:ins>
          </w:p>
        </w:tc>
      </w:tr>
      <w:tr w:rsidR="00257874" w:rsidRPr="002D266C" w14:paraId="7BC86724" w14:textId="77777777">
        <w:trPr>
          <w:ins w:id="1874" w:author="André Oliveira" w:date="2020-08-28T14:54:00Z"/>
        </w:trPr>
        <w:tc>
          <w:tcPr>
            <w:tcW w:w="462" w:type="dxa"/>
          </w:tcPr>
          <w:p w14:paraId="2EFC2D43" w14:textId="77777777" w:rsidR="00257874" w:rsidRDefault="002D0913">
            <w:pPr>
              <w:pStyle w:val="Bibliografia"/>
              <w:rPr>
                <w:lang w:val="en-US"/>
              </w:rPr>
            </w:pPr>
            <w:ins w:id="1875" w:author="André Oliveira" w:date="2020-08-28T14:54:00Z">
              <w:r>
                <w:rPr>
                  <w:lang w:val="en-US"/>
                </w:rPr>
                <w:t xml:space="preserve">[9] </w:t>
              </w:r>
            </w:ins>
          </w:p>
        </w:tc>
        <w:tc>
          <w:tcPr>
            <w:tcW w:w="9457" w:type="dxa"/>
          </w:tcPr>
          <w:p w14:paraId="1B6138B0" w14:textId="77777777" w:rsidR="00257874" w:rsidRDefault="002D0913">
            <w:pPr>
              <w:pStyle w:val="Bibliografia"/>
              <w:rPr>
                <w:lang w:val="en-US"/>
              </w:rPr>
            </w:pPr>
            <w:ins w:id="1876" w:author="André Oliveira" w:date="2020-08-28T14:54:00Z">
              <w:r>
                <w:rPr>
                  <w:lang w:val="en-US"/>
                </w:rPr>
                <w:t xml:space="preserve">A. Banks, Learning React: Functional Web Development with React and Redux, O'Reilly Media, 2017. </w:t>
              </w:r>
            </w:ins>
          </w:p>
        </w:tc>
      </w:tr>
      <w:tr w:rsidR="00257874" w:rsidRPr="002D266C" w14:paraId="196528FC" w14:textId="77777777">
        <w:trPr>
          <w:ins w:id="1877" w:author="André Oliveira" w:date="2020-08-28T14:54:00Z"/>
        </w:trPr>
        <w:tc>
          <w:tcPr>
            <w:tcW w:w="462" w:type="dxa"/>
          </w:tcPr>
          <w:p w14:paraId="5229BA8D" w14:textId="77777777" w:rsidR="00257874" w:rsidRDefault="002D0913">
            <w:pPr>
              <w:pStyle w:val="Bibliografia"/>
              <w:rPr>
                <w:lang w:val="en-US"/>
              </w:rPr>
            </w:pPr>
            <w:ins w:id="1878" w:author="André Oliveira" w:date="2020-08-28T14:54:00Z">
              <w:r>
                <w:rPr>
                  <w:lang w:val="en-US"/>
                </w:rPr>
                <w:t xml:space="preserve">[10] </w:t>
              </w:r>
            </w:ins>
          </w:p>
        </w:tc>
        <w:tc>
          <w:tcPr>
            <w:tcW w:w="9457" w:type="dxa"/>
          </w:tcPr>
          <w:p w14:paraId="25E69169" w14:textId="77777777" w:rsidR="00257874" w:rsidRDefault="002D0913">
            <w:pPr>
              <w:pStyle w:val="Bibliografia"/>
              <w:rPr>
                <w:lang w:val="en-US"/>
              </w:rPr>
            </w:pPr>
            <w:ins w:id="1879" w:author="André Oliveira" w:date="2020-08-28T14:54:00Z">
              <w:r>
                <w:rPr>
                  <w:lang w:val="en-US"/>
                </w:rPr>
                <w:t>"Introducing JSX – React," [Online]. Available: https://reactjs.org/docs/introducing-jsx.html. [Accessed 24 04 2020].</w:t>
              </w:r>
            </w:ins>
          </w:p>
        </w:tc>
      </w:tr>
      <w:tr w:rsidR="00257874" w14:paraId="7EBFB429" w14:textId="77777777">
        <w:trPr>
          <w:ins w:id="1880" w:author="André Oliveira" w:date="2020-08-28T14:54:00Z"/>
        </w:trPr>
        <w:tc>
          <w:tcPr>
            <w:tcW w:w="462" w:type="dxa"/>
          </w:tcPr>
          <w:p w14:paraId="58E21C18" w14:textId="77777777" w:rsidR="00257874" w:rsidRDefault="002D0913">
            <w:pPr>
              <w:pStyle w:val="Bibliografia"/>
              <w:rPr>
                <w:lang w:val="en-US"/>
              </w:rPr>
            </w:pPr>
            <w:ins w:id="1881" w:author="André Oliveira" w:date="2020-08-28T14:54:00Z">
              <w:r>
                <w:rPr>
                  <w:lang w:val="en-US"/>
                </w:rPr>
                <w:t xml:space="preserve">[11] </w:t>
              </w:r>
            </w:ins>
          </w:p>
        </w:tc>
        <w:tc>
          <w:tcPr>
            <w:tcW w:w="9457" w:type="dxa"/>
          </w:tcPr>
          <w:p w14:paraId="755CA8AC" w14:textId="77777777" w:rsidR="00257874" w:rsidRDefault="002D0913">
            <w:pPr>
              <w:pStyle w:val="Bibliografia"/>
              <w:rPr>
                <w:lang w:val="en-US"/>
              </w:rPr>
            </w:pPr>
            <w:ins w:id="1882" w:author="André Oliveira" w:date="2020-08-28T14:54:00Z">
              <w:r>
                <w:rPr>
                  <w:lang w:val="en-US"/>
                </w:rPr>
                <w:t>"Spring Framework," [Online]. Available: https://spring.io/projects/spring-framework. [Accessed 24 04 2020].</w:t>
              </w:r>
            </w:ins>
          </w:p>
        </w:tc>
      </w:tr>
      <w:tr w:rsidR="00257874" w:rsidRPr="002D266C" w14:paraId="23382706" w14:textId="77777777">
        <w:trPr>
          <w:ins w:id="1883" w:author="André Oliveira" w:date="2020-08-28T14:54:00Z"/>
        </w:trPr>
        <w:tc>
          <w:tcPr>
            <w:tcW w:w="462" w:type="dxa"/>
          </w:tcPr>
          <w:p w14:paraId="1B6F7578" w14:textId="77777777" w:rsidR="00257874" w:rsidRDefault="002D0913">
            <w:pPr>
              <w:pStyle w:val="Bibliografia"/>
              <w:rPr>
                <w:lang w:val="en-US"/>
              </w:rPr>
            </w:pPr>
            <w:ins w:id="1884" w:author="André Oliveira" w:date="2020-08-28T14:54:00Z">
              <w:r>
                <w:rPr>
                  <w:lang w:val="en-US"/>
                </w:rPr>
                <w:t xml:space="preserve">[12] </w:t>
              </w:r>
            </w:ins>
          </w:p>
        </w:tc>
        <w:tc>
          <w:tcPr>
            <w:tcW w:w="9457" w:type="dxa"/>
          </w:tcPr>
          <w:p w14:paraId="1DFA37B7" w14:textId="77777777" w:rsidR="00257874" w:rsidRDefault="002D0913">
            <w:pPr>
              <w:pStyle w:val="Bibliografia"/>
              <w:rPr>
                <w:lang w:val="en-US"/>
              </w:rPr>
            </w:pPr>
            <w:ins w:id="1885" w:author="André Oliveira" w:date="2020-08-28T14:54:00Z">
              <w:r>
                <w:rPr>
                  <w:lang w:val="en-US"/>
                </w:rPr>
                <w:t>"2. Introduction to the Spring Framework," [Online]. Available: https://docs.spring.io/spring/docs/4.3.x/spring-framework-reference/html/overview.html. [Accessed 24 04 2020].</w:t>
              </w:r>
            </w:ins>
          </w:p>
        </w:tc>
      </w:tr>
      <w:tr w:rsidR="00257874" w14:paraId="22429B08" w14:textId="77777777">
        <w:trPr>
          <w:ins w:id="1886" w:author="André Oliveira" w:date="2020-08-28T14:54:00Z"/>
        </w:trPr>
        <w:tc>
          <w:tcPr>
            <w:tcW w:w="462" w:type="dxa"/>
          </w:tcPr>
          <w:p w14:paraId="3C3DC5DB" w14:textId="77777777" w:rsidR="00257874" w:rsidRDefault="002D0913">
            <w:pPr>
              <w:pStyle w:val="Bibliografia"/>
              <w:rPr>
                <w:lang w:val="en-US"/>
              </w:rPr>
            </w:pPr>
            <w:ins w:id="1887" w:author="André Oliveira" w:date="2020-08-28T14:54:00Z">
              <w:r>
                <w:rPr>
                  <w:lang w:val="en-US"/>
                </w:rPr>
                <w:t xml:space="preserve">[13] </w:t>
              </w:r>
            </w:ins>
          </w:p>
        </w:tc>
        <w:tc>
          <w:tcPr>
            <w:tcW w:w="9457" w:type="dxa"/>
          </w:tcPr>
          <w:p w14:paraId="28DC30A3" w14:textId="77777777" w:rsidR="00257874" w:rsidRDefault="002D0913">
            <w:pPr>
              <w:pStyle w:val="Bibliografia"/>
              <w:rPr>
                <w:lang w:val="en-US"/>
              </w:rPr>
            </w:pPr>
            <w:ins w:id="1888" w:author="André Oliveira" w:date="2020-08-28T14:54:00Z">
              <w:r>
                <w:rPr>
                  <w:lang w:val="en-US"/>
                </w:rPr>
                <w:t>"Spring Boot," [Online]. Available: https://spring.io/projects/spring-boot. [Accessed 04 24 2020].</w:t>
              </w:r>
            </w:ins>
          </w:p>
        </w:tc>
      </w:tr>
      <w:tr w:rsidR="00257874" w14:paraId="578A931D" w14:textId="77777777">
        <w:trPr>
          <w:ins w:id="1889" w:author="André Oliveira" w:date="2020-08-28T14:54:00Z"/>
        </w:trPr>
        <w:tc>
          <w:tcPr>
            <w:tcW w:w="462" w:type="dxa"/>
          </w:tcPr>
          <w:p w14:paraId="7042561F" w14:textId="77777777" w:rsidR="00257874" w:rsidRDefault="002D0913">
            <w:pPr>
              <w:pStyle w:val="Bibliografia"/>
              <w:rPr>
                <w:lang w:val="en-US"/>
              </w:rPr>
            </w:pPr>
            <w:ins w:id="1890" w:author="André Oliveira" w:date="2020-08-28T14:54:00Z">
              <w:r>
                <w:rPr>
                  <w:lang w:val="en-US"/>
                </w:rPr>
                <w:t xml:space="preserve">[14] </w:t>
              </w:r>
            </w:ins>
          </w:p>
        </w:tc>
        <w:tc>
          <w:tcPr>
            <w:tcW w:w="9457" w:type="dxa"/>
          </w:tcPr>
          <w:p w14:paraId="3BEEE9C2" w14:textId="77777777" w:rsidR="00257874" w:rsidRDefault="002D0913">
            <w:pPr>
              <w:pStyle w:val="Bibliografia"/>
              <w:rPr>
                <w:lang w:val="en-US"/>
              </w:rPr>
            </w:pPr>
            <w:ins w:id="1891" w:author="André Oliveira" w:date="2020-08-28T14:54:00Z">
              <w:r>
                <w:rPr>
                  <w:lang w:val="en-US"/>
                </w:rPr>
                <w:t>"API Documentation &amp; Design Tools for Teams | Swagger | Swagger," [Online]. Available: https://swagger.io/. [Accessed 24 04 2020].</w:t>
              </w:r>
            </w:ins>
          </w:p>
        </w:tc>
      </w:tr>
      <w:tr w:rsidR="00257874" w14:paraId="2E53DF20" w14:textId="77777777">
        <w:trPr>
          <w:ins w:id="1892" w:author="André Oliveira" w:date="2020-08-28T14:54:00Z"/>
        </w:trPr>
        <w:tc>
          <w:tcPr>
            <w:tcW w:w="462" w:type="dxa"/>
          </w:tcPr>
          <w:p w14:paraId="7A3A9EFE" w14:textId="77777777" w:rsidR="00257874" w:rsidRDefault="002D0913">
            <w:pPr>
              <w:pStyle w:val="Bibliografia"/>
              <w:rPr>
                <w:lang w:val="en-US"/>
              </w:rPr>
            </w:pPr>
            <w:ins w:id="1893" w:author="André Oliveira" w:date="2020-08-28T14:54:00Z">
              <w:r>
                <w:rPr>
                  <w:lang w:val="en-US"/>
                </w:rPr>
                <w:t xml:space="preserve">[15] </w:t>
              </w:r>
            </w:ins>
          </w:p>
        </w:tc>
        <w:tc>
          <w:tcPr>
            <w:tcW w:w="9457" w:type="dxa"/>
          </w:tcPr>
          <w:p w14:paraId="35F25FD9" w14:textId="77777777" w:rsidR="00257874" w:rsidRDefault="002D0913">
            <w:pPr>
              <w:pStyle w:val="Bibliografia"/>
              <w:rPr>
                <w:lang w:val="en-US"/>
              </w:rPr>
            </w:pPr>
            <w:ins w:id="1894" w:author="André Oliveira" w:date="2020-08-28T14:54:00Z">
              <w:r>
                <w:rPr>
                  <w:lang w:val="en-US"/>
                </w:rPr>
                <w:t>"Empowering App Development for Developers | Docker," [Online]. Available: https://www.docker.com/. [Accessed 17 04 2020].</w:t>
              </w:r>
            </w:ins>
          </w:p>
        </w:tc>
      </w:tr>
      <w:tr w:rsidR="00257874" w14:paraId="66C05D10" w14:textId="77777777">
        <w:trPr>
          <w:ins w:id="1895" w:author="André Oliveira" w:date="2020-08-28T14:54:00Z"/>
        </w:trPr>
        <w:tc>
          <w:tcPr>
            <w:tcW w:w="462" w:type="dxa"/>
          </w:tcPr>
          <w:p w14:paraId="62A3998D" w14:textId="77777777" w:rsidR="00257874" w:rsidRDefault="002D0913">
            <w:pPr>
              <w:pStyle w:val="Bibliografia"/>
              <w:rPr>
                <w:lang w:val="en-US"/>
              </w:rPr>
            </w:pPr>
            <w:ins w:id="1896" w:author="André Oliveira" w:date="2020-08-28T14:54:00Z">
              <w:r>
                <w:rPr>
                  <w:lang w:val="en-US"/>
                </w:rPr>
                <w:t xml:space="preserve">[16] </w:t>
              </w:r>
            </w:ins>
          </w:p>
        </w:tc>
        <w:tc>
          <w:tcPr>
            <w:tcW w:w="9457" w:type="dxa"/>
          </w:tcPr>
          <w:p w14:paraId="3946A8A4" w14:textId="77777777" w:rsidR="00257874" w:rsidRDefault="002D0913">
            <w:pPr>
              <w:pStyle w:val="Bibliografia"/>
              <w:rPr>
                <w:lang w:val="en-US"/>
              </w:rPr>
            </w:pPr>
            <w:ins w:id="1897" w:author="André Oliveira" w:date="2020-08-28T14:54:00Z">
              <w:r>
                <w:rPr>
                  <w:lang w:val="en-US"/>
                </w:rPr>
                <w:t>"Docker Documentation | Docker Documentation," [Online]. Available: https://docs.docker.com/. [Accessed 17 04 2020].</w:t>
              </w:r>
            </w:ins>
          </w:p>
        </w:tc>
      </w:tr>
      <w:tr w:rsidR="00257874" w:rsidRPr="002D266C" w14:paraId="4EFA4CCA" w14:textId="77777777">
        <w:trPr>
          <w:ins w:id="1898" w:author="André Oliveira" w:date="2020-08-28T14:54:00Z"/>
        </w:trPr>
        <w:tc>
          <w:tcPr>
            <w:tcW w:w="462" w:type="dxa"/>
          </w:tcPr>
          <w:p w14:paraId="7CBF2592" w14:textId="77777777" w:rsidR="00257874" w:rsidRDefault="002D0913">
            <w:pPr>
              <w:pStyle w:val="Bibliografia"/>
              <w:rPr>
                <w:lang w:val="en-US"/>
              </w:rPr>
            </w:pPr>
            <w:ins w:id="1899" w:author="André Oliveira" w:date="2020-08-28T14:54:00Z">
              <w:r>
                <w:rPr>
                  <w:lang w:val="en-US"/>
                </w:rPr>
                <w:t xml:space="preserve">[17] </w:t>
              </w:r>
            </w:ins>
          </w:p>
        </w:tc>
        <w:tc>
          <w:tcPr>
            <w:tcW w:w="9457" w:type="dxa"/>
          </w:tcPr>
          <w:p w14:paraId="4C114E6B" w14:textId="77777777" w:rsidR="00257874" w:rsidRDefault="002D0913">
            <w:pPr>
              <w:pStyle w:val="Bibliografia"/>
              <w:rPr>
                <w:lang w:val="en-US"/>
              </w:rPr>
            </w:pPr>
            <w:ins w:id="1900" w:author="André Oliveira" w:date="2020-08-28T14:54:00Z">
              <w:r>
                <w:rPr>
                  <w:lang w:val="en-US"/>
                </w:rPr>
                <w:t xml:space="preserve">S. M. Jain, Linux Containers and Virtualization - A kernel perspective, Independently published, 2019. </w:t>
              </w:r>
            </w:ins>
          </w:p>
        </w:tc>
      </w:tr>
      <w:tr w:rsidR="00257874" w14:paraId="17447D93" w14:textId="77777777">
        <w:trPr>
          <w:ins w:id="1901" w:author="André Oliveira" w:date="2020-08-28T14:54:00Z"/>
        </w:trPr>
        <w:tc>
          <w:tcPr>
            <w:tcW w:w="462" w:type="dxa"/>
          </w:tcPr>
          <w:p w14:paraId="7360CD20" w14:textId="77777777" w:rsidR="00257874" w:rsidRDefault="002D0913">
            <w:pPr>
              <w:pStyle w:val="Bibliografia"/>
              <w:rPr>
                <w:lang w:val="en-US"/>
              </w:rPr>
            </w:pPr>
            <w:ins w:id="1902" w:author="André Oliveira" w:date="2020-08-28T14:54:00Z">
              <w:r>
                <w:rPr>
                  <w:lang w:val="en-US"/>
                </w:rPr>
                <w:lastRenderedPageBreak/>
                <w:t xml:space="preserve">[18] </w:t>
              </w:r>
            </w:ins>
          </w:p>
        </w:tc>
        <w:tc>
          <w:tcPr>
            <w:tcW w:w="9457" w:type="dxa"/>
          </w:tcPr>
          <w:p w14:paraId="63AA4C78" w14:textId="77777777" w:rsidR="00257874" w:rsidRDefault="002D0913">
            <w:pPr>
              <w:pStyle w:val="Bibliografia"/>
              <w:rPr>
                <w:lang w:val="en-US"/>
              </w:rPr>
            </w:pPr>
            <w:ins w:id="1903" w:author="André Oliveira" w:date="2020-08-28T14:54:00Z">
              <w:r>
                <w:rPr>
                  <w:lang w:val="en-US"/>
                </w:rPr>
                <w:t>"Docker Hub," [Online]. Available: https://hub.docker.com/. [Accessed 17 04 2020].</w:t>
              </w:r>
            </w:ins>
          </w:p>
        </w:tc>
      </w:tr>
      <w:tr w:rsidR="00257874" w:rsidRPr="002D266C" w14:paraId="0BE9EB9F" w14:textId="77777777">
        <w:trPr>
          <w:ins w:id="1904" w:author="André Oliveira" w:date="2020-08-28T14:54:00Z"/>
        </w:trPr>
        <w:tc>
          <w:tcPr>
            <w:tcW w:w="462" w:type="dxa"/>
          </w:tcPr>
          <w:p w14:paraId="39922C0C" w14:textId="77777777" w:rsidR="00257874" w:rsidRDefault="002D0913">
            <w:pPr>
              <w:pStyle w:val="Bibliografia"/>
              <w:rPr>
                <w:lang w:val="en-US"/>
              </w:rPr>
            </w:pPr>
            <w:ins w:id="1905" w:author="André Oliveira" w:date="2020-08-28T14:54:00Z">
              <w:r>
                <w:rPr>
                  <w:lang w:val="en-US"/>
                </w:rPr>
                <w:t xml:space="preserve">[19] </w:t>
              </w:r>
            </w:ins>
          </w:p>
        </w:tc>
        <w:tc>
          <w:tcPr>
            <w:tcW w:w="9457" w:type="dxa"/>
          </w:tcPr>
          <w:p w14:paraId="37B09250" w14:textId="77777777" w:rsidR="00257874" w:rsidRDefault="002D0913">
            <w:pPr>
              <w:pStyle w:val="Bibliografia"/>
              <w:rPr>
                <w:lang w:val="en-US"/>
              </w:rPr>
            </w:pPr>
            <w:ins w:id="1906" w:author="André Oliveira" w:date="2020-08-28T14:54:00Z">
              <w:r>
                <w:rPr>
                  <w:lang w:val="en-US"/>
                </w:rPr>
                <w:t>"What is REST – Learn to create timeless REST APIs," [Online]. Available: https://restfulapi.net/. [Accessed 01 05 2020].</w:t>
              </w:r>
            </w:ins>
          </w:p>
        </w:tc>
      </w:tr>
      <w:tr w:rsidR="00257874" w14:paraId="5378E51B" w14:textId="77777777">
        <w:trPr>
          <w:ins w:id="1907" w:author="André Oliveira" w:date="2020-08-28T14:54:00Z"/>
        </w:trPr>
        <w:tc>
          <w:tcPr>
            <w:tcW w:w="462" w:type="dxa"/>
          </w:tcPr>
          <w:p w14:paraId="2800DD19" w14:textId="77777777" w:rsidR="00257874" w:rsidRDefault="002D0913">
            <w:pPr>
              <w:pStyle w:val="Bibliografia"/>
              <w:rPr>
                <w:lang w:val="en-US"/>
              </w:rPr>
            </w:pPr>
            <w:ins w:id="1908" w:author="André Oliveira" w:date="2020-08-28T14:54:00Z">
              <w:r>
                <w:rPr>
                  <w:lang w:val="en-US"/>
                </w:rPr>
                <w:t xml:space="preserve">[20] </w:t>
              </w:r>
            </w:ins>
          </w:p>
        </w:tc>
        <w:tc>
          <w:tcPr>
            <w:tcW w:w="9457" w:type="dxa"/>
          </w:tcPr>
          <w:p w14:paraId="442ED39C" w14:textId="77777777" w:rsidR="00257874" w:rsidRDefault="002D0913">
            <w:pPr>
              <w:pStyle w:val="Bibliografia"/>
              <w:rPr>
                <w:lang w:val="en-US"/>
              </w:rPr>
            </w:pPr>
            <w:ins w:id="1909" w:author="André Oliveira" w:date="2020-08-28T14:54:00Z">
              <w:r>
                <w:rPr>
                  <w:lang w:val="en-US"/>
                </w:rPr>
                <w:t>"Material-UI," [Online]. Available: https://material-ui.com/. [Accessed 13 06 2020].</w:t>
              </w:r>
            </w:ins>
          </w:p>
        </w:tc>
      </w:tr>
      <w:tr w:rsidR="00257874" w14:paraId="090004E5" w14:textId="77777777">
        <w:trPr>
          <w:ins w:id="1910" w:author="André Oliveira" w:date="2020-08-28T14:54:00Z"/>
        </w:trPr>
        <w:tc>
          <w:tcPr>
            <w:tcW w:w="462" w:type="dxa"/>
          </w:tcPr>
          <w:p w14:paraId="5FFA2A0D" w14:textId="77777777" w:rsidR="00257874" w:rsidRDefault="002D0913">
            <w:pPr>
              <w:pStyle w:val="Bibliografia"/>
              <w:rPr>
                <w:lang w:val="en-US"/>
              </w:rPr>
            </w:pPr>
            <w:ins w:id="1911" w:author="André Oliveira" w:date="2020-08-28T14:54:00Z">
              <w:r>
                <w:rPr>
                  <w:lang w:val="en-US"/>
                </w:rPr>
                <w:t xml:space="preserve">[21] </w:t>
              </w:r>
            </w:ins>
          </w:p>
        </w:tc>
        <w:tc>
          <w:tcPr>
            <w:tcW w:w="9457" w:type="dxa"/>
          </w:tcPr>
          <w:p w14:paraId="1B2C2E7C" w14:textId="77777777" w:rsidR="00257874" w:rsidRDefault="002D0913">
            <w:pPr>
              <w:pStyle w:val="Bibliografia"/>
              <w:rPr>
                <w:lang w:val="en-US"/>
              </w:rPr>
            </w:pPr>
            <w:ins w:id="1912" w:author="André Oliveira" w:date="2020-08-28T14:54:00Z">
              <w:r>
                <w:rPr>
                  <w:lang w:val="en-US"/>
                </w:rPr>
                <w:t>"Material Design," [Online]. Available: https://material.io/design. [Accessed 13 06 2020].</w:t>
              </w:r>
            </w:ins>
          </w:p>
        </w:tc>
      </w:tr>
      <w:tr w:rsidR="00257874" w14:paraId="2ACE8574" w14:textId="77777777">
        <w:trPr>
          <w:ins w:id="1913" w:author="André Oliveira" w:date="2020-08-28T14:54:00Z"/>
        </w:trPr>
        <w:tc>
          <w:tcPr>
            <w:tcW w:w="462" w:type="dxa"/>
          </w:tcPr>
          <w:p w14:paraId="60C8815B" w14:textId="77777777" w:rsidR="00257874" w:rsidRDefault="002D0913">
            <w:pPr>
              <w:pStyle w:val="Bibliografia"/>
              <w:rPr>
                <w:lang w:val="en-US"/>
              </w:rPr>
            </w:pPr>
            <w:ins w:id="1914" w:author="André Oliveira" w:date="2020-08-28T14:54:00Z">
              <w:r>
                <w:rPr>
                  <w:lang w:val="en-US"/>
                </w:rPr>
                <w:t xml:space="preserve">[22] </w:t>
              </w:r>
            </w:ins>
          </w:p>
        </w:tc>
        <w:tc>
          <w:tcPr>
            <w:tcW w:w="9457" w:type="dxa"/>
          </w:tcPr>
          <w:p w14:paraId="07177ACC" w14:textId="77777777" w:rsidR="00257874" w:rsidRDefault="002D0913">
            <w:pPr>
              <w:pStyle w:val="Bibliografia"/>
              <w:rPr>
                <w:lang w:val="en-US"/>
              </w:rPr>
            </w:pPr>
            <w:ins w:id="1915" w:author="André Oliveira" w:date="2020-08-28T14:54:00Z">
              <w:r>
                <w:rPr>
                  <w:lang w:val="en-US"/>
                </w:rPr>
                <w:t>"CodeMirror," [Online]. Available: https://codemirror.net/. [Accessed 13 06 2020].</w:t>
              </w:r>
            </w:ins>
          </w:p>
        </w:tc>
      </w:tr>
      <w:tr w:rsidR="00257874" w14:paraId="6D219075" w14:textId="77777777">
        <w:trPr>
          <w:ins w:id="1916" w:author="André Oliveira" w:date="2020-08-28T14:54:00Z"/>
        </w:trPr>
        <w:tc>
          <w:tcPr>
            <w:tcW w:w="462" w:type="dxa"/>
          </w:tcPr>
          <w:p w14:paraId="4FE28676" w14:textId="77777777" w:rsidR="00257874" w:rsidRDefault="002D0913">
            <w:pPr>
              <w:pStyle w:val="Bibliografia"/>
              <w:rPr>
                <w:lang w:val="en-US"/>
              </w:rPr>
            </w:pPr>
            <w:ins w:id="1917" w:author="André Oliveira" w:date="2020-08-28T14:54:00Z">
              <w:r>
                <w:rPr>
                  <w:lang w:val="en-US"/>
                </w:rPr>
                <w:t xml:space="preserve">[23] </w:t>
              </w:r>
            </w:ins>
          </w:p>
        </w:tc>
        <w:tc>
          <w:tcPr>
            <w:tcW w:w="9457" w:type="dxa"/>
          </w:tcPr>
          <w:p w14:paraId="404D361B" w14:textId="77777777" w:rsidR="00257874" w:rsidRDefault="002D0913">
            <w:pPr>
              <w:pStyle w:val="Bibliografia"/>
              <w:rPr>
                <w:lang w:val="en-US"/>
              </w:rPr>
            </w:pPr>
            <w:ins w:id="1918" w:author="André Oliveira" w:date="2020-08-28T14:54:00Z">
              <w:r>
                <w:rPr>
                  <w:lang w:val="en-US"/>
                </w:rPr>
                <w:t>"Formik · Build forms in React, without the tears.," [Online]. Available: https://jaredpalmer.com/formik/. [Accessed 06 2020].</w:t>
              </w:r>
            </w:ins>
          </w:p>
        </w:tc>
      </w:tr>
      <w:tr w:rsidR="00257874" w14:paraId="247CF063" w14:textId="77777777">
        <w:trPr>
          <w:ins w:id="1919" w:author="André Oliveira" w:date="2020-08-28T14:54:00Z"/>
        </w:trPr>
        <w:tc>
          <w:tcPr>
            <w:tcW w:w="462" w:type="dxa"/>
          </w:tcPr>
          <w:p w14:paraId="3BAFD2DD" w14:textId="77777777" w:rsidR="00257874" w:rsidRDefault="002D0913">
            <w:pPr>
              <w:pStyle w:val="Bibliografia"/>
              <w:rPr>
                <w:lang w:val="en-US"/>
              </w:rPr>
            </w:pPr>
            <w:ins w:id="1920" w:author="André Oliveira" w:date="2020-08-28T14:54:00Z">
              <w:r>
                <w:rPr>
                  <w:lang w:val="en-US"/>
                </w:rPr>
                <w:t xml:space="preserve">[24] </w:t>
              </w:r>
            </w:ins>
          </w:p>
        </w:tc>
        <w:tc>
          <w:tcPr>
            <w:tcW w:w="9457" w:type="dxa"/>
          </w:tcPr>
          <w:p w14:paraId="63393396" w14:textId="77777777" w:rsidR="00257874" w:rsidRDefault="002D0913">
            <w:pPr>
              <w:pStyle w:val="Bibliografia"/>
              <w:rPr>
                <w:lang w:val="en-US"/>
              </w:rPr>
            </w:pPr>
            <w:ins w:id="1921" w:author="André Oliveira" w:date="2020-08-28T14:54:00Z">
              <w:r>
                <w:rPr>
                  <w:lang w:val="en-US"/>
                </w:rPr>
                <w:t>"Formik Material-UI," [Online]. Available: https://stackworx.github.io/formik-material-ui/. [Accessed 06 2020].</w:t>
              </w:r>
            </w:ins>
          </w:p>
        </w:tc>
      </w:tr>
      <w:tr w:rsidR="00257874" w14:paraId="79CAF53C" w14:textId="77777777">
        <w:trPr>
          <w:ins w:id="1922" w:author="André Oliveira" w:date="2020-08-28T14:54:00Z"/>
        </w:trPr>
        <w:tc>
          <w:tcPr>
            <w:tcW w:w="462" w:type="dxa"/>
          </w:tcPr>
          <w:p w14:paraId="681ED935" w14:textId="77777777" w:rsidR="00257874" w:rsidRDefault="002D0913">
            <w:pPr>
              <w:pStyle w:val="Bibliografia"/>
              <w:rPr>
                <w:lang w:val="en-US"/>
              </w:rPr>
            </w:pPr>
            <w:ins w:id="1923" w:author="André Oliveira" w:date="2020-08-28T14:54:00Z">
              <w:r>
                <w:rPr>
                  <w:lang w:val="en-US"/>
                </w:rPr>
                <w:t xml:space="preserve">[25] </w:t>
              </w:r>
            </w:ins>
          </w:p>
        </w:tc>
        <w:tc>
          <w:tcPr>
            <w:tcW w:w="9457" w:type="dxa"/>
          </w:tcPr>
          <w:p w14:paraId="027FBEE4" w14:textId="77777777" w:rsidR="00257874" w:rsidRDefault="002D0913">
            <w:pPr>
              <w:pStyle w:val="Bibliografia"/>
              <w:rPr>
                <w:lang w:val="en-US"/>
              </w:rPr>
            </w:pPr>
            <w:ins w:id="1924" w:author="André Oliveira" w:date="2020-08-28T14:54:00Z">
              <w:r>
                <w:rPr>
                  <w:lang w:val="en-US"/>
                </w:rPr>
                <w:t>"yup - npm," [Online]. Available: https://www.npmjs.com/package/yup. [Accessed 06 2020].</w:t>
              </w:r>
            </w:ins>
          </w:p>
        </w:tc>
      </w:tr>
      <w:tr w:rsidR="00257874" w14:paraId="7A9EC730" w14:textId="77777777">
        <w:trPr>
          <w:ins w:id="1925" w:author="André Oliveira" w:date="2020-08-28T14:54:00Z"/>
        </w:trPr>
        <w:tc>
          <w:tcPr>
            <w:tcW w:w="462" w:type="dxa"/>
          </w:tcPr>
          <w:p w14:paraId="7A2EF8C7" w14:textId="77777777" w:rsidR="00257874" w:rsidRDefault="002D0913">
            <w:pPr>
              <w:pStyle w:val="Bibliografia"/>
              <w:rPr>
                <w:lang w:val="en-US"/>
              </w:rPr>
            </w:pPr>
            <w:ins w:id="1926" w:author="André Oliveira" w:date="2020-08-28T14:54:00Z">
              <w:r>
                <w:rPr>
                  <w:lang w:val="en-US"/>
                </w:rPr>
                <w:t xml:space="preserve">[26] </w:t>
              </w:r>
            </w:ins>
          </w:p>
        </w:tc>
        <w:tc>
          <w:tcPr>
            <w:tcW w:w="9457" w:type="dxa"/>
          </w:tcPr>
          <w:p w14:paraId="770AF67B" w14:textId="77777777" w:rsidR="00257874" w:rsidRDefault="002D0913">
            <w:pPr>
              <w:pStyle w:val="Bibliografia"/>
              <w:rPr>
                <w:lang w:val="en-US"/>
              </w:rPr>
            </w:pPr>
            <w:ins w:id="1927" w:author="André Oliveira" w:date="2020-08-28T14:54:00Z">
              <w:r>
                <w:rPr>
                  <w:lang w:val="en-US"/>
                </w:rPr>
                <w:t>"Tutorial · Formik," [Online]. Available: https://jaredpalmer.com/formik/docs/tutorial#schema-validation-with-yup. [Accessed 06 2020].</w:t>
              </w:r>
            </w:ins>
          </w:p>
        </w:tc>
      </w:tr>
      <w:tr w:rsidR="00257874" w:rsidRPr="002D266C" w14:paraId="42130E63" w14:textId="77777777">
        <w:trPr>
          <w:ins w:id="1928" w:author="André Oliveira" w:date="2020-08-28T14:54:00Z"/>
        </w:trPr>
        <w:tc>
          <w:tcPr>
            <w:tcW w:w="462" w:type="dxa"/>
          </w:tcPr>
          <w:p w14:paraId="384C7C0B" w14:textId="77777777" w:rsidR="00257874" w:rsidRDefault="002D0913">
            <w:pPr>
              <w:pStyle w:val="Bibliografia"/>
              <w:rPr>
                <w:lang w:val="en-US"/>
              </w:rPr>
            </w:pPr>
            <w:ins w:id="1929" w:author="André Oliveira" w:date="2020-08-28T14:54:00Z">
              <w:r>
                <w:rPr>
                  <w:lang w:val="en-US"/>
                </w:rPr>
                <w:t xml:space="preserve">[27] </w:t>
              </w:r>
            </w:ins>
          </w:p>
        </w:tc>
        <w:tc>
          <w:tcPr>
            <w:tcW w:w="9457" w:type="dxa"/>
          </w:tcPr>
          <w:p w14:paraId="693F725B" w14:textId="77777777" w:rsidR="00257874" w:rsidRDefault="002D0913">
            <w:pPr>
              <w:pStyle w:val="Bibliografia"/>
              <w:rPr>
                <w:lang w:val="en-US"/>
              </w:rPr>
            </w:pPr>
            <w:ins w:id="1930" w:author="André Oliveira" w:date="2020-08-28T14:54:00Z">
              <w:r>
                <w:rPr>
                  <w:lang w:val="en-US"/>
                </w:rPr>
                <w:t>"OpenAPI-Specification/3.0.2.md at master · OAI/OpenAPI-Specification," [Online]. Available: https://github.com/OAI/OpenAPI-Specification/blob/master/versions/3.0.2.md. [Accessed 27 04 2020].</w:t>
              </w:r>
            </w:ins>
          </w:p>
        </w:tc>
      </w:tr>
      <w:tr w:rsidR="00257874" w14:paraId="469A88F3" w14:textId="77777777">
        <w:trPr>
          <w:ins w:id="1931" w:author="André Oliveira" w:date="2020-08-28T14:54:00Z"/>
        </w:trPr>
        <w:tc>
          <w:tcPr>
            <w:tcW w:w="462" w:type="dxa"/>
          </w:tcPr>
          <w:p w14:paraId="701BB312" w14:textId="77777777" w:rsidR="00257874" w:rsidRDefault="002D0913">
            <w:pPr>
              <w:pStyle w:val="Bibliografia"/>
              <w:rPr>
                <w:lang w:val="en-US"/>
              </w:rPr>
            </w:pPr>
            <w:ins w:id="1932" w:author="André Oliveira" w:date="2020-08-28T14:54:00Z">
              <w:r>
                <w:rPr>
                  <w:lang w:val="en-US"/>
                </w:rPr>
                <w:t xml:space="preserve">[28] </w:t>
              </w:r>
            </w:ins>
          </w:p>
        </w:tc>
        <w:tc>
          <w:tcPr>
            <w:tcW w:w="9457" w:type="dxa"/>
          </w:tcPr>
          <w:p w14:paraId="71B1A1D6" w14:textId="77777777" w:rsidR="00257874" w:rsidRDefault="002D0913">
            <w:pPr>
              <w:pStyle w:val="Bibliografia"/>
              <w:rPr>
                <w:lang w:val="en-US"/>
              </w:rPr>
            </w:pPr>
            <w:ins w:id="1933" w:author="André Oliveira" w:date="2020-08-28T14:54:00Z">
              <w:r>
                <w:rPr>
                  <w:lang w:val="en-US"/>
                </w:rPr>
                <w:t>"IS E-Learning Swagger UI," [Online]. Available: https://joaoesantos.github.io/ise_learning/apiDocumentation. [Accessed 27 04 2020].</w:t>
              </w:r>
            </w:ins>
          </w:p>
        </w:tc>
      </w:tr>
      <w:tr w:rsidR="00257874" w:rsidRPr="002D266C" w14:paraId="06C27000" w14:textId="77777777">
        <w:trPr>
          <w:ins w:id="1934" w:author="André Oliveira" w:date="2020-08-28T14:54:00Z"/>
        </w:trPr>
        <w:tc>
          <w:tcPr>
            <w:tcW w:w="462" w:type="dxa"/>
          </w:tcPr>
          <w:p w14:paraId="3184B602" w14:textId="77777777" w:rsidR="00257874" w:rsidRDefault="002D0913">
            <w:pPr>
              <w:pStyle w:val="Bibliografia"/>
              <w:rPr>
                <w:lang w:val="en-US"/>
              </w:rPr>
            </w:pPr>
            <w:ins w:id="1935" w:author="André Oliveira" w:date="2020-08-28T14:54:00Z">
              <w:r>
                <w:rPr>
                  <w:lang w:val="en-US"/>
                </w:rPr>
                <w:t xml:space="preserve">[29] </w:t>
              </w:r>
            </w:ins>
          </w:p>
        </w:tc>
        <w:tc>
          <w:tcPr>
            <w:tcW w:w="9457" w:type="dxa"/>
          </w:tcPr>
          <w:p w14:paraId="4B473B80" w14:textId="77777777" w:rsidR="00257874" w:rsidRDefault="002D0913">
            <w:pPr>
              <w:pStyle w:val="Bibliografia"/>
              <w:rPr>
                <w:lang w:val="en-US"/>
              </w:rPr>
            </w:pPr>
            <w:ins w:id="1936" w:author="André Oliveira" w:date="2020-08-28T14:54:00Z">
              <w:r>
                <w:rPr>
                  <w:lang w:val="en-US"/>
                </w:rPr>
                <w:t>"Database - Third Normal Form (3NF) - Tutorialspoint," [Online]. Available: https://www.tutorialspoint.com/sql/third-normal-form.htm. [Accessed 27 04 2020].</w:t>
              </w:r>
            </w:ins>
          </w:p>
        </w:tc>
      </w:tr>
      <w:tr w:rsidR="00257874" w:rsidRPr="002D266C" w14:paraId="12B3D482" w14:textId="77777777">
        <w:trPr>
          <w:ins w:id="1937" w:author="André Oliveira" w:date="2020-08-28T14:54:00Z"/>
        </w:trPr>
        <w:tc>
          <w:tcPr>
            <w:tcW w:w="462" w:type="dxa"/>
          </w:tcPr>
          <w:p w14:paraId="6C4F62F3" w14:textId="77777777" w:rsidR="00257874" w:rsidRDefault="002D0913">
            <w:pPr>
              <w:pStyle w:val="Bibliografia"/>
              <w:rPr>
                <w:lang w:val="en-US"/>
              </w:rPr>
            </w:pPr>
            <w:ins w:id="1938" w:author="André Oliveira" w:date="2020-08-28T14:54:00Z">
              <w:r>
                <w:rPr>
                  <w:lang w:val="en-US"/>
                </w:rPr>
                <w:t xml:space="preserve">[30] </w:t>
              </w:r>
            </w:ins>
          </w:p>
        </w:tc>
        <w:tc>
          <w:tcPr>
            <w:tcW w:w="9457" w:type="dxa"/>
          </w:tcPr>
          <w:p w14:paraId="3C93F1E6" w14:textId="77777777" w:rsidR="00257874" w:rsidRDefault="002D0913">
            <w:pPr>
              <w:pStyle w:val="Bibliografia"/>
              <w:rPr>
                <w:lang w:val="en-US"/>
              </w:rPr>
            </w:pPr>
            <w:ins w:id="1939" w:author="André Oliveira" w:date="2020-08-28T14:54:00Z">
              <w:r>
                <w:rPr>
                  <w:lang w:val="en-US"/>
                </w:rPr>
                <w:t xml:space="preserve">S. B. N. a. R. Elmasri, FUNDAMENTALS OF DATABASE SYSTEMS, Pearson Education, Inc., 2004. </w:t>
              </w:r>
            </w:ins>
          </w:p>
        </w:tc>
      </w:tr>
      <w:tr w:rsidR="00257874" w14:paraId="0F5520D0" w14:textId="77777777">
        <w:trPr>
          <w:ins w:id="1940" w:author="André Oliveira" w:date="2020-08-28T14:54:00Z"/>
        </w:trPr>
        <w:tc>
          <w:tcPr>
            <w:tcW w:w="462" w:type="dxa"/>
          </w:tcPr>
          <w:p w14:paraId="17EC2B70" w14:textId="77777777" w:rsidR="00257874" w:rsidRDefault="002D0913">
            <w:pPr>
              <w:pStyle w:val="Bibliografia"/>
              <w:rPr>
                <w:lang w:val="en-US"/>
              </w:rPr>
            </w:pPr>
            <w:ins w:id="1941" w:author="André Oliveira" w:date="2020-08-28T14:54:00Z">
              <w:r>
                <w:rPr>
                  <w:lang w:val="en-US"/>
                </w:rPr>
                <w:t xml:space="preserve">[31] </w:t>
              </w:r>
            </w:ins>
          </w:p>
        </w:tc>
        <w:tc>
          <w:tcPr>
            <w:tcW w:w="9457" w:type="dxa"/>
          </w:tcPr>
          <w:p w14:paraId="5A4B219B" w14:textId="77777777" w:rsidR="00257874" w:rsidRDefault="002D0913">
            <w:pPr>
              <w:pStyle w:val="Bibliografia"/>
              <w:rPr>
                <w:lang w:val="en-US"/>
              </w:rPr>
            </w:pPr>
            <w:ins w:id="1942" w:author="André Oliveira" w:date="2020-08-28T14:54:00Z">
              <w:r>
                <w:rPr>
                  <w:lang w:val="en-US"/>
                </w:rPr>
                <w:t>"Home · joaoesantos/ise_learning Wiki," [Online]. Available: https://github.com/joaoesantos/ise_learning/wiki. [Accessed 2020].</w:t>
              </w:r>
            </w:ins>
          </w:p>
        </w:tc>
      </w:tr>
      <w:tr w:rsidR="00257874" w:rsidRPr="002D266C" w14:paraId="33DBBBB9" w14:textId="77777777">
        <w:trPr>
          <w:ins w:id="1943" w:author="André Oliveira" w:date="2020-08-28T14:54:00Z"/>
        </w:trPr>
        <w:tc>
          <w:tcPr>
            <w:tcW w:w="462" w:type="dxa"/>
          </w:tcPr>
          <w:p w14:paraId="4FD87572" w14:textId="77777777" w:rsidR="00257874" w:rsidRDefault="002D0913">
            <w:pPr>
              <w:pStyle w:val="Bibliografia"/>
              <w:rPr>
                <w:lang w:val="en-US"/>
              </w:rPr>
            </w:pPr>
            <w:ins w:id="1944" w:author="André Oliveira" w:date="2020-08-28T14:54:00Z">
              <w:r>
                <w:rPr>
                  <w:lang w:val="en-US"/>
                </w:rPr>
                <w:t xml:space="preserve">[32] </w:t>
              </w:r>
            </w:ins>
          </w:p>
        </w:tc>
        <w:tc>
          <w:tcPr>
            <w:tcW w:w="9457" w:type="dxa"/>
          </w:tcPr>
          <w:p w14:paraId="3E1E84DC" w14:textId="77777777" w:rsidR="00257874" w:rsidRDefault="002D0913">
            <w:pPr>
              <w:pStyle w:val="Bibliografia"/>
              <w:rPr>
                <w:lang w:val="en-US"/>
              </w:rPr>
            </w:pPr>
            <w:ins w:id="1945" w:author="André Oliveira" w:date="2020-08-28T14:54:00Z">
              <w:r>
                <w:rPr>
                  <w:lang w:val="en-US"/>
                </w:rPr>
                <w:t>"Flask," [Online]. Available: www.flask.palletsprojects.com. [Accessed 28 08 2020].</w:t>
              </w:r>
            </w:ins>
          </w:p>
        </w:tc>
      </w:tr>
      <w:tr w:rsidR="00257874" w14:paraId="75BF753C" w14:textId="77777777">
        <w:trPr>
          <w:ins w:id="1946" w:author="André Oliveira" w:date="2020-08-28T14:54:00Z"/>
        </w:trPr>
        <w:tc>
          <w:tcPr>
            <w:tcW w:w="462" w:type="dxa"/>
          </w:tcPr>
          <w:p w14:paraId="0FBD6CD8" w14:textId="77777777" w:rsidR="00257874" w:rsidRDefault="002D0913">
            <w:pPr>
              <w:pStyle w:val="Bibliografia"/>
              <w:rPr>
                <w:lang w:val="en-US"/>
              </w:rPr>
            </w:pPr>
            <w:ins w:id="1947" w:author="André Oliveira" w:date="2020-08-28T14:54:00Z">
              <w:r>
                <w:rPr>
                  <w:lang w:val="en-US"/>
                </w:rPr>
                <w:t xml:space="preserve">[33] </w:t>
              </w:r>
            </w:ins>
          </w:p>
        </w:tc>
        <w:tc>
          <w:tcPr>
            <w:tcW w:w="9457" w:type="dxa"/>
          </w:tcPr>
          <w:p w14:paraId="71055CA1" w14:textId="77777777" w:rsidR="00257874" w:rsidRDefault="002D0913">
            <w:pPr>
              <w:pStyle w:val="Bibliografia"/>
              <w:rPr>
                <w:lang w:val="en-US"/>
              </w:rPr>
            </w:pPr>
            <w:ins w:id="1948" w:author="André Oliveira" w:date="2020-08-28T14:54:00Z">
              <w:r>
                <w:rPr>
                  <w:lang w:val="en-US"/>
                </w:rPr>
                <w:t>"Wikipedia," [Online]. Available: https://en.wikipedia.org/wiki/Algorithm_engineering. [Accessed 20 04 2020].</w:t>
              </w:r>
            </w:ins>
          </w:p>
        </w:tc>
      </w:tr>
      <w:tr w:rsidR="00257874" w14:paraId="5EF9E73E" w14:textId="77777777">
        <w:trPr>
          <w:ins w:id="1949" w:author="André Oliveira" w:date="2020-08-28T14:54:00Z"/>
        </w:trPr>
        <w:tc>
          <w:tcPr>
            <w:tcW w:w="462" w:type="dxa"/>
          </w:tcPr>
          <w:p w14:paraId="4D017C9A" w14:textId="77777777" w:rsidR="00257874" w:rsidRDefault="002D0913">
            <w:pPr>
              <w:pStyle w:val="Bibliografia"/>
              <w:rPr>
                <w:lang w:val="en-US"/>
              </w:rPr>
            </w:pPr>
            <w:ins w:id="1950" w:author="André Oliveira" w:date="2020-08-28T14:54:00Z">
              <w:r>
                <w:rPr>
                  <w:lang w:val="en-US"/>
                </w:rPr>
                <w:t xml:space="preserve">[34] </w:t>
              </w:r>
            </w:ins>
          </w:p>
        </w:tc>
        <w:tc>
          <w:tcPr>
            <w:tcW w:w="9457" w:type="dxa"/>
          </w:tcPr>
          <w:p w14:paraId="4D15F8E2" w14:textId="77777777" w:rsidR="00257874" w:rsidRDefault="002D0913">
            <w:pPr>
              <w:pStyle w:val="Bibliografia"/>
              <w:rPr>
                <w:lang w:val="en-US"/>
              </w:rPr>
            </w:pPr>
            <w:ins w:id="1951" w:author="André Oliveira" w:date="2020-08-28T14:54:00Z">
              <w:r>
                <w:rPr>
                  <w:lang w:val="en-US"/>
                </w:rPr>
                <w:t>"Spring Security," [Online]. Available: https://spring.io/projects/spring-security. [Accessed 24 04 2020].</w:t>
              </w:r>
            </w:ins>
          </w:p>
        </w:tc>
      </w:tr>
    </w:tbl>
    <w:p w14:paraId="34291A01" w14:textId="77777777" w:rsidR="00257874" w:rsidRDefault="00257874">
      <w:pPr>
        <w:rPr>
          <w:ins w:id="1952" w:author="André Oliveira" w:date="2020-08-28T14:54:00Z"/>
          <w:rFonts w:eastAsia="Times New Roman"/>
          <w:lang w:val="en-US"/>
        </w:rPr>
      </w:pPr>
    </w:p>
    <w:p w14:paraId="27D76218" w14:textId="77777777" w:rsidR="00257874" w:rsidRDefault="00257874">
      <w:pPr>
        <w:rPr>
          <w:sz w:val="22"/>
          <w:szCs w:val="22"/>
          <w:lang w:val="en-US"/>
        </w:rPr>
      </w:pPr>
    </w:p>
    <w:tbl>
      <w:tblPr>
        <w:tblW w:w="5000" w:type="pct"/>
        <w:tblCellMar>
          <w:top w:w="15" w:type="dxa"/>
          <w:left w:w="15" w:type="dxa"/>
          <w:bottom w:w="15" w:type="dxa"/>
          <w:right w:w="15" w:type="dxa"/>
        </w:tblCellMar>
        <w:tblLook w:val="04A0" w:firstRow="1" w:lastRow="0" w:firstColumn="1" w:lastColumn="0" w:noHBand="0" w:noVBand="1"/>
      </w:tblPr>
      <w:tblGrid>
        <w:gridCol w:w="463"/>
        <w:gridCol w:w="9487"/>
      </w:tblGrid>
      <w:tr w:rsidR="00257874" w14:paraId="3A5FBB06" w14:textId="77777777">
        <w:trPr>
          <w:del w:id="1953" w:author="André Oliveira" w:date="2020-08-28T14:54:00Z"/>
        </w:trPr>
        <w:tc>
          <w:tcPr>
            <w:tcW w:w="462" w:type="dxa"/>
          </w:tcPr>
          <w:p w14:paraId="0CDB025F" w14:textId="77777777" w:rsidR="00257874" w:rsidRDefault="002D0913">
            <w:pPr>
              <w:pStyle w:val="Bibliografia"/>
              <w:rPr>
                <w:lang w:val="en-US"/>
              </w:rPr>
            </w:pPr>
            <w:del w:id="1954" w:author="André Oliveira" w:date="2020-08-28T14:54:00Z">
              <w:r>
                <w:rPr>
                  <w:lang w:val="en-US"/>
                </w:rPr>
                <w:lastRenderedPageBreak/>
                <w:delText xml:space="preserve">[1] </w:delText>
              </w:r>
            </w:del>
          </w:p>
        </w:tc>
        <w:tc>
          <w:tcPr>
            <w:tcW w:w="9457" w:type="dxa"/>
          </w:tcPr>
          <w:p w14:paraId="48F6AD36" w14:textId="77777777" w:rsidR="00257874" w:rsidRDefault="002D0913">
            <w:pPr>
              <w:pStyle w:val="Bibliografia"/>
              <w:rPr>
                <w:lang w:val="en-US"/>
              </w:rPr>
            </w:pPr>
            <w:del w:id="1955" w:author="André Oliveira" w:date="2020-08-28T14:54:00Z">
              <w:r>
                <w:rPr>
                  <w:lang w:val="en-US"/>
                </w:rPr>
                <w:delText xml:space="preserve">S. S. Matthias Muller-Hannemann, Algorithm Engineering: Bridging the Gap Between Algorithm Theory and Practice, Springer; 2010 edition, 2010. </w:delText>
              </w:r>
            </w:del>
          </w:p>
        </w:tc>
      </w:tr>
      <w:tr w:rsidR="00257874" w14:paraId="033E0E1F" w14:textId="77777777">
        <w:trPr>
          <w:del w:id="1956" w:author="André Oliveira" w:date="2020-08-28T14:54:00Z"/>
        </w:trPr>
        <w:tc>
          <w:tcPr>
            <w:tcW w:w="462" w:type="dxa"/>
          </w:tcPr>
          <w:p w14:paraId="059696D2" w14:textId="77777777" w:rsidR="00257874" w:rsidRDefault="002D0913">
            <w:pPr>
              <w:pStyle w:val="Bibliografia"/>
              <w:rPr>
                <w:lang w:val="en-US"/>
              </w:rPr>
            </w:pPr>
            <w:del w:id="1957" w:author="André Oliveira" w:date="2020-08-28T14:54:00Z">
              <w:r>
                <w:rPr>
                  <w:lang w:val="en-US"/>
                </w:rPr>
                <w:delText xml:space="preserve">[2] </w:delText>
              </w:r>
            </w:del>
          </w:p>
        </w:tc>
        <w:tc>
          <w:tcPr>
            <w:tcW w:w="9457" w:type="dxa"/>
          </w:tcPr>
          <w:p w14:paraId="7D24AE42" w14:textId="77777777" w:rsidR="00257874" w:rsidRDefault="002D0913">
            <w:pPr>
              <w:pStyle w:val="Bibliografia"/>
              <w:rPr>
                <w:lang w:val="en-US"/>
              </w:rPr>
            </w:pPr>
            <w:del w:id="1958" w:author="André Oliveira" w:date="2020-08-28T14:54:00Z">
              <w:r>
                <w:rPr>
                  <w:lang w:val="en-US"/>
                </w:rPr>
                <w:delText xml:space="preserve">K. Wiegers, Software Requirements (Developer Best Practices), Microsoft Press, 2013. </w:delText>
              </w:r>
            </w:del>
          </w:p>
        </w:tc>
      </w:tr>
      <w:tr w:rsidR="00257874" w14:paraId="705028B6" w14:textId="77777777">
        <w:trPr>
          <w:del w:id="1959" w:author="André Oliveira" w:date="2020-08-28T14:54:00Z"/>
        </w:trPr>
        <w:tc>
          <w:tcPr>
            <w:tcW w:w="462" w:type="dxa"/>
          </w:tcPr>
          <w:p w14:paraId="7EB05D5A" w14:textId="77777777" w:rsidR="00257874" w:rsidRDefault="002D0913">
            <w:pPr>
              <w:pStyle w:val="Bibliografia"/>
              <w:rPr>
                <w:lang w:val="en-US"/>
              </w:rPr>
            </w:pPr>
            <w:del w:id="1960" w:author="André Oliveira" w:date="2020-08-28T14:54:00Z">
              <w:r>
                <w:rPr>
                  <w:lang w:val="en-US"/>
                </w:rPr>
                <w:delText xml:space="preserve">[3] </w:delText>
              </w:r>
            </w:del>
          </w:p>
        </w:tc>
        <w:tc>
          <w:tcPr>
            <w:tcW w:w="9457" w:type="dxa"/>
          </w:tcPr>
          <w:p w14:paraId="4EFA3856" w14:textId="77777777" w:rsidR="00257874" w:rsidRDefault="002D0913">
            <w:pPr>
              <w:pStyle w:val="Bibliografia"/>
              <w:rPr>
                <w:lang w:val="en-US"/>
              </w:rPr>
            </w:pPr>
            <w:del w:id="1961" w:author="André Oliveira" w:date="2020-08-28T14:54:00Z">
              <w:r>
                <w:rPr>
                  <w:lang w:val="en-US"/>
                </w:rPr>
                <w:delText>"AlgoExpert," [Online]. Available: https://www.algoexpert.io/product. [Accessed 25 04 2020].</w:delText>
              </w:r>
            </w:del>
          </w:p>
        </w:tc>
      </w:tr>
      <w:tr w:rsidR="00257874" w14:paraId="549F2222" w14:textId="77777777">
        <w:trPr>
          <w:del w:id="1962" w:author="André Oliveira" w:date="2020-08-28T14:54:00Z"/>
        </w:trPr>
        <w:tc>
          <w:tcPr>
            <w:tcW w:w="462" w:type="dxa"/>
          </w:tcPr>
          <w:p w14:paraId="4E36B66B" w14:textId="77777777" w:rsidR="00257874" w:rsidRDefault="002D0913">
            <w:pPr>
              <w:pStyle w:val="Bibliografia"/>
              <w:rPr>
                <w:lang w:val="en-US"/>
              </w:rPr>
            </w:pPr>
            <w:del w:id="1963" w:author="André Oliveira" w:date="2020-08-28T14:54:00Z">
              <w:r>
                <w:rPr>
                  <w:lang w:val="en-US"/>
                </w:rPr>
                <w:delText xml:space="preserve">[4] </w:delText>
              </w:r>
            </w:del>
          </w:p>
        </w:tc>
        <w:tc>
          <w:tcPr>
            <w:tcW w:w="9457" w:type="dxa"/>
          </w:tcPr>
          <w:p w14:paraId="2400FAB8" w14:textId="77777777" w:rsidR="00257874" w:rsidRDefault="002D0913">
            <w:pPr>
              <w:pStyle w:val="Bibliografia"/>
              <w:rPr>
                <w:lang w:val="en-US"/>
              </w:rPr>
            </w:pPr>
            <w:del w:id="1964" w:author="André Oliveira" w:date="2020-08-28T14:54:00Z">
              <w:r>
                <w:rPr>
                  <w:lang w:val="en-US"/>
                </w:rPr>
                <w:delText>"HackerRank," [Online]. Available: https://www.hackerrank.com/. [Accessed 25 04 2020].</w:delText>
              </w:r>
            </w:del>
          </w:p>
        </w:tc>
      </w:tr>
      <w:tr w:rsidR="00257874" w14:paraId="5BEBCFC3" w14:textId="77777777">
        <w:trPr>
          <w:del w:id="1965" w:author="André Oliveira" w:date="2020-08-28T14:54:00Z"/>
        </w:trPr>
        <w:tc>
          <w:tcPr>
            <w:tcW w:w="462" w:type="dxa"/>
          </w:tcPr>
          <w:p w14:paraId="77ED6284" w14:textId="77777777" w:rsidR="00257874" w:rsidRDefault="002D0913">
            <w:pPr>
              <w:pStyle w:val="Bibliografia"/>
              <w:rPr>
                <w:lang w:val="en-US"/>
              </w:rPr>
            </w:pPr>
            <w:del w:id="1966" w:author="André Oliveira" w:date="2020-08-28T14:54:00Z">
              <w:r>
                <w:rPr>
                  <w:lang w:val="en-US"/>
                </w:rPr>
                <w:delText xml:space="preserve">[5] </w:delText>
              </w:r>
            </w:del>
          </w:p>
        </w:tc>
        <w:tc>
          <w:tcPr>
            <w:tcW w:w="9457" w:type="dxa"/>
          </w:tcPr>
          <w:p w14:paraId="68E95EEE" w14:textId="77777777" w:rsidR="00257874" w:rsidRDefault="002D0913">
            <w:pPr>
              <w:pStyle w:val="Bibliografia"/>
              <w:rPr>
                <w:lang w:val="en-US"/>
              </w:rPr>
            </w:pPr>
            <w:del w:id="1967" w:author="André Oliveira" w:date="2020-08-28T14:54:00Z">
              <w:r>
                <w:rPr>
                  <w:lang w:val="en-US"/>
                </w:rPr>
                <w:delText>"LeetCode," [Online]. Available: https://leetcode.com/. [Accessed 25 04 2020].</w:delText>
              </w:r>
            </w:del>
          </w:p>
        </w:tc>
      </w:tr>
      <w:tr w:rsidR="00257874" w14:paraId="29575C7D" w14:textId="77777777">
        <w:trPr>
          <w:del w:id="1968" w:author="André Oliveira" w:date="2020-08-28T14:54:00Z"/>
        </w:trPr>
        <w:tc>
          <w:tcPr>
            <w:tcW w:w="462" w:type="dxa"/>
          </w:tcPr>
          <w:p w14:paraId="008E5CFC" w14:textId="77777777" w:rsidR="00257874" w:rsidRDefault="002D0913">
            <w:pPr>
              <w:pStyle w:val="Bibliografia"/>
              <w:rPr>
                <w:lang w:val="en-US"/>
              </w:rPr>
            </w:pPr>
            <w:del w:id="1969" w:author="André Oliveira" w:date="2020-08-28T14:54:00Z">
              <w:r>
                <w:rPr>
                  <w:lang w:val="en-US"/>
                </w:rPr>
                <w:delText xml:space="preserve">[6] </w:delText>
              </w:r>
            </w:del>
          </w:p>
        </w:tc>
        <w:tc>
          <w:tcPr>
            <w:tcW w:w="9457" w:type="dxa"/>
          </w:tcPr>
          <w:p w14:paraId="7091EDA9" w14:textId="77777777" w:rsidR="00257874" w:rsidRDefault="002D0913">
            <w:pPr>
              <w:pStyle w:val="Bibliografia"/>
              <w:rPr>
                <w:lang w:val="en-US"/>
              </w:rPr>
            </w:pPr>
            <w:del w:id="1970" w:author="André Oliveira" w:date="2020-08-28T14:54:00Z">
              <w:r>
                <w:rPr>
                  <w:lang w:val="en-US"/>
                </w:rPr>
                <w:delText>"CodeWars," [Online]. Available: https://www.codewars.com/. [Accessed 25 04 2020].</w:delText>
              </w:r>
            </w:del>
          </w:p>
        </w:tc>
      </w:tr>
      <w:tr w:rsidR="00257874" w14:paraId="31193A28" w14:textId="77777777">
        <w:trPr>
          <w:del w:id="1971" w:author="André Oliveira" w:date="2020-08-28T14:54:00Z"/>
        </w:trPr>
        <w:tc>
          <w:tcPr>
            <w:tcW w:w="462" w:type="dxa"/>
          </w:tcPr>
          <w:p w14:paraId="1784029A" w14:textId="77777777" w:rsidR="00257874" w:rsidRDefault="002D0913">
            <w:pPr>
              <w:pStyle w:val="Bibliografia"/>
              <w:rPr>
                <w:lang w:val="en-US"/>
              </w:rPr>
            </w:pPr>
            <w:del w:id="1972" w:author="André Oliveira" w:date="2020-08-28T14:54:00Z">
              <w:r>
                <w:rPr>
                  <w:lang w:val="en-US"/>
                </w:rPr>
                <w:delText xml:space="preserve">[7] </w:delText>
              </w:r>
            </w:del>
          </w:p>
        </w:tc>
        <w:tc>
          <w:tcPr>
            <w:tcW w:w="9457" w:type="dxa"/>
          </w:tcPr>
          <w:p w14:paraId="3E648398" w14:textId="77777777" w:rsidR="00257874" w:rsidRDefault="002D0913">
            <w:pPr>
              <w:pStyle w:val="Bibliografia"/>
              <w:rPr>
                <w:lang w:val="en-US"/>
              </w:rPr>
            </w:pPr>
            <w:del w:id="1973" w:author="André Oliveira" w:date="2020-08-28T14:54:00Z">
              <w:r>
                <w:rPr>
                  <w:lang w:val="en-US"/>
                </w:rPr>
                <w:delText>"CodeChef," [Online]. Available: https://www.codechef.com/. [Accessed 25 04 2020].</w:delText>
              </w:r>
            </w:del>
          </w:p>
        </w:tc>
      </w:tr>
      <w:tr w:rsidR="00257874" w14:paraId="442CD192" w14:textId="77777777">
        <w:trPr>
          <w:del w:id="1974" w:author="André Oliveira" w:date="2020-08-28T14:54:00Z"/>
        </w:trPr>
        <w:tc>
          <w:tcPr>
            <w:tcW w:w="462" w:type="dxa"/>
          </w:tcPr>
          <w:p w14:paraId="2FD8E580" w14:textId="77777777" w:rsidR="00257874" w:rsidRDefault="002D0913">
            <w:pPr>
              <w:pStyle w:val="Bibliografia"/>
              <w:rPr>
                <w:lang w:val="en-US"/>
              </w:rPr>
            </w:pPr>
            <w:del w:id="1975" w:author="André Oliveira" w:date="2020-08-28T14:54:00Z">
              <w:r>
                <w:rPr>
                  <w:lang w:val="en-US"/>
                </w:rPr>
                <w:delText xml:space="preserve">[8] </w:delText>
              </w:r>
            </w:del>
          </w:p>
        </w:tc>
        <w:tc>
          <w:tcPr>
            <w:tcW w:w="9457" w:type="dxa"/>
          </w:tcPr>
          <w:p w14:paraId="2EE93897" w14:textId="77777777" w:rsidR="00257874" w:rsidRDefault="002D0913">
            <w:pPr>
              <w:pStyle w:val="Bibliografia"/>
              <w:rPr>
                <w:lang w:val="en-US"/>
              </w:rPr>
            </w:pPr>
            <w:del w:id="1976" w:author="André Oliveira" w:date="2020-08-28T14:54:00Z">
              <w:r>
                <w:rPr>
                  <w:lang w:val="en-US"/>
                </w:rPr>
                <w:delText>"React – A JavaScript library for building user interfaces," [Online]. Available: https://reactjs.org. [Accessed 24 04 2020].</w:delText>
              </w:r>
            </w:del>
          </w:p>
        </w:tc>
      </w:tr>
      <w:tr w:rsidR="00257874" w14:paraId="7EE5B608" w14:textId="77777777">
        <w:trPr>
          <w:del w:id="1977" w:author="André Oliveira" w:date="2020-08-28T14:54:00Z"/>
        </w:trPr>
        <w:tc>
          <w:tcPr>
            <w:tcW w:w="462" w:type="dxa"/>
          </w:tcPr>
          <w:p w14:paraId="0670AA48" w14:textId="77777777" w:rsidR="00257874" w:rsidRDefault="002D0913">
            <w:pPr>
              <w:pStyle w:val="Bibliografia"/>
              <w:rPr>
                <w:lang w:val="en-US"/>
              </w:rPr>
            </w:pPr>
            <w:del w:id="1978" w:author="André Oliveira" w:date="2020-08-28T14:54:00Z">
              <w:r>
                <w:rPr>
                  <w:lang w:val="en-US"/>
                </w:rPr>
                <w:delText xml:space="preserve">[9] </w:delText>
              </w:r>
            </w:del>
          </w:p>
        </w:tc>
        <w:tc>
          <w:tcPr>
            <w:tcW w:w="9457" w:type="dxa"/>
          </w:tcPr>
          <w:p w14:paraId="2B413046" w14:textId="77777777" w:rsidR="00257874" w:rsidRDefault="002D0913">
            <w:pPr>
              <w:pStyle w:val="Bibliografia"/>
              <w:rPr>
                <w:lang w:val="en-US"/>
              </w:rPr>
            </w:pPr>
            <w:del w:id="1979" w:author="André Oliveira" w:date="2020-08-28T14:54:00Z">
              <w:r>
                <w:rPr>
                  <w:lang w:val="en-US"/>
                </w:rPr>
                <w:delText xml:space="preserve">A. Banks, Learning React: Functional Web Development with React and Redux, O'Reilly Media, 2017. </w:delText>
              </w:r>
            </w:del>
          </w:p>
        </w:tc>
      </w:tr>
      <w:tr w:rsidR="00257874" w14:paraId="57A6F94F" w14:textId="77777777">
        <w:trPr>
          <w:del w:id="1980" w:author="André Oliveira" w:date="2020-08-28T14:54:00Z"/>
        </w:trPr>
        <w:tc>
          <w:tcPr>
            <w:tcW w:w="462" w:type="dxa"/>
          </w:tcPr>
          <w:p w14:paraId="4D85517C" w14:textId="77777777" w:rsidR="00257874" w:rsidRDefault="002D0913">
            <w:pPr>
              <w:pStyle w:val="Bibliografia"/>
              <w:rPr>
                <w:lang w:val="en-US"/>
              </w:rPr>
            </w:pPr>
            <w:del w:id="1981" w:author="André Oliveira" w:date="2020-08-28T14:54:00Z">
              <w:r>
                <w:rPr>
                  <w:lang w:val="en-US"/>
                </w:rPr>
                <w:delText xml:space="preserve">[10] </w:delText>
              </w:r>
            </w:del>
          </w:p>
        </w:tc>
        <w:tc>
          <w:tcPr>
            <w:tcW w:w="9457" w:type="dxa"/>
          </w:tcPr>
          <w:p w14:paraId="0E93D033" w14:textId="77777777" w:rsidR="00257874" w:rsidRDefault="002D0913">
            <w:pPr>
              <w:pStyle w:val="Bibliografia"/>
              <w:rPr>
                <w:lang w:val="en-US"/>
              </w:rPr>
            </w:pPr>
            <w:del w:id="1982" w:author="André Oliveira" w:date="2020-08-28T14:54:00Z">
              <w:r>
                <w:rPr>
                  <w:lang w:val="en-US"/>
                </w:rPr>
                <w:delText>"Introducing JSX – React," [Online]. Available: https://reactjs.org/docs/introducing-jsx.html. [Accessed 24 04 2020].</w:delText>
              </w:r>
            </w:del>
          </w:p>
        </w:tc>
      </w:tr>
      <w:tr w:rsidR="00257874" w14:paraId="305FEA76" w14:textId="77777777">
        <w:trPr>
          <w:del w:id="1983" w:author="André Oliveira" w:date="2020-08-28T14:54:00Z"/>
        </w:trPr>
        <w:tc>
          <w:tcPr>
            <w:tcW w:w="462" w:type="dxa"/>
          </w:tcPr>
          <w:p w14:paraId="3BB74229" w14:textId="77777777" w:rsidR="00257874" w:rsidRDefault="002D0913">
            <w:pPr>
              <w:pStyle w:val="Bibliografia"/>
              <w:rPr>
                <w:lang w:val="en-US"/>
              </w:rPr>
            </w:pPr>
            <w:del w:id="1984" w:author="André Oliveira" w:date="2020-08-28T14:54:00Z">
              <w:r>
                <w:rPr>
                  <w:lang w:val="en-US"/>
                </w:rPr>
                <w:delText xml:space="preserve">[11] </w:delText>
              </w:r>
            </w:del>
          </w:p>
        </w:tc>
        <w:tc>
          <w:tcPr>
            <w:tcW w:w="9457" w:type="dxa"/>
          </w:tcPr>
          <w:p w14:paraId="0071FF68" w14:textId="77777777" w:rsidR="00257874" w:rsidRDefault="002D0913">
            <w:pPr>
              <w:pStyle w:val="Bibliografia"/>
              <w:rPr>
                <w:lang w:val="en-US"/>
              </w:rPr>
            </w:pPr>
            <w:del w:id="1985" w:author="André Oliveira" w:date="2020-08-28T14:54:00Z">
              <w:r>
                <w:rPr>
                  <w:lang w:val="en-US"/>
                </w:rPr>
                <w:delText>"Spring Framework," [Online]. Available: https://spring.io/projects/spring-framework. [Accessed 24 04 2020].</w:delText>
              </w:r>
            </w:del>
          </w:p>
        </w:tc>
      </w:tr>
      <w:tr w:rsidR="00257874" w14:paraId="3D982036" w14:textId="77777777">
        <w:trPr>
          <w:del w:id="1986" w:author="André Oliveira" w:date="2020-08-28T14:54:00Z"/>
        </w:trPr>
        <w:tc>
          <w:tcPr>
            <w:tcW w:w="462" w:type="dxa"/>
          </w:tcPr>
          <w:p w14:paraId="6AB274C0" w14:textId="77777777" w:rsidR="00257874" w:rsidRDefault="002D0913">
            <w:pPr>
              <w:pStyle w:val="Bibliografia"/>
              <w:rPr>
                <w:lang w:val="en-US"/>
              </w:rPr>
            </w:pPr>
            <w:del w:id="1987" w:author="André Oliveira" w:date="2020-08-28T14:54:00Z">
              <w:r>
                <w:rPr>
                  <w:lang w:val="en-US"/>
                </w:rPr>
                <w:delText xml:space="preserve">[12] </w:delText>
              </w:r>
            </w:del>
          </w:p>
        </w:tc>
        <w:tc>
          <w:tcPr>
            <w:tcW w:w="9457" w:type="dxa"/>
          </w:tcPr>
          <w:p w14:paraId="5B35E4D2" w14:textId="77777777" w:rsidR="00257874" w:rsidRDefault="002D0913">
            <w:pPr>
              <w:pStyle w:val="Bibliografia"/>
              <w:rPr>
                <w:lang w:val="en-US"/>
              </w:rPr>
            </w:pPr>
            <w:del w:id="1988" w:author="André Oliveira" w:date="2020-08-28T14:54:00Z">
              <w:r>
                <w:rPr>
                  <w:lang w:val="en-US"/>
                </w:rPr>
                <w:delText>"2. Introduction to the Spring Framework," [Online]. Available: https://docs.spring.io/spring/docs/4.3.x/spring-framework-reference/html/overview.html. [Accessed 24 04 2020].</w:delText>
              </w:r>
            </w:del>
          </w:p>
        </w:tc>
      </w:tr>
      <w:tr w:rsidR="00257874" w14:paraId="5C96023A" w14:textId="77777777">
        <w:trPr>
          <w:del w:id="1989" w:author="André Oliveira" w:date="2020-08-28T14:54:00Z"/>
        </w:trPr>
        <w:tc>
          <w:tcPr>
            <w:tcW w:w="462" w:type="dxa"/>
          </w:tcPr>
          <w:p w14:paraId="10187BE1" w14:textId="77777777" w:rsidR="00257874" w:rsidRDefault="002D0913">
            <w:pPr>
              <w:pStyle w:val="Bibliografia"/>
              <w:rPr>
                <w:lang w:val="en-US"/>
              </w:rPr>
            </w:pPr>
            <w:del w:id="1990" w:author="André Oliveira" w:date="2020-08-28T14:54:00Z">
              <w:r>
                <w:rPr>
                  <w:lang w:val="en-US"/>
                </w:rPr>
                <w:delText xml:space="preserve">[13] </w:delText>
              </w:r>
            </w:del>
          </w:p>
        </w:tc>
        <w:tc>
          <w:tcPr>
            <w:tcW w:w="9457" w:type="dxa"/>
          </w:tcPr>
          <w:p w14:paraId="16552C6D" w14:textId="77777777" w:rsidR="00257874" w:rsidRDefault="002D0913">
            <w:pPr>
              <w:pStyle w:val="Bibliografia"/>
              <w:rPr>
                <w:lang w:val="en-US"/>
              </w:rPr>
            </w:pPr>
            <w:del w:id="1991" w:author="André Oliveira" w:date="2020-08-28T14:54:00Z">
              <w:r>
                <w:rPr>
                  <w:lang w:val="en-US"/>
                </w:rPr>
                <w:delText>"Spring Boot," [Online]. Available: https://spring.io/projects/spring-boot. [Accessed 04 24 2020].</w:delText>
              </w:r>
            </w:del>
          </w:p>
        </w:tc>
      </w:tr>
      <w:tr w:rsidR="00257874" w14:paraId="6E674544" w14:textId="77777777">
        <w:trPr>
          <w:del w:id="1992" w:author="André Oliveira" w:date="2020-08-28T14:54:00Z"/>
        </w:trPr>
        <w:tc>
          <w:tcPr>
            <w:tcW w:w="462" w:type="dxa"/>
          </w:tcPr>
          <w:p w14:paraId="01E0407E" w14:textId="77777777" w:rsidR="00257874" w:rsidRDefault="002D0913">
            <w:pPr>
              <w:pStyle w:val="Bibliografia"/>
              <w:rPr>
                <w:lang w:val="en-US"/>
              </w:rPr>
            </w:pPr>
            <w:del w:id="1993" w:author="André Oliveira" w:date="2020-08-28T14:54:00Z">
              <w:r>
                <w:rPr>
                  <w:lang w:val="en-US"/>
                </w:rPr>
                <w:delText xml:space="preserve">[14] </w:delText>
              </w:r>
            </w:del>
          </w:p>
        </w:tc>
        <w:tc>
          <w:tcPr>
            <w:tcW w:w="9457" w:type="dxa"/>
          </w:tcPr>
          <w:p w14:paraId="1316D7F3" w14:textId="77777777" w:rsidR="00257874" w:rsidRDefault="002D0913">
            <w:pPr>
              <w:pStyle w:val="Bibliografia"/>
              <w:rPr>
                <w:lang w:val="en-US"/>
              </w:rPr>
            </w:pPr>
            <w:del w:id="1994" w:author="André Oliveira" w:date="2020-08-28T14:54:00Z">
              <w:r>
                <w:rPr>
                  <w:lang w:val="en-US"/>
                </w:rPr>
                <w:delText>"API Documentation &amp; Design Tools for Teams | Swagger | Swagger," [Online]. Available: https://swagger.io/. [Accessed 24 04 2020].</w:delText>
              </w:r>
            </w:del>
          </w:p>
        </w:tc>
      </w:tr>
      <w:tr w:rsidR="00257874" w14:paraId="5AD46DAA" w14:textId="77777777">
        <w:trPr>
          <w:del w:id="1995" w:author="André Oliveira" w:date="2020-08-28T14:54:00Z"/>
        </w:trPr>
        <w:tc>
          <w:tcPr>
            <w:tcW w:w="462" w:type="dxa"/>
          </w:tcPr>
          <w:p w14:paraId="0AD93732" w14:textId="77777777" w:rsidR="00257874" w:rsidRDefault="002D0913">
            <w:pPr>
              <w:pStyle w:val="Bibliografia"/>
              <w:rPr>
                <w:lang w:val="en-US"/>
              </w:rPr>
            </w:pPr>
            <w:del w:id="1996" w:author="André Oliveira" w:date="2020-08-28T14:54:00Z">
              <w:r>
                <w:rPr>
                  <w:lang w:val="en-US"/>
                </w:rPr>
                <w:delText xml:space="preserve">[15] </w:delText>
              </w:r>
            </w:del>
          </w:p>
        </w:tc>
        <w:tc>
          <w:tcPr>
            <w:tcW w:w="9457" w:type="dxa"/>
          </w:tcPr>
          <w:p w14:paraId="4A272572" w14:textId="77777777" w:rsidR="00257874" w:rsidRDefault="002D0913">
            <w:pPr>
              <w:pStyle w:val="Bibliografia"/>
              <w:rPr>
                <w:lang w:val="en-US"/>
              </w:rPr>
            </w:pPr>
            <w:del w:id="1997" w:author="André Oliveira" w:date="2020-08-28T14:54:00Z">
              <w:r>
                <w:rPr>
                  <w:lang w:val="en-US"/>
                </w:rPr>
                <w:delText>"Empowering App Development for Developers | Docker," [Online]. Available: https://www.docker.com/. [Accessed 17 04 2020].</w:delText>
              </w:r>
            </w:del>
          </w:p>
        </w:tc>
      </w:tr>
      <w:tr w:rsidR="00257874" w14:paraId="3774F92A" w14:textId="77777777">
        <w:trPr>
          <w:del w:id="1998" w:author="André Oliveira" w:date="2020-08-28T14:54:00Z"/>
        </w:trPr>
        <w:tc>
          <w:tcPr>
            <w:tcW w:w="462" w:type="dxa"/>
          </w:tcPr>
          <w:p w14:paraId="227FF823" w14:textId="77777777" w:rsidR="00257874" w:rsidRDefault="002D0913">
            <w:pPr>
              <w:pStyle w:val="Bibliografia"/>
              <w:rPr>
                <w:lang w:val="en-US"/>
              </w:rPr>
            </w:pPr>
            <w:del w:id="1999" w:author="André Oliveira" w:date="2020-08-28T14:54:00Z">
              <w:r>
                <w:rPr>
                  <w:lang w:val="en-US"/>
                </w:rPr>
                <w:delText xml:space="preserve">[16] </w:delText>
              </w:r>
            </w:del>
          </w:p>
        </w:tc>
        <w:tc>
          <w:tcPr>
            <w:tcW w:w="9457" w:type="dxa"/>
          </w:tcPr>
          <w:p w14:paraId="225F2757" w14:textId="77777777" w:rsidR="00257874" w:rsidRDefault="002D0913">
            <w:pPr>
              <w:pStyle w:val="Bibliografia"/>
              <w:rPr>
                <w:lang w:val="en-US"/>
              </w:rPr>
            </w:pPr>
            <w:del w:id="2000" w:author="André Oliveira" w:date="2020-08-28T14:54:00Z">
              <w:r>
                <w:rPr>
                  <w:lang w:val="en-US"/>
                </w:rPr>
                <w:delText>"Docker Documentation | Docker Documentation," [Online]. Available: https://docs.docker.com/. [Accessed 17 04 2020].</w:delText>
              </w:r>
            </w:del>
          </w:p>
        </w:tc>
      </w:tr>
      <w:tr w:rsidR="00257874" w14:paraId="760C9A3D" w14:textId="77777777">
        <w:trPr>
          <w:del w:id="2001" w:author="André Oliveira" w:date="2020-08-28T14:54:00Z"/>
        </w:trPr>
        <w:tc>
          <w:tcPr>
            <w:tcW w:w="462" w:type="dxa"/>
          </w:tcPr>
          <w:p w14:paraId="1D87A1D1" w14:textId="77777777" w:rsidR="00257874" w:rsidRDefault="002D0913">
            <w:pPr>
              <w:pStyle w:val="Bibliografia"/>
              <w:rPr>
                <w:lang w:val="en-US"/>
              </w:rPr>
            </w:pPr>
            <w:del w:id="2002" w:author="André Oliveira" w:date="2020-08-28T14:54:00Z">
              <w:r>
                <w:rPr>
                  <w:lang w:val="en-US"/>
                </w:rPr>
                <w:delText xml:space="preserve">[17] </w:delText>
              </w:r>
            </w:del>
          </w:p>
        </w:tc>
        <w:tc>
          <w:tcPr>
            <w:tcW w:w="9457" w:type="dxa"/>
          </w:tcPr>
          <w:p w14:paraId="7757956E" w14:textId="77777777" w:rsidR="00257874" w:rsidRDefault="002D0913">
            <w:pPr>
              <w:pStyle w:val="Bibliografia"/>
              <w:rPr>
                <w:lang w:val="en-US"/>
              </w:rPr>
            </w:pPr>
            <w:del w:id="2003" w:author="André Oliveira" w:date="2020-08-28T14:54:00Z">
              <w:r>
                <w:rPr>
                  <w:lang w:val="en-US"/>
                </w:rPr>
                <w:delText xml:space="preserve">S. M. Jain, Linux Containers and Virtualization - A kernel perspective, Independently published, 2019. </w:delText>
              </w:r>
            </w:del>
          </w:p>
        </w:tc>
      </w:tr>
      <w:tr w:rsidR="00257874" w14:paraId="0035C563" w14:textId="77777777">
        <w:trPr>
          <w:del w:id="2004" w:author="André Oliveira" w:date="2020-08-28T14:54:00Z"/>
        </w:trPr>
        <w:tc>
          <w:tcPr>
            <w:tcW w:w="462" w:type="dxa"/>
          </w:tcPr>
          <w:p w14:paraId="5C860AF9" w14:textId="77777777" w:rsidR="00257874" w:rsidRDefault="002D0913">
            <w:pPr>
              <w:pStyle w:val="Bibliografia"/>
              <w:rPr>
                <w:lang w:val="en-US"/>
              </w:rPr>
            </w:pPr>
            <w:del w:id="2005" w:author="André Oliveira" w:date="2020-08-28T14:54:00Z">
              <w:r>
                <w:rPr>
                  <w:lang w:val="en-US"/>
                </w:rPr>
                <w:delText xml:space="preserve">[18] </w:delText>
              </w:r>
            </w:del>
          </w:p>
        </w:tc>
        <w:tc>
          <w:tcPr>
            <w:tcW w:w="9457" w:type="dxa"/>
          </w:tcPr>
          <w:p w14:paraId="1D5FD331" w14:textId="77777777" w:rsidR="00257874" w:rsidRDefault="002D0913">
            <w:pPr>
              <w:pStyle w:val="Bibliografia"/>
              <w:rPr>
                <w:lang w:val="en-US"/>
              </w:rPr>
            </w:pPr>
            <w:del w:id="2006" w:author="André Oliveira" w:date="2020-08-28T14:54:00Z">
              <w:r>
                <w:rPr>
                  <w:lang w:val="en-US"/>
                </w:rPr>
                <w:delText>"Docker Hub," [Online]. Available: https://hub.docker.com/. [Accessed 17 04 2020].</w:delText>
              </w:r>
            </w:del>
          </w:p>
        </w:tc>
      </w:tr>
      <w:tr w:rsidR="00257874" w14:paraId="580A2114" w14:textId="77777777">
        <w:trPr>
          <w:del w:id="2007" w:author="André Oliveira" w:date="2020-08-28T14:54:00Z"/>
        </w:trPr>
        <w:tc>
          <w:tcPr>
            <w:tcW w:w="462" w:type="dxa"/>
          </w:tcPr>
          <w:p w14:paraId="29E21E7D" w14:textId="77777777" w:rsidR="00257874" w:rsidRDefault="002D0913">
            <w:pPr>
              <w:pStyle w:val="Bibliografia"/>
              <w:rPr>
                <w:lang w:val="en-US"/>
              </w:rPr>
            </w:pPr>
            <w:del w:id="2008" w:author="André Oliveira" w:date="2020-08-28T14:54:00Z">
              <w:r>
                <w:rPr>
                  <w:lang w:val="en-US"/>
                </w:rPr>
                <w:delText xml:space="preserve">[19] </w:delText>
              </w:r>
            </w:del>
          </w:p>
        </w:tc>
        <w:tc>
          <w:tcPr>
            <w:tcW w:w="9457" w:type="dxa"/>
          </w:tcPr>
          <w:p w14:paraId="62B86BBD" w14:textId="77777777" w:rsidR="00257874" w:rsidRDefault="002D0913">
            <w:pPr>
              <w:pStyle w:val="Bibliografia"/>
              <w:rPr>
                <w:lang w:val="en-US"/>
              </w:rPr>
            </w:pPr>
            <w:del w:id="2009" w:author="André Oliveira" w:date="2020-08-28T14:54:00Z">
              <w:r>
                <w:rPr>
                  <w:lang w:val="en-US"/>
                </w:rPr>
                <w:delText xml:space="preserve">"What is REST – Learn to create timeless REST APIs," [Online]. Available: https://restfulapi.net/. </w:delText>
              </w:r>
              <w:r>
                <w:rPr>
                  <w:lang w:val="en-US"/>
                </w:rPr>
                <w:lastRenderedPageBreak/>
                <w:delText>[Accessed 01 05 2020].</w:delText>
              </w:r>
            </w:del>
          </w:p>
        </w:tc>
      </w:tr>
      <w:tr w:rsidR="00257874" w14:paraId="17B5AF80" w14:textId="77777777">
        <w:trPr>
          <w:del w:id="2010" w:author="André Oliveira" w:date="2020-08-28T14:54:00Z"/>
        </w:trPr>
        <w:tc>
          <w:tcPr>
            <w:tcW w:w="462" w:type="dxa"/>
          </w:tcPr>
          <w:p w14:paraId="17A3D9EE" w14:textId="77777777" w:rsidR="00257874" w:rsidRDefault="002D0913">
            <w:pPr>
              <w:pStyle w:val="Bibliografia"/>
              <w:rPr>
                <w:lang w:val="en-US"/>
              </w:rPr>
            </w:pPr>
            <w:del w:id="2011" w:author="André Oliveira" w:date="2020-08-28T14:54:00Z">
              <w:r>
                <w:rPr>
                  <w:lang w:val="en-US"/>
                </w:rPr>
                <w:lastRenderedPageBreak/>
                <w:delText xml:space="preserve">[20] </w:delText>
              </w:r>
            </w:del>
          </w:p>
        </w:tc>
        <w:tc>
          <w:tcPr>
            <w:tcW w:w="9457" w:type="dxa"/>
          </w:tcPr>
          <w:p w14:paraId="03EC34E4" w14:textId="77777777" w:rsidR="00257874" w:rsidRDefault="002D0913">
            <w:pPr>
              <w:pStyle w:val="Bibliografia"/>
              <w:rPr>
                <w:lang w:val="en-US"/>
              </w:rPr>
            </w:pPr>
            <w:del w:id="2012" w:author="André Oliveira" w:date="2020-08-28T14:54:00Z">
              <w:r>
                <w:rPr>
                  <w:lang w:val="en-US"/>
                </w:rPr>
                <w:delText>"Material-UI," [Online]. Available: https://material-ui.com/. [Accessed 13 06 2020].</w:delText>
              </w:r>
            </w:del>
          </w:p>
        </w:tc>
      </w:tr>
      <w:tr w:rsidR="00257874" w14:paraId="5EFE543A" w14:textId="77777777">
        <w:trPr>
          <w:del w:id="2013" w:author="André Oliveira" w:date="2020-08-28T14:54:00Z"/>
        </w:trPr>
        <w:tc>
          <w:tcPr>
            <w:tcW w:w="462" w:type="dxa"/>
          </w:tcPr>
          <w:p w14:paraId="301A7C78" w14:textId="77777777" w:rsidR="00257874" w:rsidRDefault="002D0913">
            <w:pPr>
              <w:pStyle w:val="Bibliografia"/>
              <w:rPr>
                <w:lang w:val="en-US"/>
              </w:rPr>
            </w:pPr>
            <w:del w:id="2014" w:author="André Oliveira" w:date="2020-08-28T14:54:00Z">
              <w:r>
                <w:rPr>
                  <w:lang w:val="en-US"/>
                </w:rPr>
                <w:delText xml:space="preserve">[21] </w:delText>
              </w:r>
            </w:del>
          </w:p>
        </w:tc>
        <w:tc>
          <w:tcPr>
            <w:tcW w:w="9457" w:type="dxa"/>
          </w:tcPr>
          <w:p w14:paraId="0325DF90" w14:textId="77777777" w:rsidR="00257874" w:rsidRDefault="002D0913">
            <w:pPr>
              <w:pStyle w:val="Bibliografia"/>
              <w:rPr>
                <w:lang w:val="en-US"/>
              </w:rPr>
            </w:pPr>
            <w:del w:id="2015" w:author="André Oliveira" w:date="2020-08-28T14:54:00Z">
              <w:r>
                <w:rPr>
                  <w:lang w:val="en-US"/>
                </w:rPr>
                <w:delText>"Material Design," [Online]. Available: https://material.io/design. [Accessed 13 06 2020].</w:delText>
              </w:r>
            </w:del>
          </w:p>
        </w:tc>
      </w:tr>
      <w:tr w:rsidR="00257874" w14:paraId="1B127365" w14:textId="77777777">
        <w:trPr>
          <w:del w:id="2016" w:author="André Oliveira" w:date="2020-08-28T14:54:00Z"/>
        </w:trPr>
        <w:tc>
          <w:tcPr>
            <w:tcW w:w="462" w:type="dxa"/>
          </w:tcPr>
          <w:p w14:paraId="5DF228C3" w14:textId="77777777" w:rsidR="00257874" w:rsidRDefault="002D0913">
            <w:pPr>
              <w:pStyle w:val="Bibliografia"/>
              <w:rPr>
                <w:lang w:val="en-US"/>
              </w:rPr>
            </w:pPr>
            <w:del w:id="2017" w:author="André Oliveira" w:date="2020-08-28T14:54:00Z">
              <w:r>
                <w:rPr>
                  <w:lang w:val="en-US"/>
                </w:rPr>
                <w:delText xml:space="preserve">[22] </w:delText>
              </w:r>
            </w:del>
          </w:p>
        </w:tc>
        <w:tc>
          <w:tcPr>
            <w:tcW w:w="9457" w:type="dxa"/>
          </w:tcPr>
          <w:p w14:paraId="2E129CB4" w14:textId="77777777" w:rsidR="00257874" w:rsidRDefault="002D0913">
            <w:pPr>
              <w:pStyle w:val="Bibliografia"/>
              <w:rPr>
                <w:lang w:val="en-US"/>
              </w:rPr>
            </w:pPr>
            <w:del w:id="2018" w:author="André Oliveira" w:date="2020-08-28T14:54:00Z">
              <w:r>
                <w:rPr>
                  <w:lang w:val="en-US"/>
                </w:rPr>
                <w:delText>"CodeMirror," [Online]. Available: https://codemirror.net/. [Accessed 13 06 2020].</w:delText>
              </w:r>
            </w:del>
          </w:p>
        </w:tc>
      </w:tr>
      <w:tr w:rsidR="00257874" w14:paraId="69774FB7" w14:textId="77777777">
        <w:trPr>
          <w:del w:id="2019" w:author="André Oliveira" w:date="2020-08-28T14:54:00Z"/>
        </w:trPr>
        <w:tc>
          <w:tcPr>
            <w:tcW w:w="462" w:type="dxa"/>
          </w:tcPr>
          <w:p w14:paraId="2DE1A08A" w14:textId="77777777" w:rsidR="00257874" w:rsidRDefault="002D0913">
            <w:pPr>
              <w:pStyle w:val="Bibliografia"/>
              <w:rPr>
                <w:lang w:val="en-US"/>
              </w:rPr>
            </w:pPr>
            <w:del w:id="2020" w:author="André Oliveira" w:date="2020-08-28T14:54:00Z">
              <w:r>
                <w:rPr>
                  <w:lang w:val="en-US"/>
                </w:rPr>
                <w:delText xml:space="preserve">[23] </w:delText>
              </w:r>
            </w:del>
          </w:p>
        </w:tc>
        <w:tc>
          <w:tcPr>
            <w:tcW w:w="9457" w:type="dxa"/>
          </w:tcPr>
          <w:p w14:paraId="43D8A679" w14:textId="77777777" w:rsidR="00257874" w:rsidRDefault="002D0913">
            <w:pPr>
              <w:pStyle w:val="Bibliografia"/>
              <w:rPr>
                <w:lang w:val="en-US"/>
              </w:rPr>
            </w:pPr>
            <w:del w:id="2021" w:author="André Oliveira" w:date="2020-08-28T14:54:00Z">
              <w:r>
                <w:rPr>
                  <w:lang w:val="en-US"/>
                </w:rPr>
                <w:delText>"Formik · Build forms in React, without the tears.," [Online]. Available: https://jaredpalmer.com/formik/. [Accessed 06 2020].</w:delText>
              </w:r>
            </w:del>
          </w:p>
        </w:tc>
      </w:tr>
      <w:tr w:rsidR="00257874" w14:paraId="7ED9CC99" w14:textId="77777777">
        <w:trPr>
          <w:del w:id="2022" w:author="André Oliveira" w:date="2020-08-28T14:54:00Z"/>
        </w:trPr>
        <w:tc>
          <w:tcPr>
            <w:tcW w:w="462" w:type="dxa"/>
          </w:tcPr>
          <w:p w14:paraId="2139FE91" w14:textId="77777777" w:rsidR="00257874" w:rsidRDefault="002D0913">
            <w:pPr>
              <w:pStyle w:val="Bibliografia"/>
              <w:rPr>
                <w:lang w:val="en-US"/>
              </w:rPr>
            </w:pPr>
            <w:del w:id="2023" w:author="André Oliveira" w:date="2020-08-28T14:54:00Z">
              <w:r>
                <w:rPr>
                  <w:lang w:val="en-US"/>
                </w:rPr>
                <w:delText xml:space="preserve">[24] </w:delText>
              </w:r>
            </w:del>
          </w:p>
        </w:tc>
        <w:tc>
          <w:tcPr>
            <w:tcW w:w="9457" w:type="dxa"/>
          </w:tcPr>
          <w:p w14:paraId="48E7C768" w14:textId="77777777" w:rsidR="00257874" w:rsidRDefault="002D0913">
            <w:pPr>
              <w:pStyle w:val="Bibliografia"/>
              <w:rPr>
                <w:lang w:val="en-US"/>
              </w:rPr>
            </w:pPr>
            <w:del w:id="2024" w:author="André Oliveira" w:date="2020-08-28T14:54:00Z">
              <w:r>
                <w:rPr>
                  <w:lang w:val="en-US"/>
                </w:rPr>
                <w:delText>"Formik Material-UI," [Online]. Available: https://stackworx.github.io/formik-material-ui/. [Accessed 06 2020].</w:delText>
              </w:r>
            </w:del>
          </w:p>
        </w:tc>
      </w:tr>
      <w:tr w:rsidR="00257874" w14:paraId="46D8091C" w14:textId="77777777">
        <w:trPr>
          <w:del w:id="2025" w:author="André Oliveira" w:date="2020-08-28T14:54:00Z"/>
        </w:trPr>
        <w:tc>
          <w:tcPr>
            <w:tcW w:w="462" w:type="dxa"/>
          </w:tcPr>
          <w:p w14:paraId="048B1866" w14:textId="77777777" w:rsidR="00257874" w:rsidRDefault="002D0913">
            <w:pPr>
              <w:pStyle w:val="Bibliografia"/>
              <w:rPr>
                <w:lang w:val="en-US"/>
              </w:rPr>
            </w:pPr>
            <w:del w:id="2026" w:author="André Oliveira" w:date="2020-08-28T14:54:00Z">
              <w:r>
                <w:rPr>
                  <w:lang w:val="en-US"/>
                </w:rPr>
                <w:delText xml:space="preserve">[25] </w:delText>
              </w:r>
            </w:del>
          </w:p>
        </w:tc>
        <w:tc>
          <w:tcPr>
            <w:tcW w:w="9457" w:type="dxa"/>
          </w:tcPr>
          <w:p w14:paraId="6733BC9F" w14:textId="77777777" w:rsidR="00257874" w:rsidRDefault="002D0913">
            <w:pPr>
              <w:pStyle w:val="Bibliografia"/>
              <w:rPr>
                <w:lang w:val="en-US"/>
              </w:rPr>
            </w:pPr>
            <w:del w:id="2027" w:author="André Oliveira" w:date="2020-08-28T14:54:00Z">
              <w:r>
                <w:rPr>
                  <w:lang w:val="en-US"/>
                </w:rPr>
                <w:delText>"yup - npm," [Online]. Available: https://www.npmjs.com/package/yup. [Accessed 06 2020].</w:delText>
              </w:r>
            </w:del>
          </w:p>
        </w:tc>
      </w:tr>
      <w:tr w:rsidR="00257874" w14:paraId="10084595" w14:textId="77777777">
        <w:trPr>
          <w:del w:id="2028" w:author="André Oliveira" w:date="2020-08-28T14:54:00Z"/>
        </w:trPr>
        <w:tc>
          <w:tcPr>
            <w:tcW w:w="462" w:type="dxa"/>
          </w:tcPr>
          <w:p w14:paraId="68E25FD8" w14:textId="77777777" w:rsidR="00257874" w:rsidRDefault="002D0913">
            <w:pPr>
              <w:pStyle w:val="Bibliografia"/>
              <w:rPr>
                <w:lang w:val="en-US"/>
              </w:rPr>
            </w:pPr>
            <w:del w:id="2029" w:author="André Oliveira" w:date="2020-08-28T14:54:00Z">
              <w:r>
                <w:rPr>
                  <w:lang w:val="en-US"/>
                </w:rPr>
                <w:delText xml:space="preserve">[26] </w:delText>
              </w:r>
            </w:del>
          </w:p>
        </w:tc>
        <w:tc>
          <w:tcPr>
            <w:tcW w:w="9457" w:type="dxa"/>
          </w:tcPr>
          <w:p w14:paraId="4F83D828" w14:textId="77777777" w:rsidR="00257874" w:rsidRDefault="002D0913">
            <w:pPr>
              <w:pStyle w:val="Bibliografia"/>
              <w:rPr>
                <w:lang w:val="en-US"/>
              </w:rPr>
            </w:pPr>
            <w:del w:id="2030" w:author="André Oliveira" w:date="2020-08-28T14:54:00Z">
              <w:r>
                <w:rPr>
                  <w:lang w:val="en-US"/>
                </w:rPr>
                <w:delText>"Tutorial · Formik," [Online]. Available: https://jaredpalmer.com/formik/docs/tutorial#schema-validation-with-yup. [Accessed 06 2020].</w:delText>
              </w:r>
            </w:del>
          </w:p>
        </w:tc>
      </w:tr>
      <w:tr w:rsidR="00257874" w14:paraId="7C80E841" w14:textId="77777777">
        <w:trPr>
          <w:del w:id="2031" w:author="André Oliveira" w:date="2020-08-28T14:54:00Z"/>
        </w:trPr>
        <w:tc>
          <w:tcPr>
            <w:tcW w:w="462" w:type="dxa"/>
          </w:tcPr>
          <w:p w14:paraId="286230CF" w14:textId="77777777" w:rsidR="00257874" w:rsidRDefault="002D0913">
            <w:pPr>
              <w:pStyle w:val="Bibliografia"/>
              <w:rPr>
                <w:lang w:val="en-US"/>
              </w:rPr>
            </w:pPr>
            <w:del w:id="2032" w:author="André Oliveira" w:date="2020-08-28T14:54:00Z">
              <w:r>
                <w:rPr>
                  <w:lang w:val="en-US"/>
                </w:rPr>
                <w:delText xml:space="preserve">[27] </w:delText>
              </w:r>
            </w:del>
          </w:p>
        </w:tc>
        <w:tc>
          <w:tcPr>
            <w:tcW w:w="9457" w:type="dxa"/>
          </w:tcPr>
          <w:p w14:paraId="59F73A35" w14:textId="77777777" w:rsidR="00257874" w:rsidRDefault="002D0913">
            <w:pPr>
              <w:pStyle w:val="Bibliografia"/>
              <w:rPr>
                <w:lang w:val="en-US"/>
              </w:rPr>
            </w:pPr>
            <w:del w:id="2033" w:author="André Oliveira" w:date="2020-08-28T14:54:00Z">
              <w:r>
                <w:rPr>
                  <w:lang w:val="en-US"/>
                </w:rPr>
                <w:delText>"OpenAPI-Specification/3.0.2.md at master · OAI/OpenAPI-Specification," [Online]. Available: https://github.com/OAI/OpenAPI-Specification/blob/master/versions/3.0.2.md. [Accessed 27 04 2020].</w:delText>
              </w:r>
            </w:del>
          </w:p>
        </w:tc>
      </w:tr>
      <w:tr w:rsidR="00257874" w14:paraId="37A1DB3A" w14:textId="77777777">
        <w:trPr>
          <w:del w:id="2034" w:author="André Oliveira" w:date="2020-08-28T14:54:00Z"/>
        </w:trPr>
        <w:tc>
          <w:tcPr>
            <w:tcW w:w="462" w:type="dxa"/>
          </w:tcPr>
          <w:p w14:paraId="785B001E" w14:textId="77777777" w:rsidR="00257874" w:rsidRDefault="002D0913">
            <w:pPr>
              <w:pStyle w:val="Bibliografia"/>
              <w:rPr>
                <w:lang w:val="en-US"/>
              </w:rPr>
            </w:pPr>
            <w:del w:id="2035" w:author="André Oliveira" w:date="2020-08-28T14:54:00Z">
              <w:r>
                <w:rPr>
                  <w:lang w:val="en-US"/>
                </w:rPr>
                <w:delText xml:space="preserve">[28] </w:delText>
              </w:r>
            </w:del>
          </w:p>
        </w:tc>
        <w:tc>
          <w:tcPr>
            <w:tcW w:w="9457" w:type="dxa"/>
          </w:tcPr>
          <w:p w14:paraId="56207E80" w14:textId="77777777" w:rsidR="00257874" w:rsidRDefault="002D0913">
            <w:pPr>
              <w:pStyle w:val="Bibliografia"/>
              <w:rPr>
                <w:lang w:val="en-US"/>
              </w:rPr>
            </w:pPr>
            <w:del w:id="2036" w:author="André Oliveira" w:date="2020-08-28T14:54:00Z">
              <w:r>
                <w:rPr>
                  <w:lang w:val="en-US"/>
                </w:rPr>
                <w:delText>"IS E-Learning Swagger UI," [Online]. Available: https://joaoesantos.github.io/ise_learning/apiDocumentation. [Accessed 27 04 2020].</w:delText>
              </w:r>
            </w:del>
          </w:p>
        </w:tc>
      </w:tr>
      <w:tr w:rsidR="00257874" w14:paraId="32851E2D" w14:textId="77777777">
        <w:trPr>
          <w:del w:id="2037" w:author="André Oliveira" w:date="2020-08-28T14:54:00Z"/>
        </w:trPr>
        <w:tc>
          <w:tcPr>
            <w:tcW w:w="462" w:type="dxa"/>
          </w:tcPr>
          <w:p w14:paraId="57641B08" w14:textId="77777777" w:rsidR="00257874" w:rsidRDefault="002D0913">
            <w:pPr>
              <w:pStyle w:val="Bibliografia"/>
              <w:rPr>
                <w:lang w:val="en-US"/>
              </w:rPr>
            </w:pPr>
            <w:del w:id="2038" w:author="André Oliveira" w:date="2020-08-28T14:54:00Z">
              <w:r>
                <w:rPr>
                  <w:lang w:val="en-US"/>
                </w:rPr>
                <w:delText xml:space="preserve">[29] </w:delText>
              </w:r>
            </w:del>
          </w:p>
        </w:tc>
        <w:tc>
          <w:tcPr>
            <w:tcW w:w="9457" w:type="dxa"/>
          </w:tcPr>
          <w:p w14:paraId="366DEF61" w14:textId="77777777" w:rsidR="00257874" w:rsidRDefault="002D0913">
            <w:pPr>
              <w:pStyle w:val="Bibliografia"/>
              <w:rPr>
                <w:lang w:val="en-US"/>
              </w:rPr>
            </w:pPr>
            <w:del w:id="2039" w:author="André Oliveira" w:date="2020-08-28T14:54:00Z">
              <w:r>
                <w:rPr>
                  <w:lang w:val="en-US"/>
                </w:rPr>
                <w:delText>"Database - Third Normal Form (3NF) - Tutorialspoint," [Online]. Available: https://www.tutorialspoint.com/sql/third-normal-form.htm. [Accessed 27 04 2020].</w:delText>
              </w:r>
            </w:del>
          </w:p>
        </w:tc>
      </w:tr>
      <w:tr w:rsidR="00257874" w14:paraId="4B6AF94F" w14:textId="77777777">
        <w:trPr>
          <w:del w:id="2040" w:author="André Oliveira" w:date="2020-08-28T14:54:00Z"/>
        </w:trPr>
        <w:tc>
          <w:tcPr>
            <w:tcW w:w="462" w:type="dxa"/>
          </w:tcPr>
          <w:p w14:paraId="37E37831" w14:textId="77777777" w:rsidR="00257874" w:rsidRDefault="002D0913">
            <w:pPr>
              <w:pStyle w:val="Bibliografia"/>
              <w:rPr>
                <w:lang w:val="en-US"/>
              </w:rPr>
            </w:pPr>
            <w:del w:id="2041" w:author="André Oliveira" w:date="2020-08-28T14:54:00Z">
              <w:r>
                <w:rPr>
                  <w:lang w:val="en-US"/>
                </w:rPr>
                <w:delText xml:space="preserve">[30] </w:delText>
              </w:r>
            </w:del>
          </w:p>
        </w:tc>
        <w:tc>
          <w:tcPr>
            <w:tcW w:w="9457" w:type="dxa"/>
          </w:tcPr>
          <w:p w14:paraId="2C86D375" w14:textId="77777777" w:rsidR="00257874" w:rsidRDefault="002D0913">
            <w:pPr>
              <w:pStyle w:val="Bibliografia"/>
              <w:rPr>
                <w:lang w:val="en-US"/>
              </w:rPr>
            </w:pPr>
            <w:del w:id="2042" w:author="André Oliveira" w:date="2020-08-28T14:54:00Z">
              <w:r>
                <w:rPr>
                  <w:lang w:val="en-US"/>
                </w:rPr>
                <w:delText xml:space="preserve">S. B. N. a. R. Elmasri, FUNDAMENTALS OF DATABASE SYSTEMS, Pearson Education, Inc., 2004. </w:delText>
              </w:r>
            </w:del>
          </w:p>
        </w:tc>
      </w:tr>
      <w:tr w:rsidR="00257874" w14:paraId="004E1EEE" w14:textId="77777777">
        <w:trPr>
          <w:del w:id="2043" w:author="André Oliveira" w:date="2020-08-28T14:54:00Z"/>
        </w:trPr>
        <w:tc>
          <w:tcPr>
            <w:tcW w:w="462" w:type="dxa"/>
          </w:tcPr>
          <w:p w14:paraId="61EB2251" w14:textId="77777777" w:rsidR="00257874" w:rsidRDefault="002D0913">
            <w:pPr>
              <w:pStyle w:val="Bibliografia"/>
              <w:rPr>
                <w:lang w:val="en-US"/>
              </w:rPr>
            </w:pPr>
            <w:del w:id="2044" w:author="André Oliveira" w:date="2020-08-28T14:54:00Z">
              <w:r>
                <w:rPr>
                  <w:lang w:val="en-US"/>
                </w:rPr>
                <w:delText xml:space="preserve">[31] </w:delText>
              </w:r>
            </w:del>
          </w:p>
        </w:tc>
        <w:tc>
          <w:tcPr>
            <w:tcW w:w="9457" w:type="dxa"/>
          </w:tcPr>
          <w:p w14:paraId="1490565E" w14:textId="77777777" w:rsidR="00257874" w:rsidRDefault="002D0913">
            <w:pPr>
              <w:pStyle w:val="Bibliografia"/>
              <w:rPr>
                <w:lang w:val="en-US"/>
              </w:rPr>
            </w:pPr>
            <w:del w:id="2045" w:author="André Oliveira" w:date="2020-08-28T14:54:00Z">
              <w:r>
                <w:rPr>
                  <w:lang w:val="en-US"/>
                </w:rPr>
                <w:delText>"Home · joaoesantos/ise_learning Wiki," [Online]. Available: https://github.com/joaoesantos/ise_learning/wiki. [Accessed 2020].</w:delText>
              </w:r>
            </w:del>
          </w:p>
        </w:tc>
      </w:tr>
      <w:tr w:rsidR="00257874" w14:paraId="183DDF2D" w14:textId="77777777">
        <w:trPr>
          <w:del w:id="2046" w:author="André Oliveira" w:date="2020-08-28T14:54:00Z"/>
        </w:trPr>
        <w:tc>
          <w:tcPr>
            <w:tcW w:w="462" w:type="dxa"/>
          </w:tcPr>
          <w:p w14:paraId="50054E93" w14:textId="77777777" w:rsidR="00257874" w:rsidRDefault="002D0913">
            <w:pPr>
              <w:pStyle w:val="Bibliografia"/>
              <w:rPr>
                <w:lang w:val="en-US"/>
              </w:rPr>
            </w:pPr>
            <w:del w:id="2047" w:author="André Oliveira" w:date="2020-08-28T14:54:00Z">
              <w:r>
                <w:rPr>
                  <w:lang w:val="en-US"/>
                </w:rPr>
                <w:delText xml:space="preserve">[32] </w:delText>
              </w:r>
            </w:del>
          </w:p>
        </w:tc>
        <w:tc>
          <w:tcPr>
            <w:tcW w:w="9457" w:type="dxa"/>
          </w:tcPr>
          <w:p w14:paraId="76A44D7E" w14:textId="77777777" w:rsidR="00257874" w:rsidRDefault="002D0913">
            <w:pPr>
              <w:pStyle w:val="Bibliografia"/>
              <w:rPr>
                <w:lang w:val="en-US"/>
              </w:rPr>
            </w:pPr>
            <w:del w:id="2048" w:author="André Oliveira" w:date="2020-08-28T14:54:00Z">
              <w:r>
                <w:rPr>
                  <w:lang w:val="en-US"/>
                </w:rPr>
                <w:delText>"Wikipedia," [Online]. Available: https://en.wikipedia.org/wiki/Algorithm_engineering. [Accessed 20 04 2020].</w:delText>
              </w:r>
            </w:del>
          </w:p>
        </w:tc>
      </w:tr>
      <w:tr w:rsidR="00257874" w14:paraId="7D7BC7BA" w14:textId="77777777">
        <w:trPr>
          <w:del w:id="2049" w:author="André Oliveira" w:date="2020-08-28T14:54:00Z"/>
        </w:trPr>
        <w:tc>
          <w:tcPr>
            <w:tcW w:w="462" w:type="dxa"/>
          </w:tcPr>
          <w:p w14:paraId="18A77354" w14:textId="77777777" w:rsidR="00257874" w:rsidRDefault="002D0913">
            <w:pPr>
              <w:pStyle w:val="Bibliografia"/>
              <w:rPr>
                <w:lang w:val="en-US"/>
              </w:rPr>
            </w:pPr>
            <w:del w:id="2050" w:author="André Oliveira" w:date="2020-08-28T14:54:00Z">
              <w:r>
                <w:rPr>
                  <w:lang w:val="en-US"/>
                </w:rPr>
                <w:delText xml:space="preserve">[33] </w:delText>
              </w:r>
            </w:del>
          </w:p>
        </w:tc>
        <w:tc>
          <w:tcPr>
            <w:tcW w:w="9457" w:type="dxa"/>
          </w:tcPr>
          <w:p w14:paraId="6B0016E9" w14:textId="77777777" w:rsidR="00257874" w:rsidRDefault="002D0913">
            <w:pPr>
              <w:pStyle w:val="Bibliografia"/>
              <w:rPr>
                <w:lang w:val="en-US"/>
              </w:rPr>
            </w:pPr>
            <w:del w:id="2051" w:author="André Oliveira" w:date="2020-08-28T14:54:00Z">
              <w:r>
                <w:rPr>
                  <w:lang w:val="en-US"/>
                </w:rPr>
                <w:delText>"Spring Security," [Online]. Available: https://spring.io/projects/spring-security. [Accessed 24 04 2020].</w:delText>
              </w:r>
            </w:del>
          </w:p>
        </w:tc>
      </w:tr>
    </w:tbl>
    <w:p w14:paraId="10AA17BE" w14:textId="77777777" w:rsidR="00257874" w:rsidRDefault="009B6BEC">
      <w:pPr>
        <w:rPr>
          <w:lang w:val="en-US"/>
        </w:rPr>
      </w:pPr>
      <w:r>
        <w:rPr>
          <w:lang w:val="en-US"/>
        </w:rPr>
        <w:fldChar w:fldCharType="end"/>
      </w:r>
    </w:p>
    <w:p w14:paraId="685DA086" w14:textId="77777777" w:rsidR="00257874" w:rsidRDefault="00257874">
      <w:pPr>
        <w:sectPr w:rsidR="00257874">
          <w:headerReference w:type="default" r:id="rId36"/>
          <w:footerReference w:type="default" r:id="rId37"/>
          <w:footerReference w:type="first" r:id="rId38"/>
          <w:pgSz w:w="11906" w:h="16838"/>
          <w:pgMar w:top="1701" w:right="993" w:bottom="1418" w:left="993" w:header="709" w:footer="709" w:gutter="0"/>
          <w:cols w:space="720"/>
          <w:formProt w:val="0"/>
          <w:titlePg/>
          <w:docGrid w:linePitch="360"/>
        </w:sectPr>
      </w:pPr>
    </w:p>
    <w:p w14:paraId="6AE41FFA" w14:textId="77777777" w:rsidR="00257874" w:rsidRDefault="002D0913">
      <w:pPr>
        <w:pStyle w:val="Ttulo1"/>
        <w:numPr>
          <w:ilvl w:val="0"/>
          <w:numId w:val="5"/>
        </w:numPr>
      </w:pPr>
      <w:bookmarkStart w:id="2052" w:name="_Toc50751272"/>
      <w:r>
        <w:lastRenderedPageBreak/>
        <w:t>Annex</w:t>
      </w:r>
      <w:bookmarkEnd w:id="2052"/>
    </w:p>
    <w:p w14:paraId="4CAB97DB" w14:textId="77777777" w:rsidR="00257874" w:rsidRDefault="002D0913">
      <w:pPr>
        <w:pStyle w:val="Annex"/>
        <w:numPr>
          <w:ilvl w:val="0"/>
          <w:numId w:val="6"/>
        </w:numPr>
        <w:rPr>
          <w:lang w:val="en-US"/>
        </w:rPr>
      </w:pPr>
      <w:r>
        <w:rPr>
          <w:lang w:val="en-US"/>
        </w:rPr>
        <w:t xml:space="preserve"> </w:t>
      </w:r>
      <w:bookmarkStart w:id="2053" w:name="_Toc50751273"/>
      <w:r>
        <w:rPr>
          <w:lang w:val="en-US"/>
        </w:rPr>
        <w:t>Supported versions of container dependencies</w:t>
      </w:r>
      <w:bookmarkEnd w:id="2053"/>
    </w:p>
    <w:p w14:paraId="6DED84E6" w14:textId="77777777" w:rsidR="00257874" w:rsidRDefault="00257874">
      <w:pPr>
        <w:rPr>
          <w:lang w:val="en-US"/>
        </w:rPr>
      </w:pPr>
    </w:p>
    <w:tbl>
      <w:tblPr>
        <w:tblStyle w:val="TabeladeGrelha1Clara1"/>
        <w:tblW w:w="8242" w:type="dxa"/>
        <w:tblLook w:val="04A0" w:firstRow="1" w:lastRow="0" w:firstColumn="1" w:lastColumn="0" w:noHBand="0" w:noVBand="1"/>
        <w:tblPrChange w:id="2054" w:author="André Oliveira" w:date="2020-09-11T18:13:00Z">
          <w:tblPr>
            <w:tblStyle w:val="TabeladeGrelha1Clara1"/>
            <w:tblW w:w="7598" w:type="dxa"/>
            <w:tblLook w:val="04A0" w:firstRow="1" w:lastRow="0" w:firstColumn="1" w:lastColumn="0" w:noHBand="0" w:noVBand="1"/>
          </w:tblPr>
        </w:tblPrChange>
      </w:tblPr>
      <w:tblGrid>
        <w:gridCol w:w="3711"/>
        <w:gridCol w:w="2052"/>
        <w:gridCol w:w="2479"/>
        <w:tblGridChange w:id="2055">
          <w:tblGrid>
            <w:gridCol w:w="3421"/>
            <w:gridCol w:w="1892"/>
            <w:gridCol w:w="2285"/>
          </w:tblGrid>
        </w:tblGridChange>
      </w:tblGrid>
      <w:tr w:rsidR="00257874" w14:paraId="580E125F" w14:textId="77777777" w:rsidTr="00254276">
        <w:trPr>
          <w:cnfStyle w:val="100000000000" w:firstRow="1" w:lastRow="0" w:firstColumn="0" w:lastColumn="0" w:oddVBand="0" w:evenVBand="0" w:oddHBand="0" w:evenHBand="0" w:firstRowFirstColumn="0" w:firstRowLastColumn="0" w:lastRowFirstColumn="0" w:lastRowLastColumn="0"/>
          <w:trHeight w:val="315"/>
          <w:trPrChange w:id="2056" w:author="André Oliveira" w:date="2020-09-11T18:13:00Z">
            <w:trPr>
              <w:trHeight w:val="311"/>
            </w:trPr>
          </w:trPrChange>
        </w:trPr>
        <w:tc>
          <w:tcPr>
            <w:cnfStyle w:val="001000000000" w:firstRow="0" w:lastRow="0" w:firstColumn="1" w:lastColumn="0" w:oddVBand="0" w:evenVBand="0" w:oddHBand="0" w:evenHBand="0" w:firstRowFirstColumn="0" w:firstRowLastColumn="0" w:lastRowFirstColumn="0" w:lastRowLastColumn="0"/>
            <w:tcW w:w="3711" w:type="dxa"/>
            <w:tcBorders>
              <w:bottom w:val="single" w:sz="12" w:space="0" w:color="666666"/>
            </w:tcBorders>
            <w:tcPrChange w:id="2057" w:author="André Oliveira" w:date="2020-09-11T18:13:00Z">
              <w:tcPr>
                <w:tcW w:w="3421" w:type="dxa"/>
                <w:tcBorders>
                  <w:bottom w:val="single" w:sz="12" w:space="0" w:color="666666"/>
                </w:tcBorders>
              </w:tcPr>
            </w:tcPrChange>
          </w:tcPr>
          <w:p w14:paraId="4C104B50" w14:textId="77777777" w:rsidR="00257874" w:rsidRDefault="002D0913">
            <w:pPr>
              <w:spacing w:after="0" w:line="240" w:lineRule="auto"/>
              <w:jc w:val="left"/>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Container</w:t>
            </w:r>
          </w:p>
        </w:tc>
        <w:tc>
          <w:tcPr>
            <w:tcW w:w="2052" w:type="dxa"/>
            <w:tcBorders>
              <w:bottom w:val="single" w:sz="12" w:space="0" w:color="666666"/>
            </w:tcBorders>
            <w:tcPrChange w:id="2058" w:author="André Oliveira" w:date="2020-09-11T18:13:00Z">
              <w:tcPr>
                <w:tcW w:w="1892" w:type="dxa"/>
                <w:tcBorders>
                  <w:bottom w:val="single" w:sz="12" w:space="0" w:color="666666"/>
                </w:tcBorders>
              </w:tcPr>
            </w:tcPrChange>
          </w:tcPr>
          <w:p w14:paraId="28261B4C"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Dependency</w:t>
            </w:r>
          </w:p>
        </w:tc>
        <w:tc>
          <w:tcPr>
            <w:tcW w:w="2479" w:type="dxa"/>
            <w:tcBorders>
              <w:bottom w:val="single" w:sz="12" w:space="0" w:color="666666"/>
            </w:tcBorders>
            <w:tcPrChange w:id="2059" w:author="André Oliveira" w:date="2020-09-11T18:13:00Z">
              <w:tcPr>
                <w:tcW w:w="2285" w:type="dxa"/>
                <w:tcBorders>
                  <w:bottom w:val="single" w:sz="12" w:space="0" w:color="666666"/>
                </w:tcBorders>
              </w:tcPr>
            </w:tcPrChange>
          </w:tcPr>
          <w:p w14:paraId="58F20747"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Supported Version</w:t>
            </w:r>
          </w:p>
        </w:tc>
      </w:tr>
      <w:tr w:rsidR="00257874" w14:paraId="1C2FE714" w14:textId="77777777" w:rsidTr="00254276">
        <w:trPr>
          <w:trHeight w:val="315"/>
          <w:trPrChange w:id="2060" w:author="André Oliveira" w:date="2020-09-11T18:13:00Z">
            <w:trPr>
              <w:trHeight w:val="311"/>
            </w:trPr>
          </w:trPrChange>
        </w:trPr>
        <w:tc>
          <w:tcPr>
            <w:cnfStyle w:val="001000000000" w:firstRow="0" w:lastRow="0" w:firstColumn="1" w:lastColumn="0" w:oddVBand="0" w:evenVBand="0" w:oddHBand="0" w:evenHBand="0" w:firstRowFirstColumn="0" w:firstRowLastColumn="0" w:lastRowFirstColumn="0" w:lastRowLastColumn="0"/>
            <w:tcW w:w="3711" w:type="dxa"/>
            <w:tcPrChange w:id="2061" w:author="André Oliveira" w:date="2020-09-11T18:13:00Z">
              <w:tcPr>
                <w:tcW w:w="3421" w:type="dxa"/>
              </w:tcPr>
            </w:tcPrChange>
          </w:tcPr>
          <w:p w14:paraId="2EE3AFB6"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 Execution Environment</w:t>
            </w:r>
          </w:p>
        </w:tc>
        <w:tc>
          <w:tcPr>
            <w:tcW w:w="2052" w:type="dxa"/>
            <w:tcPrChange w:id="2062" w:author="André Oliveira" w:date="2020-09-11T18:13:00Z">
              <w:tcPr>
                <w:tcW w:w="1892" w:type="dxa"/>
              </w:tcPr>
            </w:tcPrChange>
          </w:tcPr>
          <w:p w14:paraId="6FD8B3DA"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Change w:id="2063" w:author="André Oliveira" w:date="2020-09-11T18:13:00Z">
              <w:tcPr>
                <w:tcW w:w="2285" w:type="dxa"/>
              </w:tcPr>
            </w:tcPrChange>
          </w:tcPr>
          <w:p w14:paraId="6778B11F"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30EA22A2" w14:textId="77777777" w:rsidTr="00254276">
        <w:trPr>
          <w:trHeight w:val="315"/>
          <w:trPrChange w:id="2064" w:author="André Oliveira" w:date="2020-09-11T18:13:00Z">
            <w:trPr>
              <w:trHeight w:val="311"/>
            </w:trPr>
          </w:trPrChange>
        </w:trPr>
        <w:tc>
          <w:tcPr>
            <w:cnfStyle w:val="001000000000" w:firstRow="0" w:lastRow="0" w:firstColumn="1" w:lastColumn="0" w:oddVBand="0" w:evenVBand="0" w:oddHBand="0" w:evenHBand="0" w:firstRowFirstColumn="0" w:firstRowLastColumn="0" w:lastRowFirstColumn="0" w:lastRowLastColumn="0"/>
            <w:tcW w:w="3711" w:type="dxa"/>
            <w:tcPrChange w:id="2065" w:author="André Oliveira" w:date="2020-09-11T18:13:00Z">
              <w:tcPr>
                <w:tcW w:w="3421" w:type="dxa"/>
              </w:tcPr>
            </w:tcPrChange>
          </w:tcPr>
          <w:p w14:paraId="74C0A48F"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Change w:id="2066" w:author="André Oliveira" w:date="2020-09-11T18:13:00Z">
              <w:tcPr>
                <w:tcW w:w="1892" w:type="dxa"/>
              </w:tcPr>
            </w:tcPrChange>
          </w:tcPr>
          <w:p w14:paraId="1D75E7EE"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Change w:id="2067" w:author="André Oliveira" w:date="2020-09-11T18:13:00Z">
              <w:tcPr>
                <w:tcW w:w="2285" w:type="dxa"/>
              </w:tcPr>
            </w:tcPrChange>
          </w:tcPr>
          <w:p w14:paraId="4F4F51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22637AE7" w14:textId="77777777" w:rsidTr="00254276">
        <w:trPr>
          <w:trHeight w:val="315"/>
          <w:trPrChange w:id="2068" w:author="André Oliveira" w:date="2020-09-11T18:13:00Z">
            <w:trPr>
              <w:trHeight w:val="311"/>
            </w:trPr>
          </w:trPrChange>
        </w:trPr>
        <w:tc>
          <w:tcPr>
            <w:cnfStyle w:val="001000000000" w:firstRow="0" w:lastRow="0" w:firstColumn="1" w:lastColumn="0" w:oddVBand="0" w:evenVBand="0" w:oddHBand="0" w:evenHBand="0" w:firstRowFirstColumn="0" w:firstRowLastColumn="0" w:lastRowFirstColumn="0" w:lastRowLastColumn="0"/>
            <w:tcW w:w="3711" w:type="dxa"/>
            <w:tcPrChange w:id="2069" w:author="André Oliveira" w:date="2020-09-11T18:13:00Z">
              <w:tcPr>
                <w:tcW w:w="3421" w:type="dxa"/>
              </w:tcPr>
            </w:tcPrChange>
          </w:tcPr>
          <w:p w14:paraId="213F8149"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Change w:id="2070" w:author="André Oliveira" w:date="2020-09-11T18:13:00Z">
              <w:tcPr>
                <w:tcW w:w="1892" w:type="dxa"/>
              </w:tcPr>
            </w:tcPrChange>
          </w:tcPr>
          <w:p w14:paraId="1C4F9E98"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Kotlin compiler</w:t>
            </w:r>
          </w:p>
        </w:tc>
        <w:tc>
          <w:tcPr>
            <w:tcW w:w="2479" w:type="dxa"/>
            <w:tcPrChange w:id="2071" w:author="André Oliveira" w:date="2020-09-11T18:13:00Z">
              <w:tcPr>
                <w:tcW w:w="2285" w:type="dxa"/>
              </w:tcPr>
            </w:tcPrChange>
          </w:tcPr>
          <w:p w14:paraId="3583F53A"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1.3.71</w:t>
            </w:r>
          </w:p>
        </w:tc>
      </w:tr>
      <w:tr w:rsidR="00257874" w14:paraId="29E54E3C" w14:textId="77777777" w:rsidTr="00254276">
        <w:trPr>
          <w:trHeight w:val="315"/>
          <w:trPrChange w:id="2072" w:author="André Oliveira" w:date="2020-09-11T18:13:00Z">
            <w:trPr>
              <w:trHeight w:val="311"/>
            </w:trPr>
          </w:trPrChange>
        </w:trPr>
        <w:tc>
          <w:tcPr>
            <w:cnfStyle w:val="001000000000" w:firstRow="0" w:lastRow="0" w:firstColumn="1" w:lastColumn="0" w:oddVBand="0" w:evenVBand="0" w:oddHBand="0" w:evenHBand="0" w:firstRowFirstColumn="0" w:firstRowLastColumn="0" w:lastRowFirstColumn="0" w:lastRowLastColumn="0"/>
            <w:tcW w:w="3711" w:type="dxa"/>
            <w:tcPrChange w:id="2073" w:author="André Oliveira" w:date="2020-09-11T18:13:00Z">
              <w:tcPr>
                <w:tcW w:w="3421" w:type="dxa"/>
              </w:tcPr>
            </w:tcPrChange>
          </w:tcPr>
          <w:p w14:paraId="5D6EB8AC"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Javascript Execution Environment</w:t>
            </w:r>
          </w:p>
        </w:tc>
        <w:tc>
          <w:tcPr>
            <w:tcW w:w="2052" w:type="dxa"/>
            <w:tcPrChange w:id="2074" w:author="André Oliveira" w:date="2020-09-11T18:13:00Z">
              <w:tcPr>
                <w:tcW w:w="1892" w:type="dxa"/>
              </w:tcPr>
            </w:tcPrChange>
          </w:tcPr>
          <w:p w14:paraId="7BAF86A2"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Nodejs Runtime</w:t>
            </w:r>
          </w:p>
        </w:tc>
        <w:tc>
          <w:tcPr>
            <w:tcW w:w="2479" w:type="dxa"/>
            <w:tcPrChange w:id="2075" w:author="André Oliveira" w:date="2020-09-11T18:13:00Z">
              <w:tcPr>
                <w:tcW w:w="2285" w:type="dxa"/>
              </w:tcPr>
            </w:tcPrChange>
          </w:tcPr>
          <w:p w14:paraId="17CCE120"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14.0.0</w:t>
            </w:r>
          </w:p>
        </w:tc>
      </w:tr>
      <w:tr w:rsidR="00257874" w14:paraId="53F46D38" w14:textId="77777777" w:rsidTr="00254276">
        <w:trPr>
          <w:trHeight w:val="315"/>
          <w:ins w:id="2076" w:author="André Oliveira" w:date="2020-08-26T19:49:00Z"/>
          <w:trPrChange w:id="2077" w:author="André Oliveira" w:date="2020-09-11T18:13:00Z">
            <w:trPr>
              <w:trHeight w:val="311"/>
            </w:trPr>
          </w:trPrChange>
        </w:trPr>
        <w:tc>
          <w:tcPr>
            <w:cnfStyle w:val="001000000000" w:firstRow="0" w:lastRow="0" w:firstColumn="1" w:lastColumn="0" w:oddVBand="0" w:evenVBand="0" w:oddHBand="0" w:evenHBand="0" w:firstRowFirstColumn="0" w:firstRowLastColumn="0" w:lastRowFirstColumn="0" w:lastRowLastColumn="0"/>
            <w:tcW w:w="3711" w:type="dxa"/>
            <w:tcPrChange w:id="2078" w:author="André Oliveira" w:date="2020-09-11T18:13:00Z">
              <w:tcPr>
                <w:tcW w:w="3421" w:type="dxa"/>
              </w:tcPr>
            </w:tcPrChange>
          </w:tcPr>
          <w:p w14:paraId="5CF723D2" w14:textId="77777777" w:rsidR="00257874" w:rsidRDefault="002D0913">
            <w:pPr>
              <w:spacing w:after="0" w:line="240" w:lineRule="auto"/>
              <w:jc w:val="left"/>
              <w:rPr>
                <w:rFonts w:ascii="Calibri" w:eastAsia="Times New Roman" w:hAnsi="Calibri" w:cs="Calibri"/>
                <w:color w:val="000000"/>
                <w:lang w:val="en-US" w:eastAsia="pt-PT"/>
              </w:rPr>
            </w:pPr>
            <w:ins w:id="2079" w:author="André Oliveira" w:date="2020-08-26T19:49:00Z">
              <w:r>
                <w:rPr>
                  <w:rFonts w:eastAsia="Times New Roman" w:cs="Calibri"/>
                  <w:color w:val="000000"/>
                  <w:lang w:val="en-US" w:eastAsia="pt-PT"/>
                </w:rPr>
                <w:t>Python Execution Environment</w:t>
              </w:r>
            </w:ins>
          </w:p>
        </w:tc>
        <w:tc>
          <w:tcPr>
            <w:tcW w:w="2052" w:type="dxa"/>
            <w:tcPrChange w:id="2080" w:author="André Oliveira" w:date="2020-09-11T18:13:00Z">
              <w:tcPr>
                <w:tcW w:w="1892" w:type="dxa"/>
              </w:tcPr>
            </w:tcPrChange>
          </w:tcPr>
          <w:p w14:paraId="102608D5"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ins w:id="2081" w:author="André Oliveira" w:date="2020-08-26T19:54:00Z">
              <w:r>
                <w:rPr>
                  <w:rFonts w:eastAsia="Times New Roman" w:cs="Calibri"/>
                  <w:color w:val="000000"/>
                  <w:lang w:val="en-US" w:eastAsia="pt-PT"/>
                </w:rPr>
                <w:t>Python</w:t>
              </w:r>
            </w:ins>
          </w:p>
        </w:tc>
        <w:tc>
          <w:tcPr>
            <w:tcW w:w="2479" w:type="dxa"/>
            <w:tcPrChange w:id="2082" w:author="André Oliveira" w:date="2020-09-11T18:13:00Z">
              <w:tcPr>
                <w:tcW w:w="2285" w:type="dxa"/>
              </w:tcPr>
            </w:tcPrChange>
          </w:tcPr>
          <w:p w14:paraId="1E2D89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ins w:id="2083" w:author="André Oliveira" w:date="2020-08-26T19:54:00Z">
              <w:r>
                <w:rPr>
                  <w:rFonts w:eastAsia="Times New Roman" w:cs="Calibri"/>
                  <w:color w:val="000000"/>
                  <w:lang w:val="en-US" w:eastAsia="pt-PT"/>
                </w:rPr>
                <w:t>3.8.5</w:t>
              </w:r>
            </w:ins>
          </w:p>
        </w:tc>
      </w:tr>
    </w:tbl>
    <w:p w14:paraId="630EF06F" w14:textId="77777777" w:rsidR="00257874" w:rsidRDefault="00257874">
      <w:pPr>
        <w:spacing w:after="200"/>
        <w:jc w:val="left"/>
        <w:rPr>
          <w:rFonts w:ascii="Calibri" w:hAnsi="Calibri"/>
          <w:lang w:val="en-US"/>
        </w:rPr>
      </w:pPr>
    </w:p>
    <w:p w14:paraId="4F2AAC2A" w14:textId="77777777" w:rsidR="00257874" w:rsidRDefault="00257874">
      <w:pPr>
        <w:spacing w:after="200"/>
        <w:jc w:val="left"/>
        <w:rPr>
          <w:rFonts w:ascii="Calibri" w:hAnsi="Calibri"/>
          <w:lang w:val="en-US"/>
        </w:rPr>
      </w:pPr>
    </w:p>
    <w:p w14:paraId="331B98EE" w14:textId="77777777" w:rsidR="00257874" w:rsidRDefault="00257874">
      <w:pPr>
        <w:spacing w:after="200"/>
        <w:jc w:val="left"/>
        <w:rPr>
          <w:rFonts w:ascii="Calibri" w:hAnsi="Calibri"/>
          <w:lang w:val="en-US"/>
        </w:rPr>
      </w:pPr>
    </w:p>
    <w:p w14:paraId="44C6BBDA" w14:textId="77777777" w:rsidR="00257874" w:rsidRDefault="00257874">
      <w:pPr>
        <w:spacing w:after="200"/>
        <w:jc w:val="left"/>
        <w:rPr>
          <w:rFonts w:ascii="Calibri" w:hAnsi="Calibri"/>
          <w:lang w:val="en-US"/>
        </w:rPr>
      </w:pPr>
    </w:p>
    <w:p w14:paraId="1721686C" w14:textId="77777777" w:rsidR="00257874" w:rsidRDefault="00257874">
      <w:pPr>
        <w:spacing w:after="200"/>
        <w:jc w:val="left"/>
        <w:rPr>
          <w:rFonts w:ascii="Calibri" w:hAnsi="Calibri"/>
          <w:lang w:val="en-US"/>
        </w:rPr>
      </w:pPr>
    </w:p>
    <w:p w14:paraId="77AFC2FC" w14:textId="77777777" w:rsidR="00257874" w:rsidRDefault="00257874">
      <w:pPr>
        <w:spacing w:after="200"/>
        <w:jc w:val="left"/>
        <w:rPr>
          <w:rFonts w:ascii="Calibri" w:hAnsi="Calibri"/>
          <w:lang w:val="en-US"/>
        </w:rPr>
      </w:pPr>
    </w:p>
    <w:p w14:paraId="2CD82FE4" w14:textId="77777777" w:rsidR="00257874" w:rsidRDefault="00257874">
      <w:pPr>
        <w:spacing w:after="200"/>
        <w:jc w:val="left"/>
        <w:rPr>
          <w:rFonts w:ascii="Calibri" w:hAnsi="Calibri"/>
          <w:lang w:val="en-US"/>
        </w:rPr>
      </w:pPr>
    </w:p>
    <w:p w14:paraId="7CB1F87E" w14:textId="77777777" w:rsidR="00257874" w:rsidRDefault="00257874">
      <w:pPr>
        <w:spacing w:after="200"/>
        <w:jc w:val="left"/>
        <w:rPr>
          <w:rFonts w:ascii="Calibri" w:hAnsi="Calibri"/>
          <w:lang w:val="en-US"/>
        </w:rPr>
      </w:pPr>
    </w:p>
    <w:p w14:paraId="52970297" w14:textId="77777777" w:rsidR="00257874" w:rsidRDefault="00257874">
      <w:pPr>
        <w:spacing w:after="200"/>
        <w:jc w:val="left"/>
        <w:rPr>
          <w:rFonts w:ascii="Calibri" w:hAnsi="Calibri"/>
          <w:lang w:val="en-US"/>
        </w:rPr>
      </w:pPr>
    </w:p>
    <w:p w14:paraId="064B4EC6" w14:textId="77777777" w:rsidR="00257874" w:rsidRDefault="00257874">
      <w:pPr>
        <w:spacing w:after="200"/>
        <w:jc w:val="left"/>
        <w:rPr>
          <w:rFonts w:ascii="Calibri" w:hAnsi="Calibri"/>
          <w:lang w:val="en-US"/>
        </w:rPr>
      </w:pPr>
    </w:p>
    <w:p w14:paraId="1219B555" w14:textId="77777777" w:rsidR="00257874" w:rsidRDefault="00257874">
      <w:pPr>
        <w:spacing w:after="200"/>
        <w:jc w:val="left"/>
        <w:rPr>
          <w:rFonts w:ascii="Calibri" w:hAnsi="Calibri"/>
          <w:lang w:val="en-US"/>
        </w:rPr>
      </w:pPr>
    </w:p>
    <w:p w14:paraId="7F4E4894" w14:textId="77777777" w:rsidR="00257874" w:rsidRDefault="00257874">
      <w:pPr>
        <w:spacing w:after="200"/>
        <w:jc w:val="left"/>
        <w:rPr>
          <w:rFonts w:ascii="Calibri" w:hAnsi="Calibri"/>
          <w:lang w:val="en-US"/>
        </w:rPr>
      </w:pPr>
    </w:p>
    <w:p w14:paraId="794359A3" w14:textId="77777777" w:rsidR="00257874" w:rsidRDefault="00257874">
      <w:pPr>
        <w:spacing w:after="200"/>
        <w:jc w:val="left"/>
        <w:rPr>
          <w:rFonts w:ascii="Calibri" w:hAnsi="Calibri"/>
          <w:lang w:val="en-US"/>
        </w:rPr>
      </w:pPr>
    </w:p>
    <w:p w14:paraId="27D2B66E" w14:textId="77777777" w:rsidR="00257874" w:rsidRDefault="00257874">
      <w:pPr>
        <w:spacing w:after="200"/>
        <w:jc w:val="left"/>
        <w:rPr>
          <w:rFonts w:ascii="Calibri" w:hAnsi="Calibri"/>
          <w:lang w:val="en-US"/>
        </w:rPr>
      </w:pPr>
    </w:p>
    <w:p w14:paraId="59AD694F" w14:textId="77777777" w:rsidR="00257874" w:rsidRDefault="00257874">
      <w:pPr>
        <w:spacing w:after="200"/>
        <w:jc w:val="left"/>
        <w:rPr>
          <w:rFonts w:ascii="Calibri" w:hAnsi="Calibri"/>
          <w:lang w:val="en-US"/>
        </w:rPr>
      </w:pPr>
    </w:p>
    <w:p w14:paraId="6CADE33F" w14:textId="77777777" w:rsidR="00257874" w:rsidRDefault="00257874">
      <w:pPr>
        <w:spacing w:after="200"/>
        <w:jc w:val="left"/>
        <w:rPr>
          <w:rFonts w:ascii="Calibri" w:hAnsi="Calibri"/>
          <w:lang w:val="en-US"/>
        </w:rPr>
      </w:pPr>
    </w:p>
    <w:p w14:paraId="65F3E923" w14:textId="77777777" w:rsidR="00257874" w:rsidRDefault="00257874">
      <w:pPr>
        <w:spacing w:after="200"/>
        <w:jc w:val="left"/>
        <w:rPr>
          <w:rFonts w:ascii="Calibri" w:hAnsi="Calibri"/>
          <w:lang w:val="en-US"/>
        </w:rPr>
        <w:sectPr w:rsidR="00257874">
          <w:headerReference w:type="default" r:id="rId39"/>
          <w:footerReference w:type="default" r:id="rId40"/>
          <w:footerReference w:type="first" r:id="rId41"/>
          <w:pgSz w:w="11906" w:h="16838"/>
          <w:pgMar w:top="1701" w:right="993" w:bottom="1418" w:left="993" w:header="709" w:footer="709" w:gutter="0"/>
          <w:cols w:space="720"/>
          <w:formProt w:val="0"/>
          <w:titlePg/>
          <w:docGrid w:linePitch="360"/>
        </w:sectPr>
      </w:pPr>
    </w:p>
    <w:p w14:paraId="5943CA4A" w14:textId="77777777" w:rsidR="00257874" w:rsidRDefault="009B6BEC">
      <w:pPr>
        <w:pStyle w:val="Annex"/>
        <w:numPr>
          <w:ilvl w:val="0"/>
          <w:numId w:val="6"/>
        </w:numPr>
        <w:rPr>
          <w:lang w:val="en-US"/>
        </w:rPr>
      </w:pPr>
      <w:bookmarkStart w:id="2084" w:name="_Ref43026149"/>
      <w:bookmarkStart w:id="2085" w:name="_Toc50751274"/>
      <w:r w:rsidRPr="009B6BEC">
        <w:rPr>
          <w:lang w:val="en-US"/>
          <w:rPrChange w:id="2086" w:author="André Oliveira" w:date="2020-09-03T20:38:00Z">
            <w:rPr/>
          </w:rPrChange>
        </w:rPr>
        <w:lastRenderedPageBreak/>
        <w:t>Data Model</w:t>
      </w:r>
      <w:bookmarkEnd w:id="2084"/>
      <w:bookmarkEnd w:id="2085"/>
    </w:p>
    <w:p w14:paraId="18B46C46" w14:textId="77777777" w:rsidR="00257874" w:rsidRDefault="00257874">
      <w:pPr>
        <w:pStyle w:val="Ttulo2"/>
        <w:rPr>
          <w:color w:val="auto"/>
          <w:sz w:val="28"/>
          <w:szCs w:val="28"/>
          <w:lang w:val="en-US"/>
        </w:rPr>
      </w:pPr>
    </w:p>
    <w:p w14:paraId="5CAA88C7" w14:textId="77777777" w:rsidR="00257874" w:rsidRDefault="002D0913">
      <w:pPr>
        <w:keepNext/>
        <w:spacing w:after="200"/>
        <w:ind w:left="360"/>
        <w:jc w:val="center"/>
        <w:rPr>
          <w:lang w:val="en-US"/>
        </w:rPr>
      </w:pPr>
      <w:r>
        <w:rPr>
          <w:noProof/>
          <w:lang w:eastAsia="pt-PT"/>
        </w:rPr>
        <w:drawing>
          <wp:inline distT="0" distB="0" distL="0" distR="0" wp14:anchorId="5DA0CD99" wp14:editId="44D54C98">
            <wp:extent cx="7764780" cy="5389779"/>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7764780" cy="5389779"/>
                    </a:xfrm>
                    <a:prstGeom prst="rect">
                      <a:avLst/>
                    </a:prstGeom>
                  </pic:spPr>
                </pic:pic>
              </a:graphicData>
            </a:graphic>
          </wp:inline>
        </w:drawing>
      </w:r>
    </w:p>
    <w:p w14:paraId="39D6B4A7" w14:textId="6C86E16D" w:rsidR="006E1A9E" w:rsidRDefault="009B6BEC" w:rsidP="006E1A9E">
      <w:pPr>
        <w:pStyle w:val="Legenda"/>
        <w:rPr>
          <w:ins w:id="2087" w:author="André Oliveira" w:date="2020-09-11T19:00:00Z"/>
          <w:lang w:val="en-US"/>
        </w:rPr>
        <w:pPrChange w:id="2088" w:author="André Oliveira" w:date="2020-09-11T19:01:00Z">
          <w:pPr>
            <w:spacing w:after="0" w:line="240" w:lineRule="auto"/>
            <w:jc w:val="left"/>
          </w:pPr>
        </w:pPrChange>
      </w:pPr>
      <w:bookmarkStart w:id="2089" w:name="_Toc43055733"/>
      <w:bookmarkStart w:id="2090" w:name="_Ref42942854"/>
      <w:r w:rsidRPr="009B6BEC">
        <w:rPr>
          <w:lang w:val="en-US"/>
          <w:rPrChange w:id="2091" w:author="André Oliveira" w:date="2020-09-03T20:38:00Z">
            <w:rPr/>
          </w:rPrChange>
        </w:rPr>
        <w:t xml:space="preserve">Figure </w:t>
      </w:r>
      <w:r>
        <w:rPr>
          <w:lang w:val="en-US"/>
        </w:rPr>
        <w:fldChar w:fldCharType="begin"/>
      </w:r>
      <w:r w:rsidR="002D0913">
        <w:rPr>
          <w:lang w:val="en-US"/>
        </w:rPr>
        <w:instrText>SEQ Figure \* ARABIC</w:instrText>
      </w:r>
      <w:r>
        <w:rPr>
          <w:lang w:val="en-US"/>
        </w:rPr>
        <w:fldChar w:fldCharType="separate"/>
      </w:r>
      <w:r w:rsidR="002D0913">
        <w:rPr>
          <w:lang w:val="en-US"/>
        </w:rPr>
        <w:t>14</w:t>
      </w:r>
      <w:r>
        <w:rPr>
          <w:lang w:val="en-US"/>
        </w:rPr>
        <w:fldChar w:fldCharType="end"/>
      </w:r>
      <w:r w:rsidRPr="009B6BEC">
        <w:rPr>
          <w:lang w:val="en-US"/>
          <w:rPrChange w:id="2092" w:author="André Oliveira" w:date="2020-09-03T20:38:00Z">
            <w:rPr/>
          </w:rPrChange>
        </w:rPr>
        <w:t xml:space="preserve"> – Data model</w:t>
      </w:r>
      <w:bookmarkEnd w:id="2089"/>
      <w:bookmarkEnd w:id="2090"/>
    </w:p>
    <w:p w14:paraId="52E65233" w14:textId="77777777" w:rsidR="006E1A9E" w:rsidRDefault="006E1A9E" w:rsidP="006E1A9E">
      <w:pPr>
        <w:rPr>
          <w:ins w:id="2093" w:author="André Oliveira" w:date="2020-09-11T19:00:00Z"/>
          <w:lang w:val="en-US"/>
        </w:rPr>
        <w:sectPr w:rsidR="006E1A9E" w:rsidSect="00053488">
          <w:headerReference w:type="default" r:id="rId43"/>
          <w:footerReference w:type="default" r:id="rId44"/>
          <w:footerReference w:type="first" r:id="rId45"/>
          <w:pgSz w:w="16838" w:h="11906" w:orient="landscape"/>
          <w:pgMar w:top="993" w:right="1701" w:bottom="993" w:left="1418" w:header="709" w:footer="709" w:gutter="0"/>
          <w:cols w:space="720"/>
          <w:formProt w:val="0"/>
          <w:titlePg/>
          <w:docGrid w:linePitch="360"/>
        </w:sectPr>
      </w:pPr>
    </w:p>
    <w:p w14:paraId="785E1540" w14:textId="6FDBF712" w:rsidR="006E1A9E" w:rsidRDefault="00DA1394" w:rsidP="006E1A9E">
      <w:pPr>
        <w:pStyle w:val="Annex"/>
        <w:numPr>
          <w:ilvl w:val="0"/>
          <w:numId w:val="15"/>
        </w:numPr>
        <w:rPr>
          <w:ins w:id="2094" w:author="André Oliveira" w:date="2020-09-11T19:01:00Z"/>
          <w:lang w:val="en-US"/>
        </w:rPr>
      </w:pPr>
      <w:ins w:id="2095" w:author="André Oliveira" w:date="2020-09-11T19:02:00Z">
        <w:r>
          <w:rPr>
            <w:lang w:val="en-US"/>
          </w:rPr>
          <w:lastRenderedPageBreak/>
          <w:t xml:space="preserve"> </w:t>
        </w:r>
      </w:ins>
      <w:bookmarkStart w:id="2096" w:name="_Toc50751275"/>
      <w:ins w:id="2097" w:author="André Oliveira" w:date="2020-09-11T19:03:00Z">
        <w:r>
          <w:rPr>
            <w:lang w:val="en-US"/>
          </w:rPr>
          <w:t>S</w:t>
        </w:r>
      </w:ins>
      <w:ins w:id="2098" w:author="André Oliveira" w:date="2020-09-11T19:02:00Z">
        <w:r>
          <w:rPr>
            <w:lang w:val="en-US"/>
          </w:rPr>
          <w:t>chedule</w:t>
        </w:r>
      </w:ins>
      <w:bookmarkEnd w:id="2096"/>
    </w:p>
    <w:p w14:paraId="4EA5ABE4" w14:textId="0203D5D5" w:rsidR="006E1A9E" w:rsidRDefault="006E1A9E" w:rsidP="006E1A9E">
      <w:pPr>
        <w:rPr>
          <w:ins w:id="2099" w:author="André Oliveira" w:date="2020-09-11T19:02:00Z"/>
          <w:lang w:val="en-US"/>
        </w:rPr>
      </w:pPr>
    </w:p>
    <w:p w14:paraId="682EEEEB" w14:textId="77777777" w:rsidR="00DA1394" w:rsidRPr="006E1A9E" w:rsidRDefault="00DA1394" w:rsidP="006E1A9E">
      <w:pPr>
        <w:rPr>
          <w:lang w:val="en-US"/>
        </w:rPr>
        <w:pPrChange w:id="2100" w:author="André Oliveira" w:date="2020-09-11T19:00:00Z">
          <w:pPr>
            <w:pStyle w:val="Legenda"/>
          </w:pPr>
        </w:pPrChange>
      </w:pPr>
    </w:p>
    <w:sectPr w:rsidR="00DA1394" w:rsidRPr="006E1A9E" w:rsidSect="006E1A9E">
      <w:pgSz w:w="11906" w:h="16838" w:orient="portrait"/>
      <w:pgMar w:top="1701" w:right="993" w:bottom="1418" w:left="993" w:header="709" w:footer="709" w:gutter="0"/>
      <w:cols w:space="720"/>
      <w:formProt w:val="0"/>
      <w:titlePg/>
      <w:docGrid w:linePitch="360"/>
      <w:sectPrChange w:id="2101" w:author="André Oliveira" w:date="2020-09-11T19:00:00Z">
        <w:sectPr w:rsidR="00DA1394" w:rsidRPr="006E1A9E" w:rsidSect="006E1A9E">
          <w:pgSz w:w="16838" w:h="11906" w:orient="landscape"/>
          <w:pgMar w:top="993" w:right="1701" w:bottom="993" w:left="1418"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61" w:author="joao eduardo santos" w:date="2020-09-09T19:29:00Z" w:initials="jes">
    <w:p w14:paraId="75B8CFF6" w14:textId="77777777" w:rsidR="00A14685" w:rsidRDefault="00A14685">
      <w:pPr>
        <w:pStyle w:val="Textodecomentrio"/>
      </w:pPr>
      <w:r>
        <w:rPr>
          <w:rStyle w:val="Refdecomentrio"/>
        </w:rPr>
        <w:annotationRef/>
      </w:r>
      <w:r>
        <w:t>Acrescentar sub capitulo para metodologia e outro para open source</w:t>
      </w:r>
    </w:p>
  </w:comment>
  <w:comment w:id="564" w:author="Unknown Author" w:date="2020-09-08T11:54:00Z" w:initials="">
    <w:p w14:paraId="4E0F0D6C" w14:textId="77777777" w:rsidR="00A14685" w:rsidRDefault="00A14685">
      <w:r w:rsidRPr="002D0913">
        <w:rPr>
          <w:rFonts w:ascii="Calibri" w:hAnsi="Calibri"/>
          <w:sz w:val="20"/>
          <w:szCs w:val="22"/>
        </w:rPr>
        <w:t>Epa longe de ser fã deste paragrafo. Podiamos apenas dizer que hoje em dia há diferentes linguagem de programação que são usadas em diferentes contextos e como tal queremos disponibilizar um lenque alargados de hipotes.</w:t>
      </w:r>
    </w:p>
  </w:comment>
  <w:comment w:id="565" w:author="joao eduardo santos" w:date="2020-09-09T18:42:00Z" w:initials="jes">
    <w:p w14:paraId="3282C838" w14:textId="77777777" w:rsidR="00A14685" w:rsidRDefault="00A14685">
      <w:pPr>
        <w:pStyle w:val="Textodecomentrio"/>
      </w:pPr>
      <w:r>
        <w:rPr>
          <w:rStyle w:val="Refdecomentrio"/>
        </w:rPr>
        <w:annotationRef/>
      </w:r>
    </w:p>
  </w:comment>
  <w:comment w:id="815" w:author="joao eduardo santos" w:date="2020-09-09T18:43:00Z" w:initials="jes">
    <w:p w14:paraId="5E47D9F8" w14:textId="77777777" w:rsidR="00A14685" w:rsidRDefault="00A14685">
      <w:pPr>
        <w:pStyle w:val="Textodecomentrio"/>
      </w:pPr>
      <w:r>
        <w:rPr>
          <w:rStyle w:val="Refdecomentrio"/>
        </w:rPr>
        <w:annotationRef/>
      </w:r>
      <w:r>
        <w:t>Rever requisitos</w:t>
      </w:r>
    </w:p>
  </w:comment>
  <w:comment w:id="941" w:author="joao eduardo santos" w:date="2020-09-09T18:49:00Z" w:initials="jes">
    <w:p w14:paraId="0581DFD4" w14:textId="77777777" w:rsidR="00A14685" w:rsidRDefault="00A14685">
      <w:pPr>
        <w:pStyle w:val="Textodecomentrio"/>
      </w:pPr>
      <w:r>
        <w:rPr>
          <w:rStyle w:val="Refdecomentrio"/>
        </w:rPr>
        <w:annotationRef/>
      </w:r>
      <w:r>
        <w:t>Acrescentar capitulo de autenticação - Joao</w:t>
      </w:r>
    </w:p>
  </w:comment>
  <w:comment w:id="978" w:author="joao eduardo santos" w:date="2020-09-09T18:52:00Z" w:initials="jes">
    <w:p w14:paraId="62748E99" w14:textId="77777777" w:rsidR="00A14685" w:rsidRDefault="00A14685">
      <w:pPr>
        <w:pStyle w:val="Textodecomentrio"/>
      </w:pPr>
      <w:r>
        <w:rPr>
          <w:rStyle w:val="Refdecomentrio"/>
        </w:rPr>
        <w:annotationRef/>
      </w:r>
      <w:r>
        <w:t>Acrescentar capitulo linguagens suportadas – Rodrigo</w:t>
      </w:r>
    </w:p>
  </w:comment>
  <w:comment w:id="1033" w:author="joao eduardo santos" w:date="2020-09-09T18:56:00Z" w:initials="jes">
    <w:p w14:paraId="2C8F6178" w14:textId="77777777" w:rsidR="00A14685" w:rsidRDefault="00A14685">
      <w:pPr>
        <w:pStyle w:val="Textodecomentrio"/>
      </w:pPr>
      <w:r>
        <w:rPr>
          <w:rStyle w:val="Refdecomentrio"/>
        </w:rPr>
        <w:annotationRef/>
      </w:r>
      <w:r>
        <w:t>Referir proteção contra ciclos infinitos,tempo de execucação, concorrência, etc -&gt; Rodrigo</w:t>
      </w:r>
    </w:p>
  </w:comment>
  <w:comment w:id="1158" w:author="Unknown Author" w:date="2020-09-08T12:01:00Z" w:initials="">
    <w:p w14:paraId="139B02ED" w14:textId="77777777" w:rsidR="00A14685" w:rsidRDefault="00A14685">
      <w:r w:rsidRPr="002D0913">
        <w:rPr>
          <w:rFonts w:ascii="Calibri" w:hAnsi="Calibri"/>
          <w:sz w:val="20"/>
          <w:szCs w:val="22"/>
        </w:rPr>
        <w:t>Fez-se alguma alt</w:t>
      </w:r>
      <w:r>
        <w:rPr>
          <w:rFonts w:ascii="Calibri" w:hAnsi="Calibri"/>
          <w:sz w:val="20"/>
          <w:szCs w:val="22"/>
        </w:rPr>
        <w:t>e</w:t>
      </w:r>
      <w:r w:rsidRPr="002D0913">
        <w:rPr>
          <w:rFonts w:ascii="Calibri" w:hAnsi="Calibri"/>
          <w:sz w:val="20"/>
          <w:szCs w:val="22"/>
        </w:rPr>
        <w:t>ração referente aos contratos?</w:t>
      </w:r>
    </w:p>
  </w:comment>
  <w:comment w:id="1159" w:author="joao eduardo santos" w:date="2020-09-09T19:02:00Z" w:initials="jes">
    <w:p w14:paraId="3CCBF8C4" w14:textId="77777777" w:rsidR="00A14685" w:rsidRDefault="00A14685">
      <w:pPr>
        <w:pStyle w:val="Textodecomentrio"/>
      </w:pPr>
      <w:r>
        <w:rPr>
          <w:rStyle w:val="Refdecomentrio"/>
        </w:rPr>
        <w:annotationRef/>
      </w:r>
      <w:r>
        <w:t>Quintela valida contratos falados aqui</w:t>
      </w:r>
    </w:p>
  </w:comment>
  <w:comment w:id="1347" w:author="Unknown Author" w:date="2020-09-08T12:06:00Z" w:initials="">
    <w:p w14:paraId="781359A8" w14:textId="77777777" w:rsidR="00A14685" w:rsidRDefault="00A14685">
      <w:r w:rsidRPr="002D0913">
        <w:rPr>
          <w:rFonts w:ascii="Calibri" w:hAnsi="Calibri"/>
          <w:sz w:val="20"/>
          <w:szCs w:val="22"/>
        </w:rPr>
        <w:t>Mudar para Application deployment cycle or algo do genero?</w:t>
      </w:r>
    </w:p>
  </w:comment>
  <w:comment w:id="1419" w:author="Unknown Author" w:date="2020-09-08T12:07:00Z" w:initials="">
    <w:p w14:paraId="196375CC" w14:textId="77777777" w:rsidR="00A14685" w:rsidRDefault="00A14685">
      <w:r w:rsidRPr="002D0913">
        <w:rPr>
          <w:rFonts w:ascii="Calibri" w:hAnsi="Calibri"/>
          <w:sz w:val="20"/>
          <w:szCs w:val="22"/>
        </w:rPr>
        <w:t>Removia o “for the Application” mas é paneleirice minha</w:t>
      </w:r>
    </w:p>
  </w:comment>
  <w:comment w:id="1436" w:author="Rodrigo LeaL" w:date="2020-09-07T23:13:00Z" w:initials="RL">
    <w:p w14:paraId="17AADF04" w14:textId="77777777" w:rsidR="00A14685" w:rsidRDefault="00A14685">
      <w:r w:rsidRPr="002D0913">
        <w:rPr>
          <w:rFonts w:ascii="Liberation Serif" w:eastAsia="DejaVu Sans" w:hAnsi="Liberation Serif" w:cs="DejaVu Sans"/>
          <w:lang w:eastAsia="en-US" w:bidi="en-US"/>
        </w:rPr>
        <w:t>Talvez alha apena falar de storage na medida em que os nossos execution environments precisam de storage temporario para os ifcheiros a executar</w:t>
      </w:r>
    </w:p>
  </w:comment>
  <w:comment w:id="1466" w:author="Rodrigo LeaL" w:date="2020-09-07T23:14:00Z" w:initials="RL">
    <w:p w14:paraId="113A5002" w14:textId="77777777" w:rsidR="00A14685" w:rsidRDefault="00A14685">
      <w:r w:rsidRPr="002D0913">
        <w:rPr>
          <w:rFonts w:ascii="Liberation Serif" w:eastAsia="DejaVu Sans" w:hAnsi="Liberation Serif" w:cs="DejaVu Sans"/>
          <w:lang w:eastAsia="en-US" w:bidi="en-US"/>
        </w:rPr>
        <w:t>Esta talvez não seja tao relevante no nosso caso???</w:t>
      </w:r>
    </w:p>
  </w:comment>
  <w:comment w:id="1469" w:author="Unknown Author" w:date="2020-09-08T12:09:00Z" w:initials="">
    <w:p w14:paraId="051C0F02" w14:textId="77777777" w:rsidR="00A14685" w:rsidRPr="002D0913" w:rsidRDefault="00A14685">
      <w:pPr>
        <w:rPr>
          <w:lang w:val="en-GB"/>
        </w:rPr>
      </w:pPr>
      <w:r>
        <w:rPr>
          <w:rFonts w:ascii="Calibri" w:hAnsi="Calibri"/>
          <w:i/>
          <w:sz w:val="16"/>
          <w:szCs w:val="22"/>
          <w:lang w:val="en-US"/>
        </w:rPr>
        <w:t>Reply to Rodrigo LeaL (07-09-2020, 23:14): "..."</w:t>
      </w:r>
    </w:p>
    <w:p w14:paraId="20786EA2" w14:textId="77777777" w:rsidR="00A14685" w:rsidRDefault="00A14685">
      <w:r>
        <w:rPr>
          <w:rFonts w:ascii="Liberation Serif" w:eastAsia="DejaVu Sans" w:hAnsi="Liberation Serif" w:cs="DejaVu Sans"/>
          <w:sz w:val="20"/>
          <w:lang w:val="en-US"/>
        </w:rPr>
        <w:t xml:space="preserve">Agree. </w:t>
      </w:r>
      <w:r w:rsidRPr="002D0913">
        <w:rPr>
          <w:rFonts w:ascii="Liberation Serif" w:eastAsia="DejaVu Sans" w:hAnsi="Liberation Serif" w:cs="DejaVu Sans"/>
          <w:sz w:val="20"/>
        </w:rPr>
        <w:t>Parece-me que a parte mais importante é o do load balancing que já é discutido acima</w:t>
      </w:r>
    </w:p>
  </w:comment>
  <w:comment w:id="1479" w:author="Unknown Author" w:date="2020-09-08T12:09:00Z" w:initials="">
    <w:p w14:paraId="47390B74" w14:textId="77777777" w:rsidR="00A14685" w:rsidRDefault="00A14685">
      <w:r>
        <w:rPr>
          <w:rFonts w:ascii="Calibri" w:hAnsi="Calibri"/>
          <w:sz w:val="20"/>
          <w:szCs w:val="22"/>
        </w:rPr>
        <w:t>Podemos por isto num anexo? Acho que tornaria o documento mais facil de ler e podemos por a tabela menos “cheia”</w:t>
      </w:r>
    </w:p>
  </w:comment>
  <w:comment w:id="1539" w:author="Unknown Author" w:date="2020-09-08T12:10:00Z" w:initials="">
    <w:p w14:paraId="7279295E" w14:textId="77777777" w:rsidR="00A14685" w:rsidRDefault="00A14685">
      <w:r w:rsidRPr="002D0913">
        <w:rPr>
          <w:rFonts w:ascii="Calibri" w:hAnsi="Calibri"/>
          <w:sz w:val="20"/>
          <w:szCs w:val="22"/>
        </w:rPr>
        <w:t>Até ver right? Não sabemos se conseguimos fazer isto ou não?</w:t>
      </w:r>
    </w:p>
  </w:comment>
  <w:comment w:id="1550" w:author="Unknown Author" w:date="2020-09-08T12:11:00Z" w:initials="">
    <w:p w14:paraId="2D34FF40" w14:textId="77777777" w:rsidR="00A14685" w:rsidRDefault="00A14685">
      <w:r w:rsidRPr="002D0913">
        <w:rPr>
          <w:rFonts w:ascii="Calibri" w:hAnsi="Calibri"/>
          <w:sz w:val="20"/>
          <w:szCs w:val="22"/>
        </w:rPr>
        <w:t>Nao é necessariamente para microserviços é para aplicações em containers</w:t>
      </w:r>
    </w:p>
  </w:comment>
  <w:comment w:id="1570" w:author="joao eduardo santos" w:date="2020-09-09T19:37:00Z" w:initials="jes">
    <w:p w14:paraId="6530F6B7" w14:textId="77777777" w:rsidR="00A14685" w:rsidRDefault="00A14685">
      <w:pPr>
        <w:pStyle w:val="Textodecomentrio"/>
      </w:pPr>
      <w:r>
        <w:rPr>
          <w:rStyle w:val="Refdecomentrio"/>
        </w:rPr>
        <w:annotationRef/>
      </w:r>
      <w:r>
        <w:t>Adicionar à conclusão sub capítulos de melhorias e trabalho futuro -&gt; quintela obrigado</w:t>
      </w:r>
    </w:p>
  </w:comment>
  <w:comment w:id="1571" w:author="joao eduardo santos" w:date="2020-09-09T19:25:00Z" w:initials="jes">
    <w:p w14:paraId="2275BABA" w14:textId="77777777" w:rsidR="00A14685" w:rsidRDefault="00A14685">
      <w:pPr>
        <w:pStyle w:val="Textodecomentrio"/>
      </w:pPr>
      <w:r>
        <w:rPr>
          <w:rStyle w:val="Refdecomentrio"/>
        </w:rPr>
        <w:annotationRef/>
      </w:r>
      <w:r>
        <w:t>Substituir por conclusão….obrigado quintela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B8CFF6" w15:done="0"/>
  <w15:commentEx w15:paraId="4E0F0D6C" w15:done="0"/>
  <w15:commentEx w15:paraId="3282C838" w15:done="0"/>
  <w15:commentEx w15:paraId="5E47D9F8" w15:done="0"/>
  <w15:commentEx w15:paraId="0581DFD4" w15:done="0"/>
  <w15:commentEx w15:paraId="62748E99" w15:done="0"/>
  <w15:commentEx w15:paraId="2C8F6178" w15:done="0"/>
  <w15:commentEx w15:paraId="139B02ED" w15:done="0"/>
  <w15:commentEx w15:paraId="3CCBF8C4" w15:done="0"/>
  <w15:commentEx w15:paraId="781359A8" w15:done="0"/>
  <w15:commentEx w15:paraId="196375CC" w15:done="0"/>
  <w15:commentEx w15:paraId="17AADF04" w15:done="0"/>
  <w15:commentEx w15:paraId="113A5002" w15:done="0"/>
  <w15:commentEx w15:paraId="20786EA2" w15:done="0"/>
  <w15:commentEx w15:paraId="47390B74" w15:done="0"/>
  <w15:commentEx w15:paraId="7279295E" w15:done="0"/>
  <w15:commentEx w15:paraId="2D34FF40" w15:done="0"/>
  <w15:commentEx w15:paraId="6530F6B7" w15:done="0"/>
  <w15:commentEx w15:paraId="2275BA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B8CFF6" w16cid:durableId="23063338"/>
  <w16cid:commentId w16cid:paraId="4E0F0D6C" w16cid:durableId="23063339"/>
  <w16cid:commentId w16cid:paraId="3282C838" w16cid:durableId="2306333A"/>
  <w16cid:commentId w16cid:paraId="5E47D9F8" w16cid:durableId="2306333B"/>
  <w16cid:commentId w16cid:paraId="0581DFD4" w16cid:durableId="2306333C"/>
  <w16cid:commentId w16cid:paraId="62748E99" w16cid:durableId="2306333D"/>
  <w16cid:commentId w16cid:paraId="2C8F6178" w16cid:durableId="2306333E"/>
  <w16cid:commentId w16cid:paraId="139B02ED" w16cid:durableId="2306333F"/>
  <w16cid:commentId w16cid:paraId="3CCBF8C4" w16cid:durableId="23063340"/>
  <w16cid:commentId w16cid:paraId="781359A8" w16cid:durableId="23063341"/>
  <w16cid:commentId w16cid:paraId="196375CC" w16cid:durableId="23063342"/>
  <w16cid:commentId w16cid:paraId="17AADF04" w16cid:durableId="23063343"/>
  <w16cid:commentId w16cid:paraId="113A5002" w16cid:durableId="23063344"/>
  <w16cid:commentId w16cid:paraId="20786EA2" w16cid:durableId="23063345"/>
  <w16cid:commentId w16cid:paraId="47390B74" w16cid:durableId="23063346"/>
  <w16cid:commentId w16cid:paraId="7279295E" w16cid:durableId="23063347"/>
  <w16cid:commentId w16cid:paraId="2D34FF40" w16cid:durableId="23063348"/>
  <w16cid:commentId w16cid:paraId="6530F6B7" w16cid:durableId="23063349"/>
  <w16cid:commentId w16cid:paraId="2275BABA" w16cid:durableId="230633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9E7B70" w14:textId="77777777" w:rsidR="00A00110" w:rsidRDefault="00A00110">
      <w:pPr>
        <w:spacing w:after="0" w:line="240" w:lineRule="auto"/>
      </w:pPr>
      <w:r>
        <w:separator/>
      </w:r>
    </w:p>
  </w:endnote>
  <w:endnote w:type="continuationSeparator" w:id="0">
    <w:p w14:paraId="397B682F" w14:textId="77777777" w:rsidR="00A00110" w:rsidRDefault="00A00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3931154"/>
      <w:docPartObj>
        <w:docPartGallery w:val="Page Numbers (Bottom of Page)"/>
        <w:docPartUnique/>
      </w:docPartObj>
    </w:sdtPr>
    <w:sdtContent>
      <w:p w14:paraId="218C3B0D" w14:textId="77777777" w:rsidR="00A14685" w:rsidRDefault="00A14685">
        <w:pPr>
          <w:pStyle w:val="Rodap"/>
          <w:jc w:val="right"/>
        </w:pPr>
        <w:r>
          <w:tab/>
        </w:r>
        <w:r>
          <w:tab/>
        </w:r>
        <w:r>
          <w:fldChar w:fldCharType="begin"/>
        </w:r>
        <w:r>
          <w:instrText>PAGE</w:instrText>
        </w:r>
        <w:r>
          <w:fldChar w:fldCharType="separate"/>
        </w:r>
        <w:r>
          <w:t>ii</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7A1F0" w14:textId="77777777" w:rsidR="00A14685" w:rsidRDefault="00A14685">
    <w:pPr>
      <w:pStyle w:val="Rodap"/>
      <w:ind w:right="360"/>
      <w:rPr>
        <w:sz w:val="16"/>
        <w:szCs w:val="16"/>
      </w:rPr>
    </w:pPr>
    <w:r>
      <w:rPr>
        <w:noProof/>
      </w:rPr>
      <w:pict w14:anchorId="0323FE9B">
        <v:shapetype id="_x0000_t202" coordsize="21600,21600" o:spt="202" path="m,l,21600r21600,l21600,xe">
          <v:stroke joinstyle="miter"/>
          <v:path gradientshapeok="t" o:connecttype="rect"/>
        </v:shapetype>
        <v:shape id="_x0000_s2052" type="#_x0000_t202" style="position:absolute;left:0;text-align:left;margin-left:-316.75pt;margin-top:.05pt;width:1.15pt;height:1.15pt;z-index:25165824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" stroked="f">
          <v:fill opacity="0"/>
          <v:textbox style="mso-next-textbox:#_x0000_s2052;mso-fit-shape-to-text:t" inset="0,0,0,0">
            <w:txbxContent>
              <w:p w14:paraId="6B11BE71" w14:textId="77777777" w:rsidR="00A14685" w:rsidRDefault="00A14685">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sz w:val="16"/>
                    <w:szCs w:val="16"/>
                  </w:rPr>
                  <w:t>72</w:t>
                </w:r>
                <w:r>
                  <w:rPr>
                    <w:rStyle w:val="Nmerodepgina"/>
                    <w:sz w:val="16"/>
                    <w:szCs w:val="16"/>
                  </w:rPr>
                  <w:fldChar w:fldCharType="end"/>
                </w:r>
              </w:p>
            </w:txbxContent>
          </v:textbox>
          <w10:wrap type="square" side="largest" anchorx="margin"/>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BAF80" w14:textId="77777777" w:rsidR="00A14685" w:rsidRDefault="00A14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1395078"/>
      <w:docPartObj>
        <w:docPartGallery w:val="Page Numbers (Bottom of Page)"/>
        <w:docPartUnique/>
      </w:docPartObj>
    </w:sdtPr>
    <w:sdtContent>
      <w:p w14:paraId="271F6222" w14:textId="77777777" w:rsidR="00A14685" w:rsidRDefault="00A14685">
        <w:pPr>
          <w:pStyle w:val="Rodap"/>
          <w:jc w:val="right"/>
          <w:rPr>
            <w:sz w:val="18"/>
            <w:szCs w:val="18"/>
          </w:rPr>
        </w:pPr>
        <w:r>
          <w:rPr>
            <w:sz w:val="18"/>
            <w:szCs w:val="18"/>
          </w:rPr>
          <w:tab/>
        </w:r>
        <w:r>
          <w:rPr>
            <w:sz w:val="18"/>
            <w:szCs w:val="18"/>
          </w:rPr>
          <w:fldChar w:fldCharType="begin"/>
        </w:r>
        <w:r>
          <w:rPr>
            <w:sz w:val="18"/>
            <w:szCs w:val="18"/>
          </w:rPr>
          <w:instrText>PAGE</w:instrText>
        </w:r>
        <w:r>
          <w:rPr>
            <w:sz w:val="18"/>
            <w:szCs w:val="18"/>
          </w:rPr>
          <w:fldChar w:fldCharType="separate"/>
        </w:r>
        <w:r>
          <w:rPr>
            <w:noProof/>
            <w:sz w:val="18"/>
            <w:szCs w:val="18"/>
          </w:rPr>
          <w:t>vi</w:t>
        </w:r>
        <w:r>
          <w:rPr>
            <w:sz w:val="18"/>
            <w:szCs w:val="18"/>
          </w:rPr>
          <w:fldChar w:fldCharType="end"/>
        </w:r>
      </w:p>
    </w:sdtContent>
  </w:sdt>
  <w:p w14:paraId="7A048452" w14:textId="77777777" w:rsidR="00A14685" w:rsidRDefault="00A14685">
    <w:pPr>
      <w:pStyle w:val="Rodap"/>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45DE7" w14:textId="77777777" w:rsidR="00A14685" w:rsidRDefault="00A14685">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16168" w14:textId="77777777" w:rsidR="00A14685" w:rsidRDefault="00A14685">
    <w:pPr>
      <w:pStyle w:val="Rodap"/>
      <w:ind w:right="360"/>
      <w:rPr>
        <w:sz w:val="16"/>
        <w:szCs w:val="16"/>
      </w:rPr>
    </w:pPr>
    <w:r>
      <w:rPr>
        <w:noProof/>
      </w:rPr>
      <w:pict w14:anchorId="2F16303A">
        <v:shapetype id="_x0000_t202" coordsize="21600,21600" o:spt="202" path="m,l,21600r21600,l21600,xe">
          <v:stroke joinstyle="miter"/>
          <v:path gradientshapeok="t" o:connecttype="rect"/>
        </v:shapetype>
        <v:shape id="Frame1" o:spid="_x0000_s2055" type="#_x0000_t202" style="position:absolute;left:0;text-align:left;margin-left:-253.05pt;margin-top:.05pt;width:10.25pt;height:9.3pt;z-index:76;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" stroked="f">
          <v:fill opacity="0"/>
          <v:textbox style="mso-fit-shape-to-text:t" inset="0,0,0,0">
            <w:txbxContent>
              <w:p w14:paraId="16EB382C" w14:textId="77777777" w:rsidR="00A14685" w:rsidRDefault="00A14685">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noProof/>
                    <w:sz w:val="16"/>
                    <w:szCs w:val="16"/>
                  </w:rPr>
                  <w:t>11</w:t>
                </w:r>
                <w:r>
                  <w:rPr>
                    <w:rStyle w:val="Nmerodepgina"/>
                    <w:sz w:val="16"/>
                    <w:szCs w:val="16"/>
                  </w:rPr>
                  <w:fldChar w:fldCharType="end"/>
                </w:r>
              </w:p>
            </w:txbxContent>
          </v:textbox>
          <w10:wrap type="square" side="largest" anchorx="margin"/>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546CB" w14:textId="77777777" w:rsidR="00A14685" w:rsidRDefault="00A14685">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CF486" w14:textId="77777777" w:rsidR="00A14685" w:rsidRDefault="00A14685">
    <w:pPr>
      <w:pStyle w:val="Rodap"/>
      <w:ind w:right="360"/>
      <w:rPr>
        <w:sz w:val="16"/>
        <w:szCs w:val="16"/>
      </w:rPr>
    </w:pPr>
    <w:r>
      <w:rPr>
        <w:noProof/>
      </w:rPr>
      <w:pict w14:anchorId="3C4B577D">
        <v:shapetype id="_x0000_t202" coordsize="21600,21600" o:spt="202" path="m,l,21600r21600,l21600,xe">
          <v:stroke joinstyle="miter"/>
          <v:path gradientshapeok="t" o:connecttype="rect"/>
        </v:shapetype>
        <v:shape id="_x0000_s2054" type="#_x0000_t202" style="position:absolute;left:0;text-align:left;margin-left:-253.05pt;margin-top:.05pt;width:10.25pt;height:9.3pt;z-index:8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" stroked="f">
          <v:fill opacity="0"/>
          <v:textbox style="mso-fit-shape-to-text:t" inset="0,0,0,0">
            <w:txbxContent>
              <w:p w14:paraId="3CC9E44C" w14:textId="77777777" w:rsidR="00A14685" w:rsidRDefault="00A14685">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noProof/>
                    <w:sz w:val="16"/>
                    <w:szCs w:val="16"/>
                  </w:rPr>
                  <w:t>55</w:t>
                </w:r>
                <w:r>
                  <w:rPr>
                    <w:rStyle w:val="Nmerodepgina"/>
                    <w:sz w:val="16"/>
                    <w:szCs w:val="16"/>
                  </w:rPr>
                  <w:fldChar w:fldCharType="end"/>
                </w:r>
              </w:p>
            </w:txbxContent>
          </v:textbox>
          <w10:wrap type="square" side="largest" anchorx="margin"/>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A8FD3" w14:textId="77777777" w:rsidR="00A14685" w:rsidRDefault="00A14685">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46A22" w14:textId="77777777" w:rsidR="00A14685" w:rsidRDefault="00A14685">
    <w:pPr>
      <w:pStyle w:val="Rodap"/>
      <w:ind w:right="360"/>
      <w:rPr>
        <w:sz w:val="16"/>
        <w:szCs w:val="16"/>
      </w:rPr>
    </w:pPr>
    <w:r>
      <w:rPr>
        <w:noProof/>
      </w:rPr>
      <w:pict w14:anchorId="0D90B2B2">
        <v:shapetype id="_x0000_t202" coordsize="21600,21600" o:spt="202" path="m,l,21600r21600,l21600,xe">
          <v:stroke joinstyle="miter"/>
          <v:path gradientshapeok="t" o:connecttype="rect"/>
        </v:shapetype>
        <v:shape id="_x0000_s2053" type="#_x0000_t202" style="position:absolute;left:0;text-align:left;margin-left:-253.05pt;margin-top:.05pt;width:10.25pt;height:9.3pt;z-index:8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" stroked="f">
          <v:fill opacity="0"/>
          <v:textbox style="mso-fit-shape-to-text:t" inset="0,0,0,0">
            <w:txbxContent>
              <w:p w14:paraId="7003183F" w14:textId="77777777" w:rsidR="00A14685" w:rsidRDefault="00A14685">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sz w:val="16"/>
                    <w:szCs w:val="16"/>
                  </w:rPr>
                  <w:t>66</w:t>
                </w:r>
                <w:r>
                  <w:rPr>
                    <w:rStyle w:val="Nmerodepgina"/>
                    <w:sz w:val="16"/>
                    <w:szCs w:val="16"/>
                  </w:rPr>
                  <w:fldChar w:fldCharType="end"/>
                </w:r>
              </w:p>
            </w:txbxContent>
          </v:textbox>
          <w10:wrap type="square" side="largest" anchorx="margin"/>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8FBF" w14:textId="77777777" w:rsidR="00A14685" w:rsidRDefault="00A1468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4C2A8D" w14:textId="77777777" w:rsidR="00A00110" w:rsidRDefault="00A00110">
      <w:pPr>
        <w:spacing w:after="0" w:line="240" w:lineRule="auto"/>
      </w:pPr>
      <w:r>
        <w:separator/>
      </w:r>
    </w:p>
  </w:footnote>
  <w:footnote w:type="continuationSeparator" w:id="0">
    <w:p w14:paraId="6535CC8A" w14:textId="77777777" w:rsidR="00A00110" w:rsidRDefault="00A001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3545A" w14:textId="77777777" w:rsidR="00A14685" w:rsidRDefault="00A1468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098"/>
      <w:gridCol w:w="5622"/>
    </w:tblGrid>
    <w:tr w:rsidR="00A14685" w14:paraId="06C09A69" w14:textId="77777777">
      <w:tc>
        <w:tcPr>
          <w:tcW w:w="3177" w:type="dxa"/>
          <w:tcBorders>
            <w:top w:val="single" w:sz="4" w:space="0" w:color="000000"/>
            <w:left w:val="single" w:sz="4" w:space="0" w:color="000000"/>
            <w:bottom w:val="single" w:sz="4" w:space="0" w:color="000000"/>
            <w:right w:val="single" w:sz="4" w:space="0" w:color="000000"/>
          </w:tcBorders>
        </w:tcPr>
        <w:p w14:paraId="7F608DD8" w14:textId="77777777" w:rsidR="00A14685" w:rsidRDefault="00A14685">
          <w:pPr>
            <w:spacing w:before="120"/>
            <w:ind w:right="-153"/>
          </w:pPr>
          <w:r w:rsidRPr="00053488">
            <w:object w:dxaOrig="5627" w:dyaOrig="2151" w14:anchorId="5A63508E">
              <v:shape id="ole_rId1" o:spid="_x0000_i1025" style="width:136.5pt;height:43.5pt" coordsize="" o:spt="100" adj="0,,0" path="" stroked="f">
                <v:stroke joinstyle="miter"/>
                <v:imagedata r:id="rId1" o:title=""/>
                <v:formulas/>
                <v:path o:connecttype="segments"/>
              </v:shape>
              <o:OLEObject Type="Embed" ProgID="Visio.Drawing.11" ShapeID="ole_rId1" DrawAspect="Content" ObjectID="_1661364453" r:id="rId2"/>
            </w:object>
          </w:r>
        </w:p>
      </w:tc>
      <w:tc>
        <w:tcPr>
          <w:tcW w:w="6742" w:type="dxa"/>
          <w:tcBorders>
            <w:top w:val="single" w:sz="4" w:space="0" w:color="000000"/>
            <w:left w:val="single" w:sz="4" w:space="0" w:color="000000"/>
            <w:bottom w:val="single" w:sz="4" w:space="0" w:color="000000"/>
            <w:right w:val="single" w:sz="4" w:space="0" w:color="000000"/>
          </w:tcBorders>
        </w:tcPr>
        <w:p w14:paraId="362E9965" w14:textId="77777777" w:rsidR="00A14685" w:rsidRDefault="00A14685">
          <w:pPr>
            <w:spacing w:line="220" w:lineRule="exact"/>
            <w:jc w:val="right"/>
          </w:pPr>
          <w:r>
            <w:t>2019/20</w:t>
          </w:r>
          <w:r>
            <w:rPr>
              <w:b/>
            </w:rPr>
            <w:br/>
          </w:r>
          <w:r>
            <w:t>Summer</w:t>
          </w:r>
        </w:p>
        <w:p w14:paraId="34BF9055" w14:textId="77777777" w:rsidR="00A14685" w:rsidRDefault="00A14685">
          <w:pPr>
            <w:keepLines/>
            <w:spacing w:before="100" w:after="0"/>
            <w:outlineLvl w:val="4"/>
            <w:rPr>
              <w:rFonts w:asciiTheme="majorHAnsi" w:eastAsiaTheme="majorEastAsia" w:hAnsiTheme="majorHAnsi" w:cstheme="majorBidi"/>
              <w:bCs/>
              <w:color w:val="243F60" w:themeColor="accent1" w:themeShade="7F"/>
            </w:rPr>
          </w:pPr>
          <w:r>
            <w:rPr>
              <w:rFonts w:asciiTheme="majorHAnsi" w:eastAsiaTheme="majorEastAsia" w:hAnsiTheme="majorHAnsi" w:cstheme="majorBidi"/>
              <w:bCs/>
              <w:color w:val="243F60" w:themeColor="accent1" w:themeShade="7F"/>
            </w:rPr>
            <w:t>Projecto e Seminário</w:t>
          </w:r>
        </w:p>
        <w:p w14:paraId="3410E226" w14:textId="77777777" w:rsidR="00A14685" w:rsidRDefault="00A14685">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25F05004" w14:textId="77777777" w:rsidR="00A14685" w:rsidRDefault="00A1468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098"/>
      <w:gridCol w:w="5622"/>
    </w:tblGrid>
    <w:tr w:rsidR="00A14685" w14:paraId="3C2A8DAF" w14:textId="77777777">
      <w:tc>
        <w:tcPr>
          <w:tcW w:w="3177" w:type="dxa"/>
          <w:tcBorders>
            <w:top w:val="single" w:sz="4" w:space="0" w:color="000000"/>
            <w:left w:val="single" w:sz="4" w:space="0" w:color="000000"/>
            <w:bottom w:val="single" w:sz="4" w:space="0" w:color="000000"/>
            <w:right w:val="single" w:sz="4" w:space="0" w:color="000000"/>
          </w:tcBorders>
        </w:tcPr>
        <w:p w14:paraId="1F2C5C7A" w14:textId="77777777" w:rsidR="00A14685" w:rsidRDefault="00A14685">
          <w:pPr>
            <w:spacing w:before="120"/>
            <w:ind w:right="-153"/>
          </w:pPr>
          <w:r>
            <w:rPr>
              <w:noProof/>
              <w:lang w:eastAsia="pt-PT"/>
            </w:rPr>
            <w:drawing>
              <wp:inline distT="0" distB="0" distL="0" distR="0" wp14:anchorId="0144F658" wp14:editId="4DAB3634">
                <wp:extent cx="1733550" cy="552450"/>
                <wp:effectExtent l="0" t="0" r="0" b="0"/>
                <wp:docPr id="24"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3E48386" w14:textId="77777777" w:rsidR="00A14685" w:rsidRDefault="00A14685">
          <w:pPr>
            <w:spacing w:line="220" w:lineRule="exact"/>
            <w:jc w:val="right"/>
          </w:pPr>
          <w:r>
            <w:t>2019/20</w:t>
          </w:r>
          <w:r>
            <w:rPr>
              <w:b/>
            </w:rPr>
            <w:br/>
          </w:r>
          <w:r>
            <w:t>Summer</w:t>
          </w:r>
        </w:p>
        <w:p w14:paraId="70965EEE" w14:textId="77777777" w:rsidR="00A14685" w:rsidRDefault="00A14685">
          <w:pPr>
            <w:keepLines/>
            <w:spacing w:before="100" w:after="0"/>
            <w:outlineLvl w:val="4"/>
            <w:rPr>
              <w:rFonts w:asciiTheme="majorHAnsi" w:eastAsiaTheme="majorEastAsia" w:hAnsiTheme="majorHAnsi" w:cstheme="majorBidi"/>
              <w:bCs/>
              <w:color w:val="243F60" w:themeColor="accent1" w:themeShade="7F"/>
            </w:rPr>
          </w:pPr>
          <w:r>
            <w:rPr>
              <w:rFonts w:asciiTheme="majorHAnsi" w:eastAsiaTheme="majorEastAsia" w:hAnsiTheme="majorHAnsi" w:cstheme="majorBidi"/>
              <w:bCs/>
              <w:color w:val="243F60" w:themeColor="accent1" w:themeShade="7F"/>
            </w:rPr>
            <w:t>Projecto e Seminário</w:t>
          </w:r>
        </w:p>
        <w:p w14:paraId="53C4B397" w14:textId="77777777" w:rsidR="00A14685" w:rsidRDefault="00A14685">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78A46A5" w14:textId="77777777" w:rsidR="00A14685" w:rsidRDefault="00A1468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098"/>
      <w:gridCol w:w="5622"/>
    </w:tblGrid>
    <w:tr w:rsidR="00A14685" w14:paraId="55638657" w14:textId="77777777">
      <w:tc>
        <w:tcPr>
          <w:tcW w:w="3177" w:type="dxa"/>
          <w:tcBorders>
            <w:top w:val="single" w:sz="4" w:space="0" w:color="000000"/>
            <w:left w:val="single" w:sz="4" w:space="0" w:color="000000"/>
            <w:bottom w:val="single" w:sz="4" w:space="0" w:color="000000"/>
            <w:right w:val="single" w:sz="4" w:space="0" w:color="000000"/>
          </w:tcBorders>
        </w:tcPr>
        <w:p w14:paraId="2C3ED2B5" w14:textId="77777777" w:rsidR="00A14685" w:rsidRDefault="00A14685">
          <w:pPr>
            <w:spacing w:before="120"/>
            <w:ind w:right="-153"/>
          </w:pPr>
          <w:r>
            <w:rPr>
              <w:noProof/>
              <w:lang w:eastAsia="pt-PT"/>
            </w:rPr>
            <w:drawing>
              <wp:inline distT="0" distB="0" distL="0" distR="0" wp14:anchorId="3168193F" wp14:editId="019D60A1">
                <wp:extent cx="1733550" cy="552450"/>
                <wp:effectExtent l="0" t="0" r="0" b="0"/>
                <wp:docPr id="23"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1262507" w14:textId="77777777" w:rsidR="00A14685" w:rsidRDefault="00A14685">
          <w:pPr>
            <w:spacing w:line="220" w:lineRule="exact"/>
            <w:jc w:val="right"/>
          </w:pPr>
          <w:r>
            <w:t>2019/20</w:t>
          </w:r>
          <w:r>
            <w:rPr>
              <w:b/>
            </w:rPr>
            <w:br/>
          </w:r>
          <w:r>
            <w:t>Summer</w:t>
          </w:r>
        </w:p>
        <w:p w14:paraId="2F6724A8" w14:textId="77777777" w:rsidR="00A14685" w:rsidRDefault="00A14685">
          <w:pPr>
            <w:keepLines/>
            <w:spacing w:before="100" w:after="0"/>
            <w:outlineLvl w:val="4"/>
            <w:rPr>
              <w:rFonts w:asciiTheme="majorHAnsi" w:eastAsiaTheme="majorEastAsia" w:hAnsiTheme="majorHAnsi" w:cstheme="majorBidi"/>
              <w:bCs/>
              <w:color w:val="243F60" w:themeColor="accent1" w:themeShade="7F"/>
            </w:rPr>
          </w:pPr>
          <w:r>
            <w:rPr>
              <w:rFonts w:asciiTheme="majorHAnsi" w:eastAsiaTheme="majorEastAsia" w:hAnsiTheme="majorHAnsi" w:cstheme="majorBidi"/>
              <w:bCs/>
              <w:color w:val="243F60" w:themeColor="accent1" w:themeShade="7F"/>
            </w:rPr>
            <w:t>Projecto e Seminário</w:t>
          </w:r>
        </w:p>
        <w:p w14:paraId="22F613D5" w14:textId="77777777" w:rsidR="00A14685" w:rsidRDefault="00A14685">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6625A363" w14:textId="77777777" w:rsidR="00A14685" w:rsidRDefault="00A14685">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4463"/>
      <w:gridCol w:w="9472"/>
    </w:tblGrid>
    <w:tr w:rsidR="00A14685" w14:paraId="0BAED687" w14:textId="77777777">
      <w:tc>
        <w:tcPr>
          <w:tcW w:w="2723" w:type="dxa"/>
          <w:tcBorders>
            <w:top w:val="single" w:sz="4" w:space="0" w:color="000000"/>
            <w:left w:val="single" w:sz="4" w:space="0" w:color="000000"/>
            <w:bottom w:val="single" w:sz="4" w:space="0" w:color="000000"/>
            <w:right w:val="single" w:sz="4" w:space="0" w:color="000000"/>
          </w:tcBorders>
        </w:tcPr>
        <w:p w14:paraId="5E04A2B1" w14:textId="77777777" w:rsidR="00A14685" w:rsidRDefault="00A14685">
          <w:pPr>
            <w:spacing w:before="120"/>
            <w:ind w:right="-153"/>
          </w:pPr>
        </w:p>
      </w:tc>
      <w:tc>
        <w:tcPr>
          <w:tcW w:w="5780" w:type="dxa"/>
          <w:tcBorders>
            <w:top w:val="single" w:sz="4" w:space="0" w:color="000000"/>
            <w:left w:val="single" w:sz="4" w:space="0" w:color="000000"/>
            <w:bottom w:val="single" w:sz="4" w:space="0" w:color="000000"/>
            <w:right w:val="single" w:sz="4" w:space="0" w:color="000000"/>
          </w:tcBorders>
        </w:tcPr>
        <w:p w14:paraId="72E25ACE" w14:textId="77777777" w:rsidR="00A14685" w:rsidRDefault="00A14685">
          <w:pPr>
            <w:spacing w:line="220" w:lineRule="exact"/>
            <w:jc w:val="right"/>
          </w:pPr>
          <w:r>
            <w:t>2019/20</w:t>
          </w:r>
          <w:r>
            <w:rPr>
              <w:b/>
            </w:rPr>
            <w:br/>
          </w:r>
          <w:r>
            <w:t>Summer</w:t>
          </w:r>
        </w:p>
        <w:p w14:paraId="70C2905C" w14:textId="77777777" w:rsidR="00A14685" w:rsidRDefault="00A14685">
          <w:pPr>
            <w:keepLines/>
            <w:spacing w:before="100" w:after="0"/>
            <w:outlineLvl w:val="4"/>
            <w:rPr>
              <w:rFonts w:asciiTheme="majorHAnsi" w:eastAsiaTheme="majorEastAsia" w:hAnsiTheme="majorHAnsi" w:cstheme="majorBidi"/>
              <w:bCs/>
              <w:color w:val="243F60" w:themeColor="accent1" w:themeShade="7F"/>
            </w:rPr>
          </w:pPr>
          <w:r>
            <w:rPr>
              <w:rFonts w:asciiTheme="majorHAnsi" w:eastAsiaTheme="majorEastAsia" w:hAnsiTheme="majorHAnsi" w:cstheme="majorBidi"/>
              <w:bCs/>
              <w:color w:val="243F60" w:themeColor="accent1" w:themeShade="7F"/>
            </w:rPr>
            <w:t>Projecto e Seminário</w:t>
          </w:r>
        </w:p>
        <w:p w14:paraId="73291F9E" w14:textId="77777777" w:rsidR="00A14685" w:rsidRDefault="00A14685">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D68C2B2" w14:textId="77777777" w:rsidR="00A14685" w:rsidRDefault="00A1468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954DA"/>
    <w:multiLevelType w:val="multilevel"/>
    <w:tmpl w:val="E33884D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 w15:restartNumberingAfterBreak="0">
    <w:nsid w:val="1D335860"/>
    <w:multiLevelType w:val="multilevel"/>
    <w:tmpl w:val="53E86B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15:restartNumberingAfterBreak="0">
    <w:nsid w:val="26C05447"/>
    <w:multiLevelType w:val="multilevel"/>
    <w:tmpl w:val="CF1C05B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3" w15:restartNumberingAfterBreak="0">
    <w:nsid w:val="29AA1D3E"/>
    <w:multiLevelType w:val="multilevel"/>
    <w:tmpl w:val="0DA600C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4" w15:restartNumberingAfterBreak="0">
    <w:nsid w:val="2B5215D4"/>
    <w:multiLevelType w:val="multilevel"/>
    <w:tmpl w:val="49803046"/>
    <w:lvl w:ilvl="0">
      <w:start w:val="1"/>
      <w:numFmt w:val="none"/>
      <w:lvlText w:val="Annex C."/>
      <w:lvlJc w:val="left"/>
      <w:pPr>
        <w:tabs>
          <w:tab w:val="num" w:pos="72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right"/>
      <w:pPr>
        <w:tabs>
          <w:tab w:val="num" w:pos="1440"/>
        </w:tabs>
        <w:ind w:left="2160" w:hanging="180"/>
      </w:pPr>
      <w:rPr>
        <w:rFonts w:hint="default"/>
      </w:rPr>
    </w:lvl>
    <w:lvl w:ilvl="3">
      <w:start w:val="1"/>
      <w:numFmt w:val="decimal"/>
      <w:lvlText w:val="%4."/>
      <w:lvlJc w:val="left"/>
      <w:pPr>
        <w:tabs>
          <w:tab w:val="num" w:pos="1800"/>
        </w:tabs>
        <w:ind w:left="2880" w:hanging="360"/>
      </w:pPr>
      <w:rPr>
        <w:rFonts w:hint="default"/>
      </w:rPr>
    </w:lvl>
    <w:lvl w:ilvl="4">
      <w:start w:val="1"/>
      <w:numFmt w:val="lowerLetter"/>
      <w:lvlText w:val="%5."/>
      <w:lvlJc w:val="left"/>
      <w:pPr>
        <w:tabs>
          <w:tab w:val="num" w:pos="2160"/>
        </w:tabs>
        <w:ind w:left="3600" w:hanging="360"/>
      </w:pPr>
      <w:rPr>
        <w:rFonts w:hint="default"/>
      </w:rPr>
    </w:lvl>
    <w:lvl w:ilvl="5">
      <w:start w:val="1"/>
      <w:numFmt w:val="lowerRoman"/>
      <w:lvlText w:val="%6."/>
      <w:lvlJc w:val="right"/>
      <w:pPr>
        <w:tabs>
          <w:tab w:val="num" w:pos="2520"/>
        </w:tabs>
        <w:ind w:left="4320" w:hanging="180"/>
      </w:pPr>
      <w:rPr>
        <w:rFonts w:hint="default"/>
      </w:rPr>
    </w:lvl>
    <w:lvl w:ilvl="6">
      <w:start w:val="1"/>
      <w:numFmt w:val="decimal"/>
      <w:lvlText w:val="%7."/>
      <w:lvlJc w:val="left"/>
      <w:pPr>
        <w:tabs>
          <w:tab w:val="num" w:pos="2880"/>
        </w:tabs>
        <w:ind w:left="5040" w:hanging="360"/>
      </w:pPr>
      <w:rPr>
        <w:rFonts w:hint="default"/>
      </w:rPr>
    </w:lvl>
    <w:lvl w:ilvl="7">
      <w:start w:val="1"/>
      <w:numFmt w:val="lowerLetter"/>
      <w:lvlText w:val="%8."/>
      <w:lvlJc w:val="left"/>
      <w:pPr>
        <w:tabs>
          <w:tab w:val="num" w:pos="3240"/>
        </w:tabs>
        <w:ind w:left="5760" w:hanging="360"/>
      </w:pPr>
      <w:rPr>
        <w:rFonts w:hint="default"/>
      </w:rPr>
    </w:lvl>
    <w:lvl w:ilvl="8">
      <w:start w:val="1"/>
      <w:numFmt w:val="lowerRoman"/>
      <w:lvlText w:val="%9."/>
      <w:lvlJc w:val="right"/>
      <w:pPr>
        <w:tabs>
          <w:tab w:val="num" w:pos="3600"/>
        </w:tabs>
        <w:ind w:left="6480" w:hanging="180"/>
      </w:pPr>
      <w:rPr>
        <w:rFonts w:hint="default"/>
      </w:rPr>
    </w:lvl>
  </w:abstractNum>
  <w:abstractNum w:abstractNumId="5" w15:restartNumberingAfterBreak="0">
    <w:nsid w:val="2E9263C1"/>
    <w:multiLevelType w:val="multilevel"/>
    <w:tmpl w:val="383CC26C"/>
    <w:lvl w:ilvl="0">
      <w:start w:val="1"/>
      <w:numFmt w:val="decimal"/>
      <w:pStyle w:val="Ttulo1"/>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ECA25E4"/>
    <w:multiLevelType w:val="multilevel"/>
    <w:tmpl w:val="B604595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7" w15:restartNumberingAfterBreak="0">
    <w:nsid w:val="30154A86"/>
    <w:multiLevelType w:val="multilevel"/>
    <w:tmpl w:val="57C0E3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15:restartNumberingAfterBreak="0">
    <w:nsid w:val="36035615"/>
    <w:multiLevelType w:val="multilevel"/>
    <w:tmpl w:val="4D3448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9" w15:restartNumberingAfterBreak="0">
    <w:nsid w:val="43A3756D"/>
    <w:multiLevelType w:val="multilevel"/>
    <w:tmpl w:val="50568670"/>
    <w:lvl w:ilvl="0">
      <w:start w:val="1"/>
      <w:numFmt w:val="upperLetter"/>
      <w:lvlText w:val="Annex %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0" w15:restartNumberingAfterBreak="0">
    <w:nsid w:val="58C41C58"/>
    <w:multiLevelType w:val="multilevel"/>
    <w:tmpl w:val="23249A94"/>
    <w:lvl w:ilvl="0">
      <w:start w:val="1"/>
      <w:numFmt w:val="decimal"/>
      <w:lvlText w:val="%1."/>
      <w:lvlJc w:val="left"/>
      <w:pPr>
        <w:tabs>
          <w:tab w:val="num" w:pos="644"/>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1" w15:restartNumberingAfterBreak="0">
    <w:nsid w:val="6B944C3D"/>
    <w:multiLevelType w:val="multilevel"/>
    <w:tmpl w:val="F1FE27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2" w15:restartNumberingAfterBreak="0">
    <w:nsid w:val="6C123A9E"/>
    <w:multiLevelType w:val="multilevel"/>
    <w:tmpl w:val="E86626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3" w15:restartNumberingAfterBreak="0">
    <w:nsid w:val="78AA6E64"/>
    <w:multiLevelType w:val="multilevel"/>
    <w:tmpl w:val="97668FC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4" w15:restartNumberingAfterBreak="0">
    <w:nsid w:val="78FE7619"/>
    <w:multiLevelType w:val="multilevel"/>
    <w:tmpl w:val="DAC2BC38"/>
    <w:lvl w:ilvl="0">
      <w:start w:val="1"/>
      <w:numFmt w:val="decimal"/>
      <w:lvlText w:val="%1."/>
      <w:lvlJc w:val="left"/>
      <w:pPr>
        <w:tabs>
          <w:tab w:val="num" w:pos="720"/>
        </w:tabs>
        <w:ind w:left="720" w:hanging="360"/>
      </w:pPr>
    </w:lvl>
    <w:lvl w:ilvl="1">
      <w:start w:val="1"/>
      <w:numFmt w:val="decimal"/>
      <w:lvlText w:val="%1.%2."/>
      <w:lvlJc w:val="left"/>
      <w:pPr>
        <w:tabs>
          <w:tab w:val="num" w:pos="1080"/>
        </w:tabs>
        <w:ind w:left="850" w:hanging="490"/>
      </w:pPr>
    </w:lvl>
    <w:lvl w:ilvl="2">
      <w:start w:val="1"/>
      <w:numFmt w:val="decimal"/>
      <w:lvlText w:val="%1.%2.%3."/>
      <w:lvlJc w:val="left"/>
      <w:pPr>
        <w:tabs>
          <w:tab w:val="num" w:pos="1440"/>
        </w:tabs>
        <w:ind w:left="1080" w:hanging="720"/>
      </w:pPr>
    </w:lvl>
    <w:lvl w:ilvl="3">
      <w:start w:val="1"/>
      <w:numFmt w:val="decimal"/>
      <w:lvlText w:val="%1.%2.%3.%4."/>
      <w:lvlJc w:val="left"/>
      <w:pPr>
        <w:tabs>
          <w:tab w:val="num" w:pos="1800"/>
        </w:tabs>
        <w:ind w:left="1080" w:hanging="720"/>
      </w:pPr>
    </w:lvl>
    <w:lvl w:ilvl="4">
      <w:start w:val="1"/>
      <w:numFmt w:val="decimal"/>
      <w:lvlText w:val="%1.%2.%3.%4.%5."/>
      <w:lvlJc w:val="left"/>
      <w:pPr>
        <w:tabs>
          <w:tab w:val="num" w:pos="2160"/>
        </w:tabs>
        <w:ind w:left="1440" w:hanging="1080"/>
      </w:pPr>
    </w:lvl>
    <w:lvl w:ilvl="5">
      <w:start w:val="1"/>
      <w:numFmt w:val="decimal"/>
      <w:lvlText w:val="%1.%2.%3.%4.%5.%6."/>
      <w:lvlJc w:val="left"/>
      <w:pPr>
        <w:tabs>
          <w:tab w:val="num" w:pos="2520"/>
        </w:tabs>
        <w:ind w:left="1440" w:hanging="1080"/>
      </w:pPr>
    </w:lvl>
    <w:lvl w:ilvl="6">
      <w:start w:val="1"/>
      <w:numFmt w:val="decimal"/>
      <w:lvlText w:val="%1.%2.%3.%4.%5.%6.%7."/>
      <w:lvlJc w:val="left"/>
      <w:pPr>
        <w:tabs>
          <w:tab w:val="num" w:pos="2880"/>
        </w:tabs>
        <w:ind w:left="1800" w:hanging="1440"/>
      </w:pPr>
    </w:lvl>
    <w:lvl w:ilvl="7">
      <w:start w:val="1"/>
      <w:numFmt w:val="decimal"/>
      <w:lvlText w:val="%1.%2.%3.%4.%5.%6.%7.%8."/>
      <w:lvlJc w:val="left"/>
      <w:pPr>
        <w:tabs>
          <w:tab w:val="num" w:pos="3240"/>
        </w:tabs>
        <w:ind w:left="1800" w:hanging="1440"/>
      </w:pPr>
    </w:lvl>
    <w:lvl w:ilvl="8">
      <w:start w:val="1"/>
      <w:numFmt w:val="decimal"/>
      <w:lvlText w:val="%1.%2.%3.%4.%5.%6.%7.%8.%9."/>
      <w:lvlJc w:val="left"/>
      <w:pPr>
        <w:tabs>
          <w:tab w:val="num" w:pos="3600"/>
        </w:tabs>
        <w:ind w:left="2160" w:hanging="1800"/>
      </w:pPr>
    </w:lvl>
  </w:abstractNum>
  <w:num w:numId="1">
    <w:abstractNumId w:val="5"/>
  </w:num>
  <w:num w:numId="2">
    <w:abstractNumId w:val="0"/>
  </w:num>
  <w:num w:numId="3">
    <w:abstractNumId w:val="14"/>
  </w:num>
  <w:num w:numId="4">
    <w:abstractNumId w:val="1"/>
  </w:num>
  <w:num w:numId="5">
    <w:abstractNumId w:val="10"/>
  </w:num>
  <w:num w:numId="6">
    <w:abstractNumId w:val="9"/>
  </w:num>
  <w:num w:numId="7">
    <w:abstractNumId w:val="11"/>
  </w:num>
  <w:num w:numId="8">
    <w:abstractNumId w:val="3"/>
  </w:num>
  <w:num w:numId="9">
    <w:abstractNumId w:val="6"/>
  </w:num>
  <w:num w:numId="10">
    <w:abstractNumId w:val="13"/>
  </w:num>
  <w:num w:numId="11">
    <w:abstractNumId w:val="12"/>
  </w:num>
  <w:num w:numId="12">
    <w:abstractNumId w:val="2"/>
  </w:num>
  <w:num w:numId="13">
    <w:abstractNumId w:val="8"/>
  </w:num>
  <w:num w:numId="14">
    <w:abstractNumId w:val="7"/>
  </w:num>
  <w:num w:numId="1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é Oliveira">
    <w15:presenceInfo w15:providerId="Windows Live" w15:userId="e322069285e78dc2"/>
  </w15:person>
  <w15:person w15:author="joao eduardo santos">
    <w15:presenceInfo w15:providerId="Windows Live" w15:userId="329686ab1dce4f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09"/>
  <w:autoHyphenation/>
  <w:hyphenationZone w:val="425"/>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57874"/>
    <w:rsid w:val="00053488"/>
    <w:rsid w:val="00053B60"/>
    <w:rsid w:val="00237B50"/>
    <w:rsid w:val="00254276"/>
    <w:rsid w:val="00257874"/>
    <w:rsid w:val="00266558"/>
    <w:rsid w:val="002C70F5"/>
    <w:rsid w:val="002D0913"/>
    <w:rsid w:val="002D266C"/>
    <w:rsid w:val="00322247"/>
    <w:rsid w:val="00366D82"/>
    <w:rsid w:val="003D76A9"/>
    <w:rsid w:val="004053F7"/>
    <w:rsid w:val="004B08C7"/>
    <w:rsid w:val="004B6073"/>
    <w:rsid w:val="00635FC0"/>
    <w:rsid w:val="00645447"/>
    <w:rsid w:val="006507D7"/>
    <w:rsid w:val="00680A67"/>
    <w:rsid w:val="006820FF"/>
    <w:rsid w:val="006A00B5"/>
    <w:rsid w:val="006E1A9E"/>
    <w:rsid w:val="007349A9"/>
    <w:rsid w:val="00775CE8"/>
    <w:rsid w:val="00777C62"/>
    <w:rsid w:val="0092474A"/>
    <w:rsid w:val="009828C0"/>
    <w:rsid w:val="009839C8"/>
    <w:rsid w:val="00984159"/>
    <w:rsid w:val="009B6BEC"/>
    <w:rsid w:val="00A00110"/>
    <w:rsid w:val="00A14685"/>
    <w:rsid w:val="00A24DAE"/>
    <w:rsid w:val="00A6668A"/>
    <w:rsid w:val="00AA3F00"/>
    <w:rsid w:val="00B131D9"/>
    <w:rsid w:val="00B66A23"/>
    <w:rsid w:val="00B80622"/>
    <w:rsid w:val="00B95106"/>
    <w:rsid w:val="00C21C18"/>
    <w:rsid w:val="00C321AB"/>
    <w:rsid w:val="00CD2A3F"/>
    <w:rsid w:val="00CD58A2"/>
    <w:rsid w:val="00CD6C55"/>
    <w:rsid w:val="00D1628B"/>
    <w:rsid w:val="00D23E30"/>
    <w:rsid w:val="00D576C3"/>
    <w:rsid w:val="00D968EC"/>
    <w:rsid w:val="00DA1394"/>
    <w:rsid w:val="00E0620E"/>
    <w:rsid w:val="00E12163"/>
    <w:rsid w:val="00E63D29"/>
    <w:rsid w:val="00EA152A"/>
    <w:rsid w:val="00EB586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6F95170D"/>
  <w15:docId w15:val="{6DF3D9A9-5869-4308-B6E1-E1214F8A2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pt-P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line="276" w:lineRule="auto"/>
      <w:jc w:val="both"/>
    </w:pPr>
    <w:rPr>
      <w:sz w:val="24"/>
      <w:szCs w:val="24"/>
    </w:rPr>
  </w:style>
  <w:style w:type="paragraph" w:styleId="Ttulo1">
    <w:name w:val="heading 1"/>
    <w:basedOn w:val="Normal"/>
    <w:next w:val="Normal"/>
    <w:link w:val="Ttulo1Carter"/>
    <w:autoRedefine/>
    <w:uiPriority w:val="9"/>
    <w:qFormat/>
    <w:rsid w:val="00406025"/>
    <w:pPr>
      <w:keepNext/>
      <w:keepLines/>
      <w:numPr>
        <w:numId w:val="1"/>
      </w:numPr>
      <w:spacing w:before="360" w:after="600"/>
      <w:outlineLvl w:val="0"/>
    </w:pPr>
    <w:rPr>
      <w:rFonts w:asciiTheme="majorHAnsi" w:eastAsiaTheme="majorEastAsia" w:hAnsiTheme="majorHAnsi" w:cstheme="majorBidi"/>
      <w:b/>
      <w:bCs/>
      <w:color w:val="000000" w:themeColor="text1"/>
      <w:sz w:val="32"/>
      <w:szCs w:val="32"/>
      <w:lang w:val="en-US"/>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arter">
    <w:name w:val="Texto de balão Caráter"/>
    <w:basedOn w:val="Tipodeletrapredefinidodopargrafo"/>
    <w:link w:val="Textodebalo"/>
    <w:uiPriority w:val="99"/>
    <w:semiHidden/>
    <w:qFormat/>
    <w:rsid w:val="00C733BE"/>
    <w:rPr>
      <w:rFonts w:ascii="Tahoma" w:hAnsi="Tahoma" w:cs="Tahoma"/>
      <w:sz w:val="16"/>
      <w:szCs w:val="16"/>
    </w:rPr>
  </w:style>
  <w:style w:type="character" w:customStyle="1" w:styleId="TtuloCarter">
    <w:name w:val="Título Caráter"/>
    <w:basedOn w:val="Tipodeletrapredefinidodopargrafo"/>
    <w:link w:val="Ttulo"/>
    <w:uiPriority w:val="10"/>
    <w:qFormat/>
    <w:rsid w:val="00721261"/>
    <w:rPr>
      <w:rFonts w:asciiTheme="majorHAnsi" w:hAnsiTheme="majorHAnsi"/>
      <w:b/>
      <w:sz w:val="28"/>
      <w:szCs w:val="28"/>
      <w:lang w:val="en-US"/>
    </w:rPr>
  </w:style>
  <w:style w:type="character" w:customStyle="1" w:styleId="CabealhoCarter">
    <w:name w:val="Cabeçalho Caráter"/>
    <w:basedOn w:val="Tipodeletrapredefinidodopargrafo"/>
    <w:link w:val="Cabealho"/>
    <w:uiPriority w:val="99"/>
    <w:qFormat/>
    <w:rsid w:val="00DE7218"/>
  </w:style>
  <w:style w:type="character" w:customStyle="1" w:styleId="RodapCarter">
    <w:name w:val="Rodapé Caráter"/>
    <w:basedOn w:val="Tipodeletrapredefinidodopargrafo"/>
    <w:link w:val="Rodap"/>
    <w:uiPriority w:val="99"/>
    <w:qFormat/>
    <w:rsid w:val="00DE7218"/>
  </w:style>
  <w:style w:type="character" w:customStyle="1" w:styleId="Ttulo1Carter">
    <w:name w:val="Título 1 Caráter"/>
    <w:basedOn w:val="Tipodeletrapredefinidodopargrafo"/>
    <w:link w:val="Ttulo1"/>
    <w:uiPriority w:val="9"/>
    <w:qFormat/>
    <w:rsid w:val="00406025"/>
    <w:rPr>
      <w:rFonts w:asciiTheme="majorHAnsi" w:eastAsiaTheme="majorEastAsia" w:hAnsiTheme="majorHAnsi" w:cstheme="majorBidi"/>
      <w:b/>
      <w:bCs/>
      <w:color w:val="000000" w:themeColor="text1"/>
      <w:sz w:val="32"/>
      <w:szCs w:val="32"/>
      <w:lang w:val="en-US"/>
    </w:rPr>
  </w:style>
  <w:style w:type="character" w:customStyle="1" w:styleId="TextoCarcter">
    <w:name w:val="Texto Carácter"/>
    <w:basedOn w:val="Tipodeletrapredefinidodopargrafo"/>
    <w:link w:val="Texto"/>
    <w:qFormat/>
    <w:rsid w:val="00A810D5"/>
    <w:rPr>
      <w:b/>
      <w:sz w:val="24"/>
      <w:szCs w:val="24"/>
    </w:rPr>
  </w:style>
  <w:style w:type="character" w:styleId="TextodoMarcadordePosio">
    <w:name w:val="Placeholder Text"/>
    <w:basedOn w:val="Tipodeletrapredefinidodopargrafo"/>
    <w:uiPriority w:val="99"/>
    <w:semiHidden/>
    <w:qFormat/>
    <w:rsid w:val="00D52D19"/>
    <w:rPr>
      <w:color w:val="808080"/>
    </w:rPr>
  </w:style>
  <w:style w:type="character" w:customStyle="1" w:styleId="ExpressoChar">
    <w:name w:val="Expressão Char"/>
    <w:basedOn w:val="TextoCarcter"/>
    <w:link w:val="Expresso"/>
    <w:qFormat/>
    <w:rsid w:val="00AD353A"/>
    <w:rPr>
      <w:b/>
      <w:sz w:val="24"/>
      <w:szCs w:val="24"/>
    </w:rPr>
  </w:style>
  <w:style w:type="character" w:customStyle="1" w:styleId="FiguraCarcter">
    <w:name w:val="Figura Carácter"/>
    <w:basedOn w:val="TextoCarcter"/>
    <w:link w:val="Figura"/>
    <w:qFormat/>
    <w:rsid w:val="00E1444E"/>
    <w:rPr>
      <w:b/>
      <w:sz w:val="24"/>
      <w:szCs w:val="24"/>
    </w:rPr>
  </w:style>
  <w:style w:type="character" w:customStyle="1" w:styleId="TabelaCarcter">
    <w:name w:val="Tabela Carácter"/>
    <w:basedOn w:val="TextoCarcter"/>
    <w:link w:val="Tabela"/>
    <w:qFormat/>
    <w:rsid w:val="0019106B"/>
    <w:rPr>
      <w:b/>
      <w:bCs/>
      <w:sz w:val="24"/>
      <w:szCs w:val="24"/>
    </w:rPr>
  </w:style>
  <w:style w:type="character" w:customStyle="1" w:styleId="ProgramaCarcter">
    <w:name w:val="Programa Carácter"/>
    <w:basedOn w:val="Tipodeletrapredefinidodopargrafo"/>
    <w:link w:val="Programa"/>
    <w:qFormat/>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character" w:customStyle="1" w:styleId="TtulondiceCarcter">
    <w:name w:val="Título Índice Carácter"/>
    <w:basedOn w:val="Ttulo1Carter"/>
    <w:link w:val="Ttulondice"/>
    <w:qFormat/>
    <w:rsid w:val="0019106B"/>
    <w:rPr>
      <w:rFonts w:asciiTheme="majorHAnsi" w:eastAsiaTheme="majorEastAsia" w:hAnsiTheme="majorHAnsi" w:cstheme="majorBidi"/>
      <w:b/>
      <w:bCs/>
      <w:color w:val="000000" w:themeColor="text1"/>
      <w:sz w:val="32"/>
      <w:szCs w:val="32"/>
      <w:lang w:val="en-US"/>
    </w:rPr>
  </w:style>
  <w:style w:type="character" w:customStyle="1" w:styleId="TextodenotaderodapCarter">
    <w:name w:val="Texto de nota de rodapé Caráter"/>
    <w:basedOn w:val="Tipodeletrapredefinidodopargrafo"/>
    <w:link w:val="Textodenotaderodap"/>
    <w:uiPriority w:val="99"/>
    <w:qFormat/>
    <w:rsid w:val="00FA0DF4"/>
    <w:rPr>
      <w:sz w:val="16"/>
      <w:szCs w:val="16"/>
    </w:rPr>
  </w:style>
  <w:style w:type="character" w:customStyle="1" w:styleId="FootnoteCharacters">
    <w:name w:val="Footnote Characters"/>
    <w:basedOn w:val="Tipodeletrapredefinidodopargrafo"/>
    <w:uiPriority w:val="99"/>
    <w:unhideWhenUsed/>
    <w:qFormat/>
    <w:rsid w:val="005D7119"/>
    <w:rPr>
      <w:vertAlign w:val="superscript"/>
    </w:rPr>
  </w:style>
  <w:style w:type="character" w:customStyle="1" w:styleId="FootnoteAnchor">
    <w:name w:val="Footnote Anchor"/>
    <w:rsid w:val="00053488"/>
    <w:rPr>
      <w:vertAlign w:val="superscript"/>
    </w:rPr>
  </w:style>
  <w:style w:type="character" w:styleId="Nmerodepgina">
    <w:name w:val="page number"/>
    <w:basedOn w:val="Tipodeletrapredefinidodopargrafo"/>
    <w:uiPriority w:val="99"/>
    <w:semiHidden/>
    <w:unhideWhenUsed/>
    <w:qFormat/>
    <w:rsid w:val="00B2443B"/>
  </w:style>
  <w:style w:type="character" w:customStyle="1" w:styleId="Ttulo2Carter">
    <w:name w:val="Título 2 Caráter"/>
    <w:basedOn w:val="Tipodeletrapredefinidodopargrafo"/>
    <w:link w:val="Ttulo2"/>
    <w:uiPriority w:val="9"/>
    <w:qFormat/>
    <w:rsid w:val="00941287"/>
    <w:rPr>
      <w:rFonts w:asciiTheme="majorHAnsi" w:eastAsiaTheme="majorEastAsia" w:hAnsiTheme="majorHAnsi" w:cstheme="majorBidi"/>
      <w:color w:val="365F91" w:themeColor="accent1" w:themeShade="BF"/>
      <w:sz w:val="26"/>
      <w:szCs w:val="26"/>
    </w:rPr>
  </w:style>
  <w:style w:type="character" w:customStyle="1" w:styleId="Ttulo3Carter">
    <w:name w:val="Título 3 Caráter"/>
    <w:basedOn w:val="Tipodeletrapredefinidodopargrafo"/>
    <w:link w:val="Ttulo3"/>
    <w:uiPriority w:val="9"/>
    <w:qFormat/>
    <w:rsid w:val="00F57CF8"/>
    <w:rPr>
      <w:rFonts w:asciiTheme="majorHAnsi" w:eastAsiaTheme="majorEastAsia" w:hAnsiTheme="majorHAnsi" w:cstheme="majorBidi"/>
      <w:color w:val="243F60" w:themeColor="accent1" w:themeShade="7F"/>
      <w:sz w:val="24"/>
      <w:szCs w:val="24"/>
    </w:rPr>
  </w:style>
  <w:style w:type="character" w:styleId="Refdecomentrio">
    <w:name w:val="annotation reference"/>
    <w:basedOn w:val="Tipodeletrapredefinidodopargrafo"/>
    <w:uiPriority w:val="99"/>
    <w:semiHidden/>
    <w:unhideWhenUsed/>
    <w:qFormat/>
    <w:rsid w:val="001727C3"/>
    <w:rPr>
      <w:sz w:val="16"/>
      <w:szCs w:val="16"/>
    </w:rPr>
  </w:style>
  <w:style w:type="character" w:customStyle="1" w:styleId="TextodecomentrioCarter">
    <w:name w:val="Texto de comentário Caráter"/>
    <w:basedOn w:val="Tipodeletrapredefinidodopargrafo"/>
    <w:link w:val="Textodecomentrio"/>
    <w:uiPriority w:val="99"/>
    <w:semiHidden/>
    <w:qFormat/>
    <w:rsid w:val="001727C3"/>
    <w:rPr>
      <w:sz w:val="20"/>
      <w:szCs w:val="20"/>
    </w:rPr>
  </w:style>
  <w:style w:type="character" w:customStyle="1" w:styleId="AssuntodecomentrioCarter">
    <w:name w:val="Assunto de comentário Caráter"/>
    <w:basedOn w:val="TextodecomentrioCarter"/>
    <w:link w:val="Assuntodecomentrio"/>
    <w:uiPriority w:val="99"/>
    <w:semiHidden/>
    <w:qFormat/>
    <w:rsid w:val="001727C3"/>
    <w:rPr>
      <w:b/>
      <w:bCs/>
      <w:sz w:val="20"/>
      <w:szCs w:val="20"/>
    </w:rPr>
  </w:style>
  <w:style w:type="character" w:customStyle="1" w:styleId="Ttulo5Carter">
    <w:name w:val="Título 5 Caráter"/>
    <w:basedOn w:val="Tipodeletrapredefinidodopargrafo"/>
    <w:link w:val="Ttulo5"/>
    <w:uiPriority w:val="9"/>
    <w:semiHidden/>
    <w:qFormat/>
    <w:rsid w:val="005B6B81"/>
    <w:rPr>
      <w:rFonts w:asciiTheme="majorHAnsi" w:eastAsiaTheme="majorEastAsia" w:hAnsiTheme="majorHAnsi" w:cstheme="majorBidi"/>
      <w:color w:val="365F91" w:themeColor="accent1" w:themeShade="BF"/>
      <w:sz w:val="24"/>
      <w:szCs w:val="24"/>
    </w:rPr>
  </w:style>
  <w:style w:type="character" w:customStyle="1" w:styleId="MenoNoResolvida1">
    <w:name w:val="Menção Não Resolvida1"/>
    <w:basedOn w:val="Tipodeletrapredefinidodopargrafo"/>
    <w:uiPriority w:val="99"/>
    <w:semiHidden/>
    <w:unhideWhenUsed/>
    <w:qFormat/>
    <w:rsid w:val="001320BB"/>
    <w:rPr>
      <w:color w:val="605E5C"/>
      <w:shd w:val="clear" w:color="auto" w:fill="E1DFDD"/>
    </w:rPr>
  </w:style>
  <w:style w:type="character" w:customStyle="1" w:styleId="MenoNoResolvida2">
    <w:name w:val="Menção Não Resolvida2"/>
    <w:basedOn w:val="Tipodeletrapredefinidodopargrafo"/>
    <w:uiPriority w:val="99"/>
    <w:semiHidden/>
    <w:unhideWhenUsed/>
    <w:qFormat/>
    <w:rsid w:val="00B61933"/>
    <w:rPr>
      <w:color w:val="605E5C"/>
      <w:shd w:val="clear" w:color="auto" w:fill="E1DFDD"/>
    </w:rPr>
  </w:style>
  <w:style w:type="character" w:styleId="Hiperligaovisitada">
    <w:name w:val="FollowedHyperlink"/>
    <w:basedOn w:val="Tipodeletrapredefinidodopargrafo"/>
    <w:uiPriority w:val="99"/>
    <w:semiHidden/>
    <w:unhideWhenUsed/>
    <w:rsid w:val="006B4EAC"/>
    <w:rPr>
      <w:color w:val="800080" w:themeColor="followedHyperlink"/>
      <w:u w:val="single"/>
    </w:rPr>
  </w:style>
  <w:style w:type="character" w:customStyle="1" w:styleId="AnnexCarter">
    <w:name w:val="Annex Caráter"/>
    <w:basedOn w:val="Ttulo2Carter"/>
    <w:link w:val="Annex"/>
    <w:qFormat/>
    <w:rsid w:val="00071A4F"/>
    <w:rPr>
      <w:rFonts w:asciiTheme="majorHAnsi" w:eastAsiaTheme="majorEastAsia" w:hAnsiTheme="majorHAnsi" w:cstheme="majorBidi"/>
      <w:color w:val="365F91" w:themeColor="accent1" w:themeShade="BF"/>
      <w:sz w:val="28"/>
      <w:szCs w:val="28"/>
    </w:rPr>
  </w:style>
  <w:style w:type="character" w:customStyle="1" w:styleId="IndexLink">
    <w:name w:val="Index Link"/>
    <w:qFormat/>
    <w:rsid w:val="00053488"/>
  </w:style>
  <w:style w:type="paragraph" w:customStyle="1" w:styleId="Heading">
    <w:name w:val="Heading"/>
    <w:basedOn w:val="Normal"/>
    <w:next w:val="Corpodetexto"/>
    <w:qFormat/>
    <w:rsid w:val="00053488"/>
    <w:pPr>
      <w:keepNext/>
      <w:spacing w:before="240"/>
    </w:pPr>
    <w:rPr>
      <w:rFonts w:ascii="Liberation Sans" w:eastAsia="Noto Sans CJK SC" w:hAnsi="Liberation Sans" w:cs="Lohit Devanagari"/>
      <w:sz w:val="28"/>
      <w:szCs w:val="28"/>
    </w:rPr>
  </w:style>
  <w:style w:type="paragraph" w:styleId="Corpodetexto">
    <w:name w:val="Body Text"/>
    <w:basedOn w:val="Normal"/>
    <w:rsid w:val="00053488"/>
    <w:pPr>
      <w:spacing w:after="140"/>
    </w:pPr>
  </w:style>
  <w:style w:type="paragraph" w:styleId="Lista">
    <w:name w:val="List"/>
    <w:basedOn w:val="Corpodetexto"/>
    <w:rsid w:val="00053488"/>
    <w:rPr>
      <w:rFonts w:cs="Lohit Devanagari"/>
    </w:r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paragraph" w:customStyle="1" w:styleId="Index">
    <w:name w:val="Index"/>
    <w:basedOn w:val="Normal"/>
    <w:qFormat/>
    <w:rsid w:val="00053488"/>
    <w:pPr>
      <w:suppressLineNumbers/>
    </w:pPr>
    <w:rPr>
      <w:rFonts w:cs="Lohit Devanagari"/>
    </w:rPr>
  </w:style>
  <w:style w:type="paragraph" w:styleId="Textodebalo">
    <w:name w:val="Balloon Text"/>
    <w:basedOn w:val="Normal"/>
    <w:link w:val="TextodebaloCarter"/>
    <w:uiPriority w:val="99"/>
    <w:semiHidden/>
    <w:unhideWhenUsed/>
    <w:qFormat/>
    <w:rsid w:val="00C733BE"/>
    <w:pPr>
      <w:spacing w:after="0" w:line="240" w:lineRule="auto"/>
    </w:pPr>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paragraph" w:customStyle="1" w:styleId="HeaderandFooter">
    <w:name w:val="Header and Footer"/>
    <w:basedOn w:val="Normal"/>
    <w:qFormat/>
    <w:rsid w:val="00053488"/>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qFormat/>
    <w:rsid w:val="00A95392"/>
    <w:pPr>
      <w:spacing w:beforeAutospacing="1" w:afterAutospacing="1" w:line="240" w:lineRule="auto"/>
    </w:pPr>
    <w:rPr>
      <w:rFonts w:ascii="Times New Roman" w:hAnsi="Times New Roman" w:cs="Times New Roman"/>
    </w:rPr>
  </w:style>
  <w:style w:type="paragraph" w:styleId="Bibliografia">
    <w:name w:val="Bibliography"/>
    <w:basedOn w:val="Normal"/>
    <w:next w:val="Normal"/>
    <w:uiPriority w:val="37"/>
    <w:unhideWhenUsed/>
    <w:qFormat/>
    <w:rsid w:val="00A95392"/>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paragraph" w:customStyle="1" w:styleId="Tabela">
    <w:name w:val="Tabela"/>
    <w:basedOn w:val="Texto"/>
    <w:link w:val="TabelaCarcter"/>
    <w:qFormat/>
    <w:rsid w:val="0019106B"/>
    <w:pPr>
      <w:jc w:val="center"/>
    </w:pPr>
    <w:rPr>
      <w:bCs/>
      <w:sz w:val="22"/>
      <w:szCs w:val="22"/>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paragraph" w:styleId="ndice1">
    <w:name w:val="toc 1"/>
    <w:basedOn w:val="Normal"/>
    <w:next w:val="Normal"/>
    <w:autoRedefine/>
    <w:uiPriority w:val="39"/>
    <w:unhideWhenUsed/>
    <w:rsid w:val="0007098F"/>
    <w:pPr>
      <w:spacing w:after="100"/>
    </w:p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paragraph" w:customStyle="1" w:styleId="EndNoteBibliographyTitle">
    <w:name w:val="EndNote Bibliography Title"/>
    <w:basedOn w:val="Normal"/>
    <w:qFormat/>
    <w:rsid w:val="00FF1CAC"/>
    <w:pPr>
      <w:spacing w:after="0"/>
      <w:jc w:val="center"/>
    </w:pPr>
    <w:rPr>
      <w:rFonts w:ascii="Times New Roman" w:hAnsi="Times New Roman" w:cs="Times New Roman"/>
    </w:rPr>
  </w:style>
  <w:style w:type="paragraph" w:customStyle="1" w:styleId="EndNoteBibliography">
    <w:name w:val="EndNote Bibliography"/>
    <w:basedOn w:val="Normal"/>
    <w:qFormat/>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qFormat/>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qFormat/>
    <w:rsid w:val="0019106B"/>
    <w:pPr>
      <w:ind w:left="240" w:hanging="240"/>
    </w:pPr>
  </w:style>
  <w:style w:type="paragraph" w:styleId="ndiceremissivo2">
    <w:name w:val="index 2"/>
    <w:basedOn w:val="Normal"/>
    <w:next w:val="Normal"/>
    <w:autoRedefine/>
    <w:uiPriority w:val="99"/>
    <w:unhideWhenUsed/>
    <w:qFormat/>
    <w:rsid w:val="0019106B"/>
    <w:pPr>
      <w:ind w:left="480" w:hanging="240"/>
    </w:pPr>
  </w:style>
  <w:style w:type="paragraph" w:styleId="ndiceremissivo3">
    <w:name w:val="index 3"/>
    <w:basedOn w:val="Normal"/>
    <w:next w:val="Normal"/>
    <w:autoRedefine/>
    <w:uiPriority w:val="99"/>
    <w:unhideWhenUsed/>
    <w:qFormat/>
    <w:rsid w:val="0019106B"/>
    <w:pPr>
      <w:ind w:left="720" w:hanging="240"/>
    </w:pPr>
  </w:style>
  <w:style w:type="paragraph" w:styleId="ndiceremissivo4">
    <w:name w:val="index 4"/>
    <w:basedOn w:val="Normal"/>
    <w:next w:val="Normal"/>
    <w:autoRedefine/>
    <w:uiPriority w:val="99"/>
    <w:unhideWhenUsed/>
    <w:qFormat/>
    <w:rsid w:val="0019106B"/>
    <w:pPr>
      <w:ind w:left="960" w:hanging="240"/>
    </w:pPr>
  </w:style>
  <w:style w:type="paragraph" w:styleId="ndiceremissivo5">
    <w:name w:val="index 5"/>
    <w:basedOn w:val="Normal"/>
    <w:next w:val="Normal"/>
    <w:autoRedefine/>
    <w:uiPriority w:val="99"/>
    <w:unhideWhenUsed/>
    <w:qFormat/>
    <w:rsid w:val="0019106B"/>
    <w:pPr>
      <w:ind w:left="1200" w:hanging="240"/>
    </w:pPr>
  </w:style>
  <w:style w:type="paragraph" w:styleId="ndiceremissivo6">
    <w:name w:val="index 6"/>
    <w:basedOn w:val="Normal"/>
    <w:next w:val="Normal"/>
    <w:autoRedefine/>
    <w:uiPriority w:val="99"/>
    <w:unhideWhenUsed/>
    <w:qFormat/>
    <w:rsid w:val="0019106B"/>
    <w:pPr>
      <w:ind w:left="1440" w:hanging="240"/>
    </w:pPr>
  </w:style>
  <w:style w:type="paragraph" w:styleId="ndiceremissivo7">
    <w:name w:val="index 7"/>
    <w:basedOn w:val="Normal"/>
    <w:next w:val="Normal"/>
    <w:autoRedefine/>
    <w:uiPriority w:val="99"/>
    <w:unhideWhenUsed/>
    <w:qFormat/>
    <w:rsid w:val="0019106B"/>
    <w:pPr>
      <w:ind w:left="1680" w:hanging="240"/>
    </w:pPr>
  </w:style>
  <w:style w:type="paragraph" w:styleId="ndiceremissivo8">
    <w:name w:val="index 8"/>
    <w:basedOn w:val="Normal"/>
    <w:next w:val="Normal"/>
    <w:autoRedefine/>
    <w:uiPriority w:val="99"/>
    <w:unhideWhenUsed/>
    <w:qFormat/>
    <w:rsid w:val="0019106B"/>
    <w:pPr>
      <w:ind w:left="1920" w:hanging="240"/>
    </w:pPr>
  </w:style>
  <w:style w:type="paragraph" w:styleId="ndiceremissivo9">
    <w:name w:val="index 9"/>
    <w:basedOn w:val="Normal"/>
    <w:next w:val="Normal"/>
    <w:autoRedefine/>
    <w:uiPriority w:val="99"/>
    <w:unhideWhenUsed/>
    <w:qFormat/>
    <w:rsid w:val="0019106B"/>
    <w:pPr>
      <w:ind w:left="2160" w:hanging="240"/>
    </w:pPr>
  </w:style>
  <w:style w:type="paragraph" w:styleId="Cabealhodendiceremissivo">
    <w:name w:val="index heading"/>
    <w:basedOn w:val="Normal"/>
    <w:next w:val="ndiceremissivo1"/>
    <w:uiPriority w:val="99"/>
    <w:unhideWhenUsed/>
    <w:qFormat/>
    <w:rsid w:val="0019106B"/>
  </w:style>
  <w:style w:type="paragraph" w:styleId="ndice2">
    <w:name w:val="toc 2"/>
    <w:basedOn w:val="Normal"/>
    <w:next w:val="Normal"/>
    <w:autoRedefine/>
    <w:uiPriority w:val="39"/>
    <w:unhideWhenUsed/>
    <w:rsid w:val="00941287"/>
    <w:pPr>
      <w:spacing w:after="100"/>
      <w:ind w:left="240"/>
    </w:pPr>
  </w:style>
  <w:style w:type="paragraph" w:styleId="ndice3">
    <w:name w:val="toc 3"/>
    <w:basedOn w:val="Normal"/>
    <w:next w:val="Normal"/>
    <w:autoRedefine/>
    <w:uiPriority w:val="39"/>
    <w:unhideWhenUsed/>
    <w:rsid w:val="00F57CF8"/>
    <w:pPr>
      <w:spacing w:after="100"/>
      <w:ind w:left="480"/>
    </w:pPr>
  </w:style>
  <w:style w:type="paragraph" w:styleId="Textodecomentrio">
    <w:name w:val="annotation text"/>
    <w:basedOn w:val="Normal"/>
    <w:link w:val="TextodecomentrioCarter"/>
    <w:uiPriority w:val="99"/>
    <w:semiHidden/>
    <w:unhideWhenUsed/>
    <w:qFormat/>
    <w:rsid w:val="001727C3"/>
    <w:pPr>
      <w:spacing w:line="240" w:lineRule="auto"/>
    </w:pPr>
    <w:rPr>
      <w:sz w:val="20"/>
      <w:szCs w:val="20"/>
    </w:rPr>
  </w:style>
  <w:style w:type="paragraph" w:styleId="Assuntodecomentrio">
    <w:name w:val="annotation subject"/>
    <w:basedOn w:val="Textodecomentrio"/>
    <w:next w:val="Textodecomentrio"/>
    <w:link w:val="AssuntodecomentrioCarter"/>
    <w:uiPriority w:val="99"/>
    <w:semiHidden/>
    <w:unhideWhenUsed/>
    <w:qFormat/>
    <w:rsid w:val="001727C3"/>
    <w:rPr>
      <w:b/>
      <w:bCs/>
    </w:rPr>
  </w:style>
  <w:style w:type="paragraph" w:styleId="SemEspaamento">
    <w:name w:val="No Spacing"/>
    <w:uiPriority w:val="1"/>
    <w:qFormat/>
    <w:rsid w:val="00285CED"/>
    <w:rPr>
      <w:rFonts w:ascii="Calibri" w:eastAsiaTheme="minorHAnsi" w:hAnsi="Calibri"/>
      <w:sz w:val="24"/>
      <w:lang w:eastAsia="en-US"/>
    </w:rPr>
  </w:style>
  <w:style w:type="paragraph" w:customStyle="1" w:styleId="Annex">
    <w:name w:val="Annex"/>
    <w:basedOn w:val="Ttulo2"/>
    <w:link w:val="AnnexCarter"/>
    <w:qFormat/>
    <w:rsid w:val="00071A4F"/>
    <w:rPr>
      <w:color w:val="auto"/>
      <w:sz w:val="28"/>
      <w:szCs w:val="28"/>
    </w:rPr>
  </w:style>
  <w:style w:type="paragraph" w:styleId="Reviso">
    <w:name w:val="Revision"/>
    <w:uiPriority w:val="99"/>
    <w:semiHidden/>
    <w:qFormat/>
    <w:rsid w:val="00796A75"/>
    <w:rPr>
      <w:sz w:val="24"/>
      <w:szCs w:val="24"/>
    </w:rPr>
  </w:style>
  <w:style w:type="paragraph" w:customStyle="1" w:styleId="FrameContents">
    <w:name w:val="Frame Contents"/>
    <w:basedOn w:val="Normal"/>
    <w:qFormat/>
    <w:rsid w:val="00053488"/>
  </w:style>
  <w:style w:type="table" w:styleId="TabelacomGrelha">
    <w:name w:val="Table Grid"/>
    <w:basedOn w:val="Tabelanormal"/>
    <w:uiPriority w:val="59"/>
    <w:rsid w:val="0006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elha1Clara1">
    <w:name w:val="Tabela de Grelha 1 Clara1"/>
    <w:basedOn w:val="Tabelanormal"/>
    <w:uiPriority w:val="46"/>
    <w:rsid w:val="00E66F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acomGrelhaClara1">
    <w:name w:val="Tabela com Grelha Clara1"/>
    <w:basedOn w:val="Tabelanormal"/>
    <w:uiPriority w:val="40"/>
    <w:rsid w:val="00B00D1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TabelaSimples51">
    <w:name w:val="Tabela Simples 51"/>
    <w:basedOn w:val="Tabelanormal"/>
    <w:uiPriority w:val="45"/>
    <w:rsid w:val="00B00D1A"/>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265004">
      <w:bodyDiv w:val="1"/>
      <w:marLeft w:val="0"/>
      <w:marRight w:val="0"/>
      <w:marTop w:val="0"/>
      <w:marBottom w:val="0"/>
      <w:divBdr>
        <w:top w:val="none" w:sz="0" w:space="0" w:color="auto"/>
        <w:left w:val="none" w:sz="0" w:space="0" w:color="auto"/>
        <w:bottom w:val="none" w:sz="0" w:space="0" w:color="auto"/>
        <w:right w:val="none" w:sz="0" w:space="0" w:color="auto"/>
      </w:divBdr>
    </w:div>
    <w:div w:id="1200554384">
      <w:bodyDiv w:val="1"/>
      <w:marLeft w:val="0"/>
      <w:marRight w:val="0"/>
      <w:marTop w:val="0"/>
      <w:marBottom w:val="0"/>
      <w:divBdr>
        <w:top w:val="none" w:sz="0" w:space="0" w:color="auto"/>
        <w:left w:val="none" w:sz="0" w:space="0" w:color="auto"/>
        <w:bottom w:val="none" w:sz="0" w:space="0" w:color="auto"/>
        <w:right w:val="none" w:sz="0" w:space="0" w:color="auto"/>
      </w:divBdr>
    </w:div>
    <w:div w:id="1223718307">
      <w:bodyDiv w:val="1"/>
      <w:marLeft w:val="0"/>
      <w:marRight w:val="0"/>
      <w:marTop w:val="0"/>
      <w:marBottom w:val="0"/>
      <w:divBdr>
        <w:top w:val="none" w:sz="0" w:space="0" w:color="auto"/>
        <w:left w:val="none" w:sz="0" w:space="0" w:color="auto"/>
        <w:bottom w:val="none" w:sz="0" w:space="0" w:color="auto"/>
        <w:right w:val="none" w:sz="0" w:space="0" w:color="auto"/>
      </w:divBdr>
    </w:div>
    <w:div w:id="1592466428">
      <w:bodyDiv w:val="1"/>
      <w:marLeft w:val="0"/>
      <w:marRight w:val="0"/>
      <w:marTop w:val="0"/>
      <w:marBottom w:val="0"/>
      <w:divBdr>
        <w:top w:val="none" w:sz="0" w:space="0" w:color="auto"/>
        <w:left w:val="none" w:sz="0" w:space="0" w:color="auto"/>
        <w:bottom w:val="none" w:sz="0" w:space="0" w:color="auto"/>
        <w:right w:val="none" w:sz="0" w:space="0" w:color="auto"/>
      </w:divBdr>
    </w:div>
    <w:div w:id="1721854233">
      <w:bodyDiv w:val="1"/>
      <w:marLeft w:val="0"/>
      <w:marRight w:val="0"/>
      <w:marTop w:val="0"/>
      <w:marBottom w:val="0"/>
      <w:divBdr>
        <w:top w:val="none" w:sz="0" w:space="0" w:color="auto"/>
        <w:left w:val="none" w:sz="0" w:space="0" w:color="auto"/>
        <w:bottom w:val="none" w:sz="0" w:space="0" w:color="auto"/>
        <w:right w:val="none" w:sz="0" w:space="0" w:color="auto"/>
      </w:divBdr>
    </w:div>
    <w:div w:id="1895892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footer" Target="footer4.xml"/><Relationship Id="rId42" Type="http://schemas.openxmlformats.org/officeDocument/2006/relationships/image" Target="media/image18.png"/><Relationship Id="rId47" Type="http://schemas.microsoft.com/office/2011/relationships/people" Target="people.xml"/><Relationship Id="rId7" Type="http://schemas.openxmlformats.org/officeDocument/2006/relationships/settings" Target="setting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footer" Target="footer7.xm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6.xml"/><Relationship Id="rId40" Type="http://schemas.openxmlformats.org/officeDocument/2006/relationships/footer" Target="footer8.xml"/><Relationship Id="rId45" Type="http://schemas.openxmlformats.org/officeDocument/2006/relationships/footer" Target="footer1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footer" Target="footer10.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5.xml"/><Relationship Id="rId43" Type="http://schemas.openxmlformats.org/officeDocument/2006/relationships/header" Target="header5.xml"/><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6.emf"/></Relationships>
</file>

<file path=word/_rels/header3.xml.rels><?xml version="1.0" encoding="UTF-8" standalone="yes"?>
<Relationships xmlns="http://schemas.openxmlformats.org/package/2006/relationships"><Relationship Id="rId1" Type="http://schemas.openxmlformats.org/officeDocument/2006/relationships/image" Target="media/image17.emf"/></Relationships>
</file>

<file path=word/_rels/header4.xml.rels><?xml version="1.0" encoding="UTF-8" standalone="yes"?>
<Relationships xmlns="http://schemas.openxmlformats.org/package/2006/relationships"><Relationship Id="rId1" Type="http://schemas.openxmlformats.org/officeDocument/2006/relationships/image" Target="media/image17.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FC9781338C0E4F99887D095E76976F" ma:contentTypeVersion="9" ma:contentTypeDescription="Create a new document." ma:contentTypeScope="" ma:versionID="ad18ef22bd1703fd94b71ca939df0f30">
  <xsd:schema xmlns:xsd="http://www.w3.org/2001/XMLSchema" xmlns:xs="http://www.w3.org/2001/XMLSchema" xmlns:p="http://schemas.microsoft.com/office/2006/metadata/properties" xmlns:ns2="39272cb7-c79c-4e40-9ac7-422ac53d4b7b" targetNamespace="http://schemas.microsoft.com/office/2006/metadata/properties" ma:root="true" ma:fieldsID="9c8117aa9636398d1d4fd87dc67553f6" ns2:_="">
    <xsd:import namespace="39272cb7-c79c-4e40-9ac7-422ac53d4b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272cb7-c79c-4e40-9ac7-422ac53d4b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16</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7</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22</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20</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33</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18</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8</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40</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13</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23</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41</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15</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17</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12</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31</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32</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14</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19</b:RefOrder>
  </b:Source>
  <b:Source>
    <b:Tag>Lee20</b:Tag>
    <b:SourceType>InternetSite</b:SourceType>
    <b:Guid>{4D0F09F1-827F-492B-BFEE-E17F4C7B772C}</b:Guid>
    <b:LCID>en-US</b:LCID>
    <b:Title>LeetCode</b:Title>
    <b:YearAccessed>2020</b:YearAccessed>
    <b:MonthAccessed>04</b:MonthAccessed>
    <b:DayAccessed>25</b:DayAccessed>
    <b:URL>https://leetcode.com/</b:URL>
    <b:RefOrder>9</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10</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11</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6</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21</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34</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26</b:RefOrder>
  </b:Source>
  <b:Source>
    <b:Tag>Mat20</b:Tag>
    <b:SourceType>InternetSite</b:SourceType>
    <b:Guid>{1A89E12C-28C0-4ADE-A3F8-E3219F17646E}</b:Guid>
    <b:Title>Material-UI</b:Title>
    <b:YearAccessed>2020</b:YearAccessed>
    <b:MonthAccessed>06</b:MonthAccessed>
    <b:DayAccessed>13</b:DayAccessed>
    <b:URL>https://material-ui.com/</b:URL>
    <b:RefOrder>24</b:RefOrder>
  </b:Source>
  <b:Source>
    <b:Tag>Mat201</b:Tag>
    <b:SourceType>InternetSite</b:SourceType>
    <b:Guid>{A12BD853-7060-4302-8642-77A6B13C01B1}</b:Guid>
    <b:Title>Material Design</b:Title>
    <b:YearAccessed>2020</b:YearAccessed>
    <b:MonthAccessed>06</b:MonthAccessed>
    <b:DayAccessed>13</b:DayAccessed>
    <b:URL>https://material.io/design</b:URL>
    <b:RefOrder>25</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27</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28</b:RefOrder>
  </b:Source>
  <b:Source>
    <b:Tag>yup20</b:Tag>
    <b:SourceType>InternetSite</b:SourceType>
    <b:Guid>{747965C9-9FE1-4B79-AB63-60A4C217B778}</b:Guid>
    <b:Title>yup  -  npm</b:Title>
    <b:YearAccessed>2020</b:YearAccessed>
    <b:MonthAccessed>06</b:MonthAccessed>
    <b:URL>https://www.npmjs.com/package/yup</b:URL>
    <b:RefOrder>29</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30</b:RefOrder>
  </b:Source>
  <b:Source>
    <b:Tag>Hom20</b:Tag>
    <b:SourceType>InternetSite</b:SourceType>
    <b:Guid>{644FC619-FE98-47BE-98F9-D47827E13959}</b:Guid>
    <b:Title>Home · joaoesantos/ise_learning Wiki</b:Title>
    <b:YearAccessed>2020</b:YearAccessed>
    <b:URL>https://github.com/joaoesantos/ise_learning/wiki</b:URL>
    <b:RefOrder>35</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
    <b:Tag>Fla20</b:Tag>
    <b:SourceType>InternetSite</b:SourceType>
    <b:Guid>{2694F6C1-E5C4-4D17-A5E7-2F5A8EFFC5C4}</b:Guid>
    <b:Title>Flask</b:Title>
    <b:LCID>en-US</b:LCID>
    <b:YearAccessed>2020</b:YearAccessed>
    <b:MonthAccessed>08</b:MonthAccessed>
    <b:DayAccessed>28</b:DayAccessed>
    <b:URL>www.flask.palletsprojects.com</b:URL>
    <b:RefOrder>37</b:RefOrder>
  </b:Source>
  <b:Source>
    <b:Tag>kub20</b:Tag>
    <b:SourceType>InternetSite</b:SourceType>
    <b:Guid>{080ECC93-EC47-4BA1-981B-1F036950E470}</b:Guid>
    <b:LCID>en-US</b:LCID>
    <b:Title>Kubernetes</b:Title>
    <b:YearAccessed>2020</b:YearAccessed>
    <b:MonthAccessed>09</b:MonthAccessed>
    <b:DayAccessed>03</b:DayAccessed>
    <b:URL>https://kubernetes.io/</b:URL>
    <b:RefOrder>39</b:RefOrder>
  </b:Source>
  <b:Source>
    <b:Tag>doc20</b:Tag>
    <b:SourceType>InternetSite</b:SourceType>
    <b:Guid>{1D2E8F23-5601-4E96-9AE4-935C0741DEE1}</b:Guid>
    <b:LCID>en-US</b:LCID>
    <b:Title>Docker Swarm Mode</b:Title>
    <b:YearAccessed>2020</b:YearAccessed>
    <b:MonthAccessed>09</b:MonthAccessed>
    <b:DayAccessed>03</b:DayAccessed>
    <b:URL>https://docs.docker.com/engine/swarm/key-concepts/</b:URL>
    <b:RefOrder>38</b:RefOrder>
  </b:Source>
  <b:Source>
    <b:Tag>ope20</b:Tag>
    <b:SourceType>InternetSite</b:SourceType>
    <b:Guid>{F052EA70-EBA4-4520-8C5D-F105C028250A}</b:Guid>
    <b:Title>opensource.org</b:Title>
    <b:YearAccessed>2020</b:YearAccessed>
    <b:MonthAccessed>09</b:MonthAccessed>
    <b:DayAccessed>09</b:DayAccessed>
    <b:URL>https://opensource.org/</b:URL>
    <b:RefOrder>2</b:RefOrder>
  </b:Source>
  <b:Source>
    <b:Tag>Amy12</b:Tag>
    <b:SourceType>BookSection</b:SourceType>
    <b:Guid>{40490F77-BBCD-4A1D-8CD1-B2CB2A670783}</b:Guid>
    <b:Title>The Architecture of Open Source Applications</b:Title>
    <b:Year>2012</b:Year>
    <b:LCID>en-US</b:LCID>
    <b:Author>
      <b:Author>
        <b:NameList>
          <b:Person>
            <b:Last>Amy Brown</b:Last>
            <b:First>Greg</b:First>
            <b:Middle>Wilson</b:Middle>
          </b:Person>
        </b:NameList>
      </b:Author>
    </b:Author>
    <b:City>
		</b:City>
    <b:Publisher> lulu.com</b:Publisher>
    <b:RefOrder>3</b:RefOrder>
  </b:Source>
  <b:Source>
    <b:Tag>Azu20</b:Tag>
    <b:SourceType>InternetSite</b:SourceType>
    <b:Guid>{6B4FD920-50B8-4CCF-B04D-0C8FE4ED8627}</b:Guid>
    <b:Title>Azure Boards</b:Title>
    <b:YearAccessed>20</b:YearAccessed>
    <b:MonthAccessed>09</b:MonthAccessed>
    <b:DayAccessed>09</b:DayAccessed>
    <b:URL>https://azure.microsoft.com/en-us/services/devops/boards/</b:URL>
    <b:RefOrder>4</b:RefOrder>
  </b:Source>
  <b:Source>
    <b:Tag>Wat89</b:Tag>
    <b:SourceType>BookSection</b:SourceType>
    <b:Guid>{234AA884-CDFC-4445-B3C1-003486BF5EFF}</b:Guid>
    <b:Title>Managing the Software Process</b:Title>
    <b:Year>1989</b:Year>
    <b:Author>
      <b:Author>
        <b:NameList>
          <b:Person>
            <b:Last>Humphrey</b:Last>
            <b:First>Watts</b:First>
            <b:Middle>S.</b:Middle>
          </b:Person>
        </b:NameList>
      </b:Author>
    </b:Author>
    <b:RefOrder>5</b:RefOrder>
  </b:Source>
  <b:Source>
    <b:Tag>Exp20</b:Tag>
    <b:SourceType>InternetSite</b:SourceType>
    <b:Guid>{C197615F-6A1A-45CB-99AB-E3FBB67DF9CE}</b:Guid>
    <b:Title>Express</b:Title>
    <b:YearAccessed>2020</b:YearAccessed>
    <b:MonthAccessed>09</b:MonthAccessed>
    <b:DayAccessed>10</b:DayAccessed>
    <b:URL>http://expressjs.com/</b:URL>
    <b:RefOrder>36</b:RefOrder>
  </b:Source>
</b:Sources>
</file>

<file path=customXml/itemProps1.xml><?xml version="1.0" encoding="utf-8"?>
<ds:datastoreItem xmlns:ds="http://schemas.openxmlformats.org/officeDocument/2006/customXml" ds:itemID="{2CF5041B-E35F-46C4-AA95-1F90C9F75376}">
  <ds:schemaRefs>
    <ds:schemaRef ds:uri="http://schemas.microsoft.com/sharepoint/v3/contenttype/forms"/>
  </ds:schemaRefs>
</ds:datastoreItem>
</file>

<file path=customXml/itemProps2.xml><?xml version="1.0" encoding="utf-8"?>
<ds:datastoreItem xmlns:ds="http://schemas.openxmlformats.org/officeDocument/2006/customXml" ds:itemID="{C894BE62-C4BA-4628-AC63-F497FBC6AF2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DB1D3D6-AEC3-439D-89B1-4EECEC95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272cb7-c79c-4e40-9ac7-422ac53d4b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E2D1A0-E789-4552-8A9C-F7C14AA7E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6900</TotalTime>
  <Pages>1</Pages>
  <Words>15019</Words>
  <Characters>81104</Characters>
  <Application>Microsoft Office Word</Application>
  <DocSecurity>0</DocSecurity>
  <Lines>675</Lines>
  <Paragraphs>191</Paragraphs>
  <ScaleCrop>false</ScaleCrop>
  <HeadingPairs>
    <vt:vector size="2" baseType="variant">
      <vt:variant>
        <vt:lpstr>Título</vt:lpstr>
      </vt:variant>
      <vt:variant>
        <vt:i4>1</vt:i4>
      </vt:variant>
    </vt:vector>
  </HeadingPairs>
  <TitlesOfParts>
    <vt:vector size="1" baseType="lpstr">
      <vt:lpstr/>
    </vt:vector>
  </TitlesOfParts>
  <Company>Hiscox</Company>
  <LinksUpToDate>false</LinksUpToDate>
  <CharactersWithSpaces>95932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dc:description/>
  <cp:lastModifiedBy>André Oliveira</cp:lastModifiedBy>
  <cp:revision>121</cp:revision>
  <cp:lastPrinted>2020-05-04T21:12:00Z</cp:lastPrinted>
  <dcterms:created xsi:type="dcterms:W3CDTF">2018-10-17T10:07:00Z</dcterms:created>
  <dcterms:modified xsi:type="dcterms:W3CDTF">2020-09-11T20:21:00Z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Hiscox</vt:lpwstr>
  </property>
  <property fmtid="{D5CDD505-2E9C-101B-9397-08002B2CF9AE}" pid="4" name="ContentTypeId">
    <vt:lpwstr>0x010100EEFC9781338C0E4F99887D095E76976F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endeley Citation Style_1">
    <vt:lpwstr>http://www.zotero.org/styles/ieee</vt:lpwstr>
  </property>
  <property fmtid="{D5CDD505-2E9C-101B-9397-08002B2CF9AE}" pid="9" name="Mendeley Document_1">
    <vt:lpwstr>True</vt:lpwstr>
  </property>
  <property fmtid="{D5CDD505-2E9C-101B-9397-08002B2CF9AE}" pid="10" name="Mendeley Recent Style Id 0_1">
    <vt:lpwstr>http://www.zotero.org/styles/american-medical-association</vt:lpwstr>
  </property>
  <property fmtid="{D5CDD505-2E9C-101B-9397-08002B2CF9AE}" pid="11" name="Mendeley Recent Style Id 1_1">
    <vt:lpwstr>http://www.zotero.org/styles/american-political-science-association</vt:lpwstr>
  </property>
  <property fmtid="{D5CDD505-2E9C-101B-9397-08002B2CF9AE}" pid="12" name="Mendeley Recent Style Id 2_1">
    <vt:lpwstr>http://www.zotero.org/styles/apa</vt:lpwstr>
  </property>
  <property fmtid="{D5CDD505-2E9C-101B-9397-08002B2CF9AE}" pid="13" name="Mendeley Recent Style Id 3_1">
    <vt:lpwstr>http://www.zotero.org/styles/american-sociological-association</vt:lpwstr>
  </property>
  <property fmtid="{D5CDD505-2E9C-101B-9397-08002B2CF9AE}" pid="14" name="Mendeley Recent Style Id 4_1">
    <vt:lpwstr>http://www.zotero.org/styles/chicago-author-date</vt:lpwstr>
  </property>
  <property fmtid="{D5CDD505-2E9C-101B-9397-08002B2CF9AE}" pid="15" name="Mendeley Recent Style Id 5_1">
    <vt:lpwstr>http://www.zotero.org/styles/harvard1</vt:lpwstr>
  </property>
  <property fmtid="{D5CDD505-2E9C-101B-9397-08002B2CF9AE}" pid="16" name="Mendeley Recent Style Id 6_1">
    <vt:lpwstr>http://www.zotero.org/styles/ieee</vt:lpwstr>
  </property>
  <property fmtid="{D5CDD505-2E9C-101B-9397-08002B2CF9AE}" pid="17" name="Mendeley Recent Style Id 7_1">
    <vt:lpwstr>http://www.zotero.org/styles/modern-humanities-research-association</vt:lpwstr>
  </property>
  <property fmtid="{D5CDD505-2E9C-101B-9397-08002B2CF9AE}" pid="18" name="Mendeley Recent Style Id 8_1">
    <vt:lpwstr>http://www.zotero.org/styles/modern-language-association</vt:lpwstr>
  </property>
  <property fmtid="{D5CDD505-2E9C-101B-9397-08002B2CF9AE}" pid="19" name="Mendeley Recent Style Id 9_1">
    <vt:lpwstr>http://www.zotero.org/styles/nature</vt:lpwstr>
  </property>
  <property fmtid="{D5CDD505-2E9C-101B-9397-08002B2CF9AE}" pid="20" name="Mendeley Recent Style Name 0_1">
    <vt:lpwstr>American Medical Association</vt:lpwstr>
  </property>
  <property fmtid="{D5CDD505-2E9C-101B-9397-08002B2CF9AE}" pid="21" name="Mendeley Recent Style Name 1_1">
    <vt:lpwstr>American Political Science Association</vt:lpwstr>
  </property>
  <property fmtid="{D5CDD505-2E9C-101B-9397-08002B2CF9AE}" pid="22" name="Mendeley Recent Style Name 2_1">
    <vt:lpwstr>American Psychological Association 6th edition</vt:lpwstr>
  </property>
  <property fmtid="{D5CDD505-2E9C-101B-9397-08002B2CF9AE}" pid="23" name="Mendeley Recent Style Name 3_1">
    <vt:lpwstr>American Sociological Association</vt:lpwstr>
  </property>
  <property fmtid="{D5CDD505-2E9C-101B-9397-08002B2CF9AE}" pid="24" name="Mendeley Recent Style Name 4_1">
    <vt:lpwstr>Chicago Manual of Style 16th edition (author-date)</vt:lpwstr>
  </property>
  <property fmtid="{D5CDD505-2E9C-101B-9397-08002B2CF9AE}" pid="25" name="Mendeley Recent Style Name 5_1">
    <vt:lpwstr>Harvard Reference format 1 (author-date)</vt:lpwstr>
  </property>
  <property fmtid="{D5CDD505-2E9C-101B-9397-08002B2CF9AE}" pid="26" name="Mendeley Recent Style Name 6_1">
    <vt:lpwstr>IEEE</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Name 8_1">
    <vt:lpwstr>Modern Language Association 7th edition</vt:lpwstr>
  </property>
  <property fmtid="{D5CDD505-2E9C-101B-9397-08002B2CF9AE}" pid="29" name="Mendeley Recent Style Name 9_1">
    <vt:lpwstr>Nature</vt:lpwstr>
  </property>
  <property fmtid="{D5CDD505-2E9C-101B-9397-08002B2CF9AE}" pid="30" name="Mendeley User Name_1">
    <vt:lpwstr>vsilva@deetc.isel.ipl.pt@www.mendeley.com</vt:lpwstr>
  </property>
  <property fmtid="{D5CDD505-2E9C-101B-9397-08002B2CF9AE}" pid="31" name="ScaleCrop">
    <vt:bool>false</vt:bool>
  </property>
  <property fmtid="{D5CDD505-2E9C-101B-9397-08002B2CF9AE}" pid="32" name="ShareDoc">
    <vt:bool>false</vt:bool>
  </property>
</Properties>
</file>