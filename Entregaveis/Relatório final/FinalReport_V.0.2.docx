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4DBC8F" w14:textId="77777777" w:rsidR="00257874" w:rsidRDefault="002D0913">
      <w:pPr>
        <w:pStyle w:val="Ttulo"/>
        <w:jc w:val="both"/>
        <w:rPr>
          <w:sz w:val="48"/>
        </w:rPr>
      </w:pPr>
      <w:r>
        <w:rPr>
          <w:noProof/>
        </w:rPr>
        <w:drawing>
          <wp:inline distT="0" distB="0" distL="0" distR="0" wp14:anchorId="737D3BFC" wp14:editId="26733081">
            <wp:extent cx="1728470" cy="1040130"/>
            <wp:effectExtent l="0" t="0" r="0" b="0"/>
            <wp:docPr id="1"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logo_iselnew.png"/>
                    <pic:cNvPicPr>
                      <a:picLocks noChangeAspect="1" noChangeArrowheads="1"/>
                    </pic:cNvPicPr>
                  </pic:nvPicPr>
                  <pic:blipFill>
                    <a:blip r:embed="rId11"/>
                    <a:stretch>
                      <a:fillRect/>
                    </a:stretch>
                  </pic:blipFill>
                  <pic:spPr bwMode="auto">
                    <a:xfrm>
                      <a:off x="0" y="0"/>
                      <a:ext cx="1728470" cy="1040130"/>
                    </a:xfrm>
                    <a:prstGeom prst="rect">
                      <a:avLst/>
                    </a:prstGeom>
                  </pic:spPr>
                </pic:pic>
              </a:graphicData>
            </a:graphic>
          </wp:inline>
        </w:drawing>
      </w:r>
    </w:p>
    <w:p w14:paraId="20479E0E" w14:textId="77777777" w:rsidR="00257874" w:rsidRDefault="00257874">
      <w:pPr>
        <w:rPr>
          <w:lang w:val="en-US"/>
        </w:rPr>
      </w:pPr>
    </w:p>
    <w:p w14:paraId="76874C56" w14:textId="77777777" w:rsidR="00257874" w:rsidRDefault="002D0913">
      <w:pPr>
        <w:spacing w:after="480"/>
        <w:jc w:val="center"/>
        <w:rPr>
          <w:rFonts w:asciiTheme="majorHAnsi" w:hAnsiTheme="majorHAnsi"/>
          <w:b/>
          <w:sz w:val="32"/>
          <w:szCs w:val="32"/>
        </w:rPr>
      </w:pPr>
      <w:r>
        <w:rPr>
          <w:rFonts w:asciiTheme="majorHAnsi" w:hAnsiTheme="majorHAnsi"/>
          <w:b/>
          <w:sz w:val="32"/>
          <w:szCs w:val="32"/>
        </w:rPr>
        <w:t>Área Departamental de Engenharia de Eletrónica e Telecomunicações e de Computadores</w:t>
      </w:r>
    </w:p>
    <w:p w14:paraId="3F88637F" w14:textId="77777777" w:rsidR="00257874" w:rsidRDefault="002D0913">
      <w:pPr>
        <w:spacing w:before="240" w:after="840"/>
        <w:jc w:val="center"/>
        <w:rPr>
          <w:rFonts w:asciiTheme="majorHAnsi" w:hAnsiTheme="majorHAnsi"/>
          <w:b/>
          <w:sz w:val="36"/>
          <w:szCs w:val="36"/>
          <w:lang w:val="en-US"/>
        </w:rPr>
      </w:pPr>
      <w:r>
        <w:rPr>
          <w:rFonts w:asciiTheme="majorHAnsi" w:hAnsiTheme="majorHAnsi"/>
          <w:b/>
          <w:sz w:val="36"/>
          <w:szCs w:val="36"/>
          <w:lang w:val="en-US"/>
          <w:rPrChange w:id="0" w:author="André Oliveira" w:date="2020-09-03T20:38:00Z">
            <w:rPr/>
          </w:rPrChange>
        </w:rPr>
        <w:t>Open source e-learning platform</w:t>
      </w:r>
    </w:p>
    <w:p w14:paraId="6E5DDA79" w14:textId="77777777" w:rsidR="00257874" w:rsidRDefault="002D0913">
      <w:pPr>
        <w:spacing w:before="240" w:after="840"/>
        <w:jc w:val="center"/>
        <w:rPr>
          <w:rFonts w:asciiTheme="majorHAnsi" w:hAnsiTheme="majorHAnsi"/>
          <w:b/>
          <w:sz w:val="36"/>
          <w:szCs w:val="36"/>
          <w:lang w:val="en-US"/>
        </w:rPr>
      </w:pPr>
      <w:r>
        <w:rPr>
          <w:rFonts w:asciiTheme="majorHAnsi" w:hAnsiTheme="majorHAnsi"/>
          <w:b/>
          <w:sz w:val="36"/>
          <w:szCs w:val="36"/>
          <w:lang w:val="en-US"/>
          <w:rPrChange w:id="1" w:author="André Oliveira" w:date="2020-09-03T20:38:00Z">
            <w:rPr/>
          </w:rPrChange>
        </w:rPr>
        <w:t>Beta Report</w:t>
      </w:r>
    </w:p>
    <w:tbl>
      <w:tblPr>
        <w:tblStyle w:val="TabelacomGrelha"/>
        <w:tblW w:w="7194" w:type="dxa"/>
        <w:jc w:val="center"/>
        <w:tblLook w:val="04A0" w:firstRow="1" w:lastRow="0" w:firstColumn="1" w:lastColumn="0" w:noHBand="0" w:noVBand="1"/>
      </w:tblPr>
      <w:tblGrid>
        <w:gridCol w:w="1379"/>
        <w:gridCol w:w="1880"/>
        <w:gridCol w:w="3935"/>
      </w:tblGrid>
      <w:tr w:rsidR="00257874" w14:paraId="6A9CAFF5" w14:textId="77777777">
        <w:trPr>
          <w:jc w:val="center"/>
        </w:trPr>
        <w:tc>
          <w:tcPr>
            <w:tcW w:w="1379" w:type="dxa"/>
            <w:tcBorders>
              <w:top w:val="nil"/>
              <w:left w:val="nil"/>
              <w:bottom w:val="nil"/>
              <w:right w:val="nil"/>
            </w:tcBorders>
          </w:tcPr>
          <w:p w14:paraId="21933DE8" w14:textId="77777777" w:rsidR="00257874" w:rsidRDefault="002D0913">
            <w:pPr>
              <w:spacing w:line="240" w:lineRule="auto"/>
              <w:ind w:right="-341"/>
              <w:rPr>
                <w:rFonts w:asciiTheme="majorHAnsi" w:hAnsiTheme="majorHAnsi"/>
                <w:sz w:val="30"/>
                <w:szCs w:val="30"/>
                <w:lang w:val="en-US"/>
              </w:rPr>
            </w:pPr>
            <w:r>
              <w:rPr>
                <w:rFonts w:asciiTheme="majorHAnsi" w:hAnsiTheme="majorHAnsi"/>
                <w:sz w:val="30"/>
                <w:szCs w:val="30"/>
                <w:lang w:val="en-US"/>
              </w:rPr>
              <w:t>Authors:</w:t>
            </w:r>
          </w:p>
        </w:tc>
        <w:tc>
          <w:tcPr>
            <w:tcW w:w="1880" w:type="dxa"/>
            <w:tcBorders>
              <w:top w:val="nil"/>
              <w:left w:val="nil"/>
              <w:bottom w:val="nil"/>
              <w:right w:val="nil"/>
            </w:tcBorders>
          </w:tcPr>
          <w:p w14:paraId="28BAC121" w14:textId="77777777" w:rsidR="00257874" w:rsidRDefault="002D0913">
            <w:pPr>
              <w:spacing w:line="240" w:lineRule="auto"/>
              <w:rPr>
                <w:rFonts w:asciiTheme="majorHAnsi" w:hAnsiTheme="majorHAnsi"/>
                <w:sz w:val="30"/>
                <w:szCs w:val="30"/>
                <w:lang w:val="en-US"/>
              </w:rPr>
            </w:pPr>
            <w:r>
              <w:rPr>
                <w:rFonts w:asciiTheme="majorHAnsi" w:hAnsiTheme="majorHAnsi"/>
                <w:sz w:val="30"/>
                <w:szCs w:val="30"/>
                <w:lang w:val="en-US"/>
              </w:rPr>
              <w:t>44598</w:t>
            </w:r>
          </w:p>
        </w:tc>
        <w:tc>
          <w:tcPr>
            <w:tcW w:w="3935" w:type="dxa"/>
            <w:tcBorders>
              <w:top w:val="nil"/>
              <w:left w:val="nil"/>
              <w:bottom w:val="nil"/>
              <w:right w:val="nil"/>
            </w:tcBorders>
          </w:tcPr>
          <w:p w14:paraId="1F8FCC48" w14:textId="77777777" w:rsidR="00257874" w:rsidRDefault="002D0913">
            <w:pPr>
              <w:spacing w:line="240" w:lineRule="auto"/>
              <w:rPr>
                <w:rFonts w:asciiTheme="majorHAnsi" w:hAnsiTheme="majorHAnsi"/>
                <w:sz w:val="30"/>
                <w:szCs w:val="30"/>
              </w:rPr>
            </w:pPr>
            <w:r>
              <w:rPr>
                <w:rFonts w:asciiTheme="majorHAnsi" w:hAnsiTheme="majorHAnsi"/>
                <w:sz w:val="30"/>
                <w:szCs w:val="30"/>
              </w:rPr>
              <w:t>André L. A. Q. de Oliveira</w:t>
            </w:r>
          </w:p>
        </w:tc>
      </w:tr>
      <w:tr w:rsidR="00257874" w14:paraId="01435719" w14:textId="77777777">
        <w:trPr>
          <w:jc w:val="center"/>
        </w:trPr>
        <w:tc>
          <w:tcPr>
            <w:tcW w:w="1379" w:type="dxa"/>
            <w:tcBorders>
              <w:top w:val="nil"/>
              <w:left w:val="nil"/>
              <w:bottom w:val="nil"/>
              <w:right w:val="nil"/>
            </w:tcBorders>
          </w:tcPr>
          <w:p w14:paraId="181746FD" w14:textId="77777777" w:rsidR="00257874" w:rsidRDefault="00257874">
            <w:pPr>
              <w:spacing w:line="240" w:lineRule="auto"/>
              <w:rPr>
                <w:rFonts w:asciiTheme="majorHAnsi" w:hAnsiTheme="majorHAnsi"/>
                <w:sz w:val="30"/>
                <w:szCs w:val="30"/>
              </w:rPr>
            </w:pPr>
          </w:p>
        </w:tc>
        <w:tc>
          <w:tcPr>
            <w:tcW w:w="1880" w:type="dxa"/>
            <w:tcBorders>
              <w:top w:val="nil"/>
              <w:left w:val="nil"/>
              <w:bottom w:val="nil"/>
              <w:right w:val="nil"/>
            </w:tcBorders>
          </w:tcPr>
          <w:p w14:paraId="500B0A7C" w14:textId="77777777" w:rsidR="00257874" w:rsidRDefault="002D0913">
            <w:pPr>
              <w:spacing w:line="240" w:lineRule="auto"/>
              <w:rPr>
                <w:rFonts w:asciiTheme="majorHAnsi" w:hAnsiTheme="majorHAnsi"/>
                <w:sz w:val="30"/>
                <w:szCs w:val="30"/>
                <w:lang w:val="en-US"/>
              </w:rPr>
            </w:pPr>
            <w:r>
              <w:rPr>
                <w:rFonts w:asciiTheme="majorHAnsi" w:hAnsiTheme="majorHAnsi"/>
                <w:sz w:val="30"/>
                <w:szCs w:val="30"/>
                <w:lang w:val="en-US"/>
              </w:rPr>
              <w:t>44847</w:t>
            </w:r>
          </w:p>
          <w:p w14:paraId="529E2830" w14:textId="77777777" w:rsidR="00257874" w:rsidRDefault="002D0913">
            <w:pPr>
              <w:spacing w:line="240" w:lineRule="auto"/>
              <w:rPr>
                <w:rFonts w:asciiTheme="majorHAnsi" w:hAnsiTheme="majorHAnsi"/>
                <w:sz w:val="30"/>
                <w:szCs w:val="30"/>
                <w:highlight w:val="yellow"/>
                <w:lang w:val="en-US"/>
              </w:rPr>
            </w:pPr>
            <w:r>
              <w:rPr>
                <w:rFonts w:asciiTheme="majorHAnsi" w:hAnsiTheme="majorHAnsi"/>
                <w:sz w:val="30"/>
                <w:szCs w:val="30"/>
                <w:lang w:val="en-US"/>
              </w:rPr>
              <w:t>44823</w:t>
            </w:r>
          </w:p>
        </w:tc>
        <w:tc>
          <w:tcPr>
            <w:tcW w:w="3935" w:type="dxa"/>
            <w:tcBorders>
              <w:top w:val="nil"/>
              <w:left w:val="nil"/>
              <w:bottom w:val="nil"/>
              <w:right w:val="nil"/>
            </w:tcBorders>
          </w:tcPr>
          <w:p w14:paraId="18789DEB" w14:textId="77777777" w:rsidR="00257874" w:rsidRDefault="002D0913">
            <w:pPr>
              <w:spacing w:line="240" w:lineRule="auto"/>
              <w:rPr>
                <w:rFonts w:asciiTheme="majorHAnsi" w:hAnsiTheme="majorHAnsi"/>
                <w:sz w:val="30"/>
                <w:szCs w:val="30"/>
              </w:rPr>
            </w:pPr>
            <w:r>
              <w:rPr>
                <w:rFonts w:asciiTheme="majorHAnsi" w:hAnsiTheme="majorHAnsi"/>
                <w:sz w:val="30"/>
                <w:szCs w:val="30"/>
              </w:rPr>
              <w:t>João Eduardo Santos</w:t>
            </w:r>
          </w:p>
          <w:p w14:paraId="664F0A19" w14:textId="77777777" w:rsidR="00257874" w:rsidRDefault="002D0913">
            <w:pPr>
              <w:spacing w:line="240" w:lineRule="auto"/>
              <w:rPr>
                <w:rFonts w:asciiTheme="majorHAnsi" w:hAnsiTheme="majorHAnsi"/>
                <w:sz w:val="30"/>
                <w:szCs w:val="30"/>
                <w:highlight w:val="yellow"/>
              </w:rPr>
            </w:pPr>
            <w:r>
              <w:rPr>
                <w:rFonts w:asciiTheme="majorHAnsi" w:hAnsiTheme="majorHAnsi"/>
                <w:sz w:val="30"/>
                <w:szCs w:val="30"/>
              </w:rPr>
              <w:t xml:space="preserve">Rodrigo </w:t>
            </w:r>
            <w:proofErr w:type="spellStart"/>
            <w:r>
              <w:rPr>
                <w:rFonts w:asciiTheme="majorHAnsi" w:hAnsiTheme="majorHAnsi"/>
                <w:sz w:val="30"/>
                <w:szCs w:val="30"/>
              </w:rPr>
              <w:t>Mogárrio</w:t>
            </w:r>
            <w:proofErr w:type="spellEnd"/>
            <w:r>
              <w:rPr>
                <w:rFonts w:asciiTheme="majorHAnsi" w:hAnsiTheme="majorHAnsi"/>
                <w:sz w:val="30"/>
                <w:szCs w:val="30"/>
              </w:rPr>
              <w:t xml:space="preserve"> F. Leal</w:t>
            </w:r>
          </w:p>
        </w:tc>
      </w:tr>
      <w:tr w:rsidR="00257874" w14:paraId="6661EC4C" w14:textId="77777777">
        <w:trPr>
          <w:jc w:val="center"/>
        </w:trPr>
        <w:tc>
          <w:tcPr>
            <w:tcW w:w="1379" w:type="dxa"/>
            <w:tcBorders>
              <w:top w:val="nil"/>
              <w:left w:val="nil"/>
              <w:bottom w:val="nil"/>
              <w:right w:val="nil"/>
            </w:tcBorders>
          </w:tcPr>
          <w:p w14:paraId="0F7110C8" w14:textId="77777777" w:rsidR="00257874" w:rsidRDefault="00257874">
            <w:pPr>
              <w:spacing w:line="240" w:lineRule="auto"/>
              <w:rPr>
                <w:rFonts w:asciiTheme="majorHAnsi" w:hAnsiTheme="majorHAnsi"/>
                <w:sz w:val="30"/>
                <w:szCs w:val="30"/>
              </w:rPr>
            </w:pPr>
          </w:p>
        </w:tc>
        <w:tc>
          <w:tcPr>
            <w:tcW w:w="1880" w:type="dxa"/>
            <w:tcBorders>
              <w:top w:val="nil"/>
              <w:left w:val="nil"/>
              <w:bottom w:val="nil"/>
              <w:right w:val="nil"/>
            </w:tcBorders>
          </w:tcPr>
          <w:p w14:paraId="7F9D930F" w14:textId="77777777" w:rsidR="00257874" w:rsidRDefault="00257874">
            <w:pPr>
              <w:spacing w:line="240" w:lineRule="auto"/>
              <w:rPr>
                <w:rFonts w:asciiTheme="majorHAnsi" w:hAnsiTheme="majorHAnsi"/>
                <w:sz w:val="30"/>
                <w:szCs w:val="30"/>
              </w:rPr>
            </w:pPr>
          </w:p>
        </w:tc>
        <w:tc>
          <w:tcPr>
            <w:tcW w:w="3935" w:type="dxa"/>
            <w:tcBorders>
              <w:top w:val="nil"/>
              <w:left w:val="nil"/>
              <w:bottom w:val="nil"/>
              <w:right w:val="nil"/>
            </w:tcBorders>
          </w:tcPr>
          <w:p w14:paraId="5B1F99F3" w14:textId="77777777" w:rsidR="00257874" w:rsidRDefault="00257874">
            <w:pPr>
              <w:spacing w:line="240" w:lineRule="auto"/>
              <w:rPr>
                <w:rFonts w:asciiTheme="majorHAnsi" w:hAnsiTheme="majorHAnsi"/>
                <w:sz w:val="30"/>
                <w:szCs w:val="30"/>
              </w:rPr>
            </w:pPr>
          </w:p>
        </w:tc>
      </w:tr>
    </w:tbl>
    <w:p w14:paraId="55B30476" w14:textId="77777777" w:rsidR="00257874" w:rsidRDefault="00257874">
      <w:pPr>
        <w:rPr>
          <w:rFonts w:asciiTheme="majorHAnsi" w:hAnsiTheme="majorHAnsi"/>
          <w:b/>
          <w:sz w:val="30"/>
          <w:szCs w:val="30"/>
        </w:rPr>
      </w:pPr>
    </w:p>
    <w:p w14:paraId="4FBF0F70" w14:textId="77777777" w:rsidR="00257874" w:rsidRDefault="00257874">
      <w:pPr>
        <w:rPr>
          <w:rFonts w:asciiTheme="majorHAnsi" w:hAnsiTheme="majorHAnsi"/>
          <w:sz w:val="30"/>
          <w:szCs w:val="30"/>
        </w:rPr>
      </w:pPr>
    </w:p>
    <w:p w14:paraId="6FC01D17" w14:textId="77777777" w:rsidR="00257874" w:rsidRDefault="002D0913">
      <w:pPr>
        <w:jc w:val="center"/>
        <w:rPr>
          <w:rFonts w:asciiTheme="majorHAnsi" w:hAnsiTheme="majorHAnsi"/>
          <w:sz w:val="30"/>
          <w:szCs w:val="30"/>
        </w:rPr>
      </w:pPr>
      <w:r>
        <w:rPr>
          <w:rFonts w:asciiTheme="majorHAnsi" w:hAnsiTheme="majorHAnsi"/>
          <w:sz w:val="30"/>
          <w:szCs w:val="30"/>
        </w:rPr>
        <w:t xml:space="preserve">Beta </w:t>
      </w:r>
      <w:proofErr w:type="spellStart"/>
      <w:r>
        <w:rPr>
          <w:rFonts w:asciiTheme="majorHAnsi" w:hAnsiTheme="majorHAnsi"/>
          <w:sz w:val="30"/>
          <w:szCs w:val="30"/>
          <w:rPrChange w:id="2" w:author="Rodrigo LeaL" w:date="2020-09-07T23:04:00Z">
            <w:rPr/>
          </w:rPrChange>
        </w:rPr>
        <w:t>Report</w:t>
      </w:r>
      <w:proofErr w:type="spellEnd"/>
      <w:r>
        <w:rPr>
          <w:rFonts w:asciiTheme="majorHAnsi" w:hAnsiTheme="majorHAnsi"/>
          <w:sz w:val="30"/>
          <w:szCs w:val="30"/>
          <w:rPrChange w:id="3" w:author="Rodrigo LeaL" w:date="2020-09-07T23:04:00Z">
            <w:rPr/>
          </w:rPrChange>
        </w:rPr>
        <w:t xml:space="preserve"> for Unidade Curricular de </w:t>
      </w:r>
      <w:proofErr w:type="spellStart"/>
      <w:r>
        <w:rPr>
          <w:rFonts w:asciiTheme="majorHAnsi" w:hAnsiTheme="majorHAnsi"/>
          <w:sz w:val="30"/>
          <w:szCs w:val="30"/>
          <w:rPrChange w:id="4" w:author="Rodrigo LeaL" w:date="2020-09-07T23:04:00Z">
            <w:rPr/>
          </w:rPrChange>
        </w:rPr>
        <w:t>Projecto</w:t>
      </w:r>
      <w:proofErr w:type="spellEnd"/>
      <w:r>
        <w:rPr>
          <w:rFonts w:asciiTheme="majorHAnsi" w:hAnsiTheme="majorHAnsi"/>
          <w:sz w:val="30"/>
          <w:szCs w:val="30"/>
          <w:rPrChange w:id="5" w:author="Rodrigo LeaL" w:date="2020-09-07T23:04:00Z">
            <w:rPr/>
          </w:rPrChange>
        </w:rPr>
        <w:t xml:space="preserve"> e Seminário Licenciatura em Engenharia Informática e de Computadores</w:t>
      </w:r>
    </w:p>
    <w:p w14:paraId="382900A7" w14:textId="77777777" w:rsidR="00257874" w:rsidRDefault="00257874">
      <w:pPr>
        <w:rPr>
          <w:rFonts w:asciiTheme="majorHAnsi" w:hAnsiTheme="majorHAnsi"/>
          <w:sz w:val="30"/>
          <w:szCs w:val="30"/>
        </w:rPr>
      </w:pPr>
    </w:p>
    <w:p w14:paraId="180AE5E8" w14:textId="77777777" w:rsidR="00257874" w:rsidRDefault="00257874">
      <w:pPr>
        <w:rPr>
          <w:rFonts w:asciiTheme="majorHAnsi" w:hAnsiTheme="majorHAnsi"/>
          <w:sz w:val="30"/>
          <w:szCs w:val="30"/>
        </w:rPr>
      </w:pPr>
    </w:p>
    <w:p w14:paraId="7522A396" w14:textId="77777777" w:rsidR="00257874" w:rsidRDefault="00257874">
      <w:pPr>
        <w:rPr>
          <w:rFonts w:asciiTheme="majorHAnsi" w:hAnsiTheme="majorHAnsi"/>
          <w:sz w:val="30"/>
          <w:szCs w:val="30"/>
        </w:rPr>
      </w:pPr>
    </w:p>
    <w:p w14:paraId="4CEA9512" w14:textId="77777777" w:rsidR="00257874" w:rsidRDefault="002D0913">
      <w:pPr>
        <w:jc w:val="center"/>
        <w:rPr>
          <w:rFonts w:asciiTheme="majorHAnsi" w:hAnsiTheme="majorHAnsi"/>
          <w:sz w:val="30"/>
          <w:szCs w:val="30"/>
          <w:lang w:val="en-US"/>
        </w:rPr>
      </w:pPr>
      <w:r>
        <w:rPr>
          <w:rFonts w:asciiTheme="majorHAnsi" w:hAnsiTheme="majorHAnsi"/>
          <w:sz w:val="30"/>
          <w:szCs w:val="30"/>
          <w:lang w:val="en-US"/>
        </w:rPr>
        <w:t xml:space="preserve">Advisors: </w:t>
      </w:r>
      <w:proofErr w:type="spellStart"/>
      <w:r>
        <w:rPr>
          <w:rFonts w:asciiTheme="majorHAnsi" w:hAnsiTheme="majorHAnsi"/>
          <w:sz w:val="30"/>
          <w:szCs w:val="30"/>
          <w:lang w:val="en-US"/>
        </w:rPr>
        <w:t>Cátia</w:t>
      </w:r>
      <w:proofErr w:type="spellEnd"/>
      <w:r>
        <w:rPr>
          <w:rFonts w:asciiTheme="majorHAnsi" w:hAnsiTheme="majorHAnsi"/>
          <w:sz w:val="30"/>
          <w:szCs w:val="30"/>
          <w:lang w:val="en-US"/>
        </w:rPr>
        <w:t xml:space="preserve"> </w:t>
      </w:r>
      <w:proofErr w:type="spellStart"/>
      <w:r>
        <w:rPr>
          <w:rFonts w:asciiTheme="majorHAnsi" w:hAnsiTheme="majorHAnsi"/>
          <w:sz w:val="30"/>
          <w:szCs w:val="30"/>
          <w:lang w:val="en-US"/>
        </w:rPr>
        <w:t>Vaz</w:t>
      </w:r>
      <w:proofErr w:type="spellEnd"/>
      <w:r>
        <w:rPr>
          <w:rFonts w:asciiTheme="majorHAnsi" w:hAnsiTheme="majorHAnsi"/>
          <w:sz w:val="30"/>
          <w:szCs w:val="30"/>
          <w:lang w:val="en-US"/>
        </w:rPr>
        <w:t xml:space="preserve">, José </w:t>
      </w:r>
      <w:proofErr w:type="spellStart"/>
      <w:r>
        <w:rPr>
          <w:rFonts w:asciiTheme="majorHAnsi" w:hAnsiTheme="majorHAnsi"/>
          <w:sz w:val="30"/>
          <w:szCs w:val="30"/>
          <w:lang w:val="en-US"/>
        </w:rPr>
        <w:t>Simão</w:t>
      </w:r>
      <w:proofErr w:type="spellEnd"/>
    </w:p>
    <w:p w14:paraId="5E65BCD0" w14:textId="77777777" w:rsidR="00257874" w:rsidRDefault="00257874">
      <w:pPr>
        <w:spacing w:after="0" w:line="240" w:lineRule="auto"/>
        <w:rPr>
          <w:rFonts w:asciiTheme="majorHAnsi" w:hAnsiTheme="majorHAnsi" w:cs="Times New Roman"/>
          <w:sz w:val="52"/>
          <w:szCs w:val="52"/>
          <w:lang w:val="en-US"/>
        </w:rPr>
      </w:pPr>
    </w:p>
    <w:p w14:paraId="00095946" w14:textId="77777777" w:rsidR="00257874" w:rsidRDefault="002D0913">
      <w:pPr>
        <w:spacing w:after="0" w:line="240" w:lineRule="auto"/>
        <w:jc w:val="center"/>
        <w:rPr>
          <w:rFonts w:asciiTheme="majorHAnsi" w:hAnsiTheme="majorHAnsi" w:cs="Times New Roman"/>
          <w:sz w:val="30"/>
          <w:szCs w:val="30"/>
          <w:lang w:val="en-US"/>
        </w:rPr>
        <w:sectPr w:rsidR="00257874">
          <w:footerReference w:type="default" r:id="rId12"/>
          <w:pgSz w:w="11906" w:h="16838"/>
          <w:pgMar w:top="1417" w:right="1701" w:bottom="1417" w:left="1701" w:header="0" w:footer="708" w:gutter="0"/>
          <w:pgNumType w:fmt="lowerRoman" w:start="1"/>
          <w:cols w:space="720"/>
          <w:formProt w:val="0"/>
          <w:titlePg/>
          <w:docGrid w:linePitch="360"/>
        </w:sectPr>
      </w:pPr>
      <w:r>
        <w:rPr>
          <w:rFonts w:asciiTheme="majorHAnsi" w:hAnsiTheme="majorHAnsi" w:cs="Times New Roman"/>
          <w:sz w:val="30"/>
          <w:szCs w:val="30"/>
          <w:lang w:val="en-US"/>
        </w:rPr>
        <w:t>15 – June – 2020</w:t>
      </w:r>
    </w:p>
    <w:p w14:paraId="01B28084" w14:textId="77777777" w:rsidR="00257874" w:rsidRDefault="002D0913">
      <w:pPr>
        <w:spacing w:after="200"/>
        <w:jc w:val="left"/>
        <w:rPr>
          <w:rFonts w:asciiTheme="majorHAnsi" w:hAnsiTheme="majorHAnsi"/>
          <w:b/>
          <w:bCs/>
          <w:sz w:val="32"/>
          <w:szCs w:val="32"/>
          <w:lang w:val="en-US"/>
        </w:rPr>
      </w:pPr>
      <w:r>
        <w:lastRenderedPageBreak/>
        <w:br w:type="page"/>
      </w:r>
    </w:p>
    <w:p w14:paraId="37F8F044" w14:textId="77777777" w:rsidR="00257874" w:rsidRDefault="002D0913">
      <w:pPr>
        <w:pStyle w:val="Ttulondice"/>
        <w:rPr>
          <w:lang w:val="en-US"/>
        </w:rPr>
      </w:pPr>
      <w:r>
        <w:rPr>
          <w:lang w:val="en-US"/>
        </w:rPr>
        <w:lastRenderedPageBreak/>
        <w:t>Index</w:t>
      </w:r>
    </w:p>
    <w:sdt>
      <w:sdtPr>
        <w:id w:val="1250547122"/>
        <w:docPartObj>
          <w:docPartGallery w:val="Table of Contents"/>
          <w:docPartUnique/>
        </w:docPartObj>
      </w:sdtPr>
      <w:sdtEndPr/>
      <w:sdtContent>
        <w:p w14:paraId="64263D8E" w14:textId="77777777" w:rsidR="00257874" w:rsidRDefault="002D0913">
          <w:pPr>
            <w:pStyle w:val="ndice1"/>
            <w:tabs>
              <w:tab w:val="left" w:pos="480"/>
              <w:tab w:val="right" w:leader="dot" w:pos="8494"/>
            </w:tabs>
            <w:rPr>
              <w:sz w:val="22"/>
              <w:szCs w:val="22"/>
              <w:lang w:val="en-US" w:eastAsia="pt-PT"/>
            </w:rPr>
          </w:pPr>
          <w:r>
            <w:fldChar w:fldCharType="begin"/>
          </w:r>
          <w:r>
            <w:rPr>
              <w:rStyle w:val="IndexLink"/>
              <w:webHidden/>
              <w:lang w:val="en-US"/>
            </w:rPr>
            <w:instrText>TOC \z \o "1-3" \u \h</w:instrText>
          </w:r>
          <w:r>
            <w:rPr>
              <w:rStyle w:val="IndexLink"/>
              <w:lang w:val="en-US"/>
            </w:rPr>
            <w:fldChar w:fldCharType="separate"/>
          </w:r>
          <w:r>
            <w:fldChar w:fldCharType="begin"/>
          </w:r>
          <w:r>
            <w:instrText xml:space="preserve"> HYPERLINK \l "_Toc43055734" \h </w:instrText>
          </w:r>
          <w:r>
            <w:fldChar w:fldCharType="separate"/>
          </w:r>
          <w:r>
            <w:rPr>
              <w:rStyle w:val="IndexLink"/>
              <w:lang w:val="en-US"/>
              <w:rPrChange w:id="6" w:author="André Oliveira" w:date="2020-09-03T20:38:00Z">
                <w:rPr/>
              </w:rPrChange>
            </w:rPr>
            <w:t>1.</w:t>
          </w:r>
          <w:r>
            <w:rPr>
              <w:rStyle w:val="IndexLink"/>
              <w:sz w:val="22"/>
              <w:szCs w:val="22"/>
              <w:lang w:val="en-US" w:eastAsia="pt-PT"/>
              <w:rPrChange w:id="7" w:author="André Oliveira" w:date="2020-09-03T20:38:00Z">
                <w:rPr/>
              </w:rPrChange>
            </w:rPr>
            <w:tab/>
          </w:r>
          <w:r>
            <w:rPr>
              <w:rStyle w:val="IndexLink"/>
              <w:lang w:val="en-US"/>
              <w:rPrChange w:id="8" w:author="André Oliveira" w:date="2020-09-03T20:38:00Z">
                <w:rPr/>
              </w:rPrChange>
            </w:rPr>
            <w:t>Introduction</w:t>
          </w:r>
          <w:r>
            <w:rPr>
              <w:webHidden/>
            </w:rPr>
            <w:fldChar w:fldCharType="begin"/>
          </w:r>
          <w:r>
            <w:rPr>
              <w:webHidden/>
            </w:rPr>
            <w:instrText>PAGEREF _Toc43055734 \h</w:instrText>
          </w:r>
          <w:r>
            <w:rPr>
              <w:webHidden/>
            </w:rPr>
          </w:r>
          <w:r>
            <w:rPr>
              <w:webHidden/>
            </w:rPr>
            <w:fldChar w:fldCharType="separate"/>
          </w:r>
          <w:r>
            <w:rPr>
              <w:rStyle w:val="IndexLink"/>
              <w:lang w:val="en-US"/>
              <w:rPrChange w:id="9" w:author="André Oliveira" w:date="2020-09-03T20:38:00Z">
                <w:rPr/>
              </w:rPrChange>
            </w:rPr>
            <w:tab/>
            <w:t>8</w:t>
          </w:r>
          <w:r>
            <w:rPr>
              <w:webHidden/>
            </w:rPr>
            <w:fldChar w:fldCharType="end"/>
          </w:r>
          <w:r>
            <w:fldChar w:fldCharType="end"/>
          </w:r>
        </w:p>
        <w:p w14:paraId="2A146AF2" w14:textId="77777777" w:rsidR="00257874" w:rsidRDefault="002D0913">
          <w:pPr>
            <w:pStyle w:val="ndice2"/>
            <w:tabs>
              <w:tab w:val="right" w:leader="dot" w:pos="8494"/>
            </w:tabs>
            <w:rPr>
              <w:sz w:val="22"/>
              <w:szCs w:val="22"/>
              <w:lang w:val="en-US" w:eastAsia="pt-PT"/>
            </w:rPr>
          </w:pPr>
          <w:r>
            <w:fldChar w:fldCharType="begin"/>
          </w:r>
          <w:r>
            <w:instrText xml:space="preserve"> HYPERLINK \l "_Toc43055735" \h </w:instrText>
          </w:r>
          <w:r>
            <w:fldChar w:fldCharType="separate"/>
          </w:r>
          <w:r>
            <w:rPr>
              <w:rStyle w:val="IndexLink"/>
              <w:webHidden/>
              <w:lang w:val="en-US"/>
            </w:rPr>
            <w:t>1.1. Outline</w:t>
          </w:r>
          <w:r>
            <w:rPr>
              <w:webHidden/>
            </w:rPr>
            <w:fldChar w:fldCharType="begin"/>
          </w:r>
          <w:r>
            <w:rPr>
              <w:webHidden/>
            </w:rPr>
            <w:instrText>PAGEREF _Toc43055735 \h</w:instrText>
          </w:r>
          <w:r>
            <w:rPr>
              <w:webHidden/>
            </w:rPr>
          </w:r>
          <w:r>
            <w:rPr>
              <w:webHidden/>
            </w:rPr>
            <w:fldChar w:fldCharType="separate"/>
          </w:r>
          <w:r>
            <w:rPr>
              <w:rStyle w:val="IndexLink"/>
              <w:lang w:val="en-US"/>
              <w:rPrChange w:id="10" w:author="André Oliveira" w:date="2020-09-03T20:38:00Z">
                <w:rPr/>
              </w:rPrChange>
            </w:rPr>
            <w:tab/>
            <w:t>9</w:t>
          </w:r>
          <w:r>
            <w:rPr>
              <w:webHidden/>
            </w:rPr>
            <w:fldChar w:fldCharType="end"/>
          </w:r>
          <w:r>
            <w:fldChar w:fldCharType="end"/>
          </w:r>
        </w:p>
        <w:p w14:paraId="6C579124" w14:textId="77777777" w:rsidR="00257874" w:rsidRDefault="002D0913">
          <w:pPr>
            <w:pStyle w:val="ndice1"/>
            <w:tabs>
              <w:tab w:val="left" w:pos="480"/>
              <w:tab w:val="right" w:leader="dot" w:pos="8494"/>
            </w:tabs>
            <w:rPr>
              <w:sz w:val="22"/>
              <w:szCs w:val="22"/>
              <w:lang w:val="en-US" w:eastAsia="pt-PT"/>
            </w:rPr>
          </w:pPr>
          <w:r>
            <w:fldChar w:fldCharType="begin"/>
          </w:r>
          <w:r>
            <w:instrText xml:space="preserve"> HYPERLINK \l "_Toc43055736" \h </w:instrText>
          </w:r>
          <w:r>
            <w:fldChar w:fldCharType="separate"/>
          </w:r>
          <w:r>
            <w:rPr>
              <w:rStyle w:val="IndexLink"/>
              <w:lang w:val="en-US"/>
              <w:rPrChange w:id="11" w:author="André Oliveira" w:date="2020-09-03T20:38:00Z">
                <w:rPr/>
              </w:rPrChange>
            </w:rPr>
            <w:t>2.</w:t>
          </w:r>
          <w:r>
            <w:rPr>
              <w:rStyle w:val="IndexLink"/>
              <w:sz w:val="22"/>
              <w:szCs w:val="22"/>
              <w:lang w:val="en-US" w:eastAsia="pt-PT"/>
              <w:rPrChange w:id="12" w:author="André Oliveira" w:date="2020-09-03T20:38:00Z">
                <w:rPr/>
              </w:rPrChange>
            </w:rPr>
            <w:tab/>
          </w:r>
          <w:r>
            <w:rPr>
              <w:rStyle w:val="IndexLink"/>
              <w:lang w:val="en-US"/>
              <w:rPrChange w:id="13" w:author="André Oliveira" w:date="2020-09-03T20:38:00Z">
                <w:rPr/>
              </w:rPrChange>
            </w:rPr>
            <w:t>Requirements</w:t>
          </w:r>
          <w:r>
            <w:rPr>
              <w:webHidden/>
            </w:rPr>
            <w:fldChar w:fldCharType="begin"/>
          </w:r>
          <w:r>
            <w:rPr>
              <w:webHidden/>
            </w:rPr>
            <w:instrText>PAGEREF _Toc43055736 \h</w:instrText>
          </w:r>
          <w:r>
            <w:rPr>
              <w:webHidden/>
            </w:rPr>
          </w:r>
          <w:r>
            <w:rPr>
              <w:webHidden/>
            </w:rPr>
            <w:fldChar w:fldCharType="separate"/>
          </w:r>
          <w:r>
            <w:rPr>
              <w:rStyle w:val="IndexLink"/>
              <w:lang w:val="en-US"/>
              <w:rPrChange w:id="14" w:author="André Oliveira" w:date="2020-09-03T20:38:00Z">
                <w:rPr/>
              </w:rPrChange>
            </w:rPr>
            <w:tab/>
            <w:t>12</w:t>
          </w:r>
          <w:r>
            <w:rPr>
              <w:webHidden/>
            </w:rPr>
            <w:fldChar w:fldCharType="end"/>
          </w:r>
          <w:r>
            <w:fldChar w:fldCharType="end"/>
          </w:r>
        </w:p>
        <w:p w14:paraId="7667FA00" w14:textId="77777777" w:rsidR="00257874" w:rsidRDefault="002D0913">
          <w:pPr>
            <w:pStyle w:val="ndice2"/>
            <w:tabs>
              <w:tab w:val="right" w:leader="dot" w:pos="8494"/>
            </w:tabs>
            <w:rPr>
              <w:sz w:val="22"/>
              <w:szCs w:val="22"/>
              <w:lang w:val="en-US" w:eastAsia="pt-PT"/>
            </w:rPr>
          </w:pPr>
          <w:r>
            <w:fldChar w:fldCharType="begin"/>
          </w:r>
          <w:r>
            <w:instrText xml:space="preserve"> HYPERLINK \l "_Toc43055737" \h </w:instrText>
          </w:r>
          <w:r>
            <w:fldChar w:fldCharType="separate"/>
          </w:r>
          <w:r>
            <w:rPr>
              <w:rStyle w:val="IndexLink"/>
              <w:rFonts w:asciiTheme="majorHAnsi" w:eastAsiaTheme="majorEastAsia" w:hAnsiTheme="majorHAnsi" w:cstheme="majorBidi"/>
              <w:webHidden/>
              <w:lang w:val="en-US"/>
            </w:rPr>
            <w:t>2.1. Functional Requirements</w:t>
          </w:r>
          <w:r>
            <w:rPr>
              <w:webHidden/>
            </w:rPr>
            <w:fldChar w:fldCharType="begin"/>
          </w:r>
          <w:r>
            <w:rPr>
              <w:webHidden/>
            </w:rPr>
            <w:instrText>PAGEREF _Toc43055737 \h</w:instrText>
          </w:r>
          <w:r>
            <w:rPr>
              <w:webHidden/>
            </w:rPr>
          </w:r>
          <w:r>
            <w:rPr>
              <w:webHidden/>
            </w:rPr>
            <w:fldChar w:fldCharType="separate"/>
          </w:r>
          <w:r>
            <w:rPr>
              <w:rStyle w:val="IndexLink"/>
              <w:lang w:val="en-US"/>
              <w:rPrChange w:id="15" w:author="André Oliveira" w:date="2020-09-03T20:38:00Z">
                <w:rPr/>
              </w:rPrChange>
            </w:rPr>
            <w:tab/>
            <w:t>12</w:t>
          </w:r>
          <w:r>
            <w:rPr>
              <w:webHidden/>
            </w:rPr>
            <w:fldChar w:fldCharType="end"/>
          </w:r>
          <w:r>
            <w:fldChar w:fldCharType="end"/>
          </w:r>
        </w:p>
        <w:p w14:paraId="0DEECFCF" w14:textId="77777777" w:rsidR="00257874" w:rsidRDefault="002D0913">
          <w:pPr>
            <w:pStyle w:val="ndice2"/>
            <w:tabs>
              <w:tab w:val="right" w:leader="dot" w:pos="8494"/>
            </w:tabs>
            <w:rPr>
              <w:sz w:val="22"/>
              <w:szCs w:val="22"/>
              <w:lang w:val="en-US" w:eastAsia="pt-PT"/>
            </w:rPr>
          </w:pPr>
          <w:r>
            <w:fldChar w:fldCharType="begin"/>
          </w:r>
          <w:r>
            <w:instrText xml:space="preserve"> HYPERLINK \l "_Toc43055738" \h </w:instrText>
          </w:r>
          <w:r>
            <w:fldChar w:fldCharType="separate"/>
          </w:r>
          <w:r>
            <w:rPr>
              <w:rStyle w:val="IndexLink"/>
              <w:rFonts w:asciiTheme="majorHAnsi" w:eastAsiaTheme="majorEastAsia" w:hAnsiTheme="majorHAnsi" w:cstheme="majorBidi"/>
              <w:webHidden/>
              <w:lang w:val="en-US"/>
            </w:rPr>
            <w:t>2.3. User Journeys</w:t>
          </w:r>
          <w:r>
            <w:rPr>
              <w:webHidden/>
            </w:rPr>
            <w:fldChar w:fldCharType="begin"/>
          </w:r>
          <w:r>
            <w:rPr>
              <w:webHidden/>
            </w:rPr>
            <w:instrText>PAGEREF _Toc43055738 \h</w:instrText>
          </w:r>
          <w:r>
            <w:rPr>
              <w:webHidden/>
            </w:rPr>
          </w:r>
          <w:r>
            <w:rPr>
              <w:webHidden/>
            </w:rPr>
            <w:fldChar w:fldCharType="separate"/>
          </w:r>
          <w:r>
            <w:rPr>
              <w:rStyle w:val="IndexLink"/>
              <w:lang w:val="en-US"/>
              <w:rPrChange w:id="16" w:author="André Oliveira" w:date="2020-09-03T20:38:00Z">
                <w:rPr/>
              </w:rPrChange>
            </w:rPr>
            <w:tab/>
            <w:t>13</w:t>
          </w:r>
          <w:r>
            <w:rPr>
              <w:webHidden/>
            </w:rPr>
            <w:fldChar w:fldCharType="end"/>
          </w:r>
          <w:r>
            <w:fldChar w:fldCharType="end"/>
          </w:r>
        </w:p>
        <w:p w14:paraId="1DA6EAC7" w14:textId="77777777" w:rsidR="00257874" w:rsidRDefault="002D0913">
          <w:pPr>
            <w:pStyle w:val="ndice3"/>
            <w:tabs>
              <w:tab w:val="right" w:leader="dot" w:pos="8494"/>
            </w:tabs>
            <w:rPr>
              <w:sz w:val="22"/>
              <w:szCs w:val="22"/>
              <w:lang w:val="en-US" w:eastAsia="pt-PT"/>
            </w:rPr>
          </w:pPr>
          <w:r>
            <w:fldChar w:fldCharType="begin"/>
          </w:r>
          <w:r>
            <w:instrText xml:space="preserve"> HYPERLINK \l "_Toc43055739" \h </w:instrText>
          </w:r>
          <w:r>
            <w:fldChar w:fldCharType="separate"/>
          </w:r>
          <w:r>
            <w:rPr>
              <w:rStyle w:val="IndexLink"/>
              <w:webHidden/>
              <w:lang w:val="en-US"/>
            </w:rPr>
            <w:t>2.3.1. Registration</w:t>
          </w:r>
          <w:r>
            <w:rPr>
              <w:webHidden/>
            </w:rPr>
            <w:fldChar w:fldCharType="begin"/>
          </w:r>
          <w:r>
            <w:rPr>
              <w:webHidden/>
            </w:rPr>
            <w:instrText>PAGEREF _Toc43055739 \h</w:instrText>
          </w:r>
          <w:r>
            <w:rPr>
              <w:webHidden/>
            </w:rPr>
          </w:r>
          <w:r>
            <w:rPr>
              <w:webHidden/>
            </w:rPr>
            <w:fldChar w:fldCharType="separate"/>
          </w:r>
          <w:r>
            <w:rPr>
              <w:rStyle w:val="IndexLink"/>
              <w:lang w:val="en-US"/>
              <w:rPrChange w:id="17" w:author="André Oliveira" w:date="2020-09-03T20:38:00Z">
                <w:rPr/>
              </w:rPrChange>
            </w:rPr>
            <w:tab/>
            <w:t>14</w:t>
          </w:r>
          <w:r>
            <w:rPr>
              <w:webHidden/>
            </w:rPr>
            <w:fldChar w:fldCharType="end"/>
          </w:r>
          <w:r>
            <w:fldChar w:fldCharType="end"/>
          </w:r>
        </w:p>
        <w:p w14:paraId="27899F13" w14:textId="77777777" w:rsidR="00257874" w:rsidRDefault="002D0913">
          <w:pPr>
            <w:pStyle w:val="ndice3"/>
            <w:tabs>
              <w:tab w:val="right" w:leader="dot" w:pos="8494"/>
            </w:tabs>
            <w:rPr>
              <w:sz w:val="22"/>
              <w:szCs w:val="22"/>
              <w:lang w:val="en-US" w:eastAsia="pt-PT"/>
            </w:rPr>
          </w:pPr>
          <w:r>
            <w:fldChar w:fldCharType="begin"/>
          </w:r>
          <w:r>
            <w:instrText xml:space="preserve"> HYPERLINK \l "_Toc43055740" \h </w:instrText>
          </w:r>
          <w:r>
            <w:fldChar w:fldCharType="separate"/>
          </w:r>
          <w:r>
            <w:rPr>
              <w:rStyle w:val="IndexLink"/>
              <w:webHidden/>
              <w:lang w:val="en-US"/>
            </w:rPr>
            <w:t>2.3.2. Solving a Challenge</w:t>
          </w:r>
          <w:r>
            <w:rPr>
              <w:webHidden/>
            </w:rPr>
            <w:fldChar w:fldCharType="begin"/>
          </w:r>
          <w:r>
            <w:rPr>
              <w:webHidden/>
            </w:rPr>
            <w:instrText>PAGEREF _Toc43055740 \h</w:instrText>
          </w:r>
          <w:r>
            <w:rPr>
              <w:webHidden/>
            </w:rPr>
          </w:r>
          <w:r>
            <w:rPr>
              <w:webHidden/>
            </w:rPr>
            <w:fldChar w:fldCharType="separate"/>
          </w:r>
          <w:r>
            <w:rPr>
              <w:rStyle w:val="IndexLink"/>
              <w:lang w:val="en-US"/>
              <w:rPrChange w:id="18" w:author="André Oliveira" w:date="2020-09-03T20:38:00Z">
                <w:rPr/>
              </w:rPrChange>
            </w:rPr>
            <w:tab/>
            <w:t>15</w:t>
          </w:r>
          <w:r>
            <w:rPr>
              <w:webHidden/>
            </w:rPr>
            <w:fldChar w:fldCharType="end"/>
          </w:r>
          <w:r>
            <w:fldChar w:fldCharType="end"/>
          </w:r>
        </w:p>
        <w:p w14:paraId="65A85A04" w14:textId="77777777" w:rsidR="00257874" w:rsidRDefault="002D0913">
          <w:pPr>
            <w:pStyle w:val="ndice3"/>
            <w:tabs>
              <w:tab w:val="right" w:leader="dot" w:pos="8494"/>
            </w:tabs>
            <w:rPr>
              <w:sz w:val="22"/>
              <w:szCs w:val="22"/>
              <w:lang w:val="en-US" w:eastAsia="pt-PT"/>
            </w:rPr>
          </w:pPr>
          <w:r>
            <w:fldChar w:fldCharType="begin"/>
          </w:r>
          <w:r>
            <w:instrText xml:space="preserve"> HYPERLINK \l "_Toc43055741" \h </w:instrText>
          </w:r>
          <w:r>
            <w:fldChar w:fldCharType="separate"/>
          </w:r>
          <w:r>
            <w:rPr>
              <w:rStyle w:val="IndexLink"/>
              <w:webHidden/>
              <w:lang w:val="en-US"/>
            </w:rPr>
            <w:t>2.3.3. Create a Challenge</w:t>
          </w:r>
          <w:r>
            <w:rPr>
              <w:webHidden/>
            </w:rPr>
            <w:fldChar w:fldCharType="begin"/>
          </w:r>
          <w:r>
            <w:rPr>
              <w:webHidden/>
            </w:rPr>
            <w:instrText>PAGEREF _Toc43055741 \h</w:instrText>
          </w:r>
          <w:r>
            <w:rPr>
              <w:webHidden/>
            </w:rPr>
          </w:r>
          <w:r>
            <w:rPr>
              <w:webHidden/>
            </w:rPr>
            <w:fldChar w:fldCharType="separate"/>
          </w:r>
          <w:r>
            <w:rPr>
              <w:rStyle w:val="IndexLink"/>
              <w:lang w:val="en-US"/>
              <w:rPrChange w:id="19" w:author="André Oliveira" w:date="2020-09-03T20:38:00Z">
                <w:rPr/>
              </w:rPrChange>
            </w:rPr>
            <w:tab/>
            <w:t>16</w:t>
          </w:r>
          <w:r>
            <w:rPr>
              <w:webHidden/>
            </w:rPr>
            <w:fldChar w:fldCharType="end"/>
          </w:r>
          <w:r>
            <w:fldChar w:fldCharType="end"/>
          </w:r>
        </w:p>
        <w:p w14:paraId="06923B8D" w14:textId="77777777" w:rsidR="00257874" w:rsidRDefault="002D0913">
          <w:pPr>
            <w:pStyle w:val="ndice3"/>
            <w:tabs>
              <w:tab w:val="right" w:leader="dot" w:pos="8494"/>
            </w:tabs>
            <w:rPr>
              <w:sz w:val="22"/>
              <w:szCs w:val="22"/>
              <w:lang w:val="en-US" w:eastAsia="pt-PT"/>
            </w:rPr>
          </w:pPr>
          <w:r>
            <w:fldChar w:fldCharType="begin"/>
          </w:r>
          <w:r>
            <w:instrText xml:space="preserve"> HYPERLINK \l "_Toc43055742" \h </w:instrText>
          </w:r>
          <w:r>
            <w:fldChar w:fldCharType="separate"/>
          </w:r>
          <w:r>
            <w:rPr>
              <w:rStyle w:val="IndexLink"/>
              <w:webHidden/>
              <w:lang w:val="en-US"/>
            </w:rPr>
            <w:t>2.3.4. Create a Questionnaire</w:t>
          </w:r>
          <w:r>
            <w:rPr>
              <w:webHidden/>
            </w:rPr>
            <w:fldChar w:fldCharType="begin"/>
          </w:r>
          <w:r>
            <w:rPr>
              <w:webHidden/>
            </w:rPr>
            <w:instrText>PAGEREF _Toc43055742 \h</w:instrText>
          </w:r>
          <w:r>
            <w:rPr>
              <w:webHidden/>
            </w:rPr>
          </w:r>
          <w:r>
            <w:rPr>
              <w:webHidden/>
            </w:rPr>
            <w:fldChar w:fldCharType="separate"/>
          </w:r>
          <w:r>
            <w:rPr>
              <w:rStyle w:val="IndexLink"/>
              <w:lang w:val="en-US"/>
              <w:rPrChange w:id="20" w:author="André Oliveira" w:date="2020-09-03T20:38:00Z">
                <w:rPr/>
              </w:rPrChange>
            </w:rPr>
            <w:tab/>
            <w:t>17</w:t>
          </w:r>
          <w:r>
            <w:rPr>
              <w:webHidden/>
            </w:rPr>
            <w:fldChar w:fldCharType="end"/>
          </w:r>
          <w:r>
            <w:fldChar w:fldCharType="end"/>
          </w:r>
        </w:p>
        <w:p w14:paraId="33033982" w14:textId="77777777" w:rsidR="00257874" w:rsidRDefault="002D0913">
          <w:pPr>
            <w:pStyle w:val="ndice3"/>
            <w:tabs>
              <w:tab w:val="right" w:leader="dot" w:pos="8494"/>
            </w:tabs>
            <w:rPr>
              <w:sz w:val="22"/>
              <w:szCs w:val="22"/>
              <w:lang w:val="en-US" w:eastAsia="pt-PT"/>
            </w:rPr>
          </w:pPr>
          <w:r>
            <w:fldChar w:fldCharType="begin"/>
          </w:r>
          <w:r>
            <w:instrText xml:space="preserve"> HYPERLINK \l "_Toc43055743" \h </w:instrText>
          </w:r>
          <w:r>
            <w:fldChar w:fldCharType="separate"/>
          </w:r>
          <w:r>
            <w:rPr>
              <w:rStyle w:val="IndexLink"/>
              <w:webHidden/>
              <w:lang w:val="en-US"/>
            </w:rPr>
            <w:t>2.3.5. Run code</w:t>
          </w:r>
          <w:r>
            <w:rPr>
              <w:webHidden/>
            </w:rPr>
            <w:fldChar w:fldCharType="begin"/>
          </w:r>
          <w:r>
            <w:rPr>
              <w:webHidden/>
            </w:rPr>
            <w:instrText>PAGEREF _Toc43055743 \h</w:instrText>
          </w:r>
          <w:r>
            <w:rPr>
              <w:webHidden/>
            </w:rPr>
          </w:r>
          <w:r>
            <w:rPr>
              <w:webHidden/>
            </w:rPr>
            <w:fldChar w:fldCharType="separate"/>
          </w:r>
          <w:r>
            <w:rPr>
              <w:rStyle w:val="IndexLink"/>
              <w:lang w:val="en-US"/>
              <w:rPrChange w:id="21" w:author="André Oliveira" w:date="2020-09-03T20:38:00Z">
                <w:rPr/>
              </w:rPrChange>
            </w:rPr>
            <w:tab/>
            <w:t>18</w:t>
          </w:r>
          <w:r>
            <w:rPr>
              <w:webHidden/>
            </w:rPr>
            <w:fldChar w:fldCharType="end"/>
          </w:r>
          <w:r>
            <w:fldChar w:fldCharType="end"/>
          </w:r>
        </w:p>
        <w:p w14:paraId="1DC20D4A" w14:textId="77777777" w:rsidR="00257874" w:rsidRDefault="002D0913">
          <w:pPr>
            <w:pStyle w:val="ndice3"/>
            <w:tabs>
              <w:tab w:val="right" w:leader="dot" w:pos="8494"/>
            </w:tabs>
            <w:rPr>
              <w:sz w:val="22"/>
              <w:szCs w:val="22"/>
              <w:lang w:val="en-US" w:eastAsia="pt-PT"/>
            </w:rPr>
          </w:pPr>
          <w:r>
            <w:fldChar w:fldCharType="begin"/>
          </w:r>
          <w:r>
            <w:instrText xml:space="preserve"> HYPERLINK \l "_Toc43055744" \h </w:instrText>
          </w:r>
          <w:r>
            <w:fldChar w:fldCharType="separate"/>
          </w:r>
          <w:r>
            <w:rPr>
              <w:rStyle w:val="IndexLink"/>
              <w:webHidden/>
              <w:lang w:val="en-US"/>
            </w:rPr>
            <w:t>2.3.6. Answer a Questionnaire</w:t>
          </w:r>
          <w:r>
            <w:rPr>
              <w:webHidden/>
            </w:rPr>
            <w:fldChar w:fldCharType="begin"/>
          </w:r>
          <w:r>
            <w:rPr>
              <w:webHidden/>
            </w:rPr>
            <w:instrText>PAGEREF _Toc43055744 \h</w:instrText>
          </w:r>
          <w:r>
            <w:rPr>
              <w:webHidden/>
            </w:rPr>
          </w:r>
          <w:r>
            <w:rPr>
              <w:webHidden/>
            </w:rPr>
            <w:fldChar w:fldCharType="separate"/>
          </w:r>
          <w:r>
            <w:rPr>
              <w:rStyle w:val="IndexLink"/>
              <w:lang w:val="en-US"/>
              <w:rPrChange w:id="22" w:author="André Oliveira" w:date="2020-09-03T20:38:00Z">
                <w:rPr/>
              </w:rPrChange>
            </w:rPr>
            <w:tab/>
            <w:t>19</w:t>
          </w:r>
          <w:r>
            <w:rPr>
              <w:webHidden/>
            </w:rPr>
            <w:fldChar w:fldCharType="end"/>
          </w:r>
          <w:r>
            <w:fldChar w:fldCharType="end"/>
          </w:r>
        </w:p>
        <w:p w14:paraId="38849A4A" w14:textId="77777777" w:rsidR="00257874" w:rsidRDefault="002D0913">
          <w:pPr>
            <w:pStyle w:val="ndice1"/>
            <w:tabs>
              <w:tab w:val="left" w:pos="480"/>
              <w:tab w:val="right" w:leader="dot" w:pos="8494"/>
            </w:tabs>
            <w:rPr>
              <w:sz w:val="22"/>
              <w:szCs w:val="22"/>
              <w:lang w:val="en-US" w:eastAsia="pt-PT"/>
            </w:rPr>
          </w:pPr>
          <w:r>
            <w:fldChar w:fldCharType="begin"/>
          </w:r>
          <w:r>
            <w:instrText xml:space="preserve"> HYPERLINK \l "_Toc43055745" \h </w:instrText>
          </w:r>
          <w:r>
            <w:fldChar w:fldCharType="separate"/>
          </w:r>
          <w:r>
            <w:rPr>
              <w:rStyle w:val="IndexLink"/>
              <w:lang w:val="en-US"/>
              <w:rPrChange w:id="23" w:author="André Oliveira" w:date="2020-09-03T20:38:00Z">
                <w:rPr/>
              </w:rPrChange>
            </w:rPr>
            <w:t>3.</w:t>
          </w:r>
          <w:r>
            <w:rPr>
              <w:rStyle w:val="IndexLink"/>
              <w:sz w:val="22"/>
              <w:szCs w:val="22"/>
              <w:lang w:val="en-US" w:eastAsia="pt-PT"/>
              <w:rPrChange w:id="24" w:author="André Oliveira" w:date="2020-09-03T20:38:00Z">
                <w:rPr/>
              </w:rPrChange>
            </w:rPr>
            <w:tab/>
          </w:r>
          <w:r>
            <w:rPr>
              <w:rStyle w:val="IndexLink"/>
              <w:lang w:val="en-US"/>
              <w:rPrChange w:id="25" w:author="André Oliveira" w:date="2020-09-03T20:38:00Z">
                <w:rPr/>
              </w:rPrChange>
            </w:rPr>
            <w:t>Related work</w:t>
          </w:r>
          <w:r>
            <w:rPr>
              <w:webHidden/>
            </w:rPr>
            <w:fldChar w:fldCharType="begin"/>
          </w:r>
          <w:r>
            <w:rPr>
              <w:webHidden/>
            </w:rPr>
            <w:instrText>PAGEREF _Toc43055745 \h</w:instrText>
          </w:r>
          <w:r>
            <w:rPr>
              <w:webHidden/>
            </w:rPr>
          </w:r>
          <w:r>
            <w:rPr>
              <w:webHidden/>
            </w:rPr>
            <w:fldChar w:fldCharType="separate"/>
          </w:r>
          <w:r>
            <w:rPr>
              <w:rStyle w:val="IndexLink"/>
              <w:lang w:val="en-US"/>
              <w:rPrChange w:id="26" w:author="André Oliveira" w:date="2020-09-03T20:38:00Z">
                <w:rPr/>
              </w:rPrChange>
            </w:rPr>
            <w:tab/>
            <w:t>20</w:t>
          </w:r>
          <w:r>
            <w:rPr>
              <w:webHidden/>
            </w:rPr>
            <w:fldChar w:fldCharType="end"/>
          </w:r>
          <w:r>
            <w:fldChar w:fldCharType="end"/>
          </w:r>
        </w:p>
        <w:p w14:paraId="521FCA85" w14:textId="77777777" w:rsidR="00257874" w:rsidRDefault="002D0913">
          <w:pPr>
            <w:pStyle w:val="ndice2"/>
            <w:tabs>
              <w:tab w:val="left" w:pos="880"/>
              <w:tab w:val="right" w:leader="dot" w:pos="8494"/>
            </w:tabs>
            <w:rPr>
              <w:sz w:val="22"/>
              <w:szCs w:val="22"/>
              <w:lang w:val="en-US" w:eastAsia="pt-PT"/>
            </w:rPr>
          </w:pPr>
          <w:r>
            <w:fldChar w:fldCharType="begin"/>
          </w:r>
          <w:r>
            <w:instrText xml:space="preserve"> HYPERLINK \l "_Toc43055746" \h </w:instrText>
          </w:r>
          <w:r>
            <w:fldChar w:fldCharType="separate"/>
          </w:r>
          <w:r>
            <w:rPr>
              <w:rStyle w:val="IndexLink"/>
              <w:webHidden/>
              <w:lang w:val="en-US"/>
            </w:rPr>
            <w:t>1.1.</w:t>
          </w:r>
          <w:r>
            <w:rPr>
              <w:rStyle w:val="IndexLink"/>
              <w:sz w:val="22"/>
              <w:szCs w:val="22"/>
              <w:lang w:val="en-US" w:eastAsia="pt-PT"/>
              <w:rPrChange w:id="27" w:author="André Oliveira" w:date="2020-09-03T20:38:00Z">
                <w:rPr/>
              </w:rPrChange>
            </w:rPr>
            <w:tab/>
          </w:r>
          <w:r>
            <w:rPr>
              <w:rStyle w:val="IndexLink"/>
              <w:lang w:val="en-US"/>
            </w:rPr>
            <w:t>AlgoExpert</w:t>
          </w:r>
          <w:r>
            <w:rPr>
              <w:webHidden/>
            </w:rPr>
            <w:fldChar w:fldCharType="begin"/>
          </w:r>
          <w:r>
            <w:rPr>
              <w:webHidden/>
            </w:rPr>
            <w:instrText>PAGEREF _Toc43055746 \h</w:instrText>
          </w:r>
          <w:r>
            <w:rPr>
              <w:webHidden/>
            </w:rPr>
          </w:r>
          <w:r>
            <w:rPr>
              <w:webHidden/>
            </w:rPr>
            <w:fldChar w:fldCharType="separate"/>
          </w:r>
          <w:r>
            <w:rPr>
              <w:rStyle w:val="IndexLink"/>
              <w:lang w:val="en-US"/>
              <w:rPrChange w:id="28" w:author="André Oliveira" w:date="2020-09-03T20:38:00Z">
                <w:rPr/>
              </w:rPrChange>
            </w:rPr>
            <w:tab/>
            <w:t>20</w:t>
          </w:r>
          <w:r>
            <w:rPr>
              <w:webHidden/>
            </w:rPr>
            <w:fldChar w:fldCharType="end"/>
          </w:r>
          <w:r>
            <w:fldChar w:fldCharType="end"/>
          </w:r>
        </w:p>
        <w:p w14:paraId="28A92EA7" w14:textId="77777777" w:rsidR="00257874" w:rsidRDefault="002D0913">
          <w:pPr>
            <w:pStyle w:val="ndice2"/>
            <w:tabs>
              <w:tab w:val="left" w:pos="880"/>
              <w:tab w:val="right" w:leader="dot" w:pos="8494"/>
            </w:tabs>
            <w:rPr>
              <w:sz w:val="22"/>
              <w:szCs w:val="22"/>
              <w:lang w:val="en-US" w:eastAsia="pt-PT"/>
            </w:rPr>
          </w:pPr>
          <w:r>
            <w:fldChar w:fldCharType="begin"/>
          </w:r>
          <w:r>
            <w:instrText xml:space="preserve"> HYPERLINK \l "_Toc43055747" \h </w:instrText>
          </w:r>
          <w:r>
            <w:fldChar w:fldCharType="separate"/>
          </w:r>
          <w:r>
            <w:rPr>
              <w:rStyle w:val="IndexLink"/>
              <w:webHidden/>
              <w:lang w:val="en-US"/>
            </w:rPr>
            <w:t>1.2.</w:t>
          </w:r>
          <w:r>
            <w:rPr>
              <w:rStyle w:val="IndexLink"/>
              <w:sz w:val="22"/>
              <w:szCs w:val="22"/>
              <w:lang w:val="en-US" w:eastAsia="pt-PT"/>
              <w:rPrChange w:id="29" w:author="André Oliveira" w:date="2020-09-03T20:38:00Z">
                <w:rPr/>
              </w:rPrChange>
            </w:rPr>
            <w:tab/>
          </w:r>
          <w:r>
            <w:rPr>
              <w:rStyle w:val="IndexLink"/>
              <w:lang w:val="en-US"/>
            </w:rPr>
            <w:t>HackerRank</w:t>
          </w:r>
          <w:r>
            <w:rPr>
              <w:webHidden/>
            </w:rPr>
            <w:fldChar w:fldCharType="begin"/>
          </w:r>
          <w:r>
            <w:rPr>
              <w:webHidden/>
            </w:rPr>
            <w:instrText>PAGEREF _Toc43055747 \h</w:instrText>
          </w:r>
          <w:r>
            <w:rPr>
              <w:webHidden/>
            </w:rPr>
          </w:r>
          <w:r>
            <w:rPr>
              <w:webHidden/>
            </w:rPr>
            <w:fldChar w:fldCharType="separate"/>
          </w:r>
          <w:r>
            <w:rPr>
              <w:rStyle w:val="IndexLink"/>
              <w:lang w:val="en-US"/>
              <w:rPrChange w:id="30" w:author="André Oliveira" w:date="2020-09-03T20:38:00Z">
                <w:rPr/>
              </w:rPrChange>
            </w:rPr>
            <w:tab/>
            <w:t>20</w:t>
          </w:r>
          <w:r>
            <w:rPr>
              <w:webHidden/>
            </w:rPr>
            <w:fldChar w:fldCharType="end"/>
          </w:r>
          <w:r>
            <w:fldChar w:fldCharType="end"/>
          </w:r>
        </w:p>
        <w:p w14:paraId="7D6F8A71" w14:textId="77777777" w:rsidR="00257874" w:rsidRDefault="002D0913">
          <w:pPr>
            <w:pStyle w:val="ndice2"/>
            <w:tabs>
              <w:tab w:val="left" w:pos="880"/>
              <w:tab w:val="right" w:leader="dot" w:pos="8494"/>
            </w:tabs>
            <w:rPr>
              <w:sz w:val="22"/>
              <w:szCs w:val="22"/>
              <w:lang w:val="en-US" w:eastAsia="pt-PT"/>
            </w:rPr>
          </w:pPr>
          <w:r>
            <w:fldChar w:fldCharType="begin"/>
          </w:r>
          <w:r>
            <w:instrText xml:space="preserve"> HYPERLINK \l "_Toc43055748" \h </w:instrText>
          </w:r>
          <w:r>
            <w:fldChar w:fldCharType="separate"/>
          </w:r>
          <w:r>
            <w:rPr>
              <w:rStyle w:val="IndexLink"/>
              <w:webHidden/>
              <w:lang w:val="en-US"/>
            </w:rPr>
            <w:t>1.3.</w:t>
          </w:r>
          <w:r>
            <w:rPr>
              <w:rStyle w:val="IndexLink"/>
              <w:sz w:val="22"/>
              <w:szCs w:val="22"/>
              <w:lang w:val="en-US" w:eastAsia="pt-PT"/>
              <w:rPrChange w:id="31" w:author="André Oliveira" w:date="2020-09-03T20:38:00Z">
                <w:rPr/>
              </w:rPrChange>
            </w:rPr>
            <w:tab/>
          </w:r>
          <w:r>
            <w:rPr>
              <w:rStyle w:val="IndexLink"/>
              <w:lang w:val="en-US"/>
            </w:rPr>
            <w:t>LeetCode</w:t>
          </w:r>
          <w:r>
            <w:rPr>
              <w:webHidden/>
            </w:rPr>
            <w:fldChar w:fldCharType="begin"/>
          </w:r>
          <w:r>
            <w:rPr>
              <w:webHidden/>
            </w:rPr>
            <w:instrText>PAGEREF _Toc43055748 \h</w:instrText>
          </w:r>
          <w:r>
            <w:rPr>
              <w:webHidden/>
            </w:rPr>
          </w:r>
          <w:r>
            <w:rPr>
              <w:webHidden/>
            </w:rPr>
            <w:fldChar w:fldCharType="separate"/>
          </w:r>
          <w:r>
            <w:rPr>
              <w:rStyle w:val="IndexLink"/>
              <w:lang w:val="en-US"/>
              <w:rPrChange w:id="32" w:author="André Oliveira" w:date="2020-09-03T20:38:00Z">
                <w:rPr/>
              </w:rPrChange>
            </w:rPr>
            <w:tab/>
            <w:t>20</w:t>
          </w:r>
          <w:r>
            <w:rPr>
              <w:webHidden/>
            </w:rPr>
            <w:fldChar w:fldCharType="end"/>
          </w:r>
          <w:r>
            <w:fldChar w:fldCharType="end"/>
          </w:r>
        </w:p>
        <w:p w14:paraId="3B1EFFB8" w14:textId="77777777" w:rsidR="00257874" w:rsidRDefault="002D0913">
          <w:pPr>
            <w:pStyle w:val="ndice2"/>
            <w:tabs>
              <w:tab w:val="left" w:pos="880"/>
              <w:tab w:val="right" w:leader="dot" w:pos="8494"/>
            </w:tabs>
            <w:rPr>
              <w:sz w:val="22"/>
              <w:szCs w:val="22"/>
              <w:lang w:val="en-US" w:eastAsia="pt-PT"/>
            </w:rPr>
          </w:pPr>
          <w:r>
            <w:fldChar w:fldCharType="begin"/>
          </w:r>
          <w:r>
            <w:instrText xml:space="preserve"> HYPERLINK \l "_Toc43055749" \h </w:instrText>
          </w:r>
          <w:r>
            <w:fldChar w:fldCharType="separate"/>
          </w:r>
          <w:r>
            <w:rPr>
              <w:rStyle w:val="IndexLink"/>
              <w:webHidden/>
              <w:lang w:val="en-US"/>
            </w:rPr>
            <w:t>1.4.</w:t>
          </w:r>
          <w:r>
            <w:rPr>
              <w:rStyle w:val="IndexLink"/>
              <w:sz w:val="22"/>
              <w:szCs w:val="22"/>
              <w:lang w:val="en-US" w:eastAsia="pt-PT"/>
              <w:rPrChange w:id="33" w:author="André Oliveira" w:date="2020-09-03T20:38:00Z">
                <w:rPr/>
              </w:rPrChange>
            </w:rPr>
            <w:tab/>
          </w:r>
          <w:r>
            <w:rPr>
              <w:rStyle w:val="IndexLink"/>
              <w:lang w:val="en-US"/>
            </w:rPr>
            <w:t>Codewars</w:t>
          </w:r>
          <w:r>
            <w:rPr>
              <w:webHidden/>
            </w:rPr>
            <w:fldChar w:fldCharType="begin"/>
          </w:r>
          <w:r>
            <w:rPr>
              <w:webHidden/>
            </w:rPr>
            <w:instrText>PAGEREF _Toc43055749 \h</w:instrText>
          </w:r>
          <w:r>
            <w:rPr>
              <w:webHidden/>
            </w:rPr>
          </w:r>
          <w:r>
            <w:rPr>
              <w:webHidden/>
            </w:rPr>
            <w:fldChar w:fldCharType="separate"/>
          </w:r>
          <w:r>
            <w:rPr>
              <w:rStyle w:val="IndexLink"/>
              <w:lang w:val="en-US"/>
              <w:rPrChange w:id="34" w:author="André Oliveira" w:date="2020-09-03T20:38:00Z">
                <w:rPr/>
              </w:rPrChange>
            </w:rPr>
            <w:tab/>
            <w:t>21</w:t>
          </w:r>
          <w:r>
            <w:rPr>
              <w:webHidden/>
            </w:rPr>
            <w:fldChar w:fldCharType="end"/>
          </w:r>
          <w:r>
            <w:fldChar w:fldCharType="end"/>
          </w:r>
        </w:p>
        <w:p w14:paraId="2F451AA0" w14:textId="77777777" w:rsidR="00257874" w:rsidRDefault="002D0913">
          <w:pPr>
            <w:pStyle w:val="ndice2"/>
            <w:tabs>
              <w:tab w:val="left" w:pos="880"/>
              <w:tab w:val="right" w:leader="dot" w:pos="8494"/>
            </w:tabs>
            <w:rPr>
              <w:sz w:val="22"/>
              <w:szCs w:val="22"/>
              <w:lang w:val="en-US" w:eastAsia="pt-PT"/>
            </w:rPr>
          </w:pPr>
          <w:r>
            <w:fldChar w:fldCharType="begin"/>
          </w:r>
          <w:r>
            <w:instrText xml:space="preserve"> HYPERLINK \l "_Toc43055750" \h </w:instrText>
          </w:r>
          <w:r>
            <w:fldChar w:fldCharType="separate"/>
          </w:r>
          <w:r>
            <w:rPr>
              <w:rStyle w:val="IndexLink"/>
              <w:webHidden/>
              <w:lang w:val="en-US"/>
            </w:rPr>
            <w:t>1.5.</w:t>
          </w:r>
          <w:r>
            <w:rPr>
              <w:rStyle w:val="IndexLink"/>
              <w:sz w:val="22"/>
              <w:szCs w:val="22"/>
              <w:lang w:val="en-US" w:eastAsia="pt-PT"/>
              <w:rPrChange w:id="35" w:author="André Oliveira" w:date="2020-09-03T20:38:00Z">
                <w:rPr/>
              </w:rPrChange>
            </w:rPr>
            <w:tab/>
          </w:r>
          <w:r>
            <w:rPr>
              <w:rStyle w:val="IndexLink"/>
              <w:lang w:val="en-US"/>
            </w:rPr>
            <w:t>CodeChef</w:t>
          </w:r>
          <w:r>
            <w:rPr>
              <w:webHidden/>
            </w:rPr>
            <w:fldChar w:fldCharType="begin"/>
          </w:r>
          <w:r>
            <w:rPr>
              <w:webHidden/>
            </w:rPr>
            <w:instrText>PAGEREF _Toc43055750 \h</w:instrText>
          </w:r>
          <w:r>
            <w:rPr>
              <w:webHidden/>
            </w:rPr>
          </w:r>
          <w:r>
            <w:rPr>
              <w:webHidden/>
            </w:rPr>
            <w:fldChar w:fldCharType="separate"/>
          </w:r>
          <w:r>
            <w:rPr>
              <w:rStyle w:val="IndexLink"/>
              <w:lang w:val="en-US"/>
              <w:rPrChange w:id="36" w:author="André Oliveira" w:date="2020-09-03T20:38:00Z">
                <w:rPr/>
              </w:rPrChange>
            </w:rPr>
            <w:tab/>
            <w:t>21</w:t>
          </w:r>
          <w:r>
            <w:rPr>
              <w:webHidden/>
            </w:rPr>
            <w:fldChar w:fldCharType="end"/>
          </w:r>
          <w:r>
            <w:fldChar w:fldCharType="end"/>
          </w:r>
        </w:p>
        <w:p w14:paraId="091B2B5E" w14:textId="77777777" w:rsidR="00257874" w:rsidRDefault="002D0913">
          <w:pPr>
            <w:pStyle w:val="ndice1"/>
            <w:tabs>
              <w:tab w:val="left" w:pos="480"/>
              <w:tab w:val="right" w:leader="dot" w:pos="8494"/>
            </w:tabs>
            <w:rPr>
              <w:sz w:val="22"/>
              <w:szCs w:val="22"/>
              <w:lang w:val="en-US" w:eastAsia="pt-PT"/>
            </w:rPr>
          </w:pPr>
          <w:r>
            <w:fldChar w:fldCharType="begin"/>
          </w:r>
          <w:r>
            <w:instrText xml:space="preserve"> HYPERLINK \l "_Toc43055751" \h </w:instrText>
          </w:r>
          <w:r>
            <w:fldChar w:fldCharType="separate"/>
          </w:r>
          <w:r>
            <w:rPr>
              <w:rStyle w:val="IndexLink"/>
              <w:lang w:val="en-US"/>
              <w:rPrChange w:id="37" w:author="André Oliveira" w:date="2020-09-03T20:38:00Z">
                <w:rPr/>
              </w:rPrChange>
            </w:rPr>
            <w:t>4.</w:t>
          </w:r>
          <w:r>
            <w:rPr>
              <w:rStyle w:val="IndexLink"/>
              <w:sz w:val="22"/>
              <w:szCs w:val="22"/>
              <w:lang w:val="en-US" w:eastAsia="pt-PT"/>
              <w:rPrChange w:id="38" w:author="André Oliveira" w:date="2020-09-03T20:38:00Z">
                <w:rPr/>
              </w:rPrChange>
            </w:rPr>
            <w:tab/>
          </w:r>
          <w:r>
            <w:rPr>
              <w:rStyle w:val="IndexLink"/>
              <w:lang w:val="en-US"/>
              <w:rPrChange w:id="39" w:author="André Oliveira" w:date="2020-09-03T20:38:00Z">
                <w:rPr/>
              </w:rPrChange>
            </w:rPr>
            <w:t>Related Technologies</w:t>
          </w:r>
          <w:r>
            <w:rPr>
              <w:webHidden/>
            </w:rPr>
            <w:fldChar w:fldCharType="begin"/>
          </w:r>
          <w:r>
            <w:rPr>
              <w:webHidden/>
            </w:rPr>
            <w:instrText>PAGEREF _Toc43055751 \h</w:instrText>
          </w:r>
          <w:r>
            <w:rPr>
              <w:webHidden/>
            </w:rPr>
          </w:r>
          <w:r>
            <w:rPr>
              <w:webHidden/>
            </w:rPr>
            <w:fldChar w:fldCharType="separate"/>
          </w:r>
          <w:r>
            <w:rPr>
              <w:rStyle w:val="IndexLink"/>
              <w:lang w:val="en-US"/>
              <w:rPrChange w:id="40" w:author="André Oliveira" w:date="2020-09-03T20:38:00Z">
                <w:rPr/>
              </w:rPrChange>
            </w:rPr>
            <w:tab/>
            <w:t>24</w:t>
          </w:r>
          <w:r>
            <w:rPr>
              <w:webHidden/>
            </w:rPr>
            <w:fldChar w:fldCharType="end"/>
          </w:r>
          <w:r>
            <w:fldChar w:fldCharType="end"/>
          </w:r>
        </w:p>
        <w:p w14:paraId="725B744F" w14:textId="77777777" w:rsidR="00257874" w:rsidRDefault="002D0913">
          <w:pPr>
            <w:pStyle w:val="ndice2"/>
            <w:tabs>
              <w:tab w:val="right" w:leader="dot" w:pos="8494"/>
            </w:tabs>
            <w:rPr>
              <w:sz w:val="22"/>
              <w:szCs w:val="22"/>
              <w:lang w:val="en-US" w:eastAsia="pt-PT"/>
            </w:rPr>
          </w:pPr>
          <w:r>
            <w:fldChar w:fldCharType="begin"/>
          </w:r>
          <w:r>
            <w:instrText xml:space="preserve"> HYPERLINK \l "_Toc43055752" \h </w:instrText>
          </w:r>
          <w:r>
            <w:fldChar w:fldCharType="separate"/>
          </w:r>
          <w:r>
            <w:rPr>
              <w:rStyle w:val="IndexLink"/>
              <w:webHidden/>
              <w:lang w:val="en-US"/>
            </w:rPr>
            <w:t>4.1. React</w:t>
          </w:r>
          <w:r>
            <w:rPr>
              <w:webHidden/>
            </w:rPr>
            <w:fldChar w:fldCharType="begin"/>
          </w:r>
          <w:r>
            <w:rPr>
              <w:webHidden/>
            </w:rPr>
            <w:instrText>PAGEREF _Toc43055752 \h</w:instrText>
          </w:r>
          <w:r>
            <w:rPr>
              <w:webHidden/>
            </w:rPr>
          </w:r>
          <w:r>
            <w:rPr>
              <w:webHidden/>
            </w:rPr>
            <w:fldChar w:fldCharType="separate"/>
          </w:r>
          <w:r>
            <w:rPr>
              <w:rStyle w:val="IndexLink"/>
              <w:lang w:val="en-US"/>
              <w:rPrChange w:id="41" w:author="André Oliveira" w:date="2020-09-03T20:38:00Z">
                <w:rPr/>
              </w:rPrChange>
            </w:rPr>
            <w:tab/>
            <w:t>24</w:t>
          </w:r>
          <w:r>
            <w:rPr>
              <w:webHidden/>
            </w:rPr>
            <w:fldChar w:fldCharType="end"/>
          </w:r>
          <w:r>
            <w:fldChar w:fldCharType="end"/>
          </w:r>
        </w:p>
        <w:p w14:paraId="3989FF9F" w14:textId="77777777" w:rsidR="00257874" w:rsidRDefault="002D0913">
          <w:pPr>
            <w:pStyle w:val="ndice2"/>
            <w:tabs>
              <w:tab w:val="right" w:leader="dot" w:pos="8494"/>
            </w:tabs>
            <w:rPr>
              <w:sz w:val="22"/>
              <w:szCs w:val="22"/>
              <w:lang w:val="en-US" w:eastAsia="pt-PT"/>
            </w:rPr>
          </w:pPr>
          <w:r>
            <w:fldChar w:fldCharType="begin"/>
          </w:r>
          <w:r>
            <w:instrText xml:space="preserve"> HYPERLINK \l "_Toc43055753" \h </w:instrText>
          </w:r>
          <w:r>
            <w:fldChar w:fldCharType="separate"/>
          </w:r>
          <w:r>
            <w:rPr>
              <w:rStyle w:val="IndexLink"/>
              <w:webHidden/>
              <w:lang w:val="en-US"/>
            </w:rPr>
            <w:t>4.2. Spring</w:t>
          </w:r>
          <w:r>
            <w:rPr>
              <w:webHidden/>
            </w:rPr>
            <w:fldChar w:fldCharType="begin"/>
          </w:r>
          <w:r>
            <w:rPr>
              <w:webHidden/>
            </w:rPr>
            <w:instrText>PAGEREF _Toc43055753 \h</w:instrText>
          </w:r>
          <w:r>
            <w:rPr>
              <w:webHidden/>
            </w:rPr>
          </w:r>
          <w:r>
            <w:rPr>
              <w:webHidden/>
            </w:rPr>
            <w:fldChar w:fldCharType="separate"/>
          </w:r>
          <w:r>
            <w:rPr>
              <w:rStyle w:val="IndexLink"/>
              <w:lang w:val="en-US"/>
              <w:rPrChange w:id="42" w:author="André Oliveira" w:date="2020-09-03T20:38:00Z">
                <w:rPr/>
              </w:rPrChange>
            </w:rPr>
            <w:tab/>
            <w:t>24</w:t>
          </w:r>
          <w:r>
            <w:rPr>
              <w:webHidden/>
            </w:rPr>
            <w:fldChar w:fldCharType="end"/>
          </w:r>
          <w:r>
            <w:fldChar w:fldCharType="end"/>
          </w:r>
        </w:p>
        <w:p w14:paraId="7E205997" w14:textId="77777777" w:rsidR="00257874" w:rsidRDefault="002D0913">
          <w:pPr>
            <w:pStyle w:val="ndice3"/>
            <w:tabs>
              <w:tab w:val="right" w:leader="dot" w:pos="8494"/>
            </w:tabs>
            <w:rPr>
              <w:sz w:val="22"/>
              <w:szCs w:val="22"/>
              <w:lang w:val="en-US" w:eastAsia="pt-PT"/>
            </w:rPr>
          </w:pPr>
          <w:r>
            <w:fldChar w:fldCharType="begin"/>
          </w:r>
          <w:r>
            <w:instrText xml:space="preserve"> HYPERLINK \l "_Toc43055754" \h </w:instrText>
          </w:r>
          <w:r>
            <w:fldChar w:fldCharType="separate"/>
          </w:r>
          <w:r>
            <w:rPr>
              <w:rStyle w:val="IndexLink"/>
              <w:webHidden/>
              <w:lang w:val="en-US"/>
            </w:rPr>
            <w:t>4.2.1. Spring Boot</w:t>
          </w:r>
          <w:r>
            <w:rPr>
              <w:webHidden/>
            </w:rPr>
            <w:fldChar w:fldCharType="begin"/>
          </w:r>
          <w:r>
            <w:rPr>
              <w:webHidden/>
            </w:rPr>
            <w:instrText>PAGEREF _Toc43055754 \h</w:instrText>
          </w:r>
          <w:r>
            <w:rPr>
              <w:webHidden/>
            </w:rPr>
          </w:r>
          <w:r>
            <w:rPr>
              <w:webHidden/>
            </w:rPr>
            <w:fldChar w:fldCharType="separate"/>
          </w:r>
          <w:r>
            <w:rPr>
              <w:rStyle w:val="IndexLink"/>
              <w:lang w:val="en-US"/>
              <w:rPrChange w:id="43" w:author="André Oliveira" w:date="2020-09-03T20:38:00Z">
                <w:rPr/>
              </w:rPrChange>
            </w:rPr>
            <w:tab/>
            <w:t>24</w:t>
          </w:r>
          <w:r>
            <w:rPr>
              <w:webHidden/>
            </w:rPr>
            <w:fldChar w:fldCharType="end"/>
          </w:r>
          <w:r>
            <w:fldChar w:fldCharType="end"/>
          </w:r>
        </w:p>
        <w:p w14:paraId="3A19E619" w14:textId="77777777" w:rsidR="00257874" w:rsidRDefault="002D0913">
          <w:pPr>
            <w:pStyle w:val="ndice2"/>
            <w:tabs>
              <w:tab w:val="right" w:leader="dot" w:pos="8494"/>
            </w:tabs>
            <w:rPr>
              <w:sz w:val="22"/>
              <w:szCs w:val="22"/>
              <w:lang w:val="en-US" w:eastAsia="pt-PT"/>
            </w:rPr>
          </w:pPr>
          <w:r>
            <w:fldChar w:fldCharType="begin"/>
          </w:r>
          <w:r>
            <w:instrText xml:space="preserve"> HYPERLINK \l "_Toc43055755" \h </w:instrText>
          </w:r>
          <w:r>
            <w:fldChar w:fldCharType="separate"/>
          </w:r>
          <w:r>
            <w:rPr>
              <w:rStyle w:val="IndexLink"/>
              <w:webHidden/>
              <w:lang w:val="en-US"/>
            </w:rPr>
            <w:t>4.3. Swagger</w:t>
          </w:r>
          <w:r>
            <w:rPr>
              <w:webHidden/>
            </w:rPr>
            <w:fldChar w:fldCharType="begin"/>
          </w:r>
          <w:r>
            <w:rPr>
              <w:webHidden/>
            </w:rPr>
            <w:instrText>PAGEREF _Toc43055755 \h</w:instrText>
          </w:r>
          <w:r>
            <w:rPr>
              <w:webHidden/>
            </w:rPr>
          </w:r>
          <w:r>
            <w:rPr>
              <w:webHidden/>
            </w:rPr>
            <w:fldChar w:fldCharType="separate"/>
          </w:r>
          <w:r>
            <w:rPr>
              <w:rStyle w:val="IndexLink"/>
              <w:lang w:val="en-US"/>
              <w:rPrChange w:id="44" w:author="André Oliveira" w:date="2020-09-03T20:38:00Z">
                <w:rPr/>
              </w:rPrChange>
            </w:rPr>
            <w:tab/>
            <w:t>25</w:t>
          </w:r>
          <w:r>
            <w:rPr>
              <w:webHidden/>
            </w:rPr>
            <w:fldChar w:fldCharType="end"/>
          </w:r>
          <w:r>
            <w:fldChar w:fldCharType="end"/>
          </w:r>
        </w:p>
        <w:p w14:paraId="0E9D2AD2" w14:textId="77777777" w:rsidR="00257874" w:rsidRDefault="002D0913">
          <w:pPr>
            <w:pStyle w:val="ndice2"/>
            <w:tabs>
              <w:tab w:val="right" w:leader="dot" w:pos="8494"/>
            </w:tabs>
            <w:rPr>
              <w:sz w:val="22"/>
              <w:szCs w:val="22"/>
              <w:lang w:val="en-US" w:eastAsia="pt-PT"/>
            </w:rPr>
          </w:pPr>
          <w:r>
            <w:fldChar w:fldCharType="begin"/>
          </w:r>
          <w:r>
            <w:instrText xml:space="preserve"> HYPERLINK \l "_Toc43055756" \h </w:instrText>
          </w:r>
          <w:r>
            <w:fldChar w:fldCharType="separate"/>
          </w:r>
          <w:r>
            <w:rPr>
              <w:rStyle w:val="IndexLink"/>
              <w:webHidden/>
              <w:lang w:val="en-US"/>
            </w:rPr>
            <w:t>4.4. Docker</w:t>
          </w:r>
          <w:r>
            <w:rPr>
              <w:webHidden/>
            </w:rPr>
            <w:fldChar w:fldCharType="begin"/>
          </w:r>
          <w:r>
            <w:rPr>
              <w:webHidden/>
            </w:rPr>
            <w:instrText>PAGEREF _Toc43055756 \h</w:instrText>
          </w:r>
          <w:r>
            <w:rPr>
              <w:webHidden/>
            </w:rPr>
          </w:r>
          <w:r>
            <w:rPr>
              <w:webHidden/>
            </w:rPr>
            <w:fldChar w:fldCharType="separate"/>
          </w:r>
          <w:r>
            <w:rPr>
              <w:rStyle w:val="IndexLink"/>
              <w:lang w:val="en-US"/>
              <w:rPrChange w:id="45" w:author="André Oliveira" w:date="2020-09-03T20:38:00Z">
                <w:rPr/>
              </w:rPrChange>
            </w:rPr>
            <w:tab/>
            <w:t>25</w:t>
          </w:r>
          <w:r>
            <w:rPr>
              <w:webHidden/>
            </w:rPr>
            <w:fldChar w:fldCharType="end"/>
          </w:r>
          <w:r>
            <w:fldChar w:fldCharType="end"/>
          </w:r>
        </w:p>
        <w:p w14:paraId="3E8076AF" w14:textId="77777777" w:rsidR="00257874" w:rsidRDefault="002D0913">
          <w:pPr>
            <w:pStyle w:val="ndice1"/>
            <w:tabs>
              <w:tab w:val="left" w:pos="480"/>
              <w:tab w:val="right" w:leader="dot" w:pos="8494"/>
            </w:tabs>
            <w:rPr>
              <w:sz w:val="22"/>
              <w:szCs w:val="22"/>
              <w:lang w:val="en-US" w:eastAsia="pt-PT"/>
            </w:rPr>
          </w:pPr>
          <w:r>
            <w:fldChar w:fldCharType="begin"/>
          </w:r>
          <w:r>
            <w:instrText xml:space="preserve"> HYPERLINK \l "_Toc43055757" \h </w:instrText>
          </w:r>
          <w:r>
            <w:fldChar w:fldCharType="separate"/>
          </w:r>
          <w:r>
            <w:rPr>
              <w:rStyle w:val="IndexLink"/>
              <w:lang w:val="en-US"/>
              <w:rPrChange w:id="46" w:author="André Oliveira" w:date="2020-09-03T20:38:00Z">
                <w:rPr/>
              </w:rPrChange>
            </w:rPr>
            <w:t>5.</w:t>
          </w:r>
          <w:r>
            <w:rPr>
              <w:rStyle w:val="IndexLink"/>
              <w:sz w:val="22"/>
              <w:szCs w:val="22"/>
              <w:lang w:val="en-US" w:eastAsia="pt-PT"/>
              <w:rPrChange w:id="47" w:author="André Oliveira" w:date="2020-09-03T20:38:00Z">
                <w:rPr/>
              </w:rPrChange>
            </w:rPr>
            <w:tab/>
          </w:r>
          <w:r>
            <w:rPr>
              <w:rStyle w:val="IndexLink"/>
              <w:lang w:val="en-US"/>
              <w:rPrChange w:id="48" w:author="André Oliveira" w:date="2020-09-03T20:38:00Z">
                <w:rPr/>
              </w:rPrChange>
            </w:rPr>
            <w:t>Architecture</w:t>
          </w:r>
          <w:r>
            <w:rPr>
              <w:webHidden/>
            </w:rPr>
            <w:fldChar w:fldCharType="begin"/>
          </w:r>
          <w:r>
            <w:rPr>
              <w:webHidden/>
            </w:rPr>
            <w:instrText>PAGEREF _Toc43055757 \h</w:instrText>
          </w:r>
          <w:r>
            <w:rPr>
              <w:webHidden/>
            </w:rPr>
          </w:r>
          <w:r>
            <w:rPr>
              <w:webHidden/>
            </w:rPr>
            <w:fldChar w:fldCharType="separate"/>
          </w:r>
          <w:r>
            <w:rPr>
              <w:rStyle w:val="IndexLink"/>
              <w:lang w:val="en-US"/>
              <w:rPrChange w:id="49" w:author="André Oliveira" w:date="2020-09-03T20:38:00Z">
                <w:rPr/>
              </w:rPrChange>
            </w:rPr>
            <w:tab/>
            <w:t>26</w:t>
          </w:r>
          <w:r>
            <w:rPr>
              <w:webHidden/>
            </w:rPr>
            <w:fldChar w:fldCharType="end"/>
          </w:r>
          <w:r>
            <w:fldChar w:fldCharType="end"/>
          </w:r>
        </w:p>
        <w:p w14:paraId="6155DA7C" w14:textId="77777777" w:rsidR="00257874" w:rsidRDefault="002D0913">
          <w:pPr>
            <w:pStyle w:val="ndice2"/>
            <w:tabs>
              <w:tab w:val="right" w:leader="dot" w:pos="8494"/>
            </w:tabs>
            <w:rPr>
              <w:sz w:val="22"/>
              <w:szCs w:val="22"/>
              <w:lang w:val="en-US" w:eastAsia="pt-PT"/>
            </w:rPr>
          </w:pPr>
          <w:r>
            <w:fldChar w:fldCharType="begin"/>
          </w:r>
          <w:r>
            <w:instrText xml:space="preserve"> HYPERLINK \l "_Toc43055758" \h </w:instrText>
          </w:r>
          <w:r>
            <w:fldChar w:fldCharType="separate"/>
          </w:r>
          <w:r>
            <w:rPr>
              <w:rStyle w:val="IndexLink"/>
              <w:webHidden/>
              <w:lang w:val="en-US"/>
            </w:rPr>
            <w:t>5.1. Web Client</w:t>
          </w:r>
          <w:r>
            <w:rPr>
              <w:webHidden/>
            </w:rPr>
            <w:fldChar w:fldCharType="begin"/>
          </w:r>
          <w:r>
            <w:rPr>
              <w:webHidden/>
            </w:rPr>
            <w:instrText>PAGEREF _Toc43055758 \h</w:instrText>
          </w:r>
          <w:r>
            <w:rPr>
              <w:webHidden/>
            </w:rPr>
          </w:r>
          <w:r>
            <w:rPr>
              <w:webHidden/>
            </w:rPr>
            <w:fldChar w:fldCharType="separate"/>
          </w:r>
          <w:r>
            <w:rPr>
              <w:rStyle w:val="IndexLink"/>
              <w:lang w:val="en-US"/>
              <w:rPrChange w:id="50" w:author="André Oliveira" w:date="2020-09-03T20:38:00Z">
                <w:rPr/>
              </w:rPrChange>
            </w:rPr>
            <w:tab/>
            <w:t>26</w:t>
          </w:r>
          <w:r>
            <w:rPr>
              <w:webHidden/>
            </w:rPr>
            <w:fldChar w:fldCharType="end"/>
          </w:r>
          <w:r>
            <w:fldChar w:fldCharType="end"/>
          </w:r>
        </w:p>
        <w:p w14:paraId="35ABA8C1" w14:textId="77777777" w:rsidR="00257874" w:rsidRDefault="002D0913">
          <w:pPr>
            <w:pStyle w:val="ndice3"/>
            <w:tabs>
              <w:tab w:val="right" w:leader="dot" w:pos="8494"/>
            </w:tabs>
            <w:rPr>
              <w:sz w:val="22"/>
              <w:szCs w:val="22"/>
              <w:lang w:val="en-US" w:eastAsia="pt-PT"/>
            </w:rPr>
          </w:pPr>
          <w:r>
            <w:fldChar w:fldCharType="begin"/>
          </w:r>
          <w:r>
            <w:instrText xml:space="preserve"> HYPERLINK \l "_Toc43055759" \h </w:instrText>
          </w:r>
          <w:r>
            <w:fldChar w:fldCharType="separate"/>
          </w:r>
          <w:r>
            <w:rPr>
              <w:rStyle w:val="IndexLink"/>
              <w:webHidden/>
              <w:lang w:val="en-US"/>
            </w:rPr>
            <w:t>5.1.1 Material-UI</w:t>
          </w:r>
          <w:r>
            <w:rPr>
              <w:webHidden/>
            </w:rPr>
            <w:fldChar w:fldCharType="begin"/>
          </w:r>
          <w:r>
            <w:rPr>
              <w:webHidden/>
            </w:rPr>
            <w:instrText>PAGEREF _Toc43055759 \h</w:instrText>
          </w:r>
          <w:r>
            <w:rPr>
              <w:webHidden/>
            </w:rPr>
          </w:r>
          <w:r>
            <w:rPr>
              <w:webHidden/>
            </w:rPr>
            <w:fldChar w:fldCharType="separate"/>
          </w:r>
          <w:r>
            <w:rPr>
              <w:rStyle w:val="IndexLink"/>
              <w:lang w:val="en-US"/>
              <w:rPrChange w:id="51" w:author="André Oliveira" w:date="2020-09-03T20:38:00Z">
                <w:rPr/>
              </w:rPrChange>
            </w:rPr>
            <w:tab/>
            <w:t>27</w:t>
          </w:r>
          <w:r>
            <w:rPr>
              <w:webHidden/>
            </w:rPr>
            <w:fldChar w:fldCharType="end"/>
          </w:r>
          <w:r>
            <w:fldChar w:fldCharType="end"/>
          </w:r>
        </w:p>
        <w:p w14:paraId="1575C88F" w14:textId="77777777" w:rsidR="00257874" w:rsidRDefault="002D0913">
          <w:pPr>
            <w:pStyle w:val="ndice3"/>
            <w:tabs>
              <w:tab w:val="right" w:leader="dot" w:pos="8494"/>
            </w:tabs>
            <w:rPr>
              <w:sz w:val="22"/>
              <w:szCs w:val="22"/>
              <w:lang w:val="en-US" w:eastAsia="pt-PT"/>
            </w:rPr>
          </w:pPr>
          <w:r>
            <w:fldChar w:fldCharType="begin"/>
          </w:r>
          <w:r>
            <w:instrText xml:space="preserve"> HYPERLINK \l "_Toc43055760" \h </w:instrText>
          </w:r>
          <w:r>
            <w:fldChar w:fldCharType="separate"/>
          </w:r>
          <w:r>
            <w:rPr>
              <w:rStyle w:val="IndexLink"/>
              <w:webHidden/>
              <w:lang w:val="en-US"/>
            </w:rPr>
            <w:t>5.1.2 CodeMirror</w:t>
          </w:r>
          <w:r>
            <w:rPr>
              <w:webHidden/>
            </w:rPr>
            <w:fldChar w:fldCharType="begin"/>
          </w:r>
          <w:r>
            <w:rPr>
              <w:webHidden/>
            </w:rPr>
            <w:instrText>PAGEREF _Toc43055760 \h</w:instrText>
          </w:r>
          <w:r>
            <w:rPr>
              <w:webHidden/>
            </w:rPr>
          </w:r>
          <w:r>
            <w:rPr>
              <w:webHidden/>
            </w:rPr>
            <w:fldChar w:fldCharType="separate"/>
          </w:r>
          <w:r>
            <w:rPr>
              <w:rStyle w:val="IndexLink"/>
              <w:lang w:val="en-US"/>
              <w:rPrChange w:id="52" w:author="André Oliveira" w:date="2020-09-03T20:38:00Z">
                <w:rPr/>
              </w:rPrChange>
            </w:rPr>
            <w:tab/>
            <w:t>27</w:t>
          </w:r>
          <w:r>
            <w:rPr>
              <w:webHidden/>
            </w:rPr>
            <w:fldChar w:fldCharType="end"/>
          </w:r>
          <w:r>
            <w:fldChar w:fldCharType="end"/>
          </w:r>
        </w:p>
        <w:p w14:paraId="629BE49F" w14:textId="77777777" w:rsidR="00257874" w:rsidRDefault="002D0913">
          <w:pPr>
            <w:pStyle w:val="ndice3"/>
            <w:tabs>
              <w:tab w:val="right" w:leader="dot" w:pos="8494"/>
            </w:tabs>
            <w:rPr>
              <w:sz w:val="22"/>
              <w:szCs w:val="22"/>
              <w:lang w:val="en-US" w:eastAsia="pt-PT"/>
            </w:rPr>
          </w:pPr>
          <w:r>
            <w:fldChar w:fldCharType="begin"/>
          </w:r>
          <w:r>
            <w:instrText xml:space="preserve"> HYPERLINK \l "_Toc43055761" \h </w:instrText>
          </w:r>
          <w:r>
            <w:fldChar w:fldCharType="separate"/>
          </w:r>
          <w:r>
            <w:rPr>
              <w:rStyle w:val="IndexLink"/>
              <w:webHidden/>
              <w:lang w:val="en-US"/>
            </w:rPr>
            <w:t>5.1.2 Formik</w:t>
          </w:r>
          <w:r>
            <w:rPr>
              <w:webHidden/>
            </w:rPr>
            <w:fldChar w:fldCharType="begin"/>
          </w:r>
          <w:r>
            <w:rPr>
              <w:webHidden/>
            </w:rPr>
            <w:instrText>PAGEREF _Toc43055761 \h</w:instrText>
          </w:r>
          <w:r>
            <w:rPr>
              <w:webHidden/>
            </w:rPr>
          </w:r>
          <w:r>
            <w:rPr>
              <w:webHidden/>
            </w:rPr>
            <w:fldChar w:fldCharType="separate"/>
          </w:r>
          <w:r>
            <w:rPr>
              <w:rStyle w:val="IndexLink"/>
              <w:lang w:val="en-US"/>
              <w:rPrChange w:id="53" w:author="André Oliveira" w:date="2020-09-03T20:38:00Z">
                <w:rPr/>
              </w:rPrChange>
            </w:rPr>
            <w:tab/>
            <w:t>27</w:t>
          </w:r>
          <w:r>
            <w:rPr>
              <w:webHidden/>
            </w:rPr>
            <w:fldChar w:fldCharType="end"/>
          </w:r>
          <w:r>
            <w:fldChar w:fldCharType="end"/>
          </w:r>
        </w:p>
        <w:p w14:paraId="119E9D54" w14:textId="77777777" w:rsidR="00257874" w:rsidRDefault="002D0913">
          <w:pPr>
            <w:pStyle w:val="ndice3"/>
            <w:tabs>
              <w:tab w:val="right" w:leader="dot" w:pos="8494"/>
            </w:tabs>
            <w:rPr>
              <w:sz w:val="22"/>
              <w:szCs w:val="22"/>
              <w:lang w:val="en-US" w:eastAsia="pt-PT"/>
            </w:rPr>
          </w:pPr>
          <w:r>
            <w:fldChar w:fldCharType="begin"/>
          </w:r>
          <w:r>
            <w:instrText xml:space="preserve"> HYPERLINK \l "_Toc43055762" \h </w:instrText>
          </w:r>
          <w:r>
            <w:fldChar w:fldCharType="separate"/>
          </w:r>
          <w:r>
            <w:rPr>
              <w:rStyle w:val="IndexLink"/>
              <w:webHidden/>
              <w:lang w:val="en-US"/>
            </w:rPr>
            <w:t>5.1.2 Yup</w:t>
          </w:r>
          <w:r>
            <w:rPr>
              <w:webHidden/>
            </w:rPr>
            <w:fldChar w:fldCharType="begin"/>
          </w:r>
          <w:r>
            <w:rPr>
              <w:webHidden/>
            </w:rPr>
            <w:instrText>PAGEREF _Toc43055762 \h</w:instrText>
          </w:r>
          <w:r>
            <w:rPr>
              <w:webHidden/>
            </w:rPr>
          </w:r>
          <w:r>
            <w:rPr>
              <w:webHidden/>
            </w:rPr>
            <w:fldChar w:fldCharType="separate"/>
          </w:r>
          <w:r>
            <w:rPr>
              <w:rStyle w:val="IndexLink"/>
              <w:lang w:val="en-US"/>
              <w:rPrChange w:id="54" w:author="André Oliveira" w:date="2020-09-03T20:38:00Z">
                <w:rPr/>
              </w:rPrChange>
            </w:rPr>
            <w:tab/>
            <w:t>27</w:t>
          </w:r>
          <w:r>
            <w:rPr>
              <w:webHidden/>
            </w:rPr>
            <w:fldChar w:fldCharType="end"/>
          </w:r>
          <w:r>
            <w:fldChar w:fldCharType="end"/>
          </w:r>
        </w:p>
        <w:p w14:paraId="0D0652C5" w14:textId="77777777" w:rsidR="00257874" w:rsidRDefault="002D0913">
          <w:pPr>
            <w:pStyle w:val="ndice2"/>
            <w:tabs>
              <w:tab w:val="right" w:leader="dot" w:pos="8494"/>
            </w:tabs>
            <w:rPr>
              <w:sz w:val="22"/>
              <w:szCs w:val="22"/>
              <w:lang w:val="en-US" w:eastAsia="pt-PT"/>
            </w:rPr>
          </w:pPr>
          <w:r>
            <w:fldChar w:fldCharType="begin"/>
          </w:r>
          <w:r>
            <w:instrText xml:space="preserve"> HYPERLINK \l "_Toc43055763" \h </w:instrText>
          </w:r>
          <w:r>
            <w:fldChar w:fldCharType="separate"/>
          </w:r>
          <w:r>
            <w:rPr>
              <w:rStyle w:val="IndexLink"/>
              <w:webHidden/>
              <w:lang w:val="en-US"/>
            </w:rPr>
            <w:t>5.2. Services</w:t>
          </w:r>
          <w:r>
            <w:rPr>
              <w:webHidden/>
            </w:rPr>
            <w:fldChar w:fldCharType="begin"/>
          </w:r>
          <w:r>
            <w:rPr>
              <w:webHidden/>
            </w:rPr>
            <w:instrText>PAGEREF _Toc43055763 \h</w:instrText>
          </w:r>
          <w:r>
            <w:rPr>
              <w:webHidden/>
            </w:rPr>
          </w:r>
          <w:r>
            <w:rPr>
              <w:webHidden/>
            </w:rPr>
            <w:fldChar w:fldCharType="separate"/>
          </w:r>
          <w:r>
            <w:rPr>
              <w:rStyle w:val="IndexLink"/>
              <w:lang w:val="en-US"/>
              <w:rPrChange w:id="55" w:author="André Oliveira" w:date="2020-09-03T20:38:00Z">
                <w:rPr/>
              </w:rPrChange>
            </w:rPr>
            <w:tab/>
            <w:t>28</w:t>
          </w:r>
          <w:r>
            <w:rPr>
              <w:webHidden/>
            </w:rPr>
            <w:fldChar w:fldCharType="end"/>
          </w:r>
          <w:r>
            <w:fldChar w:fldCharType="end"/>
          </w:r>
        </w:p>
        <w:p w14:paraId="46A20C55" w14:textId="77777777" w:rsidR="00257874" w:rsidRDefault="002D0913">
          <w:pPr>
            <w:pStyle w:val="ndice3"/>
            <w:tabs>
              <w:tab w:val="right" w:leader="dot" w:pos="8494"/>
            </w:tabs>
            <w:rPr>
              <w:sz w:val="22"/>
              <w:szCs w:val="22"/>
              <w:lang w:val="en-US" w:eastAsia="pt-PT"/>
            </w:rPr>
          </w:pPr>
          <w:r>
            <w:lastRenderedPageBreak/>
            <w:fldChar w:fldCharType="begin"/>
          </w:r>
          <w:r>
            <w:instrText xml:space="preserve"> HYPERLINK \l "_Toc43055764" \h </w:instrText>
          </w:r>
          <w:r>
            <w:fldChar w:fldCharType="separate"/>
          </w:r>
          <w:r>
            <w:rPr>
              <w:rStyle w:val="IndexLink"/>
              <w:webHidden/>
              <w:lang w:val="en-US"/>
            </w:rPr>
            <w:t>5.2.1 Data Model</w:t>
          </w:r>
          <w:r>
            <w:rPr>
              <w:webHidden/>
            </w:rPr>
            <w:fldChar w:fldCharType="begin"/>
          </w:r>
          <w:r>
            <w:rPr>
              <w:webHidden/>
            </w:rPr>
            <w:instrText>PAGEREF _Toc43055764 \h</w:instrText>
          </w:r>
          <w:r>
            <w:rPr>
              <w:webHidden/>
            </w:rPr>
          </w:r>
          <w:r>
            <w:rPr>
              <w:webHidden/>
            </w:rPr>
            <w:fldChar w:fldCharType="separate"/>
          </w:r>
          <w:r>
            <w:rPr>
              <w:rStyle w:val="IndexLink"/>
              <w:lang w:val="en-US"/>
              <w:rPrChange w:id="56" w:author="André Oliveira" w:date="2020-09-03T20:38:00Z">
                <w:rPr/>
              </w:rPrChange>
            </w:rPr>
            <w:tab/>
            <w:t>29</w:t>
          </w:r>
          <w:r>
            <w:rPr>
              <w:webHidden/>
            </w:rPr>
            <w:fldChar w:fldCharType="end"/>
          </w:r>
          <w:r>
            <w:fldChar w:fldCharType="end"/>
          </w:r>
        </w:p>
        <w:p w14:paraId="51BFFEA1" w14:textId="77777777" w:rsidR="00257874" w:rsidRDefault="002D0913">
          <w:pPr>
            <w:pStyle w:val="ndice2"/>
            <w:tabs>
              <w:tab w:val="right" w:leader="dot" w:pos="8494"/>
            </w:tabs>
            <w:rPr>
              <w:sz w:val="22"/>
              <w:szCs w:val="22"/>
              <w:lang w:val="en-US" w:eastAsia="pt-PT"/>
            </w:rPr>
          </w:pPr>
          <w:r>
            <w:fldChar w:fldCharType="begin"/>
          </w:r>
          <w:r>
            <w:instrText xml:space="preserve"> HYPERLINK \l "_Toc43055765" \h </w:instrText>
          </w:r>
          <w:r>
            <w:fldChar w:fldCharType="separate"/>
          </w:r>
          <w:r>
            <w:rPr>
              <w:rStyle w:val="IndexLink"/>
              <w:webHidden/>
              <w:lang w:val="en-US"/>
            </w:rPr>
            <w:t>5.3. Execution Environments</w:t>
          </w:r>
          <w:r>
            <w:rPr>
              <w:webHidden/>
            </w:rPr>
            <w:fldChar w:fldCharType="begin"/>
          </w:r>
          <w:r>
            <w:rPr>
              <w:webHidden/>
            </w:rPr>
            <w:instrText>PAGEREF _Toc43055765 \h</w:instrText>
          </w:r>
          <w:r>
            <w:rPr>
              <w:webHidden/>
            </w:rPr>
          </w:r>
          <w:r>
            <w:rPr>
              <w:webHidden/>
            </w:rPr>
            <w:fldChar w:fldCharType="separate"/>
          </w:r>
          <w:r>
            <w:rPr>
              <w:rStyle w:val="IndexLink"/>
              <w:lang w:val="en-US"/>
              <w:rPrChange w:id="57" w:author="André Oliveira" w:date="2020-09-03T20:38:00Z">
                <w:rPr/>
              </w:rPrChange>
            </w:rPr>
            <w:tab/>
            <w:t>30</w:t>
          </w:r>
          <w:r>
            <w:rPr>
              <w:webHidden/>
            </w:rPr>
            <w:fldChar w:fldCharType="end"/>
          </w:r>
          <w:r>
            <w:fldChar w:fldCharType="end"/>
          </w:r>
        </w:p>
        <w:p w14:paraId="4D9859F4" w14:textId="77777777" w:rsidR="00257874" w:rsidRDefault="002D0913">
          <w:pPr>
            <w:pStyle w:val="ndice1"/>
            <w:tabs>
              <w:tab w:val="left" w:pos="480"/>
              <w:tab w:val="right" w:leader="dot" w:pos="8494"/>
            </w:tabs>
            <w:rPr>
              <w:sz w:val="22"/>
              <w:szCs w:val="22"/>
              <w:lang w:val="en-US" w:eastAsia="pt-PT"/>
            </w:rPr>
          </w:pPr>
          <w:r>
            <w:fldChar w:fldCharType="begin"/>
          </w:r>
          <w:r>
            <w:instrText xml:space="preserve"> HYPERLINK \l "_Toc43055766" \h </w:instrText>
          </w:r>
          <w:r>
            <w:fldChar w:fldCharType="separate"/>
          </w:r>
          <w:r>
            <w:rPr>
              <w:rStyle w:val="IndexLink"/>
              <w:lang w:val="en-US"/>
              <w:rPrChange w:id="58" w:author="André Oliveira" w:date="2020-09-03T20:38:00Z">
                <w:rPr/>
              </w:rPrChange>
            </w:rPr>
            <w:t>6.</w:t>
          </w:r>
          <w:r>
            <w:rPr>
              <w:rStyle w:val="IndexLink"/>
              <w:sz w:val="22"/>
              <w:szCs w:val="22"/>
              <w:lang w:val="en-US" w:eastAsia="pt-PT"/>
              <w:rPrChange w:id="59" w:author="André Oliveira" w:date="2020-09-03T20:38:00Z">
                <w:rPr/>
              </w:rPrChange>
            </w:rPr>
            <w:tab/>
          </w:r>
          <w:r>
            <w:rPr>
              <w:rStyle w:val="IndexLink"/>
              <w:lang w:val="en-US"/>
              <w:rPrChange w:id="60" w:author="André Oliveira" w:date="2020-09-03T20:38:00Z">
                <w:rPr/>
              </w:rPrChange>
            </w:rPr>
            <w:t>Implementation Details</w:t>
          </w:r>
          <w:r>
            <w:rPr>
              <w:webHidden/>
            </w:rPr>
            <w:fldChar w:fldCharType="begin"/>
          </w:r>
          <w:r>
            <w:rPr>
              <w:webHidden/>
            </w:rPr>
            <w:instrText>PAGEREF _Toc43055766 \h</w:instrText>
          </w:r>
          <w:r>
            <w:rPr>
              <w:webHidden/>
            </w:rPr>
          </w:r>
          <w:r>
            <w:rPr>
              <w:webHidden/>
            </w:rPr>
            <w:fldChar w:fldCharType="separate"/>
          </w:r>
          <w:r>
            <w:rPr>
              <w:rStyle w:val="IndexLink"/>
              <w:lang w:val="en-US"/>
              <w:rPrChange w:id="61" w:author="André Oliveira" w:date="2020-09-03T20:38:00Z">
                <w:rPr/>
              </w:rPrChange>
            </w:rPr>
            <w:tab/>
            <w:t>32</w:t>
          </w:r>
          <w:r>
            <w:rPr>
              <w:webHidden/>
            </w:rPr>
            <w:fldChar w:fldCharType="end"/>
          </w:r>
          <w:r>
            <w:fldChar w:fldCharType="end"/>
          </w:r>
        </w:p>
        <w:p w14:paraId="68BFBBF5" w14:textId="77777777" w:rsidR="00257874" w:rsidRDefault="002D0913">
          <w:pPr>
            <w:pStyle w:val="ndice2"/>
            <w:tabs>
              <w:tab w:val="right" w:leader="dot" w:pos="8494"/>
            </w:tabs>
            <w:rPr>
              <w:sz w:val="22"/>
              <w:szCs w:val="22"/>
              <w:lang w:val="en-US" w:eastAsia="pt-PT"/>
            </w:rPr>
          </w:pPr>
          <w:r>
            <w:fldChar w:fldCharType="begin"/>
          </w:r>
          <w:r>
            <w:instrText xml:space="preserve"> HYPERLINK \l "_Toc43055767" \h </w:instrText>
          </w:r>
          <w:r>
            <w:fldChar w:fldCharType="separate"/>
          </w:r>
          <w:r>
            <w:rPr>
              <w:rStyle w:val="IndexLink"/>
              <w:webHidden/>
              <w:lang w:val="en-US"/>
            </w:rPr>
            <w:t>6.1. Services</w:t>
          </w:r>
          <w:r>
            <w:rPr>
              <w:webHidden/>
            </w:rPr>
            <w:fldChar w:fldCharType="begin"/>
          </w:r>
          <w:r>
            <w:rPr>
              <w:webHidden/>
            </w:rPr>
            <w:instrText>PAGEREF _Toc43055767 \h</w:instrText>
          </w:r>
          <w:r>
            <w:rPr>
              <w:webHidden/>
            </w:rPr>
          </w:r>
          <w:r>
            <w:rPr>
              <w:webHidden/>
            </w:rPr>
            <w:fldChar w:fldCharType="separate"/>
          </w:r>
          <w:r>
            <w:rPr>
              <w:rStyle w:val="IndexLink"/>
              <w:lang w:val="en-US"/>
              <w:rPrChange w:id="62" w:author="André Oliveira" w:date="2020-09-03T20:38:00Z">
                <w:rPr/>
              </w:rPrChange>
            </w:rPr>
            <w:tab/>
            <w:t>32</w:t>
          </w:r>
          <w:r>
            <w:rPr>
              <w:webHidden/>
            </w:rPr>
            <w:fldChar w:fldCharType="end"/>
          </w:r>
          <w:r>
            <w:fldChar w:fldCharType="end"/>
          </w:r>
        </w:p>
        <w:p w14:paraId="1E9A8970" w14:textId="77777777" w:rsidR="00257874" w:rsidRDefault="002D0913">
          <w:pPr>
            <w:pStyle w:val="ndice3"/>
            <w:tabs>
              <w:tab w:val="right" w:leader="dot" w:pos="8494"/>
            </w:tabs>
            <w:rPr>
              <w:sz w:val="22"/>
              <w:szCs w:val="22"/>
              <w:lang w:val="en-US" w:eastAsia="pt-PT"/>
            </w:rPr>
          </w:pPr>
          <w:r>
            <w:fldChar w:fldCharType="begin"/>
          </w:r>
          <w:r>
            <w:instrText xml:space="preserve"> HYPERLINK \l "_Toc43055768" \h </w:instrText>
          </w:r>
          <w:r>
            <w:fldChar w:fldCharType="separate"/>
          </w:r>
          <w:r>
            <w:rPr>
              <w:rStyle w:val="IndexLink"/>
              <w:webHidden/>
              <w:lang w:val="en-US"/>
            </w:rPr>
            <w:t>6.1.1 Users</w:t>
          </w:r>
          <w:r>
            <w:rPr>
              <w:webHidden/>
            </w:rPr>
            <w:fldChar w:fldCharType="begin"/>
          </w:r>
          <w:r>
            <w:rPr>
              <w:webHidden/>
            </w:rPr>
            <w:instrText>PAGEREF _Toc43055768 \h</w:instrText>
          </w:r>
          <w:r>
            <w:rPr>
              <w:webHidden/>
            </w:rPr>
          </w:r>
          <w:r>
            <w:rPr>
              <w:webHidden/>
            </w:rPr>
            <w:fldChar w:fldCharType="separate"/>
          </w:r>
          <w:r>
            <w:rPr>
              <w:rStyle w:val="IndexLink"/>
              <w:lang w:val="en-US"/>
              <w:rPrChange w:id="63" w:author="André Oliveira" w:date="2020-09-03T20:38:00Z">
                <w:rPr/>
              </w:rPrChange>
            </w:rPr>
            <w:tab/>
            <w:t>32</w:t>
          </w:r>
          <w:r>
            <w:rPr>
              <w:webHidden/>
            </w:rPr>
            <w:fldChar w:fldCharType="end"/>
          </w:r>
          <w:r>
            <w:fldChar w:fldCharType="end"/>
          </w:r>
        </w:p>
        <w:p w14:paraId="29974297" w14:textId="77777777" w:rsidR="00257874" w:rsidRDefault="002D0913">
          <w:pPr>
            <w:pStyle w:val="ndice3"/>
            <w:tabs>
              <w:tab w:val="right" w:leader="dot" w:pos="8494"/>
            </w:tabs>
            <w:rPr>
              <w:sz w:val="22"/>
              <w:szCs w:val="22"/>
              <w:lang w:val="en-US" w:eastAsia="pt-PT"/>
            </w:rPr>
          </w:pPr>
          <w:r>
            <w:fldChar w:fldCharType="begin"/>
          </w:r>
          <w:r>
            <w:instrText xml:space="preserve"> HYPERLINK \l "_Toc43055769" \h </w:instrText>
          </w:r>
          <w:r>
            <w:fldChar w:fldCharType="separate"/>
          </w:r>
          <w:r>
            <w:rPr>
              <w:rStyle w:val="IndexLink"/>
              <w:webHidden/>
              <w:lang w:val="en-US"/>
            </w:rPr>
            <w:t>6.1.2 Execute code</w:t>
          </w:r>
          <w:r>
            <w:rPr>
              <w:webHidden/>
            </w:rPr>
            <w:fldChar w:fldCharType="begin"/>
          </w:r>
          <w:r>
            <w:rPr>
              <w:webHidden/>
            </w:rPr>
            <w:instrText>PAGEREF _Toc43055769 \h</w:instrText>
          </w:r>
          <w:r>
            <w:rPr>
              <w:webHidden/>
            </w:rPr>
          </w:r>
          <w:r>
            <w:rPr>
              <w:webHidden/>
            </w:rPr>
            <w:fldChar w:fldCharType="separate"/>
          </w:r>
          <w:r>
            <w:rPr>
              <w:rStyle w:val="IndexLink"/>
              <w:lang w:val="en-US"/>
              <w:rPrChange w:id="64" w:author="André Oliveira" w:date="2020-09-03T20:38:00Z">
                <w:rPr/>
              </w:rPrChange>
            </w:rPr>
            <w:tab/>
            <w:t>32</w:t>
          </w:r>
          <w:r>
            <w:rPr>
              <w:webHidden/>
            </w:rPr>
            <w:fldChar w:fldCharType="end"/>
          </w:r>
          <w:r>
            <w:fldChar w:fldCharType="end"/>
          </w:r>
        </w:p>
        <w:p w14:paraId="2AE25779" w14:textId="77777777" w:rsidR="00257874" w:rsidRDefault="002D0913">
          <w:pPr>
            <w:pStyle w:val="ndice3"/>
            <w:tabs>
              <w:tab w:val="right" w:leader="dot" w:pos="8494"/>
            </w:tabs>
            <w:rPr>
              <w:sz w:val="22"/>
              <w:szCs w:val="22"/>
              <w:lang w:val="en-US" w:eastAsia="pt-PT"/>
            </w:rPr>
          </w:pPr>
          <w:r>
            <w:fldChar w:fldCharType="begin"/>
          </w:r>
          <w:r>
            <w:instrText xml:space="preserve"> HYPERLINK \l "_Toc43055770" \h </w:instrText>
          </w:r>
          <w:r>
            <w:fldChar w:fldCharType="separate"/>
          </w:r>
          <w:r>
            <w:rPr>
              <w:rStyle w:val="IndexLink"/>
              <w:webHidden/>
              <w:lang w:val="en-US"/>
            </w:rPr>
            <w:t>6.1.3 Challenges</w:t>
          </w:r>
          <w:r>
            <w:rPr>
              <w:webHidden/>
            </w:rPr>
            <w:fldChar w:fldCharType="begin"/>
          </w:r>
          <w:r>
            <w:rPr>
              <w:webHidden/>
            </w:rPr>
            <w:instrText>PAGEREF _Toc43055770 \h</w:instrText>
          </w:r>
          <w:r>
            <w:rPr>
              <w:webHidden/>
            </w:rPr>
          </w:r>
          <w:r>
            <w:rPr>
              <w:webHidden/>
            </w:rPr>
            <w:fldChar w:fldCharType="separate"/>
          </w:r>
          <w:r>
            <w:rPr>
              <w:rStyle w:val="IndexLink"/>
              <w:lang w:val="en-US"/>
              <w:rPrChange w:id="65" w:author="André Oliveira" w:date="2020-09-03T20:38:00Z">
                <w:rPr/>
              </w:rPrChange>
            </w:rPr>
            <w:tab/>
            <w:t>32</w:t>
          </w:r>
          <w:r>
            <w:rPr>
              <w:webHidden/>
            </w:rPr>
            <w:fldChar w:fldCharType="end"/>
          </w:r>
          <w:r>
            <w:fldChar w:fldCharType="end"/>
          </w:r>
        </w:p>
        <w:p w14:paraId="484294C6" w14:textId="77777777" w:rsidR="00257874" w:rsidRDefault="002D0913">
          <w:pPr>
            <w:pStyle w:val="ndice3"/>
            <w:tabs>
              <w:tab w:val="right" w:leader="dot" w:pos="8494"/>
            </w:tabs>
            <w:rPr>
              <w:sz w:val="22"/>
              <w:szCs w:val="22"/>
              <w:lang w:val="en-US" w:eastAsia="pt-PT"/>
            </w:rPr>
          </w:pPr>
          <w:r>
            <w:fldChar w:fldCharType="begin"/>
          </w:r>
          <w:r>
            <w:instrText xml:space="preserve"> HYPERLINK \l "_Toc43055771" \h </w:instrText>
          </w:r>
          <w:r>
            <w:fldChar w:fldCharType="separate"/>
          </w:r>
          <w:r>
            <w:rPr>
              <w:rStyle w:val="IndexLink"/>
              <w:webHidden/>
              <w:lang w:val="en-US"/>
            </w:rPr>
            <w:t>6.1.4 Questionnaires</w:t>
          </w:r>
          <w:r>
            <w:rPr>
              <w:webHidden/>
            </w:rPr>
            <w:fldChar w:fldCharType="begin"/>
          </w:r>
          <w:r>
            <w:rPr>
              <w:webHidden/>
            </w:rPr>
            <w:instrText>PAGEREF _Toc43055771 \h</w:instrText>
          </w:r>
          <w:r>
            <w:rPr>
              <w:webHidden/>
            </w:rPr>
          </w:r>
          <w:r>
            <w:rPr>
              <w:webHidden/>
            </w:rPr>
            <w:fldChar w:fldCharType="separate"/>
          </w:r>
          <w:r>
            <w:rPr>
              <w:rStyle w:val="IndexLink"/>
              <w:lang w:val="en-US"/>
              <w:rPrChange w:id="66" w:author="André Oliveira" w:date="2020-09-03T20:38:00Z">
                <w:rPr/>
              </w:rPrChange>
            </w:rPr>
            <w:tab/>
            <w:t>33</w:t>
          </w:r>
          <w:r>
            <w:rPr>
              <w:webHidden/>
            </w:rPr>
            <w:fldChar w:fldCharType="end"/>
          </w:r>
          <w:r>
            <w:fldChar w:fldCharType="end"/>
          </w:r>
        </w:p>
        <w:p w14:paraId="3D524546" w14:textId="77777777" w:rsidR="00257874" w:rsidRDefault="002D0913">
          <w:pPr>
            <w:pStyle w:val="ndice3"/>
            <w:tabs>
              <w:tab w:val="right" w:leader="dot" w:pos="8494"/>
            </w:tabs>
            <w:rPr>
              <w:sz w:val="22"/>
              <w:szCs w:val="22"/>
              <w:lang w:val="en-US" w:eastAsia="pt-PT"/>
            </w:rPr>
          </w:pPr>
          <w:r>
            <w:fldChar w:fldCharType="begin"/>
          </w:r>
          <w:r>
            <w:instrText xml:space="preserve"> HYPERLINK \l "_Toc43055772" \h </w:instrText>
          </w:r>
          <w:r>
            <w:fldChar w:fldCharType="separate"/>
          </w:r>
          <w:r>
            <w:rPr>
              <w:rStyle w:val="IndexLink"/>
              <w:webHidden/>
              <w:lang w:val="en-US"/>
            </w:rPr>
            <w:t>6.1.5. Validations</w:t>
          </w:r>
          <w:r>
            <w:rPr>
              <w:webHidden/>
            </w:rPr>
            <w:fldChar w:fldCharType="begin"/>
          </w:r>
          <w:r>
            <w:rPr>
              <w:webHidden/>
            </w:rPr>
            <w:instrText>PAGEREF _Toc43055772 \h</w:instrText>
          </w:r>
          <w:r>
            <w:rPr>
              <w:webHidden/>
            </w:rPr>
          </w:r>
          <w:r>
            <w:rPr>
              <w:webHidden/>
            </w:rPr>
            <w:fldChar w:fldCharType="separate"/>
          </w:r>
          <w:r>
            <w:rPr>
              <w:rStyle w:val="IndexLink"/>
              <w:lang w:val="en-US"/>
              <w:rPrChange w:id="67" w:author="André Oliveira" w:date="2020-09-03T20:38:00Z">
                <w:rPr/>
              </w:rPrChange>
            </w:rPr>
            <w:tab/>
            <w:t>34</w:t>
          </w:r>
          <w:r>
            <w:rPr>
              <w:webHidden/>
            </w:rPr>
            <w:fldChar w:fldCharType="end"/>
          </w:r>
          <w:r>
            <w:fldChar w:fldCharType="end"/>
          </w:r>
        </w:p>
        <w:p w14:paraId="18386400" w14:textId="77777777" w:rsidR="00257874" w:rsidRDefault="002D0913">
          <w:pPr>
            <w:pStyle w:val="ndice3"/>
            <w:tabs>
              <w:tab w:val="right" w:leader="dot" w:pos="8494"/>
            </w:tabs>
            <w:rPr>
              <w:sz w:val="22"/>
              <w:szCs w:val="22"/>
              <w:lang w:val="en-US" w:eastAsia="pt-PT"/>
            </w:rPr>
          </w:pPr>
          <w:r>
            <w:fldChar w:fldCharType="begin"/>
          </w:r>
          <w:r>
            <w:instrText xml:space="preserve"> HYPERLINK \l "_Toc43055773" \h </w:instrText>
          </w:r>
          <w:r>
            <w:fldChar w:fldCharType="separate"/>
          </w:r>
          <w:r>
            <w:rPr>
              <w:rStyle w:val="IndexLink"/>
              <w:webHidden/>
              <w:lang w:val="en-US"/>
            </w:rPr>
            <w:t>6.1.6. Error Handling</w:t>
          </w:r>
          <w:r>
            <w:rPr>
              <w:webHidden/>
            </w:rPr>
            <w:fldChar w:fldCharType="begin"/>
          </w:r>
          <w:r>
            <w:rPr>
              <w:webHidden/>
            </w:rPr>
            <w:instrText>PAGEREF _Toc43055773 \h</w:instrText>
          </w:r>
          <w:r>
            <w:rPr>
              <w:webHidden/>
            </w:rPr>
          </w:r>
          <w:r>
            <w:rPr>
              <w:webHidden/>
            </w:rPr>
            <w:fldChar w:fldCharType="separate"/>
          </w:r>
          <w:r>
            <w:rPr>
              <w:rStyle w:val="IndexLink"/>
              <w:lang w:val="en-US"/>
              <w:rPrChange w:id="68" w:author="André Oliveira" w:date="2020-09-03T20:38:00Z">
                <w:rPr/>
              </w:rPrChange>
            </w:rPr>
            <w:tab/>
            <w:t>34</w:t>
          </w:r>
          <w:r>
            <w:rPr>
              <w:webHidden/>
            </w:rPr>
            <w:fldChar w:fldCharType="end"/>
          </w:r>
          <w:r>
            <w:fldChar w:fldCharType="end"/>
          </w:r>
        </w:p>
        <w:p w14:paraId="4661181C" w14:textId="77777777" w:rsidR="00257874" w:rsidRDefault="002D0913">
          <w:pPr>
            <w:pStyle w:val="ndice3"/>
            <w:tabs>
              <w:tab w:val="right" w:leader="dot" w:pos="8494"/>
            </w:tabs>
            <w:rPr>
              <w:sz w:val="22"/>
              <w:szCs w:val="22"/>
              <w:lang w:val="en-US" w:eastAsia="pt-PT"/>
            </w:rPr>
          </w:pPr>
          <w:r>
            <w:fldChar w:fldCharType="begin"/>
          </w:r>
          <w:r>
            <w:instrText xml:space="preserve"> HYPERLINK \l "_Toc43055774" \h </w:instrText>
          </w:r>
          <w:r>
            <w:fldChar w:fldCharType="separate"/>
          </w:r>
          <w:r>
            <w:rPr>
              <w:rStyle w:val="IndexLink"/>
              <w:webHidden/>
              <w:lang w:val="en-US"/>
            </w:rPr>
            <w:t>6.1.7 Postman</w:t>
          </w:r>
          <w:r>
            <w:rPr>
              <w:webHidden/>
            </w:rPr>
            <w:fldChar w:fldCharType="begin"/>
          </w:r>
          <w:r>
            <w:rPr>
              <w:webHidden/>
            </w:rPr>
            <w:instrText>PAGEREF _Toc43055774 \h</w:instrText>
          </w:r>
          <w:r>
            <w:rPr>
              <w:webHidden/>
            </w:rPr>
          </w:r>
          <w:r>
            <w:rPr>
              <w:webHidden/>
            </w:rPr>
            <w:fldChar w:fldCharType="separate"/>
          </w:r>
          <w:r>
            <w:rPr>
              <w:rStyle w:val="IndexLink"/>
              <w:lang w:val="en-US"/>
              <w:rPrChange w:id="69" w:author="André Oliveira" w:date="2020-09-03T20:38:00Z">
                <w:rPr/>
              </w:rPrChange>
            </w:rPr>
            <w:tab/>
            <w:t>34</w:t>
          </w:r>
          <w:r>
            <w:rPr>
              <w:webHidden/>
            </w:rPr>
            <w:fldChar w:fldCharType="end"/>
          </w:r>
          <w:r>
            <w:fldChar w:fldCharType="end"/>
          </w:r>
        </w:p>
        <w:p w14:paraId="15E6C849" w14:textId="77777777" w:rsidR="00257874" w:rsidRDefault="002D0913">
          <w:pPr>
            <w:pStyle w:val="ndice2"/>
            <w:tabs>
              <w:tab w:val="right" w:leader="dot" w:pos="8494"/>
            </w:tabs>
            <w:rPr>
              <w:sz w:val="22"/>
              <w:szCs w:val="22"/>
              <w:lang w:val="en-US" w:eastAsia="pt-PT"/>
            </w:rPr>
          </w:pPr>
          <w:r>
            <w:fldChar w:fldCharType="begin"/>
          </w:r>
          <w:r>
            <w:instrText xml:space="preserve"> HYPERLINK \l "_Toc43055775" \h </w:instrText>
          </w:r>
          <w:r>
            <w:fldChar w:fldCharType="separate"/>
          </w:r>
          <w:r>
            <w:rPr>
              <w:rStyle w:val="IndexLink"/>
              <w:webHidden/>
              <w:lang w:val="en-US"/>
            </w:rPr>
            <w:t>6.2. Data base</w:t>
          </w:r>
          <w:r>
            <w:rPr>
              <w:webHidden/>
            </w:rPr>
            <w:fldChar w:fldCharType="begin"/>
          </w:r>
          <w:r>
            <w:rPr>
              <w:webHidden/>
            </w:rPr>
            <w:instrText>PAGEREF _Toc43055775 \h</w:instrText>
          </w:r>
          <w:r>
            <w:rPr>
              <w:webHidden/>
            </w:rPr>
          </w:r>
          <w:r>
            <w:rPr>
              <w:webHidden/>
            </w:rPr>
            <w:fldChar w:fldCharType="separate"/>
          </w:r>
          <w:r>
            <w:rPr>
              <w:rStyle w:val="IndexLink"/>
              <w:lang w:val="en-US"/>
              <w:rPrChange w:id="70" w:author="André Oliveira" w:date="2020-09-03T20:38:00Z">
                <w:rPr/>
              </w:rPrChange>
            </w:rPr>
            <w:tab/>
            <w:t>34</w:t>
          </w:r>
          <w:r>
            <w:rPr>
              <w:webHidden/>
            </w:rPr>
            <w:fldChar w:fldCharType="end"/>
          </w:r>
          <w:r>
            <w:fldChar w:fldCharType="end"/>
          </w:r>
        </w:p>
        <w:p w14:paraId="519E5164" w14:textId="77777777" w:rsidR="00257874" w:rsidRDefault="002D0913">
          <w:pPr>
            <w:pStyle w:val="ndice3"/>
            <w:tabs>
              <w:tab w:val="right" w:leader="dot" w:pos="8494"/>
            </w:tabs>
            <w:rPr>
              <w:sz w:val="22"/>
              <w:szCs w:val="22"/>
              <w:lang w:val="en-US" w:eastAsia="pt-PT"/>
            </w:rPr>
          </w:pPr>
          <w:r>
            <w:fldChar w:fldCharType="begin"/>
          </w:r>
          <w:r>
            <w:instrText xml:space="preserve"> HYPERLINK \l "_Toc43055776" \h </w:instrText>
          </w:r>
          <w:r>
            <w:fldChar w:fldCharType="separate"/>
          </w:r>
          <w:r>
            <w:rPr>
              <w:rStyle w:val="IndexLink"/>
              <w:webHidden/>
              <w:lang w:val="en-US"/>
            </w:rPr>
            <w:t>6.2.1. Data base access</w:t>
          </w:r>
          <w:r>
            <w:rPr>
              <w:webHidden/>
            </w:rPr>
            <w:fldChar w:fldCharType="begin"/>
          </w:r>
          <w:r>
            <w:rPr>
              <w:webHidden/>
            </w:rPr>
            <w:instrText>PAGEREF _Toc43055776 \h</w:instrText>
          </w:r>
          <w:r>
            <w:rPr>
              <w:webHidden/>
            </w:rPr>
          </w:r>
          <w:r>
            <w:rPr>
              <w:webHidden/>
            </w:rPr>
            <w:fldChar w:fldCharType="separate"/>
          </w:r>
          <w:r>
            <w:rPr>
              <w:rStyle w:val="IndexLink"/>
              <w:lang w:val="en-US"/>
              <w:rPrChange w:id="71" w:author="André Oliveira" w:date="2020-09-03T20:38:00Z">
                <w:rPr/>
              </w:rPrChange>
            </w:rPr>
            <w:tab/>
            <w:t>35</w:t>
          </w:r>
          <w:r>
            <w:rPr>
              <w:webHidden/>
            </w:rPr>
            <w:fldChar w:fldCharType="end"/>
          </w:r>
          <w:r>
            <w:fldChar w:fldCharType="end"/>
          </w:r>
        </w:p>
        <w:p w14:paraId="41A53DFF" w14:textId="77777777" w:rsidR="00257874" w:rsidRDefault="002D0913">
          <w:pPr>
            <w:pStyle w:val="ndice2"/>
            <w:tabs>
              <w:tab w:val="right" w:leader="dot" w:pos="8494"/>
            </w:tabs>
            <w:rPr>
              <w:sz w:val="22"/>
              <w:szCs w:val="22"/>
              <w:lang w:val="en-US" w:eastAsia="pt-PT"/>
            </w:rPr>
          </w:pPr>
          <w:r>
            <w:fldChar w:fldCharType="begin"/>
          </w:r>
          <w:r>
            <w:instrText xml:space="preserve"> HYPERLINK \l "_Toc43055777" \h </w:instrText>
          </w:r>
          <w:r>
            <w:fldChar w:fldCharType="separate"/>
          </w:r>
          <w:r>
            <w:rPr>
              <w:rStyle w:val="IndexLink"/>
              <w:webHidden/>
              <w:lang w:val="en-US"/>
            </w:rPr>
            <w:t>6.3. Execution Environments</w:t>
          </w:r>
          <w:r>
            <w:rPr>
              <w:webHidden/>
            </w:rPr>
            <w:fldChar w:fldCharType="begin"/>
          </w:r>
          <w:r>
            <w:rPr>
              <w:webHidden/>
            </w:rPr>
            <w:instrText>PAGEREF _Toc43055777 \h</w:instrText>
          </w:r>
          <w:r>
            <w:rPr>
              <w:webHidden/>
            </w:rPr>
          </w:r>
          <w:r>
            <w:rPr>
              <w:webHidden/>
            </w:rPr>
            <w:fldChar w:fldCharType="separate"/>
          </w:r>
          <w:r>
            <w:rPr>
              <w:rStyle w:val="IndexLink"/>
              <w:lang w:val="en-US"/>
              <w:rPrChange w:id="72" w:author="André Oliveira" w:date="2020-09-03T20:38:00Z">
                <w:rPr/>
              </w:rPrChange>
            </w:rPr>
            <w:tab/>
            <w:t>35</w:t>
          </w:r>
          <w:r>
            <w:rPr>
              <w:webHidden/>
            </w:rPr>
            <w:fldChar w:fldCharType="end"/>
          </w:r>
          <w:r>
            <w:fldChar w:fldCharType="end"/>
          </w:r>
        </w:p>
        <w:p w14:paraId="7B484337" w14:textId="77777777" w:rsidR="00257874" w:rsidRDefault="002D0913">
          <w:pPr>
            <w:pStyle w:val="ndice3"/>
            <w:tabs>
              <w:tab w:val="right" w:leader="dot" w:pos="8494"/>
            </w:tabs>
            <w:rPr>
              <w:sz w:val="22"/>
              <w:szCs w:val="22"/>
              <w:lang w:val="en-US" w:eastAsia="pt-PT"/>
            </w:rPr>
          </w:pPr>
          <w:r>
            <w:fldChar w:fldCharType="begin"/>
          </w:r>
          <w:r>
            <w:instrText xml:space="preserve"> HYPERLINK \l "_Toc43055778" \h </w:instrText>
          </w:r>
          <w:r>
            <w:fldChar w:fldCharType="separate"/>
          </w:r>
          <w:r>
            <w:rPr>
              <w:rStyle w:val="IndexLink"/>
              <w:webHidden/>
              <w:lang w:val="en-US"/>
            </w:rPr>
            <w:t>6.3.1. Java &amp; Kotlin</w:t>
          </w:r>
          <w:r>
            <w:rPr>
              <w:webHidden/>
            </w:rPr>
            <w:fldChar w:fldCharType="begin"/>
          </w:r>
          <w:r>
            <w:rPr>
              <w:webHidden/>
            </w:rPr>
            <w:instrText>PAGEREF _Toc43055778 \h</w:instrText>
          </w:r>
          <w:r>
            <w:rPr>
              <w:webHidden/>
            </w:rPr>
          </w:r>
          <w:r>
            <w:rPr>
              <w:webHidden/>
            </w:rPr>
            <w:fldChar w:fldCharType="separate"/>
          </w:r>
          <w:r>
            <w:rPr>
              <w:rStyle w:val="IndexLink"/>
              <w:lang w:val="en-US"/>
              <w:rPrChange w:id="73" w:author="André Oliveira" w:date="2020-09-03T20:38:00Z">
                <w:rPr/>
              </w:rPrChange>
            </w:rPr>
            <w:tab/>
            <w:t>36</w:t>
          </w:r>
          <w:r>
            <w:rPr>
              <w:webHidden/>
            </w:rPr>
            <w:fldChar w:fldCharType="end"/>
          </w:r>
          <w:r>
            <w:fldChar w:fldCharType="end"/>
          </w:r>
        </w:p>
        <w:p w14:paraId="1E477E2F" w14:textId="77777777" w:rsidR="00257874" w:rsidRDefault="002D0913">
          <w:pPr>
            <w:pStyle w:val="ndice3"/>
            <w:tabs>
              <w:tab w:val="right" w:leader="dot" w:pos="8494"/>
            </w:tabs>
            <w:rPr>
              <w:sz w:val="22"/>
              <w:szCs w:val="22"/>
              <w:lang w:val="en-US" w:eastAsia="pt-PT"/>
            </w:rPr>
          </w:pPr>
          <w:r>
            <w:fldChar w:fldCharType="begin"/>
          </w:r>
          <w:r>
            <w:instrText xml:space="preserve"> HYPERLINK \l "_Toc43055779" \h </w:instrText>
          </w:r>
          <w:r>
            <w:fldChar w:fldCharType="separate"/>
          </w:r>
          <w:r>
            <w:rPr>
              <w:rStyle w:val="IndexLink"/>
              <w:webHidden/>
              <w:lang w:val="en-US"/>
            </w:rPr>
            <w:t>6.3.2. JavaScript</w:t>
          </w:r>
          <w:r>
            <w:rPr>
              <w:webHidden/>
            </w:rPr>
            <w:fldChar w:fldCharType="begin"/>
          </w:r>
          <w:r>
            <w:rPr>
              <w:webHidden/>
            </w:rPr>
            <w:instrText>PAGEREF _Toc43055779 \h</w:instrText>
          </w:r>
          <w:r>
            <w:rPr>
              <w:webHidden/>
            </w:rPr>
          </w:r>
          <w:r>
            <w:rPr>
              <w:webHidden/>
            </w:rPr>
            <w:fldChar w:fldCharType="separate"/>
          </w:r>
          <w:r>
            <w:rPr>
              <w:rStyle w:val="IndexLink"/>
              <w:lang w:val="en-US"/>
              <w:rPrChange w:id="74" w:author="André Oliveira" w:date="2020-09-03T20:38:00Z">
                <w:rPr/>
              </w:rPrChange>
            </w:rPr>
            <w:tab/>
            <w:t>36</w:t>
          </w:r>
          <w:r>
            <w:rPr>
              <w:webHidden/>
            </w:rPr>
            <w:fldChar w:fldCharType="end"/>
          </w:r>
          <w:r>
            <w:fldChar w:fldCharType="end"/>
          </w:r>
        </w:p>
        <w:p w14:paraId="37C08573" w14:textId="77777777" w:rsidR="00257874" w:rsidRDefault="002D0913">
          <w:pPr>
            <w:pStyle w:val="ndice3"/>
            <w:tabs>
              <w:tab w:val="right" w:leader="dot" w:pos="8494"/>
            </w:tabs>
            <w:rPr>
              <w:sz w:val="22"/>
              <w:szCs w:val="22"/>
              <w:lang w:val="en-US" w:eastAsia="pt-PT"/>
            </w:rPr>
          </w:pPr>
          <w:r>
            <w:fldChar w:fldCharType="begin"/>
          </w:r>
          <w:r>
            <w:instrText xml:space="preserve"> HYPERLINK \l "_Toc43055780" \h </w:instrText>
          </w:r>
          <w:r>
            <w:fldChar w:fldCharType="separate"/>
          </w:r>
          <w:r>
            <w:rPr>
              <w:rStyle w:val="IndexLink"/>
              <w:webHidden/>
              <w:lang w:val="en-US"/>
            </w:rPr>
            <w:t>6.3.3 Postman</w:t>
          </w:r>
          <w:r>
            <w:rPr>
              <w:webHidden/>
            </w:rPr>
            <w:fldChar w:fldCharType="begin"/>
          </w:r>
          <w:r>
            <w:rPr>
              <w:webHidden/>
            </w:rPr>
            <w:instrText>PAGEREF _Toc43055780 \h</w:instrText>
          </w:r>
          <w:r>
            <w:rPr>
              <w:webHidden/>
            </w:rPr>
          </w:r>
          <w:r>
            <w:rPr>
              <w:webHidden/>
            </w:rPr>
            <w:fldChar w:fldCharType="separate"/>
          </w:r>
          <w:r>
            <w:rPr>
              <w:rStyle w:val="IndexLink"/>
              <w:lang w:val="en-US"/>
              <w:rPrChange w:id="75" w:author="André Oliveira" w:date="2020-09-03T20:38:00Z">
                <w:rPr/>
              </w:rPrChange>
            </w:rPr>
            <w:tab/>
            <w:t>37</w:t>
          </w:r>
          <w:r>
            <w:rPr>
              <w:webHidden/>
            </w:rPr>
            <w:fldChar w:fldCharType="end"/>
          </w:r>
          <w:r>
            <w:fldChar w:fldCharType="end"/>
          </w:r>
        </w:p>
        <w:p w14:paraId="6FCC6557" w14:textId="77777777" w:rsidR="00257874" w:rsidRDefault="002D0913">
          <w:pPr>
            <w:pStyle w:val="ndice1"/>
            <w:tabs>
              <w:tab w:val="left" w:pos="480"/>
              <w:tab w:val="right" w:leader="dot" w:pos="8494"/>
            </w:tabs>
            <w:rPr>
              <w:sz w:val="22"/>
              <w:szCs w:val="22"/>
              <w:lang w:val="en-US" w:eastAsia="pt-PT"/>
            </w:rPr>
          </w:pPr>
          <w:r>
            <w:fldChar w:fldCharType="begin"/>
          </w:r>
          <w:r>
            <w:instrText xml:space="preserve"> HYPERLINK \l "_Toc43055781" \h </w:instrText>
          </w:r>
          <w:r>
            <w:fldChar w:fldCharType="separate"/>
          </w:r>
          <w:r>
            <w:rPr>
              <w:rStyle w:val="IndexLink"/>
              <w:lang w:val="en-US"/>
              <w:rPrChange w:id="76" w:author="André Oliveira" w:date="2020-09-03T20:38:00Z">
                <w:rPr/>
              </w:rPrChange>
            </w:rPr>
            <w:t>7.</w:t>
          </w:r>
          <w:r>
            <w:rPr>
              <w:rStyle w:val="IndexLink"/>
              <w:sz w:val="22"/>
              <w:szCs w:val="22"/>
              <w:lang w:val="en-US" w:eastAsia="pt-PT"/>
              <w:rPrChange w:id="77" w:author="André Oliveira" w:date="2020-09-03T20:38:00Z">
                <w:rPr/>
              </w:rPrChange>
            </w:rPr>
            <w:tab/>
          </w:r>
          <w:r>
            <w:rPr>
              <w:rStyle w:val="IndexLink"/>
              <w:lang w:val="en-US"/>
              <w:rPrChange w:id="78" w:author="André Oliveira" w:date="2020-09-03T20:38:00Z">
                <w:rPr/>
              </w:rPrChange>
            </w:rPr>
            <w:t>Additional language support</w:t>
          </w:r>
          <w:r>
            <w:rPr>
              <w:webHidden/>
            </w:rPr>
            <w:fldChar w:fldCharType="begin"/>
          </w:r>
          <w:r>
            <w:rPr>
              <w:webHidden/>
            </w:rPr>
            <w:instrText>PAGEREF _Toc43055781 \h</w:instrText>
          </w:r>
          <w:r>
            <w:rPr>
              <w:webHidden/>
            </w:rPr>
          </w:r>
          <w:r>
            <w:rPr>
              <w:webHidden/>
            </w:rPr>
            <w:fldChar w:fldCharType="separate"/>
          </w:r>
          <w:r>
            <w:rPr>
              <w:rStyle w:val="IndexLink"/>
              <w:lang w:val="en-US"/>
              <w:rPrChange w:id="79" w:author="André Oliveira" w:date="2020-09-03T20:38:00Z">
                <w:rPr/>
              </w:rPrChange>
            </w:rPr>
            <w:tab/>
            <w:t>38</w:t>
          </w:r>
          <w:r>
            <w:rPr>
              <w:webHidden/>
            </w:rPr>
            <w:fldChar w:fldCharType="end"/>
          </w:r>
          <w:r>
            <w:fldChar w:fldCharType="end"/>
          </w:r>
        </w:p>
        <w:p w14:paraId="0F58AF46" w14:textId="77777777" w:rsidR="00257874" w:rsidRDefault="002D0913">
          <w:pPr>
            <w:pStyle w:val="ndice1"/>
            <w:tabs>
              <w:tab w:val="left" w:pos="480"/>
              <w:tab w:val="right" w:leader="dot" w:pos="8494"/>
            </w:tabs>
            <w:rPr>
              <w:sz w:val="22"/>
              <w:szCs w:val="22"/>
              <w:lang w:val="en-US" w:eastAsia="pt-PT"/>
            </w:rPr>
          </w:pPr>
          <w:r>
            <w:fldChar w:fldCharType="begin"/>
          </w:r>
          <w:r>
            <w:instrText xml:space="preserve"> HYPERLINK \l "_Toc43055782" \h </w:instrText>
          </w:r>
          <w:r>
            <w:fldChar w:fldCharType="separate"/>
          </w:r>
          <w:r>
            <w:rPr>
              <w:rStyle w:val="IndexLink"/>
              <w:lang w:val="en-US"/>
              <w:rPrChange w:id="80" w:author="André Oliveira" w:date="2020-09-03T20:38:00Z">
                <w:rPr/>
              </w:rPrChange>
            </w:rPr>
            <w:t>8.</w:t>
          </w:r>
          <w:r>
            <w:rPr>
              <w:rStyle w:val="IndexLink"/>
              <w:sz w:val="22"/>
              <w:szCs w:val="22"/>
              <w:lang w:val="en-US" w:eastAsia="pt-PT"/>
              <w:rPrChange w:id="81" w:author="André Oliveira" w:date="2020-09-03T20:38:00Z">
                <w:rPr/>
              </w:rPrChange>
            </w:rPr>
            <w:tab/>
          </w:r>
          <w:r>
            <w:rPr>
              <w:rStyle w:val="IndexLink"/>
              <w:lang w:val="en-US"/>
              <w:rPrChange w:id="82" w:author="André Oliveira" w:date="2020-09-03T20:38:00Z">
                <w:rPr/>
              </w:rPrChange>
            </w:rPr>
            <w:t>Project progress</w:t>
          </w:r>
          <w:r>
            <w:rPr>
              <w:webHidden/>
            </w:rPr>
            <w:fldChar w:fldCharType="begin"/>
          </w:r>
          <w:r>
            <w:rPr>
              <w:webHidden/>
            </w:rPr>
            <w:instrText>PAGEREF _Toc43055782 \h</w:instrText>
          </w:r>
          <w:r>
            <w:rPr>
              <w:webHidden/>
            </w:rPr>
          </w:r>
          <w:r>
            <w:rPr>
              <w:webHidden/>
            </w:rPr>
            <w:fldChar w:fldCharType="separate"/>
          </w:r>
          <w:r>
            <w:rPr>
              <w:rStyle w:val="IndexLink"/>
              <w:lang w:val="en-US"/>
              <w:rPrChange w:id="83" w:author="André Oliveira" w:date="2020-09-03T20:38:00Z">
                <w:rPr/>
              </w:rPrChange>
            </w:rPr>
            <w:tab/>
            <w:t>40</w:t>
          </w:r>
          <w:r>
            <w:rPr>
              <w:webHidden/>
            </w:rPr>
            <w:fldChar w:fldCharType="end"/>
          </w:r>
          <w:r>
            <w:fldChar w:fldCharType="end"/>
          </w:r>
        </w:p>
        <w:p w14:paraId="5848BCDC" w14:textId="77777777" w:rsidR="00257874" w:rsidRDefault="002D0913">
          <w:pPr>
            <w:pStyle w:val="ndice1"/>
            <w:tabs>
              <w:tab w:val="left" w:pos="480"/>
              <w:tab w:val="right" w:leader="dot" w:pos="8494"/>
            </w:tabs>
            <w:rPr>
              <w:sz w:val="22"/>
              <w:szCs w:val="22"/>
              <w:lang w:val="en-US" w:eastAsia="pt-PT"/>
            </w:rPr>
          </w:pPr>
          <w:r>
            <w:fldChar w:fldCharType="begin"/>
          </w:r>
          <w:r>
            <w:instrText xml:space="preserve"> HYPERLINK \l "_Toc43055783" \h </w:instrText>
          </w:r>
          <w:r>
            <w:fldChar w:fldCharType="separate"/>
          </w:r>
          <w:r>
            <w:rPr>
              <w:rStyle w:val="IndexLink"/>
              <w:lang w:val="en-US"/>
              <w:rPrChange w:id="84" w:author="André Oliveira" w:date="2020-09-03T20:38:00Z">
                <w:rPr/>
              </w:rPrChange>
            </w:rPr>
            <w:t>9.</w:t>
          </w:r>
          <w:r>
            <w:rPr>
              <w:rStyle w:val="IndexLink"/>
              <w:sz w:val="22"/>
              <w:szCs w:val="22"/>
              <w:lang w:val="en-US" w:eastAsia="pt-PT"/>
              <w:rPrChange w:id="85" w:author="André Oliveira" w:date="2020-09-03T20:38:00Z">
                <w:rPr/>
              </w:rPrChange>
            </w:rPr>
            <w:tab/>
          </w:r>
          <w:r>
            <w:rPr>
              <w:rStyle w:val="IndexLink"/>
              <w:lang w:val="en-US"/>
              <w:rPrChange w:id="86" w:author="André Oliveira" w:date="2020-09-03T20:38:00Z">
                <w:rPr/>
              </w:rPrChange>
            </w:rPr>
            <w:t>Lexicon</w:t>
          </w:r>
          <w:r>
            <w:rPr>
              <w:webHidden/>
            </w:rPr>
            <w:fldChar w:fldCharType="begin"/>
          </w:r>
          <w:r>
            <w:rPr>
              <w:webHidden/>
            </w:rPr>
            <w:instrText>PAGEREF _Toc43055783 \h</w:instrText>
          </w:r>
          <w:r>
            <w:rPr>
              <w:webHidden/>
            </w:rPr>
          </w:r>
          <w:r>
            <w:rPr>
              <w:webHidden/>
            </w:rPr>
            <w:fldChar w:fldCharType="separate"/>
          </w:r>
          <w:r>
            <w:rPr>
              <w:rStyle w:val="IndexLink"/>
              <w:lang w:val="en-US"/>
              <w:rPrChange w:id="87" w:author="André Oliveira" w:date="2020-09-03T20:38:00Z">
                <w:rPr/>
              </w:rPrChange>
            </w:rPr>
            <w:tab/>
            <w:t>44</w:t>
          </w:r>
          <w:r>
            <w:rPr>
              <w:webHidden/>
            </w:rPr>
            <w:fldChar w:fldCharType="end"/>
          </w:r>
          <w:r>
            <w:fldChar w:fldCharType="end"/>
          </w:r>
        </w:p>
        <w:p w14:paraId="7982391B" w14:textId="77777777" w:rsidR="00257874" w:rsidRDefault="002D0913">
          <w:pPr>
            <w:pStyle w:val="ndice1"/>
            <w:tabs>
              <w:tab w:val="left" w:pos="660"/>
              <w:tab w:val="right" w:leader="dot" w:pos="8494"/>
            </w:tabs>
            <w:rPr>
              <w:sz w:val="22"/>
              <w:szCs w:val="22"/>
              <w:lang w:val="en-US" w:eastAsia="pt-PT"/>
            </w:rPr>
          </w:pPr>
          <w:r>
            <w:fldChar w:fldCharType="begin"/>
          </w:r>
          <w:r>
            <w:instrText xml:space="preserve"> HYPERLINK \l "_Toc43055784" \h </w:instrText>
          </w:r>
          <w:r>
            <w:fldChar w:fldCharType="separate"/>
          </w:r>
          <w:r>
            <w:rPr>
              <w:rStyle w:val="IndexLink"/>
              <w:lang w:val="en-US"/>
              <w:rPrChange w:id="88" w:author="André Oliveira" w:date="2020-09-03T20:38:00Z">
                <w:rPr/>
              </w:rPrChange>
            </w:rPr>
            <w:t>10.</w:t>
          </w:r>
          <w:r>
            <w:rPr>
              <w:rStyle w:val="IndexLink"/>
              <w:sz w:val="22"/>
              <w:szCs w:val="22"/>
              <w:lang w:val="en-US" w:eastAsia="pt-PT"/>
              <w:rPrChange w:id="89" w:author="André Oliveira" w:date="2020-09-03T20:38:00Z">
                <w:rPr/>
              </w:rPrChange>
            </w:rPr>
            <w:tab/>
          </w:r>
          <w:r>
            <w:rPr>
              <w:rStyle w:val="IndexLink"/>
              <w:lang w:val="en-US"/>
              <w:rPrChange w:id="90" w:author="André Oliveira" w:date="2020-09-03T20:38:00Z">
                <w:rPr/>
              </w:rPrChange>
            </w:rPr>
            <w:t>References</w:t>
          </w:r>
          <w:r>
            <w:rPr>
              <w:webHidden/>
            </w:rPr>
            <w:fldChar w:fldCharType="begin"/>
          </w:r>
          <w:r>
            <w:rPr>
              <w:webHidden/>
            </w:rPr>
            <w:instrText>PAGEREF _Toc43055784 \h</w:instrText>
          </w:r>
          <w:r>
            <w:rPr>
              <w:webHidden/>
            </w:rPr>
          </w:r>
          <w:r>
            <w:rPr>
              <w:webHidden/>
            </w:rPr>
            <w:fldChar w:fldCharType="separate"/>
          </w:r>
          <w:r>
            <w:rPr>
              <w:rStyle w:val="IndexLink"/>
              <w:lang w:val="en-US"/>
              <w:rPrChange w:id="91" w:author="André Oliveira" w:date="2020-09-03T20:38:00Z">
                <w:rPr/>
              </w:rPrChange>
            </w:rPr>
            <w:tab/>
            <w:t>46</w:t>
          </w:r>
          <w:r>
            <w:rPr>
              <w:webHidden/>
            </w:rPr>
            <w:fldChar w:fldCharType="end"/>
          </w:r>
          <w:r>
            <w:fldChar w:fldCharType="end"/>
          </w:r>
        </w:p>
        <w:p w14:paraId="13D5C450" w14:textId="77777777" w:rsidR="00257874" w:rsidRDefault="002D0913">
          <w:pPr>
            <w:pStyle w:val="ndice1"/>
            <w:tabs>
              <w:tab w:val="left" w:pos="660"/>
              <w:tab w:val="right" w:leader="dot" w:pos="8494"/>
            </w:tabs>
            <w:rPr>
              <w:sz w:val="22"/>
              <w:szCs w:val="22"/>
              <w:lang w:val="en-US" w:eastAsia="pt-PT"/>
            </w:rPr>
          </w:pPr>
          <w:r>
            <w:fldChar w:fldCharType="begin"/>
          </w:r>
          <w:r>
            <w:instrText xml:space="preserve"> HYPERLINK \l "_Toc43055785" \h </w:instrText>
          </w:r>
          <w:r>
            <w:fldChar w:fldCharType="separate"/>
          </w:r>
          <w:r>
            <w:rPr>
              <w:rStyle w:val="IndexLink"/>
              <w:lang w:val="en-US"/>
              <w:rPrChange w:id="92" w:author="André Oliveira" w:date="2020-09-03T20:38:00Z">
                <w:rPr/>
              </w:rPrChange>
            </w:rPr>
            <w:t>11.</w:t>
          </w:r>
          <w:r>
            <w:rPr>
              <w:rStyle w:val="IndexLink"/>
              <w:sz w:val="22"/>
              <w:szCs w:val="22"/>
              <w:lang w:val="en-US" w:eastAsia="pt-PT"/>
              <w:rPrChange w:id="93" w:author="André Oliveira" w:date="2020-09-03T20:38:00Z">
                <w:rPr/>
              </w:rPrChange>
            </w:rPr>
            <w:tab/>
          </w:r>
          <w:r>
            <w:rPr>
              <w:rStyle w:val="IndexLink"/>
              <w:lang w:val="en-US"/>
              <w:rPrChange w:id="94" w:author="André Oliveira" w:date="2020-09-03T20:38:00Z">
                <w:rPr/>
              </w:rPrChange>
            </w:rPr>
            <w:t>Annex</w:t>
          </w:r>
          <w:r>
            <w:rPr>
              <w:webHidden/>
            </w:rPr>
            <w:fldChar w:fldCharType="begin"/>
          </w:r>
          <w:r>
            <w:rPr>
              <w:webHidden/>
            </w:rPr>
            <w:instrText>PAGEREF _Toc43055785 \h</w:instrText>
          </w:r>
          <w:r>
            <w:rPr>
              <w:webHidden/>
            </w:rPr>
          </w:r>
          <w:r>
            <w:rPr>
              <w:webHidden/>
            </w:rPr>
            <w:fldChar w:fldCharType="separate"/>
          </w:r>
          <w:r>
            <w:rPr>
              <w:rStyle w:val="IndexLink"/>
              <w:lang w:val="en-US"/>
              <w:rPrChange w:id="95" w:author="André Oliveira" w:date="2020-09-03T20:38:00Z">
                <w:rPr/>
              </w:rPrChange>
            </w:rPr>
            <w:tab/>
            <w:t>48</w:t>
          </w:r>
          <w:r>
            <w:rPr>
              <w:webHidden/>
            </w:rPr>
            <w:fldChar w:fldCharType="end"/>
          </w:r>
          <w:r>
            <w:fldChar w:fldCharType="end"/>
          </w:r>
        </w:p>
        <w:p w14:paraId="0AD8DC26" w14:textId="77777777" w:rsidR="00257874" w:rsidRDefault="002D0913">
          <w:pPr>
            <w:pStyle w:val="ndice2"/>
            <w:tabs>
              <w:tab w:val="left" w:pos="1540"/>
              <w:tab w:val="right" w:leader="dot" w:pos="8494"/>
            </w:tabs>
            <w:rPr>
              <w:sz w:val="22"/>
              <w:szCs w:val="22"/>
              <w:lang w:val="en-US" w:eastAsia="pt-PT"/>
            </w:rPr>
          </w:pPr>
          <w:r>
            <w:fldChar w:fldCharType="begin"/>
          </w:r>
          <w:r>
            <w:instrText xml:space="preserve"> HYPERLINK \l "_Toc43055786" \h </w:instrText>
          </w:r>
          <w:r>
            <w:fldChar w:fldCharType="separate"/>
          </w:r>
          <w:r>
            <w:rPr>
              <w:rStyle w:val="IndexLink"/>
              <w:webHidden/>
              <w:lang w:val="en-US"/>
            </w:rPr>
            <w:t>Annex A.</w:t>
          </w:r>
          <w:r>
            <w:rPr>
              <w:rStyle w:val="IndexLink"/>
              <w:sz w:val="22"/>
              <w:szCs w:val="22"/>
              <w:lang w:val="en-US" w:eastAsia="pt-PT"/>
              <w:rPrChange w:id="96" w:author="André Oliveira" w:date="2020-09-03T20:38:00Z">
                <w:rPr/>
              </w:rPrChange>
            </w:rPr>
            <w:tab/>
          </w:r>
          <w:r>
            <w:rPr>
              <w:rStyle w:val="IndexLink"/>
              <w:lang w:val="en-US"/>
            </w:rPr>
            <w:t>Supported versions of container dependencies</w:t>
          </w:r>
          <w:r>
            <w:rPr>
              <w:webHidden/>
            </w:rPr>
            <w:fldChar w:fldCharType="begin"/>
          </w:r>
          <w:r>
            <w:rPr>
              <w:webHidden/>
            </w:rPr>
            <w:instrText>PAGEREF _Toc43055786 \h</w:instrText>
          </w:r>
          <w:r>
            <w:rPr>
              <w:webHidden/>
            </w:rPr>
          </w:r>
          <w:r>
            <w:rPr>
              <w:webHidden/>
            </w:rPr>
            <w:fldChar w:fldCharType="separate"/>
          </w:r>
          <w:r>
            <w:rPr>
              <w:rStyle w:val="IndexLink"/>
              <w:lang w:val="en-US"/>
              <w:rPrChange w:id="97" w:author="André Oliveira" w:date="2020-09-03T20:38:00Z">
                <w:rPr/>
              </w:rPrChange>
            </w:rPr>
            <w:tab/>
            <w:t>48</w:t>
          </w:r>
          <w:r>
            <w:rPr>
              <w:webHidden/>
            </w:rPr>
            <w:fldChar w:fldCharType="end"/>
          </w:r>
          <w:r>
            <w:fldChar w:fldCharType="end"/>
          </w:r>
        </w:p>
        <w:p w14:paraId="3C82624A" w14:textId="77777777" w:rsidR="00257874" w:rsidRDefault="002D0913">
          <w:pPr>
            <w:pStyle w:val="ndice2"/>
            <w:tabs>
              <w:tab w:val="left" w:pos="1540"/>
              <w:tab w:val="right" w:leader="dot" w:pos="8494"/>
            </w:tabs>
            <w:rPr>
              <w:sz w:val="22"/>
              <w:szCs w:val="22"/>
              <w:lang w:val="en-US" w:eastAsia="pt-PT"/>
            </w:rPr>
          </w:pPr>
          <w:r>
            <w:fldChar w:fldCharType="begin"/>
          </w:r>
          <w:r>
            <w:instrText xml:space="preserve"> HYPERLINK \l "_Toc43055787" \h </w:instrText>
          </w:r>
          <w:r>
            <w:fldChar w:fldCharType="separate"/>
          </w:r>
          <w:r>
            <w:rPr>
              <w:rStyle w:val="IndexLink"/>
              <w:webHidden/>
              <w:lang w:val="en-US"/>
            </w:rPr>
            <w:t>Annex B.</w:t>
          </w:r>
          <w:r>
            <w:rPr>
              <w:rStyle w:val="IndexLink"/>
              <w:sz w:val="22"/>
              <w:szCs w:val="22"/>
              <w:lang w:val="en-US" w:eastAsia="pt-PT"/>
              <w:rPrChange w:id="98" w:author="André Oliveira" w:date="2020-09-03T20:38:00Z">
                <w:rPr/>
              </w:rPrChange>
            </w:rPr>
            <w:tab/>
          </w:r>
          <w:r>
            <w:rPr>
              <w:rStyle w:val="IndexLink"/>
              <w:lang w:val="en-US"/>
              <w:rPrChange w:id="99" w:author="André Oliveira" w:date="2020-09-03T20:38:00Z">
                <w:rPr/>
              </w:rPrChange>
            </w:rPr>
            <w:t>Data Model</w:t>
          </w:r>
          <w:r>
            <w:rPr>
              <w:webHidden/>
            </w:rPr>
            <w:fldChar w:fldCharType="begin"/>
          </w:r>
          <w:r>
            <w:rPr>
              <w:webHidden/>
            </w:rPr>
            <w:instrText>PAGEREF _Toc43055787 \h</w:instrText>
          </w:r>
          <w:r>
            <w:rPr>
              <w:webHidden/>
            </w:rPr>
          </w:r>
          <w:r>
            <w:rPr>
              <w:webHidden/>
            </w:rPr>
            <w:fldChar w:fldCharType="separate"/>
          </w:r>
          <w:r>
            <w:rPr>
              <w:rStyle w:val="IndexLink"/>
              <w:lang w:val="en-US"/>
              <w:rPrChange w:id="100" w:author="André Oliveira" w:date="2020-09-03T20:38:00Z">
                <w:rPr/>
              </w:rPrChange>
            </w:rPr>
            <w:tab/>
            <w:t>49</w:t>
          </w:r>
          <w:r>
            <w:rPr>
              <w:webHidden/>
            </w:rPr>
            <w:fldChar w:fldCharType="end"/>
          </w:r>
          <w:r>
            <w:fldChar w:fldCharType="end"/>
          </w:r>
          <w:r>
            <w:rPr>
              <w:rStyle w:val="IndexLink"/>
              <w:lang w:val="en-US"/>
            </w:rPr>
            <w:fldChar w:fldCharType="end"/>
          </w:r>
        </w:p>
      </w:sdtContent>
    </w:sdt>
    <w:p w14:paraId="71018B78" w14:textId="77777777" w:rsidR="00257874" w:rsidRDefault="00257874">
      <w:pPr>
        <w:rPr>
          <w:lang w:val="en-US"/>
        </w:rPr>
      </w:pPr>
    </w:p>
    <w:p w14:paraId="63506B95" w14:textId="77777777" w:rsidR="00257874" w:rsidRDefault="002D0913">
      <w:pPr>
        <w:rPr>
          <w:lang w:val="en-US"/>
        </w:rPr>
      </w:pPr>
      <w:r>
        <w:br w:type="page"/>
      </w:r>
    </w:p>
    <w:p w14:paraId="1F3C3009" w14:textId="77777777" w:rsidR="00257874" w:rsidRDefault="002D0913">
      <w:pPr>
        <w:pStyle w:val="Ttulondice"/>
        <w:rPr>
          <w:lang w:val="en-US"/>
        </w:rPr>
      </w:pPr>
      <w:r>
        <w:rPr>
          <w:lang w:val="en-US"/>
        </w:rPr>
        <w:lastRenderedPageBreak/>
        <w:t>List of Figures</w:t>
      </w:r>
      <w:bookmarkStart w:id="101" w:name="_Hlk527280685"/>
      <w:bookmarkEnd w:id="101"/>
    </w:p>
    <w:p w14:paraId="630B9B3D" w14:textId="77777777" w:rsidR="00257874" w:rsidRDefault="002D0913">
      <w:pPr>
        <w:pStyle w:val="ndicedeilustraes"/>
        <w:tabs>
          <w:tab w:val="right" w:leader="dot" w:pos="8494"/>
        </w:tabs>
        <w:rPr>
          <w:sz w:val="22"/>
          <w:szCs w:val="22"/>
          <w:lang w:val="en-US" w:eastAsia="pt-PT"/>
        </w:rPr>
      </w:pPr>
      <w:r>
        <w:fldChar w:fldCharType="begin"/>
      </w:r>
      <w:r>
        <w:rPr>
          <w:rStyle w:val="IndexLink"/>
          <w:lang w:val="en-US"/>
        </w:rPr>
        <w:instrText>TOC \c "Figure"</w:instrText>
      </w:r>
      <w:r>
        <w:rPr>
          <w:rStyle w:val="IndexLink"/>
          <w:lang w:val="en-US"/>
        </w:rPr>
        <w:fldChar w:fldCharType="separate"/>
      </w:r>
      <w:r>
        <w:fldChar w:fldCharType="begin"/>
      </w:r>
      <w:r>
        <w:instrText xml:space="preserve"> HYPERLINK \l "_Toc43055722" \h </w:instrText>
      </w:r>
      <w:r>
        <w:fldChar w:fldCharType="separate"/>
      </w:r>
      <w:r>
        <w:rPr>
          <w:rStyle w:val="IndexLink"/>
          <w:lang w:val="en-US"/>
        </w:rPr>
        <w:t>Figure 1 - User Journey for user's registration</w:t>
      </w:r>
      <w:r>
        <w:rPr>
          <w:webHidden/>
        </w:rPr>
        <w:fldChar w:fldCharType="begin"/>
      </w:r>
      <w:r>
        <w:rPr>
          <w:webHidden/>
        </w:rPr>
        <w:instrText>PAGEREF _Toc43055722 \h</w:instrText>
      </w:r>
      <w:r>
        <w:rPr>
          <w:webHidden/>
        </w:rPr>
      </w:r>
      <w:r>
        <w:rPr>
          <w:webHidden/>
        </w:rPr>
        <w:fldChar w:fldCharType="separate"/>
      </w:r>
      <w:r>
        <w:rPr>
          <w:rStyle w:val="IndexLink"/>
          <w:lang w:val="en-US"/>
          <w:rPrChange w:id="102" w:author="André Oliveira" w:date="2020-09-03T20:38:00Z">
            <w:rPr/>
          </w:rPrChange>
        </w:rPr>
        <w:tab/>
        <w:t>14</w:t>
      </w:r>
      <w:r>
        <w:rPr>
          <w:webHidden/>
        </w:rPr>
        <w:fldChar w:fldCharType="end"/>
      </w:r>
      <w:r>
        <w:fldChar w:fldCharType="end"/>
      </w:r>
    </w:p>
    <w:p w14:paraId="4F4F686C" w14:textId="77777777" w:rsidR="00257874" w:rsidRDefault="002D0913">
      <w:pPr>
        <w:pStyle w:val="ndicedeilustraes"/>
        <w:tabs>
          <w:tab w:val="right" w:leader="dot" w:pos="8494"/>
        </w:tabs>
        <w:rPr>
          <w:sz w:val="22"/>
          <w:szCs w:val="22"/>
          <w:lang w:val="en-US" w:eastAsia="pt-PT"/>
        </w:rPr>
      </w:pPr>
      <w:r>
        <w:fldChar w:fldCharType="begin"/>
      </w:r>
      <w:r>
        <w:instrText xml:space="preserve"> HYPERLINK \l "_Toc43055723" \h </w:instrText>
      </w:r>
      <w:r>
        <w:fldChar w:fldCharType="separate"/>
      </w:r>
      <w:r>
        <w:rPr>
          <w:rStyle w:val="IndexLink"/>
          <w:lang w:val="en-US"/>
        </w:rPr>
        <w:t>Figure 2 - User Journey for solving a Challenge</w:t>
      </w:r>
      <w:r>
        <w:rPr>
          <w:webHidden/>
        </w:rPr>
        <w:fldChar w:fldCharType="begin"/>
      </w:r>
      <w:r>
        <w:rPr>
          <w:webHidden/>
        </w:rPr>
        <w:instrText>PAGEREF _Toc43055723 \h</w:instrText>
      </w:r>
      <w:r>
        <w:rPr>
          <w:webHidden/>
        </w:rPr>
      </w:r>
      <w:r>
        <w:rPr>
          <w:webHidden/>
        </w:rPr>
        <w:fldChar w:fldCharType="separate"/>
      </w:r>
      <w:r>
        <w:rPr>
          <w:rStyle w:val="IndexLink"/>
          <w:lang w:val="en-US"/>
          <w:rPrChange w:id="103" w:author="André Oliveira" w:date="2020-09-03T20:38:00Z">
            <w:rPr/>
          </w:rPrChange>
        </w:rPr>
        <w:tab/>
        <w:t>15</w:t>
      </w:r>
      <w:r>
        <w:rPr>
          <w:webHidden/>
        </w:rPr>
        <w:fldChar w:fldCharType="end"/>
      </w:r>
      <w:r>
        <w:fldChar w:fldCharType="end"/>
      </w:r>
    </w:p>
    <w:p w14:paraId="3465DB57" w14:textId="77777777" w:rsidR="00257874" w:rsidRDefault="002D0913">
      <w:pPr>
        <w:pStyle w:val="ndicedeilustraes"/>
        <w:tabs>
          <w:tab w:val="right" w:leader="dot" w:pos="8494"/>
        </w:tabs>
        <w:rPr>
          <w:sz w:val="22"/>
          <w:szCs w:val="22"/>
          <w:lang w:val="en-US" w:eastAsia="pt-PT"/>
        </w:rPr>
      </w:pPr>
      <w:r>
        <w:fldChar w:fldCharType="begin"/>
      </w:r>
      <w:r>
        <w:instrText xml:space="preserve"> HYPERLINK \l "_Toc43055724" \h </w:instrText>
      </w:r>
      <w:r>
        <w:fldChar w:fldCharType="separate"/>
      </w:r>
      <w:r>
        <w:rPr>
          <w:rStyle w:val="IndexLink"/>
          <w:lang w:val="en-US"/>
        </w:rPr>
        <w:t>Figure 3 - User Journey for creating a Challenge</w:t>
      </w:r>
      <w:r>
        <w:rPr>
          <w:webHidden/>
        </w:rPr>
        <w:fldChar w:fldCharType="begin"/>
      </w:r>
      <w:r>
        <w:rPr>
          <w:webHidden/>
        </w:rPr>
        <w:instrText>PAGEREF _Toc43055724 \h</w:instrText>
      </w:r>
      <w:r>
        <w:rPr>
          <w:webHidden/>
        </w:rPr>
      </w:r>
      <w:r>
        <w:rPr>
          <w:webHidden/>
        </w:rPr>
        <w:fldChar w:fldCharType="separate"/>
      </w:r>
      <w:r>
        <w:rPr>
          <w:rStyle w:val="IndexLink"/>
          <w:lang w:val="en-US"/>
          <w:rPrChange w:id="104" w:author="André Oliveira" w:date="2020-09-03T20:38:00Z">
            <w:rPr/>
          </w:rPrChange>
        </w:rPr>
        <w:tab/>
        <w:t>16</w:t>
      </w:r>
      <w:r>
        <w:rPr>
          <w:webHidden/>
        </w:rPr>
        <w:fldChar w:fldCharType="end"/>
      </w:r>
      <w:r>
        <w:fldChar w:fldCharType="end"/>
      </w:r>
    </w:p>
    <w:p w14:paraId="429C65DB" w14:textId="77777777" w:rsidR="00257874" w:rsidRDefault="002D0913">
      <w:pPr>
        <w:pStyle w:val="ndicedeilustraes"/>
        <w:tabs>
          <w:tab w:val="right" w:leader="dot" w:pos="8494"/>
        </w:tabs>
        <w:rPr>
          <w:sz w:val="22"/>
          <w:szCs w:val="22"/>
          <w:lang w:val="en-US" w:eastAsia="pt-PT"/>
        </w:rPr>
      </w:pPr>
      <w:r>
        <w:fldChar w:fldCharType="begin"/>
      </w:r>
      <w:r>
        <w:instrText xml:space="preserve"> HYPERLINK \l "_Toc43055725" \h </w:instrText>
      </w:r>
      <w:r>
        <w:fldChar w:fldCharType="separate"/>
      </w:r>
      <w:r>
        <w:rPr>
          <w:rStyle w:val="IndexLink"/>
          <w:lang w:val="en-US"/>
        </w:rPr>
        <w:t>Figure 4 - User Journey for creating a Questionnaire</w:t>
      </w:r>
      <w:r>
        <w:rPr>
          <w:webHidden/>
        </w:rPr>
        <w:fldChar w:fldCharType="begin"/>
      </w:r>
      <w:r>
        <w:rPr>
          <w:webHidden/>
        </w:rPr>
        <w:instrText>PAGEREF _Toc43055725 \h</w:instrText>
      </w:r>
      <w:r>
        <w:rPr>
          <w:webHidden/>
        </w:rPr>
      </w:r>
      <w:r>
        <w:rPr>
          <w:webHidden/>
        </w:rPr>
        <w:fldChar w:fldCharType="separate"/>
      </w:r>
      <w:r>
        <w:rPr>
          <w:rStyle w:val="IndexLink"/>
          <w:lang w:val="en-US"/>
          <w:rPrChange w:id="105" w:author="André Oliveira" w:date="2020-09-03T20:38:00Z">
            <w:rPr/>
          </w:rPrChange>
        </w:rPr>
        <w:tab/>
        <w:t>17</w:t>
      </w:r>
      <w:r>
        <w:rPr>
          <w:webHidden/>
        </w:rPr>
        <w:fldChar w:fldCharType="end"/>
      </w:r>
      <w:r>
        <w:fldChar w:fldCharType="end"/>
      </w:r>
    </w:p>
    <w:p w14:paraId="04FC66D1" w14:textId="77777777" w:rsidR="00257874" w:rsidRDefault="002D0913">
      <w:pPr>
        <w:pStyle w:val="ndicedeilustraes"/>
        <w:tabs>
          <w:tab w:val="right" w:leader="dot" w:pos="8494"/>
        </w:tabs>
        <w:rPr>
          <w:sz w:val="22"/>
          <w:szCs w:val="22"/>
          <w:lang w:val="en-US" w:eastAsia="pt-PT"/>
        </w:rPr>
      </w:pPr>
      <w:r>
        <w:fldChar w:fldCharType="begin"/>
      </w:r>
      <w:r>
        <w:instrText xml:space="preserve"> HYPERLINK \l "_Toc43055726" \h </w:instrText>
      </w:r>
      <w:r>
        <w:fldChar w:fldCharType="separate"/>
      </w:r>
      <w:r>
        <w:rPr>
          <w:rStyle w:val="IndexLink"/>
          <w:lang w:val="en-US"/>
        </w:rPr>
        <w:t>Figure 5 - User Journey for running a piece of code</w:t>
      </w:r>
      <w:r>
        <w:rPr>
          <w:webHidden/>
        </w:rPr>
        <w:fldChar w:fldCharType="begin"/>
      </w:r>
      <w:r>
        <w:rPr>
          <w:webHidden/>
        </w:rPr>
        <w:instrText>PAGEREF _Toc43055726 \h</w:instrText>
      </w:r>
      <w:r>
        <w:rPr>
          <w:webHidden/>
        </w:rPr>
      </w:r>
      <w:r>
        <w:rPr>
          <w:webHidden/>
        </w:rPr>
        <w:fldChar w:fldCharType="separate"/>
      </w:r>
      <w:r>
        <w:rPr>
          <w:rStyle w:val="IndexLink"/>
          <w:lang w:val="en-US"/>
          <w:rPrChange w:id="106" w:author="André Oliveira" w:date="2020-09-03T20:38:00Z">
            <w:rPr/>
          </w:rPrChange>
        </w:rPr>
        <w:tab/>
        <w:t>18</w:t>
      </w:r>
      <w:r>
        <w:rPr>
          <w:webHidden/>
        </w:rPr>
        <w:fldChar w:fldCharType="end"/>
      </w:r>
      <w:r>
        <w:fldChar w:fldCharType="end"/>
      </w:r>
    </w:p>
    <w:p w14:paraId="620114C0" w14:textId="77777777" w:rsidR="00257874" w:rsidRDefault="002D0913">
      <w:pPr>
        <w:pStyle w:val="ndicedeilustraes"/>
        <w:tabs>
          <w:tab w:val="right" w:leader="dot" w:pos="8494"/>
        </w:tabs>
        <w:rPr>
          <w:sz w:val="22"/>
          <w:szCs w:val="22"/>
          <w:lang w:val="en-US" w:eastAsia="pt-PT"/>
        </w:rPr>
      </w:pPr>
      <w:r>
        <w:fldChar w:fldCharType="begin"/>
      </w:r>
      <w:r>
        <w:instrText xml:space="preserve"> HYPERLINK \l "_Toc43055727" \h </w:instrText>
      </w:r>
      <w:r>
        <w:fldChar w:fldCharType="separate"/>
      </w:r>
      <w:r>
        <w:rPr>
          <w:rStyle w:val="IndexLink"/>
          <w:lang w:val="en-US"/>
        </w:rPr>
        <w:t>Figure 6 - User Journey for answering a Questionnaire</w:t>
      </w:r>
      <w:r>
        <w:rPr>
          <w:webHidden/>
        </w:rPr>
        <w:fldChar w:fldCharType="begin"/>
      </w:r>
      <w:r>
        <w:rPr>
          <w:webHidden/>
        </w:rPr>
        <w:instrText>PAGEREF _Toc43055727 \h</w:instrText>
      </w:r>
      <w:r>
        <w:rPr>
          <w:webHidden/>
        </w:rPr>
      </w:r>
      <w:r>
        <w:rPr>
          <w:webHidden/>
        </w:rPr>
        <w:fldChar w:fldCharType="separate"/>
      </w:r>
      <w:r>
        <w:rPr>
          <w:rStyle w:val="IndexLink"/>
          <w:lang w:val="en-US"/>
          <w:rPrChange w:id="107" w:author="André Oliveira" w:date="2020-09-03T20:38:00Z">
            <w:rPr/>
          </w:rPrChange>
        </w:rPr>
        <w:tab/>
        <w:t>19</w:t>
      </w:r>
      <w:r>
        <w:rPr>
          <w:webHidden/>
        </w:rPr>
        <w:fldChar w:fldCharType="end"/>
      </w:r>
      <w:r>
        <w:fldChar w:fldCharType="end"/>
      </w:r>
    </w:p>
    <w:p w14:paraId="5E85E5C3" w14:textId="77777777" w:rsidR="00257874" w:rsidRDefault="002D0913">
      <w:pPr>
        <w:pStyle w:val="ndicedeilustraes"/>
        <w:tabs>
          <w:tab w:val="right" w:leader="dot" w:pos="8494"/>
        </w:tabs>
        <w:rPr>
          <w:sz w:val="22"/>
          <w:szCs w:val="22"/>
          <w:lang w:val="en-US" w:eastAsia="pt-PT"/>
        </w:rPr>
      </w:pPr>
      <w:r>
        <w:fldChar w:fldCharType="begin"/>
      </w:r>
      <w:r>
        <w:instrText xml:space="preserve"> HYPERLINK \l "_Toc43055728" \h </w:instrText>
      </w:r>
      <w:r>
        <w:fldChar w:fldCharType="separate"/>
      </w:r>
      <w:r>
        <w:rPr>
          <w:rStyle w:val="IndexLink"/>
          <w:lang w:val="en-US"/>
        </w:rPr>
        <w:t>Figure 7 – Architectural Layered Module view, with inter module interactions</w:t>
      </w:r>
      <w:r>
        <w:rPr>
          <w:webHidden/>
        </w:rPr>
        <w:fldChar w:fldCharType="begin"/>
      </w:r>
      <w:r>
        <w:rPr>
          <w:webHidden/>
        </w:rPr>
        <w:instrText>PAGEREF _Toc43055728 \h</w:instrText>
      </w:r>
      <w:r>
        <w:rPr>
          <w:webHidden/>
        </w:rPr>
      </w:r>
      <w:r>
        <w:rPr>
          <w:webHidden/>
        </w:rPr>
        <w:fldChar w:fldCharType="separate"/>
      </w:r>
      <w:r>
        <w:rPr>
          <w:rStyle w:val="IndexLink"/>
          <w:lang w:val="en-US"/>
          <w:rPrChange w:id="108" w:author="André Oliveira" w:date="2020-09-03T20:38:00Z">
            <w:rPr/>
          </w:rPrChange>
        </w:rPr>
        <w:tab/>
        <w:t>26</w:t>
      </w:r>
      <w:r>
        <w:rPr>
          <w:webHidden/>
        </w:rPr>
        <w:fldChar w:fldCharType="end"/>
      </w:r>
      <w:r>
        <w:fldChar w:fldCharType="end"/>
      </w:r>
    </w:p>
    <w:p w14:paraId="51CC45C7" w14:textId="77777777" w:rsidR="00257874" w:rsidRDefault="002D0913">
      <w:pPr>
        <w:pStyle w:val="ndicedeilustraes"/>
        <w:tabs>
          <w:tab w:val="right" w:leader="dot" w:pos="8494"/>
        </w:tabs>
        <w:rPr>
          <w:sz w:val="22"/>
          <w:szCs w:val="22"/>
          <w:lang w:val="en-US" w:eastAsia="pt-PT"/>
        </w:rPr>
      </w:pPr>
      <w:r>
        <w:fldChar w:fldCharType="begin"/>
      </w:r>
      <w:r>
        <w:instrText xml:space="preserve"> HYPERLINK \l "_Toc43055729" \h </w:instrText>
      </w:r>
      <w:r>
        <w:fldChar w:fldCharType="separate"/>
      </w:r>
      <w:r>
        <w:rPr>
          <w:rStyle w:val="IndexLink"/>
          <w:lang w:val="en-US"/>
        </w:rPr>
        <w:t>Figure 8 – Detailed view of Services Module including DB</w:t>
      </w:r>
      <w:r>
        <w:rPr>
          <w:webHidden/>
        </w:rPr>
        <w:fldChar w:fldCharType="begin"/>
      </w:r>
      <w:r>
        <w:rPr>
          <w:webHidden/>
        </w:rPr>
        <w:instrText>PAGEREF _Toc43055729 \h</w:instrText>
      </w:r>
      <w:r>
        <w:rPr>
          <w:webHidden/>
        </w:rPr>
      </w:r>
      <w:r>
        <w:rPr>
          <w:webHidden/>
        </w:rPr>
        <w:fldChar w:fldCharType="separate"/>
      </w:r>
      <w:r>
        <w:rPr>
          <w:rStyle w:val="IndexLink"/>
          <w:lang w:val="en-US"/>
          <w:rPrChange w:id="109" w:author="André Oliveira" w:date="2020-09-03T20:38:00Z">
            <w:rPr/>
          </w:rPrChange>
        </w:rPr>
        <w:tab/>
        <w:t>28</w:t>
      </w:r>
      <w:r>
        <w:rPr>
          <w:webHidden/>
        </w:rPr>
        <w:fldChar w:fldCharType="end"/>
      </w:r>
      <w:r>
        <w:fldChar w:fldCharType="end"/>
      </w:r>
    </w:p>
    <w:p w14:paraId="249DB843" w14:textId="77777777" w:rsidR="00257874" w:rsidRDefault="002D0913">
      <w:pPr>
        <w:pStyle w:val="ndicedeilustraes"/>
        <w:tabs>
          <w:tab w:val="right" w:leader="dot" w:pos="8494"/>
        </w:tabs>
        <w:rPr>
          <w:sz w:val="22"/>
          <w:szCs w:val="22"/>
          <w:lang w:val="en-US" w:eastAsia="pt-PT"/>
        </w:rPr>
      </w:pPr>
      <w:r>
        <w:fldChar w:fldCharType="begin"/>
      </w:r>
      <w:r>
        <w:instrText xml:space="preserve"> HYPERLINK \l "_Toc43055730" \h </w:instrText>
      </w:r>
      <w:r>
        <w:fldChar w:fldCharType="separate"/>
      </w:r>
      <w:r>
        <w:rPr>
          <w:rStyle w:val="IndexLink"/>
          <w:lang w:val="en-US"/>
        </w:rPr>
        <w:t>Figure 10 – Detailed view of ExecutionEnvironments Module</w:t>
      </w:r>
      <w:r>
        <w:rPr>
          <w:webHidden/>
        </w:rPr>
        <w:fldChar w:fldCharType="begin"/>
      </w:r>
      <w:r>
        <w:rPr>
          <w:webHidden/>
        </w:rPr>
        <w:instrText>PAGEREF _Toc43055730 \h</w:instrText>
      </w:r>
      <w:r>
        <w:rPr>
          <w:webHidden/>
        </w:rPr>
      </w:r>
      <w:r>
        <w:rPr>
          <w:webHidden/>
        </w:rPr>
        <w:fldChar w:fldCharType="separate"/>
      </w:r>
      <w:r>
        <w:rPr>
          <w:rStyle w:val="IndexLink"/>
          <w:lang w:val="en-US"/>
          <w:rPrChange w:id="110" w:author="André Oliveira" w:date="2020-09-03T20:38:00Z">
            <w:rPr/>
          </w:rPrChange>
        </w:rPr>
        <w:tab/>
        <w:t>31</w:t>
      </w:r>
      <w:r>
        <w:rPr>
          <w:webHidden/>
        </w:rPr>
        <w:fldChar w:fldCharType="end"/>
      </w:r>
      <w:r>
        <w:fldChar w:fldCharType="end"/>
      </w:r>
    </w:p>
    <w:p w14:paraId="51B2BB6E" w14:textId="77777777" w:rsidR="00257874" w:rsidRDefault="002D0913">
      <w:pPr>
        <w:pStyle w:val="ndicedeilustraes"/>
        <w:tabs>
          <w:tab w:val="right" w:leader="dot" w:pos="8494"/>
        </w:tabs>
        <w:rPr>
          <w:sz w:val="22"/>
          <w:szCs w:val="22"/>
          <w:lang w:val="en-US" w:eastAsia="pt-PT"/>
        </w:rPr>
      </w:pPr>
      <w:r>
        <w:fldChar w:fldCharType="begin"/>
      </w:r>
      <w:r>
        <w:instrText xml:space="preserve"> HYPERLINK \l "_Toc43055731" \h </w:instrText>
      </w:r>
      <w:r>
        <w:fldChar w:fldCharType="separate"/>
      </w:r>
      <w:r>
        <w:rPr>
          <w:rStyle w:val="IndexLink"/>
          <w:lang w:val="en-US"/>
        </w:rPr>
        <w:t>Figure 11 – Planned Schedule before beta delivery</w:t>
      </w:r>
      <w:r>
        <w:rPr>
          <w:webHidden/>
        </w:rPr>
        <w:fldChar w:fldCharType="begin"/>
      </w:r>
      <w:r>
        <w:rPr>
          <w:webHidden/>
        </w:rPr>
        <w:instrText>PAGEREF _Toc43055731 \h</w:instrText>
      </w:r>
      <w:r>
        <w:rPr>
          <w:webHidden/>
        </w:rPr>
      </w:r>
      <w:r>
        <w:rPr>
          <w:webHidden/>
        </w:rPr>
        <w:fldChar w:fldCharType="separate"/>
      </w:r>
      <w:r>
        <w:rPr>
          <w:rStyle w:val="IndexLink"/>
          <w:lang w:val="en-US"/>
          <w:rPrChange w:id="111" w:author="André Oliveira" w:date="2020-09-03T20:38:00Z">
            <w:rPr/>
          </w:rPrChange>
        </w:rPr>
        <w:tab/>
        <w:t>41</w:t>
      </w:r>
      <w:r>
        <w:rPr>
          <w:webHidden/>
        </w:rPr>
        <w:fldChar w:fldCharType="end"/>
      </w:r>
      <w:r>
        <w:fldChar w:fldCharType="end"/>
      </w:r>
    </w:p>
    <w:p w14:paraId="50CD43AD" w14:textId="77777777" w:rsidR="00257874" w:rsidRDefault="002D0913">
      <w:pPr>
        <w:pStyle w:val="ndicedeilustraes"/>
        <w:tabs>
          <w:tab w:val="right" w:leader="dot" w:pos="8494"/>
        </w:tabs>
        <w:rPr>
          <w:sz w:val="22"/>
          <w:szCs w:val="22"/>
          <w:lang w:val="en-US" w:eastAsia="pt-PT"/>
        </w:rPr>
      </w:pPr>
      <w:r>
        <w:fldChar w:fldCharType="begin"/>
      </w:r>
      <w:r>
        <w:instrText xml:space="preserve"> HYPERLINK \l "_Toc43055732" \h </w:instrText>
      </w:r>
      <w:r>
        <w:fldChar w:fldCharType="separate"/>
      </w:r>
      <w:r>
        <w:rPr>
          <w:rStyle w:val="IndexLink"/>
          <w:lang w:val="en-US"/>
        </w:rPr>
        <w:t>Figure 12 – Planned Schedule after progress report delivery</w:t>
      </w:r>
      <w:r>
        <w:rPr>
          <w:webHidden/>
        </w:rPr>
        <w:fldChar w:fldCharType="begin"/>
      </w:r>
      <w:r>
        <w:rPr>
          <w:webHidden/>
        </w:rPr>
        <w:instrText>PAGEREF _Toc43055732 \h</w:instrText>
      </w:r>
      <w:r>
        <w:rPr>
          <w:webHidden/>
        </w:rPr>
      </w:r>
      <w:r>
        <w:rPr>
          <w:webHidden/>
        </w:rPr>
        <w:fldChar w:fldCharType="separate"/>
      </w:r>
      <w:r>
        <w:rPr>
          <w:rStyle w:val="IndexLink"/>
          <w:lang w:val="en-US"/>
          <w:rPrChange w:id="112" w:author="André Oliveira" w:date="2020-09-03T20:38:00Z">
            <w:rPr/>
          </w:rPrChange>
        </w:rPr>
        <w:tab/>
        <w:t>41</w:t>
      </w:r>
      <w:r>
        <w:rPr>
          <w:webHidden/>
        </w:rPr>
        <w:fldChar w:fldCharType="end"/>
      </w:r>
      <w:r>
        <w:fldChar w:fldCharType="end"/>
      </w:r>
    </w:p>
    <w:p w14:paraId="6DAA2015" w14:textId="77777777" w:rsidR="00257874" w:rsidRDefault="002D0913">
      <w:pPr>
        <w:pStyle w:val="ndicedeilustraes"/>
        <w:tabs>
          <w:tab w:val="right" w:leader="dot" w:pos="8494"/>
        </w:tabs>
        <w:rPr>
          <w:sz w:val="22"/>
          <w:szCs w:val="22"/>
          <w:lang w:val="en-US" w:eastAsia="pt-PT"/>
        </w:rPr>
      </w:pPr>
      <w:r>
        <w:fldChar w:fldCharType="begin"/>
      </w:r>
      <w:r>
        <w:instrText xml:space="preserve"> HYPERLINK \l "_Toc43055733" \h </w:instrText>
      </w:r>
      <w:r>
        <w:fldChar w:fldCharType="separate"/>
      </w:r>
      <w:r>
        <w:rPr>
          <w:rStyle w:val="IndexLink"/>
          <w:lang w:val="en-US"/>
          <w:rPrChange w:id="113" w:author="André Oliveira" w:date="2020-09-03T20:38:00Z">
            <w:rPr/>
          </w:rPrChange>
        </w:rPr>
        <w:t>Figure 13 – Data model</w:t>
      </w:r>
      <w:r>
        <w:rPr>
          <w:webHidden/>
        </w:rPr>
        <w:fldChar w:fldCharType="begin"/>
      </w:r>
      <w:r>
        <w:rPr>
          <w:webHidden/>
        </w:rPr>
        <w:instrText>PAGEREF _Toc43055733 \h</w:instrText>
      </w:r>
      <w:r>
        <w:rPr>
          <w:webHidden/>
        </w:rPr>
      </w:r>
      <w:r>
        <w:rPr>
          <w:webHidden/>
        </w:rPr>
        <w:fldChar w:fldCharType="separate"/>
      </w:r>
      <w:r>
        <w:rPr>
          <w:rStyle w:val="IndexLink"/>
          <w:lang w:val="en-US"/>
          <w:rPrChange w:id="114" w:author="André Oliveira" w:date="2020-09-03T20:38:00Z">
            <w:rPr/>
          </w:rPrChange>
        </w:rPr>
        <w:tab/>
        <w:t>49</w:t>
      </w:r>
      <w:r>
        <w:rPr>
          <w:webHidden/>
        </w:rPr>
        <w:fldChar w:fldCharType="end"/>
      </w:r>
      <w:r>
        <w:fldChar w:fldCharType="end"/>
      </w:r>
      <w:r>
        <w:rPr>
          <w:rStyle w:val="IndexLink"/>
          <w:lang w:val="en-US"/>
        </w:rPr>
        <w:fldChar w:fldCharType="end"/>
      </w:r>
    </w:p>
    <w:p w14:paraId="329DB679" w14:textId="77777777" w:rsidR="00257874" w:rsidRDefault="002D0913">
      <w:pPr>
        <w:rPr>
          <w:lang w:val="en-US"/>
        </w:rPr>
      </w:pPr>
      <w:r>
        <w:br w:type="page"/>
      </w:r>
    </w:p>
    <w:p w14:paraId="676E08B6" w14:textId="77777777" w:rsidR="00257874" w:rsidRDefault="002D0913">
      <w:pPr>
        <w:spacing w:after="200"/>
        <w:jc w:val="left"/>
        <w:rPr>
          <w:rFonts w:asciiTheme="majorHAnsi" w:hAnsiTheme="majorHAnsi"/>
          <w:b/>
          <w:bCs/>
          <w:sz w:val="32"/>
          <w:szCs w:val="32"/>
          <w:lang w:val="en-US"/>
        </w:rPr>
      </w:pPr>
      <w:r>
        <w:lastRenderedPageBreak/>
        <w:br w:type="page"/>
      </w:r>
    </w:p>
    <w:p w14:paraId="03511646" w14:textId="77777777" w:rsidR="00257874" w:rsidRDefault="002D0913">
      <w:pPr>
        <w:pStyle w:val="Ttulondice"/>
        <w:rPr>
          <w:lang w:val="en-US"/>
        </w:rPr>
      </w:pPr>
      <w:r>
        <w:rPr>
          <w:lang w:val="en-US"/>
        </w:rPr>
        <w:lastRenderedPageBreak/>
        <w:t>List of Tables</w:t>
      </w:r>
    </w:p>
    <w:p w14:paraId="58D01AF9" w14:textId="77777777" w:rsidR="00257874" w:rsidRDefault="002D0913">
      <w:pPr>
        <w:pStyle w:val="ndicedeilustraes"/>
        <w:tabs>
          <w:tab w:val="right" w:leader="dot" w:pos="8494"/>
        </w:tabs>
        <w:rPr>
          <w:sz w:val="22"/>
          <w:szCs w:val="22"/>
          <w:lang w:val="en-US" w:eastAsia="pt-PT"/>
        </w:rPr>
      </w:pPr>
      <w:r>
        <w:fldChar w:fldCharType="begin"/>
      </w:r>
      <w:r>
        <w:rPr>
          <w:rStyle w:val="IndexLink"/>
          <w:lang w:val="en-US"/>
        </w:rPr>
        <w:instrText>TOC \c "Table"</w:instrText>
      </w:r>
      <w:r>
        <w:rPr>
          <w:rStyle w:val="IndexLink"/>
          <w:lang w:val="en-US"/>
        </w:rPr>
        <w:fldChar w:fldCharType="separate"/>
      </w:r>
      <w:r>
        <w:fldChar w:fldCharType="begin"/>
      </w:r>
      <w:r>
        <w:instrText xml:space="preserve"> HYPERLINK \l "_Toc43055788" \h </w:instrText>
      </w:r>
      <w:r>
        <w:fldChar w:fldCharType="separate"/>
      </w:r>
      <w:r>
        <w:rPr>
          <w:rStyle w:val="IndexLink"/>
          <w:lang w:val="en-US"/>
        </w:rPr>
        <w:t>Table 1 - Feature comparison of select platforms</w:t>
      </w:r>
      <w:r>
        <w:rPr>
          <w:webHidden/>
        </w:rPr>
        <w:fldChar w:fldCharType="begin"/>
      </w:r>
      <w:r>
        <w:rPr>
          <w:webHidden/>
        </w:rPr>
        <w:instrText>PAGEREF _Toc43055788 \h</w:instrText>
      </w:r>
      <w:r>
        <w:rPr>
          <w:webHidden/>
        </w:rPr>
      </w:r>
      <w:r>
        <w:rPr>
          <w:webHidden/>
        </w:rPr>
        <w:fldChar w:fldCharType="separate"/>
      </w:r>
      <w:r>
        <w:rPr>
          <w:rStyle w:val="IndexLink"/>
          <w:lang w:val="en-US"/>
          <w:rPrChange w:id="115" w:author="André Oliveira" w:date="2020-09-03T20:38:00Z">
            <w:rPr/>
          </w:rPrChange>
        </w:rPr>
        <w:tab/>
        <w:t>22</w:t>
      </w:r>
      <w:r>
        <w:rPr>
          <w:webHidden/>
        </w:rPr>
        <w:fldChar w:fldCharType="end"/>
      </w:r>
      <w:r>
        <w:fldChar w:fldCharType="end"/>
      </w:r>
    </w:p>
    <w:p w14:paraId="42A7AE5B" w14:textId="77777777" w:rsidR="00257874" w:rsidRDefault="002D0913">
      <w:pPr>
        <w:pStyle w:val="ndicedeilustraes"/>
        <w:tabs>
          <w:tab w:val="right" w:leader="dot" w:pos="8494"/>
        </w:tabs>
        <w:rPr>
          <w:sz w:val="22"/>
          <w:szCs w:val="22"/>
          <w:lang w:val="en-US" w:eastAsia="pt-PT"/>
        </w:rPr>
      </w:pPr>
      <w:r>
        <w:fldChar w:fldCharType="begin"/>
      </w:r>
      <w:r>
        <w:instrText xml:space="preserve"> HYPERLINK \l "_Toc43055789" \h </w:instrText>
      </w:r>
      <w:r>
        <w:fldChar w:fldCharType="separate"/>
      </w:r>
      <w:r>
        <w:rPr>
          <w:rStyle w:val="IndexLink"/>
          <w:lang w:val="en-US"/>
        </w:rPr>
        <w:t>Table 2 – Assignment Types</w:t>
      </w:r>
      <w:r>
        <w:rPr>
          <w:webHidden/>
        </w:rPr>
        <w:fldChar w:fldCharType="begin"/>
      </w:r>
      <w:r>
        <w:rPr>
          <w:webHidden/>
        </w:rPr>
        <w:instrText>PAGEREF _Toc43055789 \h</w:instrText>
      </w:r>
      <w:r>
        <w:rPr>
          <w:webHidden/>
        </w:rPr>
      </w:r>
      <w:r>
        <w:rPr>
          <w:webHidden/>
        </w:rPr>
        <w:fldChar w:fldCharType="separate"/>
      </w:r>
      <w:r>
        <w:rPr>
          <w:rStyle w:val="IndexLink"/>
          <w:lang w:val="en-US"/>
          <w:rPrChange w:id="116" w:author="André Oliveira" w:date="2020-09-03T20:38:00Z">
            <w:rPr/>
          </w:rPrChange>
        </w:rPr>
        <w:tab/>
        <w:t>40</w:t>
      </w:r>
      <w:r>
        <w:rPr>
          <w:webHidden/>
        </w:rPr>
        <w:fldChar w:fldCharType="end"/>
      </w:r>
      <w:r>
        <w:fldChar w:fldCharType="end"/>
      </w:r>
      <w:r>
        <w:rPr>
          <w:rStyle w:val="IndexLink"/>
          <w:lang w:val="en-US"/>
        </w:rPr>
        <w:fldChar w:fldCharType="end"/>
      </w:r>
    </w:p>
    <w:p w14:paraId="35D8B91E" w14:textId="77777777" w:rsidR="00257874" w:rsidRDefault="00257874">
      <w:pPr>
        <w:spacing w:after="200"/>
        <w:jc w:val="left"/>
        <w:rPr>
          <w:lang w:val="en-US"/>
        </w:rPr>
        <w:sectPr w:rsidR="00257874">
          <w:headerReference w:type="default" r:id="rId13"/>
          <w:footerReference w:type="default" r:id="rId14"/>
          <w:footerReference w:type="first" r:id="rId15"/>
          <w:pgSz w:w="11906" w:h="16838"/>
          <w:pgMar w:top="1417" w:right="1701" w:bottom="1417" w:left="1701" w:header="708" w:footer="708" w:gutter="0"/>
          <w:pgNumType w:fmt="lowerRoman" w:start="1"/>
          <w:cols w:space="720"/>
          <w:formProt w:val="0"/>
          <w:titlePg/>
          <w:docGrid w:linePitch="360"/>
        </w:sectPr>
      </w:pPr>
    </w:p>
    <w:p w14:paraId="5642887E"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lastRenderedPageBreak/>
        <w:br w:type="page"/>
      </w:r>
    </w:p>
    <w:p w14:paraId="517B2662" w14:textId="77777777" w:rsidR="00257874" w:rsidRDefault="002D0913">
      <w:pPr>
        <w:pStyle w:val="Ttulo1"/>
        <w:numPr>
          <w:ilvl w:val="0"/>
          <w:numId w:val="5"/>
        </w:numPr>
      </w:pPr>
      <w:bookmarkStart w:id="117" w:name="_Toc43055734"/>
      <w:commentRangeStart w:id="118"/>
      <w:r>
        <w:lastRenderedPageBreak/>
        <w:t>Introduction</w:t>
      </w:r>
      <w:bookmarkEnd w:id="117"/>
      <w:commentRangeEnd w:id="118"/>
      <w:r w:rsidR="00635FC0">
        <w:rPr>
          <w:rStyle w:val="Refdecomentrio"/>
          <w:rFonts w:asciiTheme="minorHAnsi" w:eastAsiaTheme="minorEastAsia" w:hAnsiTheme="minorHAnsi" w:cstheme="minorBidi"/>
          <w:b w:val="0"/>
          <w:bCs w:val="0"/>
          <w:color w:val="auto"/>
          <w:lang w:val="pt-PT"/>
        </w:rPr>
        <w:commentReference w:id="118"/>
      </w:r>
    </w:p>
    <w:p w14:paraId="7C7C6AEB" w14:textId="77777777" w:rsidR="00257874" w:rsidRDefault="002D0913">
      <w:pPr>
        <w:rPr>
          <w:lang w:val="en-US"/>
        </w:rPr>
      </w:pPr>
      <w:r>
        <w:rPr>
          <w:lang w:val="en-US"/>
        </w:rPr>
        <w:t xml:space="preserve">In today’s competitive job market, programming jobs are amongst the most desirable careers. The ability to innovate, create and troubleshoot all kinds of technologies </w:t>
      </w:r>
      <w:proofErr w:type="gramStart"/>
      <w:r>
        <w:rPr>
          <w:lang w:val="en-US"/>
        </w:rPr>
        <w:t>on a daily basis</w:t>
      </w:r>
      <w:proofErr w:type="gramEnd"/>
      <w:r>
        <w:rPr>
          <w:lang w:val="en-US"/>
        </w:rPr>
        <w:t xml:space="preserve"> is what drives many individuals to seek experience and pursue a future in computer science or coding.</w:t>
      </w:r>
    </w:p>
    <w:p w14:paraId="4C1EBA19" w14:textId="77777777" w:rsidR="00257874" w:rsidRDefault="002D0913">
      <w:pPr>
        <w:rPr>
          <w:lang w:val="en-US"/>
        </w:rPr>
      </w:pPr>
      <w:r>
        <w:rPr>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so prevent becoming outdated, or to be better prepared for a new job interview, or even if just to improve the academic performance. </w:t>
      </w:r>
    </w:p>
    <w:p w14:paraId="51D62D51" w14:textId="77777777" w:rsidR="00257874" w:rsidRDefault="002D0913">
      <w:pPr>
        <w:rPr>
          <w:lang w:val="en-US"/>
        </w:rPr>
      </w:pPr>
      <w:r>
        <w:rPr>
          <w:lang w:val="en-US"/>
        </w:rPr>
        <w:t xml:space="preserve">For this reason, there are out there some platforms that provide an environment for defining algorithms and testing </w:t>
      </w:r>
      <w:sdt>
        <w:sdtPr>
          <w:id w:val="2076708725"/>
          <w:citation/>
        </w:sdtPr>
        <w:sdtEndPr/>
        <w:sdtContent>
          <w:r>
            <w:fldChar w:fldCharType="begin"/>
          </w:r>
          <w:r w:rsidRPr="002D0913">
            <w:rPr>
              <w:lang w:val="en-GB"/>
              <w:rPrChange w:id="119" w:author="joao eduardo santos" w:date="2020-09-09T18:36:00Z">
                <w:rPr/>
              </w:rPrChange>
            </w:rPr>
            <w:instrText>CITATION Mat10 \l 2070</w:instrText>
          </w:r>
          <w:r>
            <w:fldChar w:fldCharType="separate"/>
          </w:r>
          <w:r w:rsidRPr="002D0913">
            <w:rPr>
              <w:lang w:val="en-GB"/>
              <w:rPrChange w:id="120" w:author="joao eduardo santos" w:date="2020-09-09T18:36:00Z">
                <w:rPr/>
              </w:rPrChange>
            </w:rPr>
            <w:t>[1]</w:t>
          </w:r>
          <w:r>
            <w:fldChar w:fldCharType="end"/>
          </w:r>
        </w:sdtContent>
      </w:sdt>
      <w:r>
        <w:rPr>
          <w:lang w:val="en-US"/>
        </w:rPr>
        <w:t>. However, many of them are not open source, or they do not have such an appealing environment or just do not allow multi-language. Therefore, this project intends to combine all the strengths mentioned above with none of barriers and create the IS E-Learning platform, an e-learning platform to help other programmers achieve their goals.</w:t>
      </w:r>
    </w:p>
    <w:p w14:paraId="20956D45" w14:textId="77777777" w:rsidR="00257874" w:rsidRDefault="002D0913">
      <w:pPr>
        <w:rPr>
          <w:lang w:val="en-US"/>
        </w:rPr>
      </w:pPr>
      <w:r>
        <w:rPr>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allowing not so wealthy students that can’t afford tech gear, a way to help them thrive through their academic studies. </w:t>
      </w:r>
    </w:p>
    <w:p w14:paraId="1F8DB8AD" w14:textId="77777777" w:rsidR="00257874" w:rsidRDefault="002D0913">
      <w:pPr>
        <w:rPr>
          <w:lang w:val="en-US"/>
        </w:rPr>
      </w:pPr>
      <w:r>
        <w:rPr>
          <w:lang w:val="en-US"/>
        </w:rPr>
        <w:t xml:space="preserve">Coding out solutions to algorithm problems is the best way to practice and learn, but the truth is, that doing so with just a tool to run code without any structured guidance makes the process of learning more challenging. Understanding the inner workings of complex algorithms is no easy task, and even experience programmers nowadays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w:t>
      </w:r>
      <w:r>
        <w:rPr>
          <w:lang w:val="en-US"/>
        </w:rPr>
        <w:lastRenderedPageBreak/>
        <w:t xml:space="preserve">someone who understands the subject, the IS E-Learning platform comes with a service that provides </w:t>
      </w:r>
      <w:r>
        <w:rPr>
          <w:i/>
          <w:iCs/>
          <w:lang w:val="en-US"/>
        </w:rPr>
        <w:t>Challenges</w:t>
      </w:r>
      <w:r>
        <w:rPr>
          <w:lang w:val="en-US"/>
        </w:rPr>
        <w:t>, which are programming problems that needs to be solved. And because in our own path 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w:t>
      </w:r>
    </w:p>
    <w:p w14:paraId="1AF278B3" w14:textId="77777777" w:rsidR="00257874" w:rsidRDefault="002D0913">
      <w:pPr>
        <w:rPr>
          <w:lang w:val="en-US"/>
        </w:rPr>
      </w:pPr>
      <w:r>
        <w:rPr>
          <w:lang w:val="en-US"/>
        </w:rPr>
        <w:t xml:space="preserve">But despite of how much an individual studies or practices, he/she will only know if he/she has mastered the topic when put to the test. Sometimes is not all about the smartness or skills, but flexibility, stress-resistance, and the ability to iterate approaches fast. To validate this preparation state, IS E-Learning platform has a service where it is possible to create </w:t>
      </w:r>
      <w:r>
        <w:rPr>
          <w:i/>
          <w:iCs/>
          <w:lang w:val="en-US"/>
        </w:rPr>
        <w:t>Questionnaires</w:t>
      </w:r>
      <w:r>
        <w:rPr>
          <w:lang w:val="en-US"/>
        </w:rPr>
        <w:t xml:space="preserve">. Questionnaires are a selected number of pre-existent challenges all grouped up and put together to create a single assessment. </w:t>
      </w:r>
    </w:p>
    <w:p w14:paraId="630D392D" w14:textId="77777777" w:rsidR="00257874" w:rsidRDefault="002D0913">
      <w:pPr>
        <w:rPr>
          <w:lang w:val="en-US"/>
        </w:rPr>
      </w:pPr>
      <w:commentRangeStart w:id="121"/>
      <w:commentRangeStart w:id="122"/>
      <w:r>
        <w:rPr>
          <w:lang w:val="en-US"/>
        </w:rPr>
        <w:t>One beautiful 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5 popular ones.</w:t>
      </w:r>
      <w:commentRangeEnd w:id="121"/>
      <w:ins w:id="123" w:author="Unknown Author" w:date="2020-09-08T11:54:00Z">
        <w:r>
          <w:commentReference w:id="121"/>
        </w:r>
      </w:ins>
      <w:commentRangeEnd w:id="122"/>
      <w:r>
        <w:rPr>
          <w:rStyle w:val="Refdecomentrio"/>
        </w:rPr>
        <w:commentReference w:id="122"/>
      </w:r>
    </w:p>
    <w:p w14:paraId="0D575E80" w14:textId="77777777" w:rsidR="00257874" w:rsidRDefault="002D0913">
      <w:pPr>
        <w:rPr>
          <w:lang w:val="en-US"/>
        </w:rPr>
      </w:pPr>
      <w:r>
        <w:rPr>
          <w:lang w:val="en-US"/>
        </w:rPr>
        <w:t>In the end, our goal is simple and honest, not only we want to provide an appellative e-learning platform that can be useful in academic environment, professional interviews, or even for just a programming enthusiast who wants to learn more, where every user can solve and create coding challenges, as well as questionnaires to put to test the best of his abilities, but also we want to do it  in openly manner, so that it can be freely accessed, used, changed, and shared by everyone.</w:t>
      </w:r>
    </w:p>
    <w:p w14:paraId="6BD0FE3C" w14:textId="77777777" w:rsidR="00257874" w:rsidRDefault="00257874">
      <w:pPr>
        <w:rPr>
          <w:lang w:val="en-US"/>
        </w:rPr>
      </w:pPr>
    </w:p>
    <w:p w14:paraId="4BB6244E" w14:textId="77777777" w:rsidR="00257874" w:rsidRDefault="00257874">
      <w:pPr>
        <w:rPr>
          <w:lang w:val="en-US"/>
        </w:rPr>
      </w:pPr>
    </w:p>
    <w:p w14:paraId="259B9C61" w14:textId="77777777" w:rsidR="00257874" w:rsidRDefault="002D0913">
      <w:pPr>
        <w:pStyle w:val="Ttulo2"/>
        <w:rPr>
          <w:color w:val="auto"/>
          <w:sz w:val="28"/>
          <w:szCs w:val="28"/>
          <w:lang w:val="en-US"/>
        </w:rPr>
      </w:pPr>
      <w:bookmarkStart w:id="124" w:name="_Toc27948158"/>
      <w:bookmarkStart w:id="125" w:name="_Toc43055735"/>
      <w:r>
        <w:rPr>
          <w:color w:val="auto"/>
          <w:sz w:val="28"/>
          <w:szCs w:val="28"/>
          <w:lang w:val="en-US"/>
        </w:rPr>
        <w:t>1.1. Outline</w:t>
      </w:r>
      <w:bookmarkStart w:id="126" w:name="_Hlk38980377"/>
      <w:bookmarkEnd w:id="124"/>
      <w:bookmarkEnd w:id="125"/>
      <w:bookmarkEnd w:id="126"/>
    </w:p>
    <w:p w14:paraId="5DCAF91F" w14:textId="77777777" w:rsidR="00257874" w:rsidRDefault="00257874">
      <w:pPr>
        <w:rPr>
          <w:lang w:val="en-US"/>
        </w:rPr>
      </w:pPr>
    </w:p>
    <w:p w14:paraId="4EC409D4" w14:textId="77777777" w:rsidR="00257874" w:rsidRDefault="002D0913">
      <w:pPr>
        <w:rPr>
          <w:lang w:val="en-US"/>
        </w:rPr>
      </w:pPr>
      <w:r>
        <w:rPr>
          <w:lang w:val="en-US"/>
        </w:rPr>
        <w:t xml:space="preserve">This project is divided into </w:t>
      </w:r>
      <w:del w:id="127" w:author="André Oliveira" w:date="2020-08-26T19:40:00Z">
        <w:r>
          <w:rPr>
            <w:lang w:val="en-US"/>
          </w:rPr>
          <w:delText xml:space="preserve">6 </w:delText>
        </w:r>
      </w:del>
      <w:ins w:id="128" w:author="André Oliveira" w:date="2020-08-26T19:40:00Z">
        <w:r>
          <w:rPr>
            <w:lang w:val="en-US"/>
          </w:rPr>
          <w:t xml:space="preserve">8 </w:t>
        </w:r>
      </w:ins>
      <w:r>
        <w:rPr>
          <w:lang w:val="en-US"/>
        </w:rPr>
        <w:t>chapters.</w:t>
      </w:r>
    </w:p>
    <w:p w14:paraId="51B9F59D" w14:textId="77777777" w:rsidR="00257874" w:rsidRDefault="002D0913">
      <w:pPr>
        <w:rPr>
          <w:lang w:val="en-US"/>
        </w:rPr>
      </w:pPr>
      <w:r>
        <w:rPr>
          <w:lang w:val="en-US"/>
        </w:rPr>
        <w:t>Chapter 2 describes both functional requirements, where the technical details are explained in order to illustrate what our platform is supposed to accomplish, and the non-functional ones, which are mainly focused on specific design and implementation concerns of the solution, so it can meet the requirements, with great performance and a solid security.</w:t>
      </w:r>
    </w:p>
    <w:p w14:paraId="66105B94" w14:textId="77777777" w:rsidR="00257874" w:rsidRDefault="002D0913">
      <w:pPr>
        <w:rPr>
          <w:lang w:val="en-US"/>
        </w:rPr>
      </w:pPr>
      <w:r>
        <w:rPr>
          <w:lang w:val="en-US"/>
        </w:rPr>
        <w:t>Chapter 3 briefly describes the current state of art regarding similar platforms, and a comparison them and our own solution is performed.</w:t>
      </w:r>
    </w:p>
    <w:p w14:paraId="1C962AEA" w14:textId="77777777" w:rsidR="00257874" w:rsidRDefault="002D0913">
      <w:pPr>
        <w:rPr>
          <w:lang w:val="en-US"/>
        </w:rPr>
      </w:pPr>
      <w:r>
        <w:rPr>
          <w:lang w:val="en-US"/>
        </w:rPr>
        <w:lastRenderedPageBreak/>
        <w:t>Chapter 4 introduces some of the technologies that support are used for the development of the solution.</w:t>
      </w:r>
    </w:p>
    <w:p w14:paraId="47F906EF" w14:textId="77777777" w:rsidR="00257874" w:rsidRDefault="002D0913">
      <w:pPr>
        <w:rPr>
          <w:lang w:val="en-US"/>
        </w:rPr>
      </w:pPr>
      <w:r>
        <w:rPr>
          <w:lang w:val="en-US"/>
        </w:rPr>
        <w:t>Chapter 5 addresses focus on the architecture, implementation details regarding introducing each component that composes IS E-Learning platform, their functionalities, and their interactions.</w:t>
      </w:r>
    </w:p>
    <w:p w14:paraId="378BD3F2" w14:textId="77777777" w:rsidR="00257874" w:rsidRDefault="002D0913">
      <w:pPr>
        <w:rPr>
          <w:lang w:val="en-US"/>
        </w:rPr>
      </w:pPr>
      <w:r>
        <w:rPr>
          <w:lang w:val="en-US"/>
        </w:rPr>
        <w:t xml:space="preserve">Chapter 6 addresses on how the modules discussed in chapter 5 were designed, explaining their functionalities and details of their implementation. </w:t>
      </w:r>
    </w:p>
    <w:p w14:paraId="0A4EAB95" w14:textId="77777777" w:rsidR="00257874" w:rsidRDefault="002D0913">
      <w:pPr>
        <w:rPr>
          <w:lang w:val="en-US"/>
        </w:rPr>
      </w:pPr>
      <w:r>
        <w:rPr>
          <w:lang w:val="en-US"/>
        </w:rPr>
        <w:t xml:space="preserve">Chapter 7 explains what changes need to occur when adding support to a new language and indicates which documentation should be consulted on the matter. </w:t>
      </w:r>
    </w:p>
    <w:p w14:paraId="07191D3E" w14:textId="77777777" w:rsidR="00257874" w:rsidRDefault="002D0913">
      <w:pPr>
        <w:rPr>
          <w:lang w:val="en-US"/>
        </w:rPr>
      </w:pPr>
      <w:r>
        <w:rPr>
          <w:lang w:val="en-US"/>
        </w:rPr>
        <w:t>Chapter 8 gives an overview about the progress of the project, what has been completed, the road ahead and some considerations for the planning of the remaining activities.</w:t>
      </w:r>
    </w:p>
    <w:p w14:paraId="69838A25" w14:textId="77777777" w:rsidR="00257874" w:rsidRDefault="00257874">
      <w:pPr>
        <w:rPr>
          <w:lang w:val="en-US"/>
        </w:rPr>
      </w:pPr>
    </w:p>
    <w:p w14:paraId="7657973D"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rsidRPr="002D0913">
        <w:rPr>
          <w:lang w:val="en-GB"/>
          <w:rPrChange w:id="129" w:author="joao eduardo santos" w:date="2020-09-09T18:36:00Z">
            <w:rPr/>
          </w:rPrChange>
        </w:rPr>
        <w:br w:type="page"/>
      </w:r>
    </w:p>
    <w:p w14:paraId="1951EB49"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rsidRPr="002D0913">
        <w:rPr>
          <w:lang w:val="en-GB"/>
          <w:rPrChange w:id="130" w:author="joao eduardo santos" w:date="2020-09-09T18:36:00Z">
            <w:rPr/>
          </w:rPrChange>
        </w:rPr>
        <w:lastRenderedPageBreak/>
        <w:br w:type="page"/>
      </w:r>
    </w:p>
    <w:p w14:paraId="76BC0730" w14:textId="77777777" w:rsidR="00257874" w:rsidRDefault="002D0913">
      <w:pPr>
        <w:pStyle w:val="Ttulo1"/>
        <w:numPr>
          <w:ilvl w:val="0"/>
          <w:numId w:val="5"/>
        </w:numPr>
      </w:pPr>
      <w:bookmarkStart w:id="131" w:name="_Toc43055736"/>
      <w:bookmarkStart w:id="132" w:name="_Ref39266593"/>
      <w:bookmarkStart w:id="133" w:name="_Ref39266674"/>
      <w:bookmarkStart w:id="134" w:name="_Ref39266722"/>
      <w:bookmarkStart w:id="135" w:name="_Ref39266710"/>
      <w:commentRangeStart w:id="136"/>
      <w:r>
        <w:lastRenderedPageBreak/>
        <w:t>Requirements</w:t>
      </w:r>
      <w:bookmarkEnd w:id="131"/>
      <w:bookmarkEnd w:id="132"/>
      <w:bookmarkEnd w:id="133"/>
      <w:bookmarkEnd w:id="134"/>
      <w:bookmarkEnd w:id="135"/>
      <w:commentRangeEnd w:id="136"/>
      <w:r>
        <w:rPr>
          <w:rStyle w:val="Refdecomentrio"/>
          <w:rFonts w:asciiTheme="minorHAnsi" w:eastAsiaTheme="minorEastAsia" w:hAnsiTheme="minorHAnsi" w:cstheme="minorBidi"/>
          <w:b w:val="0"/>
          <w:bCs w:val="0"/>
          <w:color w:val="auto"/>
          <w:lang w:val="pt-PT"/>
        </w:rPr>
        <w:commentReference w:id="136"/>
      </w:r>
    </w:p>
    <w:p w14:paraId="266CBB11" w14:textId="77777777" w:rsidR="00257874" w:rsidRDefault="002D0913">
      <w:pPr>
        <w:rPr>
          <w:lang w:val="en-US"/>
        </w:rPr>
      </w:pPr>
      <w:r>
        <w:rPr>
          <w:lang w:val="en-US"/>
        </w:rPr>
        <w:t xml:space="preserve">For this project a series of functional and non-functional requirements </w:t>
      </w:r>
      <w:sdt>
        <w:sdtPr>
          <w:id w:val="968856802"/>
          <w:citation/>
        </w:sdtPr>
        <w:sdtEndPr/>
        <w:sdtContent>
          <w:r>
            <w:fldChar w:fldCharType="begin"/>
          </w:r>
          <w:r w:rsidRPr="002D0913">
            <w:rPr>
              <w:lang w:val="en-GB"/>
              <w:rPrChange w:id="137" w:author="joao eduardo santos" w:date="2020-09-09T18:36:00Z">
                <w:rPr/>
              </w:rPrChange>
            </w:rPr>
            <w:instrText>CITATION Kar13 \l 2057</w:instrText>
          </w:r>
          <w:r>
            <w:fldChar w:fldCharType="separate"/>
          </w:r>
          <w:r w:rsidRPr="002D0913">
            <w:rPr>
              <w:lang w:val="en-GB"/>
              <w:rPrChange w:id="138" w:author="joao eduardo santos" w:date="2020-09-09T18:36:00Z">
                <w:rPr/>
              </w:rPrChange>
            </w:rPr>
            <w:t>[2]</w:t>
          </w:r>
          <w:r>
            <w:fldChar w:fldCharType="end"/>
          </w:r>
        </w:sdtContent>
      </w:sdt>
      <w:r>
        <w:rPr>
          <w:lang w:val="en-US"/>
        </w:rPr>
        <w:t xml:space="preserve"> were identified and are listed below.</w:t>
      </w:r>
    </w:p>
    <w:p w14:paraId="3451541E" w14:textId="77777777" w:rsidR="00257874" w:rsidRDefault="00257874">
      <w:pPr>
        <w:rPr>
          <w:lang w:val="en-US"/>
        </w:rPr>
      </w:pPr>
    </w:p>
    <w:p w14:paraId="2F14CDAE" w14:textId="77777777" w:rsidR="00257874" w:rsidRDefault="002D0913">
      <w:pPr>
        <w:keepNext/>
        <w:keepLines/>
        <w:spacing w:before="40" w:after="0"/>
        <w:outlineLvl w:val="1"/>
        <w:rPr>
          <w:rFonts w:asciiTheme="majorHAnsi" w:eastAsiaTheme="majorEastAsia" w:hAnsiTheme="majorHAnsi" w:cstheme="majorBidi"/>
          <w:sz w:val="28"/>
          <w:szCs w:val="28"/>
          <w:lang w:val="en-US"/>
        </w:rPr>
      </w:pPr>
      <w:bookmarkStart w:id="139" w:name="_Toc43055737"/>
      <w:r>
        <w:rPr>
          <w:rFonts w:asciiTheme="majorHAnsi" w:eastAsiaTheme="majorEastAsia" w:hAnsiTheme="majorHAnsi" w:cstheme="majorBidi"/>
          <w:sz w:val="28"/>
          <w:szCs w:val="28"/>
          <w:lang w:val="en-US"/>
        </w:rPr>
        <w:t>2.1. Functional Requirements</w:t>
      </w:r>
      <w:bookmarkEnd w:id="139"/>
    </w:p>
    <w:p w14:paraId="4C234A53" w14:textId="77777777" w:rsidR="00257874" w:rsidRDefault="00257874">
      <w:pPr>
        <w:rPr>
          <w:lang w:val="en-US"/>
        </w:rPr>
      </w:pPr>
    </w:p>
    <w:p w14:paraId="00E74240" w14:textId="77777777" w:rsidR="00257874" w:rsidRDefault="002D0913">
      <w:pPr>
        <w:pStyle w:val="PargrafodaLista"/>
        <w:numPr>
          <w:ilvl w:val="0"/>
          <w:numId w:val="4"/>
        </w:numPr>
        <w:rPr>
          <w:lang w:val="en-US"/>
        </w:rPr>
      </w:pPr>
      <w:r>
        <w:rPr>
          <w:lang w:val="en-US"/>
        </w:rPr>
        <w:t>Challenges – Challenges are a programming problem that needs to be solved. Every challenge has a built-in solution that will be compared with the user submitted answer to determinate its "correctness" through unit tests.</w:t>
      </w:r>
    </w:p>
    <w:p w14:paraId="42E53A89" w14:textId="77777777" w:rsidR="00257874" w:rsidRDefault="002D0913">
      <w:pPr>
        <w:pStyle w:val="PargrafodaLista"/>
        <w:numPr>
          <w:ilvl w:val="1"/>
          <w:numId w:val="4"/>
        </w:numPr>
        <w:rPr>
          <w:lang w:val="en-US"/>
        </w:rPr>
      </w:pPr>
      <w:r>
        <w:rPr>
          <w:lang w:val="en-US"/>
        </w:rPr>
        <w:t>Challenges can be solved on one or more programming language;</w:t>
      </w:r>
    </w:p>
    <w:p w14:paraId="6F0376D4" w14:textId="77777777" w:rsidR="00257874" w:rsidRDefault="002D0913">
      <w:pPr>
        <w:pStyle w:val="PargrafodaLista"/>
        <w:numPr>
          <w:ilvl w:val="1"/>
          <w:numId w:val="4"/>
        </w:numPr>
        <w:rPr>
          <w:lang w:val="en-US"/>
        </w:rPr>
      </w:pPr>
      <w:r>
        <w:rPr>
          <w:lang w:val="en-US"/>
        </w:rPr>
        <w:t>To respond to a Challenge a user doesn’t need to be logged in;</w:t>
      </w:r>
    </w:p>
    <w:p w14:paraId="72F29F3E" w14:textId="77777777" w:rsidR="00257874" w:rsidRDefault="002D0913">
      <w:pPr>
        <w:pStyle w:val="PargrafodaLista"/>
        <w:numPr>
          <w:ilvl w:val="1"/>
          <w:numId w:val="4"/>
        </w:numPr>
        <w:rPr>
          <w:lang w:val="en-US"/>
        </w:rPr>
      </w:pPr>
      <w:r>
        <w:rPr>
          <w:lang w:val="en-US"/>
        </w:rPr>
        <w:t>Only logged in users can create Challenges;</w:t>
      </w:r>
    </w:p>
    <w:p w14:paraId="60D41405" w14:textId="77777777" w:rsidR="00257874" w:rsidRDefault="002D0913">
      <w:pPr>
        <w:pStyle w:val="PargrafodaLista"/>
        <w:numPr>
          <w:ilvl w:val="1"/>
          <w:numId w:val="4"/>
        </w:numPr>
        <w:rPr>
          <w:lang w:val="en-US"/>
        </w:rPr>
      </w:pPr>
      <w:r>
        <w:rPr>
          <w:lang w:val="en-US"/>
        </w:rPr>
        <w:t>To create a Challenge a solution and unit tests must be provided;</w:t>
      </w:r>
    </w:p>
    <w:p w14:paraId="4310DF74" w14:textId="77777777" w:rsidR="00257874" w:rsidRDefault="002D0913">
      <w:pPr>
        <w:pStyle w:val="PargrafodaLista"/>
        <w:numPr>
          <w:ilvl w:val="1"/>
          <w:numId w:val="4"/>
        </w:numPr>
        <w:rPr>
          <w:lang w:val="en-US"/>
        </w:rPr>
      </w:pPr>
      <w:r>
        <w:rPr>
          <w:lang w:val="en-US"/>
        </w:rPr>
        <w:t xml:space="preserve">To create a Challenge the code must </w:t>
      </w:r>
      <w:proofErr w:type="gramStart"/>
      <w:r>
        <w:rPr>
          <w:lang w:val="en-US"/>
        </w:rPr>
        <w:t>compile</w:t>
      </w:r>
      <w:proofErr w:type="gramEnd"/>
      <w:r>
        <w:rPr>
          <w:lang w:val="en-US"/>
        </w:rPr>
        <w:t xml:space="preserve"> and the tests must pass;</w:t>
      </w:r>
    </w:p>
    <w:p w14:paraId="79594499" w14:textId="77777777" w:rsidR="00257874" w:rsidRDefault="002D0913">
      <w:pPr>
        <w:pStyle w:val="PargrafodaLista"/>
        <w:numPr>
          <w:ilvl w:val="1"/>
          <w:numId w:val="4"/>
        </w:numPr>
        <w:rPr>
          <w:lang w:val="en-US"/>
        </w:rPr>
      </w:pPr>
      <w:r>
        <w:rPr>
          <w:lang w:val="en-US"/>
        </w:rPr>
        <w:t>Challenges can be associated with tags, which can be used to search specific topics;</w:t>
      </w:r>
    </w:p>
    <w:p w14:paraId="70A98B27" w14:textId="77777777" w:rsidR="00257874" w:rsidRDefault="002D0913">
      <w:pPr>
        <w:pStyle w:val="PargrafodaLista"/>
        <w:numPr>
          <w:ilvl w:val="1"/>
          <w:numId w:val="4"/>
        </w:numPr>
        <w:rPr>
          <w:lang w:val="en-US"/>
        </w:rPr>
      </w:pPr>
      <w:r>
        <w:rPr>
          <w:lang w:val="en-US"/>
        </w:rPr>
        <w:t>Only a logged in user can consult the Challenges he/she submitted;</w:t>
      </w:r>
    </w:p>
    <w:p w14:paraId="334C54D3" w14:textId="77777777" w:rsidR="00257874" w:rsidRDefault="002D0913">
      <w:pPr>
        <w:pStyle w:val="PargrafodaLista"/>
        <w:numPr>
          <w:ilvl w:val="1"/>
          <w:numId w:val="4"/>
        </w:numPr>
        <w:rPr>
          <w:lang w:val="en-US"/>
        </w:rPr>
      </w:pPr>
      <w:r>
        <w:rPr>
          <w:lang w:val="en-US"/>
        </w:rPr>
        <w:t>A user can create a private Challenge that is unreachable as a single Challenger and can only be visible in a Questionnaire created by the Challenge’s creator;</w:t>
      </w:r>
    </w:p>
    <w:p w14:paraId="125EEDA9" w14:textId="77777777" w:rsidR="00257874" w:rsidRDefault="002D0913">
      <w:pPr>
        <w:pStyle w:val="PargrafodaLista"/>
        <w:numPr>
          <w:ilvl w:val="1"/>
          <w:numId w:val="4"/>
        </w:numPr>
        <w:rPr>
          <w:lang w:val="en-US"/>
        </w:rPr>
      </w:pPr>
      <w:r>
        <w:rPr>
          <w:lang w:val="en-US"/>
        </w:rPr>
        <w:t>Only a logged in user can track and consult previously answered Challenges;</w:t>
      </w:r>
    </w:p>
    <w:p w14:paraId="5ED0190D" w14:textId="77777777" w:rsidR="00257874" w:rsidRDefault="002D0913">
      <w:pPr>
        <w:pStyle w:val="PargrafodaLista"/>
        <w:numPr>
          <w:ilvl w:val="1"/>
          <w:numId w:val="4"/>
        </w:numPr>
        <w:rPr>
          <w:lang w:val="en-US"/>
        </w:rPr>
      </w:pPr>
      <w:r>
        <w:rPr>
          <w:lang w:val="en-US"/>
        </w:rPr>
        <w:t>A Challenge’s solution can only be edited by the Challenge’s creator;</w:t>
      </w:r>
    </w:p>
    <w:p w14:paraId="705DEB73" w14:textId="77777777" w:rsidR="00257874" w:rsidRDefault="002D0913">
      <w:pPr>
        <w:pStyle w:val="PargrafodaLista"/>
        <w:numPr>
          <w:ilvl w:val="1"/>
          <w:numId w:val="4"/>
        </w:numPr>
        <w:rPr>
          <w:lang w:val="en-US"/>
        </w:rPr>
      </w:pPr>
      <w:r>
        <w:rPr>
          <w:lang w:val="en-US"/>
        </w:rPr>
        <w:t>A public Challenge’s solution can be always consulted;</w:t>
      </w:r>
    </w:p>
    <w:p w14:paraId="5E1E91E9" w14:textId="77777777" w:rsidR="00257874" w:rsidRDefault="002D0913">
      <w:pPr>
        <w:pStyle w:val="PargrafodaLista"/>
        <w:numPr>
          <w:ilvl w:val="1"/>
          <w:numId w:val="4"/>
        </w:numPr>
        <w:rPr>
          <w:lang w:val="en-US"/>
        </w:rPr>
      </w:pPr>
      <w:r>
        <w:rPr>
          <w:lang w:val="en-US"/>
        </w:rPr>
        <w:t>A private Challenge’s solution can only be seen by its creator;</w:t>
      </w:r>
    </w:p>
    <w:p w14:paraId="55D090A7" w14:textId="77777777" w:rsidR="00257874" w:rsidRDefault="002D0913">
      <w:pPr>
        <w:pStyle w:val="PargrafodaLista"/>
        <w:numPr>
          <w:ilvl w:val="1"/>
          <w:numId w:val="4"/>
        </w:numPr>
        <w:rPr>
          <w:lang w:val="en-US"/>
        </w:rPr>
      </w:pPr>
      <w:r>
        <w:rPr>
          <w:lang w:val="en-US"/>
        </w:rPr>
        <w:t>Challenge’s answer can only be consulted by the user that submit it;</w:t>
      </w:r>
    </w:p>
    <w:p w14:paraId="3D4A3DEB" w14:textId="77777777" w:rsidR="00257874" w:rsidRDefault="002D0913">
      <w:pPr>
        <w:pStyle w:val="PargrafodaLista"/>
        <w:numPr>
          <w:ilvl w:val="0"/>
          <w:numId w:val="4"/>
        </w:numPr>
        <w:rPr>
          <w:lang w:val="en-US"/>
        </w:rPr>
      </w:pPr>
      <w:r>
        <w:rPr>
          <w:lang w:val="en-US"/>
        </w:rPr>
        <w:t>Execute Code: users will have a UI element where they run code in a multitude of languages:</w:t>
      </w:r>
    </w:p>
    <w:p w14:paraId="643645BF" w14:textId="77777777" w:rsidR="00257874" w:rsidRDefault="002D0913">
      <w:pPr>
        <w:pStyle w:val="PargrafodaLista"/>
        <w:numPr>
          <w:ilvl w:val="1"/>
          <w:numId w:val="4"/>
        </w:numPr>
        <w:rPr>
          <w:lang w:val="en-US"/>
        </w:rPr>
      </w:pPr>
      <w:r>
        <w:rPr>
          <w:lang w:val="en-US"/>
        </w:rPr>
        <w:t>Users don´t have to be logged in to use this functionality;</w:t>
      </w:r>
    </w:p>
    <w:p w14:paraId="111EA760" w14:textId="77777777" w:rsidR="00257874" w:rsidRDefault="002D0913">
      <w:pPr>
        <w:pStyle w:val="PargrafodaLista"/>
        <w:numPr>
          <w:ilvl w:val="1"/>
          <w:numId w:val="4"/>
        </w:numPr>
        <w:rPr>
          <w:lang w:val="en-US"/>
        </w:rPr>
      </w:pPr>
      <w:r>
        <w:rPr>
          <w:lang w:val="en-US"/>
        </w:rPr>
        <w:t>Users can choose a language to write code;</w:t>
      </w:r>
    </w:p>
    <w:p w14:paraId="6007D26F" w14:textId="77777777" w:rsidR="00257874" w:rsidRDefault="002D0913">
      <w:pPr>
        <w:pStyle w:val="PargrafodaLista"/>
        <w:numPr>
          <w:ilvl w:val="1"/>
          <w:numId w:val="4"/>
        </w:numPr>
        <w:rPr>
          <w:lang w:val="en-US"/>
        </w:rPr>
      </w:pPr>
      <w:r>
        <w:rPr>
          <w:lang w:val="en-US"/>
        </w:rPr>
        <w:t xml:space="preserve">Users can run then written code and verify the output; </w:t>
      </w:r>
    </w:p>
    <w:p w14:paraId="2720CDE2" w14:textId="77777777" w:rsidR="00257874" w:rsidRDefault="002D0913">
      <w:pPr>
        <w:pStyle w:val="PargrafodaLista"/>
        <w:numPr>
          <w:ilvl w:val="0"/>
          <w:numId w:val="4"/>
        </w:numPr>
        <w:rPr>
          <w:lang w:val="en-US"/>
        </w:rPr>
      </w:pPr>
      <w:r>
        <w:rPr>
          <w:lang w:val="en-US"/>
        </w:rPr>
        <w:t>Questionnaire: is a group of Challenges.</w:t>
      </w:r>
    </w:p>
    <w:p w14:paraId="30871D9C" w14:textId="77777777" w:rsidR="00257874" w:rsidRDefault="002D0913">
      <w:pPr>
        <w:pStyle w:val="PargrafodaLista"/>
        <w:numPr>
          <w:ilvl w:val="1"/>
          <w:numId w:val="4"/>
        </w:numPr>
        <w:rPr>
          <w:lang w:val="en-US"/>
        </w:rPr>
      </w:pPr>
      <w:r>
        <w:rPr>
          <w:lang w:val="en-US"/>
        </w:rPr>
        <w:t>Only logged in users can create Questionnaires;</w:t>
      </w:r>
    </w:p>
    <w:p w14:paraId="4A87C097" w14:textId="77777777" w:rsidR="00257874" w:rsidRDefault="002D0913">
      <w:pPr>
        <w:pStyle w:val="PargrafodaLista"/>
        <w:numPr>
          <w:ilvl w:val="1"/>
          <w:numId w:val="4"/>
        </w:numPr>
        <w:rPr>
          <w:lang w:val="en-US"/>
        </w:rPr>
      </w:pPr>
      <w:r>
        <w:rPr>
          <w:lang w:val="en-US"/>
        </w:rPr>
        <w:t>Can have public and private Challenges;</w:t>
      </w:r>
    </w:p>
    <w:p w14:paraId="54F42F4E" w14:textId="77777777" w:rsidR="00257874" w:rsidRDefault="002D0913">
      <w:pPr>
        <w:pStyle w:val="PargrafodaLista"/>
        <w:numPr>
          <w:ilvl w:val="1"/>
          <w:numId w:val="4"/>
        </w:numPr>
        <w:rPr>
          <w:lang w:val="en-US"/>
        </w:rPr>
      </w:pPr>
      <w:r>
        <w:rPr>
          <w:lang w:val="en-US"/>
        </w:rPr>
        <w:t>Only the creator can edit the Questionnaire;</w:t>
      </w:r>
    </w:p>
    <w:p w14:paraId="36C7A3FF" w14:textId="77777777" w:rsidR="00257874" w:rsidRDefault="002D0913">
      <w:pPr>
        <w:pStyle w:val="PargrafodaLista"/>
        <w:numPr>
          <w:ilvl w:val="1"/>
          <w:numId w:val="4"/>
        </w:numPr>
        <w:rPr>
          <w:lang w:val="en-US"/>
        </w:rPr>
      </w:pPr>
      <w:r>
        <w:rPr>
          <w:lang w:val="en-US"/>
        </w:rPr>
        <w:t>Questionnaires can be shared through a link created by the platform.</w:t>
      </w:r>
    </w:p>
    <w:p w14:paraId="23EB2D41" w14:textId="77777777" w:rsidR="00257874" w:rsidRDefault="002D0913">
      <w:pPr>
        <w:pStyle w:val="PargrafodaLista"/>
        <w:numPr>
          <w:ilvl w:val="1"/>
          <w:numId w:val="4"/>
        </w:numPr>
        <w:rPr>
          <w:lang w:val="en-US"/>
        </w:rPr>
      </w:pPr>
      <w:r>
        <w:rPr>
          <w:lang w:val="en-US"/>
        </w:rPr>
        <w:t xml:space="preserve">Questionnaire can be associated with tags, which can be used for searching </w:t>
      </w:r>
    </w:p>
    <w:p w14:paraId="1033D242" w14:textId="77777777" w:rsidR="00257874" w:rsidRDefault="002D0913">
      <w:pPr>
        <w:pStyle w:val="PargrafodaLista"/>
        <w:numPr>
          <w:ilvl w:val="1"/>
          <w:numId w:val="4"/>
        </w:numPr>
        <w:rPr>
          <w:lang w:val="en-US"/>
        </w:rPr>
      </w:pPr>
      <w:r>
        <w:rPr>
          <w:lang w:val="en-US"/>
        </w:rPr>
        <w:t>Questionnaire can have a timer associate with it;</w:t>
      </w:r>
    </w:p>
    <w:p w14:paraId="2F15F7EF" w14:textId="77777777" w:rsidR="00257874" w:rsidRDefault="002D0913">
      <w:pPr>
        <w:pStyle w:val="PargrafodaLista"/>
        <w:numPr>
          <w:ilvl w:val="1"/>
          <w:numId w:val="4"/>
        </w:numPr>
        <w:rPr>
          <w:lang w:val="en-US"/>
        </w:rPr>
      </w:pPr>
      <w:r>
        <w:rPr>
          <w:lang w:val="en-US"/>
        </w:rPr>
        <w:t>Questionnaire’s timer starts when link is accessed;</w:t>
      </w:r>
    </w:p>
    <w:p w14:paraId="78D54A03" w14:textId="77777777" w:rsidR="00257874" w:rsidRDefault="002D0913">
      <w:pPr>
        <w:pStyle w:val="PargrafodaLista"/>
        <w:numPr>
          <w:ilvl w:val="1"/>
          <w:numId w:val="4"/>
        </w:numPr>
        <w:rPr>
          <w:lang w:val="en-US"/>
        </w:rPr>
      </w:pPr>
      <w:r>
        <w:rPr>
          <w:lang w:val="en-US"/>
        </w:rPr>
        <w:lastRenderedPageBreak/>
        <w:t>Questionnaire’s creator can define what programming language can be used in any challenge;</w:t>
      </w:r>
    </w:p>
    <w:p w14:paraId="29854C27" w14:textId="77777777" w:rsidR="00257874" w:rsidRDefault="002D0913">
      <w:pPr>
        <w:pStyle w:val="PargrafodaLista"/>
        <w:numPr>
          <w:ilvl w:val="1"/>
          <w:numId w:val="4"/>
        </w:numPr>
        <w:rPr>
          <w:lang w:val="en-US"/>
        </w:rPr>
      </w:pPr>
      <w:r>
        <w:rPr>
          <w:lang w:val="en-US"/>
        </w:rPr>
        <w:t>Questionnaire’s creator can decide whether the user responding can view the final evaluation or not;</w:t>
      </w:r>
    </w:p>
    <w:p w14:paraId="79C73FC4" w14:textId="77777777" w:rsidR="00257874" w:rsidRDefault="002D0913">
      <w:pPr>
        <w:pStyle w:val="PargrafodaLista"/>
        <w:numPr>
          <w:ilvl w:val="1"/>
          <w:numId w:val="4"/>
        </w:numPr>
        <w:rPr>
          <w:lang w:val="en-US"/>
        </w:rPr>
      </w:pPr>
      <w:r>
        <w:rPr>
          <w:lang w:val="en-US"/>
        </w:rPr>
        <w:t>Submitted answers for a Questionnaire challenges can only be viewed by the Questionnaire’s creator;</w:t>
      </w:r>
    </w:p>
    <w:p w14:paraId="6BE64CF8" w14:textId="77777777" w:rsidR="00257874" w:rsidRDefault="002D0913">
      <w:pPr>
        <w:pStyle w:val="PargrafodaLista"/>
        <w:numPr>
          <w:ilvl w:val="1"/>
          <w:numId w:val="4"/>
        </w:numPr>
        <w:rPr>
          <w:lang w:val="en-US"/>
        </w:rPr>
      </w:pPr>
      <w:r>
        <w:rPr>
          <w:lang w:val="en-US"/>
        </w:rPr>
        <w:t>Submitted answers cannot be modified or deleted;</w:t>
      </w:r>
    </w:p>
    <w:p w14:paraId="7D23AF37" w14:textId="77777777" w:rsidR="00257874" w:rsidRDefault="002D0913">
      <w:pPr>
        <w:pStyle w:val="PargrafodaLista"/>
        <w:numPr>
          <w:ilvl w:val="1"/>
          <w:numId w:val="4"/>
        </w:numPr>
        <w:rPr>
          <w:lang w:val="en-US"/>
        </w:rPr>
      </w:pPr>
      <w:r>
        <w:rPr>
          <w:lang w:val="en-US"/>
        </w:rPr>
        <w:t>Non submitted answers are considered as wrong;</w:t>
      </w:r>
    </w:p>
    <w:p w14:paraId="5D05CB30" w14:textId="77777777" w:rsidR="00257874" w:rsidRDefault="002D0913">
      <w:pPr>
        <w:pStyle w:val="PargrafodaLista"/>
        <w:numPr>
          <w:ilvl w:val="0"/>
          <w:numId w:val="4"/>
        </w:numPr>
        <w:rPr>
          <w:lang w:val="en-US"/>
        </w:rPr>
      </w:pPr>
      <w:r>
        <w:rPr>
          <w:lang w:val="en-US"/>
        </w:rPr>
        <w:t>Authentication:</w:t>
      </w:r>
    </w:p>
    <w:p w14:paraId="4250D42B" w14:textId="77777777" w:rsidR="00257874" w:rsidRDefault="002D0913">
      <w:pPr>
        <w:pStyle w:val="PargrafodaLista"/>
        <w:numPr>
          <w:ilvl w:val="1"/>
          <w:numId w:val="4"/>
        </w:numPr>
        <w:rPr>
          <w:lang w:val="en-US"/>
        </w:rPr>
      </w:pPr>
      <w:r>
        <w:rPr>
          <w:lang w:val="en-US"/>
        </w:rPr>
        <w:t>Users can create an account;</w:t>
      </w:r>
    </w:p>
    <w:p w14:paraId="31E84665" w14:textId="77777777" w:rsidR="00257874" w:rsidRDefault="002D0913">
      <w:pPr>
        <w:pStyle w:val="PargrafodaLista"/>
        <w:numPr>
          <w:ilvl w:val="1"/>
          <w:numId w:val="4"/>
        </w:numPr>
        <w:rPr>
          <w:lang w:val="en-US"/>
        </w:rPr>
      </w:pPr>
      <w:r>
        <w:rPr>
          <w:lang w:val="en-US"/>
        </w:rPr>
        <w:t>Authentication uses a basic username/password scheme;</w:t>
      </w:r>
    </w:p>
    <w:p w14:paraId="36E16330" w14:textId="77777777" w:rsidR="00257874" w:rsidRDefault="002D0913">
      <w:pPr>
        <w:pStyle w:val="PargrafodaLista"/>
        <w:numPr>
          <w:ilvl w:val="1"/>
          <w:numId w:val="4"/>
        </w:numPr>
        <w:rPr>
          <w:lang w:val="en-US"/>
        </w:rPr>
      </w:pPr>
      <w:r>
        <w:rPr>
          <w:lang w:val="en-US"/>
        </w:rPr>
        <w:t>When creating an account, user must provide username, password, name, email and an avatar;</w:t>
      </w:r>
    </w:p>
    <w:p w14:paraId="7FA701C0" w14:textId="77777777" w:rsidR="00257874" w:rsidRDefault="002D0913">
      <w:pPr>
        <w:pStyle w:val="PargrafodaLista"/>
        <w:numPr>
          <w:ilvl w:val="0"/>
          <w:numId w:val="4"/>
        </w:numPr>
        <w:rPr>
          <w:lang w:val="en-US"/>
        </w:rPr>
      </w:pPr>
      <w:r>
        <w:rPr>
          <w:lang w:val="en-US"/>
        </w:rPr>
        <w:t>Multi-Language:</w:t>
      </w:r>
    </w:p>
    <w:p w14:paraId="44FB105F" w14:textId="77777777" w:rsidR="00257874" w:rsidRDefault="002D0913">
      <w:pPr>
        <w:rPr>
          <w:lang w:val="en-US"/>
        </w:rPr>
      </w:pPr>
      <w:r>
        <w:rPr>
          <w:lang w:val="en-US"/>
        </w:rPr>
        <w:t>Platform must provide an environment to run code for multiple programming languages (Java, Kotlin, C#, JavaScript and Python)</w:t>
      </w:r>
    </w:p>
    <w:p w14:paraId="6EAFDC75" w14:textId="77777777" w:rsidR="00257874" w:rsidRDefault="00257874">
      <w:pPr>
        <w:rPr>
          <w:lang w:val="en-US"/>
        </w:rPr>
      </w:pPr>
    </w:p>
    <w:p w14:paraId="6BA96D70" w14:textId="77777777" w:rsidR="00257874" w:rsidRDefault="002D0913">
      <w:pPr>
        <w:rPr>
          <w:lang w:val="en-US"/>
        </w:rPr>
      </w:pPr>
      <w:r>
        <w:rPr>
          <w:rFonts w:asciiTheme="majorHAnsi" w:eastAsiaTheme="majorEastAsia" w:hAnsiTheme="majorHAnsi" w:cstheme="majorBidi"/>
          <w:sz w:val="28"/>
          <w:szCs w:val="28"/>
          <w:lang w:val="en-US"/>
        </w:rPr>
        <w:t>2.2. Non-Functional Requirements</w:t>
      </w:r>
    </w:p>
    <w:p w14:paraId="5DD8421E" w14:textId="77777777" w:rsidR="00257874" w:rsidRDefault="002D0913">
      <w:pPr>
        <w:pStyle w:val="PargrafodaLista"/>
        <w:numPr>
          <w:ilvl w:val="0"/>
          <w:numId w:val="4"/>
        </w:numPr>
        <w:rPr>
          <w:lang w:val="en-US"/>
        </w:rPr>
      </w:pPr>
      <w:r>
        <w:rPr>
          <w:lang w:val="en-US"/>
        </w:rPr>
        <w:t>Scalability: This platform may be accessed by hundreds or even thousands of users. As such the platform must be able maintain a high level of performance.</w:t>
      </w:r>
    </w:p>
    <w:p w14:paraId="4C6D7069" w14:textId="77777777" w:rsidR="00257874" w:rsidRDefault="002D0913">
      <w:pPr>
        <w:pStyle w:val="PargrafodaLista"/>
        <w:numPr>
          <w:ilvl w:val="0"/>
          <w:numId w:val="4"/>
        </w:numPr>
        <w:rPr>
          <w:lang w:val="en-US"/>
        </w:rPr>
      </w:pPr>
      <w:r>
        <w:rPr>
          <w:lang w:val="en-US"/>
        </w:rPr>
        <w:t>Security: Executing third party code in a machine raises security concerns.</w:t>
      </w:r>
    </w:p>
    <w:p w14:paraId="1D7E3B1F" w14:textId="77777777" w:rsidR="00257874" w:rsidRDefault="002D0913">
      <w:pPr>
        <w:pStyle w:val="PargrafodaLista"/>
        <w:numPr>
          <w:ilvl w:val="1"/>
          <w:numId w:val="4"/>
        </w:numPr>
        <w:rPr>
          <w:lang w:val="en-US"/>
        </w:rPr>
      </w:pPr>
      <w:r>
        <w:rPr>
          <w:lang w:val="en-US"/>
        </w:rPr>
        <w:t>A self-contained run environment limits the impact of malicious code to the container which executes it, protecting the remaining infrastructure.</w:t>
      </w:r>
    </w:p>
    <w:p w14:paraId="0EAED8F9" w14:textId="77777777" w:rsidR="00257874" w:rsidRDefault="002D0913">
      <w:pPr>
        <w:pStyle w:val="PargrafodaLista"/>
        <w:numPr>
          <w:ilvl w:val="0"/>
          <w:numId w:val="4"/>
        </w:numPr>
        <w:rPr>
          <w:lang w:val="en-US"/>
        </w:rPr>
      </w:pPr>
      <w:r>
        <w:rPr>
          <w:lang w:val="en-US"/>
        </w:rPr>
        <w:t>Solution Maintenance:</w:t>
      </w:r>
    </w:p>
    <w:p w14:paraId="64C69196" w14:textId="77777777" w:rsidR="00257874" w:rsidRDefault="002D0913">
      <w:pPr>
        <w:pStyle w:val="PargrafodaLista"/>
        <w:numPr>
          <w:ilvl w:val="1"/>
          <w:numId w:val="4"/>
        </w:numPr>
        <w:rPr>
          <w:lang w:val="en-US"/>
        </w:rPr>
      </w:pPr>
      <w:r>
        <w:rPr>
          <w:lang w:val="en-US"/>
        </w:rPr>
        <w:t>Maintaining a complex solution requires a balance between many moving parts, as such this project's architecture reflects the principles of loose coupling and modularity which facilitate the solution maintenance.</w:t>
      </w:r>
    </w:p>
    <w:p w14:paraId="30CC0C1F" w14:textId="77777777" w:rsidR="00257874" w:rsidRDefault="002D0913">
      <w:pPr>
        <w:pStyle w:val="PargrafodaLista"/>
        <w:numPr>
          <w:ilvl w:val="0"/>
          <w:numId w:val="4"/>
        </w:numPr>
        <w:rPr>
          <w:lang w:val="en-US"/>
        </w:rPr>
      </w:pPr>
      <w:r>
        <w:rPr>
          <w:lang w:val="en-US"/>
        </w:rPr>
        <w:t>Efficiency:</w:t>
      </w:r>
    </w:p>
    <w:p w14:paraId="1EF9D8EE" w14:textId="77777777" w:rsidR="00257874" w:rsidRDefault="002D0913">
      <w:pPr>
        <w:pStyle w:val="PargrafodaLista"/>
        <w:numPr>
          <w:ilvl w:val="1"/>
          <w:numId w:val="4"/>
        </w:numPr>
        <w:rPr>
          <w:lang w:val="en-US"/>
        </w:rPr>
      </w:pPr>
      <w:r>
        <w:rPr>
          <w:lang w:val="en-US"/>
        </w:rPr>
        <w:t>Hosting the solution in a cloud-based environment improves efficiency of the solution.</w:t>
      </w:r>
    </w:p>
    <w:p w14:paraId="7203E9DD" w14:textId="77777777" w:rsidR="00257874" w:rsidRDefault="002D0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GB"/>
        </w:rPr>
      </w:pPr>
      <w:r>
        <w:rPr>
          <w:rFonts w:ascii="Courier New" w:eastAsia="Times New Roman" w:hAnsi="Courier New" w:cs="Courier New"/>
          <w:color w:val="000000"/>
          <w:sz w:val="20"/>
          <w:szCs w:val="20"/>
          <w:lang w:val="en-US" w:eastAsia="en-GB"/>
        </w:rPr>
        <w:t xml:space="preserve">         </w:t>
      </w:r>
    </w:p>
    <w:p w14:paraId="1B2FC776" w14:textId="77777777" w:rsidR="00257874" w:rsidRDefault="002D0913">
      <w:pPr>
        <w:keepNext/>
        <w:keepLines/>
        <w:spacing w:before="40" w:after="0"/>
        <w:outlineLvl w:val="1"/>
        <w:rPr>
          <w:rFonts w:asciiTheme="majorHAnsi" w:eastAsiaTheme="majorEastAsia" w:hAnsiTheme="majorHAnsi" w:cstheme="majorBidi"/>
          <w:sz w:val="28"/>
          <w:szCs w:val="28"/>
          <w:lang w:val="en-US"/>
        </w:rPr>
      </w:pPr>
      <w:bookmarkStart w:id="140" w:name="_Toc43055738"/>
      <w:r>
        <w:rPr>
          <w:rFonts w:asciiTheme="majorHAnsi" w:eastAsiaTheme="majorEastAsia" w:hAnsiTheme="majorHAnsi" w:cstheme="majorBidi"/>
          <w:sz w:val="28"/>
          <w:szCs w:val="28"/>
          <w:lang w:val="en-US"/>
        </w:rPr>
        <w:t>2.3. User Journeys</w:t>
      </w:r>
      <w:bookmarkEnd w:id="140"/>
    </w:p>
    <w:p w14:paraId="1303BD3B" w14:textId="77777777" w:rsidR="00257874" w:rsidRDefault="002D0913">
      <w:pPr>
        <w:rPr>
          <w:lang w:val="en-US"/>
        </w:rPr>
      </w:pPr>
      <w:r>
        <w:rPr>
          <w:lang w:val="en-US"/>
        </w:rPr>
        <w:t>With the previous enumerated requirements, it was possible to define a series of user journeys that will help to identify and implement functionalities.</w:t>
      </w:r>
    </w:p>
    <w:p w14:paraId="117F3F3A" w14:textId="77777777" w:rsidR="00257874" w:rsidRDefault="002D0913">
      <w:pPr>
        <w:rPr>
          <w:lang w:val="en-US"/>
        </w:rPr>
      </w:pPr>
      <w:r>
        <w:rPr>
          <w:lang w:val="en-US"/>
        </w:rPr>
        <w:t>Figure 1 represents the user journey for registration that reflects the account creation and information needed for Authentication’s requirements.</w:t>
      </w:r>
    </w:p>
    <w:p w14:paraId="59A94FC9" w14:textId="77777777" w:rsidR="00257874" w:rsidRDefault="002D0913">
      <w:pPr>
        <w:rPr>
          <w:lang w:val="en-US"/>
        </w:rPr>
      </w:pPr>
      <w:r>
        <w:rPr>
          <w:lang w:val="en-US"/>
        </w:rPr>
        <w:lastRenderedPageBreak/>
        <w:t>Figure 2 represents the user journey for solving a Challenge that reflects the basic authentication scheme and the multiple language, everyone can solve a challenge, read only solution and public solution Challenge’s requirements.</w:t>
      </w:r>
    </w:p>
    <w:p w14:paraId="4F66C94E" w14:textId="77777777" w:rsidR="00257874" w:rsidRDefault="002D0913">
      <w:pPr>
        <w:rPr>
          <w:lang w:val="en-US"/>
        </w:rPr>
      </w:pPr>
      <w:r>
        <w:rPr>
          <w:lang w:val="en-US"/>
        </w:rPr>
        <w:t>Figure 3 represents the ability to create Challenges and reflects the user’s permissions, code compilation, mandatory fields, tags and challenge tracking Challenge’s requirements.</w:t>
      </w:r>
    </w:p>
    <w:p w14:paraId="354595C5" w14:textId="77777777" w:rsidR="00257874" w:rsidRDefault="002D0913">
      <w:pPr>
        <w:rPr>
          <w:lang w:val="en-US"/>
        </w:rPr>
      </w:pPr>
      <w:r>
        <w:rPr>
          <w:lang w:val="en-US"/>
        </w:rPr>
        <w:t>Figure 4 represents the ability to create a Questionnaire and reflects the user’s permissions, Challenge’s privacy, shareable link creation, timer and final evaluation visibility requirements present in the Questionnaire section.</w:t>
      </w:r>
    </w:p>
    <w:p w14:paraId="498F77A3" w14:textId="77777777" w:rsidR="00257874" w:rsidRDefault="002D0913">
      <w:pPr>
        <w:rPr>
          <w:lang w:val="en-US"/>
        </w:rPr>
      </w:pPr>
      <w:r>
        <w:rPr>
          <w:lang w:val="en-US"/>
        </w:rPr>
        <w:t>Figure 5 represents the ability to run a piece of code in the platform and reflects all requirements present in the Run Code section.</w:t>
      </w:r>
    </w:p>
    <w:p w14:paraId="1FED9696" w14:textId="77777777" w:rsidR="00257874" w:rsidRDefault="002D0913">
      <w:pPr>
        <w:rPr>
          <w:lang w:val="en-US"/>
        </w:rPr>
      </w:pPr>
      <w:r>
        <w:rPr>
          <w:lang w:val="en-US"/>
        </w:rPr>
        <w:t>Figure 6 represents the ability to answer a Questionnaire in the platform and reflects the shareable link, timer, final evaluation visibility and submit answers visibility requirements present in the Questionnaire section. With these user journey we get a good coverage of the requirements and base usability of the platform.</w:t>
      </w:r>
    </w:p>
    <w:p w14:paraId="78B6C152"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162355E9" w14:textId="77777777" w:rsidR="00257874" w:rsidRDefault="002D0913">
      <w:pPr>
        <w:pStyle w:val="Ttulo3"/>
        <w:rPr>
          <w:color w:val="auto"/>
          <w:sz w:val="28"/>
          <w:szCs w:val="28"/>
          <w:lang w:val="en-US"/>
        </w:rPr>
      </w:pPr>
      <w:bookmarkStart w:id="141" w:name="_Toc43055739"/>
      <w:r>
        <w:rPr>
          <w:color w:val="auto"/>
          <w:sz w:val="28"/>
          <w:szCs w:val="28"/>
          <w:lang w:val="en-US"/>
        </w:rPr>
        <w:t>2.3.1. Registration</w:t>
      </w:r>
      <w:bookmarkEnd w:id="141"/>
    </w:p>
    <w:p w14:paraId="64A38D81"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rPr>
        <w:drawing>
          <wp:inline distT="0" distB="0" distL="0" distR="0" wp14:anchorId="2C188561" wp14:editId="43C19CC6">
            <wp:extent cx="4724400" cy="3945890"/>
            <wp:effectExtent l="0" t="0" r="0" b="0"/>
            <wp:docPr id="2"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3"/>
                    <pic:cNvPicPr>
                      <a:picLocks noChangeAspect="1" noChangeArrowheads="1"/>
                    </pic:cNvPicPr>
                  </pic:nvPicPr>
                  <pic:blipFill>
                    <a:blip r:embed="rId19"/>
                    <a:srcRect l="7480" t="9200" r="7401" b="11859"/>
                    <a:stretch>
                      <a:fillRect/>
                    </a:stretch>
                  </pic:blipFill>
                  <pic:spPr bwMode="auto">
                    <a:xfrm>
                      <a:off x="0" y="0"/>
                      <a:ext cx="4724400" cy="3945890"/>
                    </a:xfrm>
                    <a:prstGeom prst="rect">
                      <a:avLst/>
                    </a:prstGeom>
                  </pic:spPr>
                </pic:pic>
              </a:graphicData>
            </a:graphic>
          </wp:inline>
        </w:drawing>
      </w:r>
    </w:p>
    <w:p w14:paraId="7178811A" w14:textId="77777777" w:rsidR="00257874" w:rsidRDefault="002D0913">
      <w:pPr>
        <w:pStyle w:val="Legenda"/>
        <w:rPr>
          <w:rFonts w:ascii="Courier New" w:eastAsia="Times New Roman" w:hAnsi="Courier New" w:cs="Courier New"/>
          <w:color w:val="000000"/>
          <w:sz w:val="20"/>
          <w:szCs w:val="20"/>
          <w:lang w:val="en-US" w:eastAsia="en-GB"/>
        </w:rPr>
      </w:pPr>
      <w:bookmarkStart w:id="142" w:name="_Toc43055722"/>
      <w:r>
        <w:rPr>
          <w:lang w:val="en-US"/>
        </w:rPr>
        <w:t xml:space="preserve">Figure </w:t>
      </w:r>
      <w:r>
        <w:rPr>
          <w:lang w:val="en-US"/>
        </w:rPr>
        <w:fldChar w:fldCharType="begin"/>
      </w:r>
      <w:r>
        <w:rPr>
          <w:lang w:val="en-US"/>
        </w:rPr>
        <w:instrText>SEQ Figure \* ARABIC</w:instrText>
      </w:r>
      <w:r>
        <w:rPr>
          <w:lang w:val="en-US"/>
        </w:rPr>
        <w:fldChar w:fldCharType="separate"/>
      </w:r>
      <w:r>
        <w:rPr>
          <w:lang w:val="en-US"/>
        </w:rPr>
        <w:t>1</w:t>
      </w:r>
      <w:r>
        <w:rPr>
          <w:lang w:val="en-US"/>
        </w:rPr>
        <w:fldChar w:fldCharType="end"/>
      </w:r>
      <w:r>
        <w:rPr>
          <w:lang w:val="en-US"/>
        </w:rPr>
        <w:t xml:space="preserve"> - User Journey for user's registration</w:t>
      </w:r>
      <w:bookmarkEnd w:id="142"/>
    </w:p>
    <w:p w14:paraId="36FDAA39" w14:textId="77777777" w:rsidR="00257874" w:rsidRDefault="002D0913">
      <w:pPr>
        <w:pStyle w:val="Ttulo3"/>
        <w:rPr>
          <w:color w:val="auto"/>
          <w:sz w:val="28"/>
          <w:szCs w:val="28"/>
          <w:lang w:val="en-US"/>
        </w:rPr>
      </w:pPr>
      <w:bookmarkStart w:id="143" w:name="_Toc43055740"/>
      <w:r>
        <w:rPr>
          <w:color w:val="auto"/>
          <w:sz w:val="28"/>
          <w:szCs w:val="28"/>
          <w:lang w:val="en-US"/>
        </w:rPr>
        <w:lastRenderedPageBreak/>
        <w:t>2.3.2. Solving a Challenge</w:t>
      </w:r>
      <w:bookmarkEnd w:id="143"/>
    </w:p>
    <w:p w14:paraId="3C781636"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rPr>
        <w:drawing>
          <wp:inline distT="0" distB="0" distL="0" distR="0" wp14:anchorId="75A83D28" wp14:editId="523F1094">
            <wp:extent cx="4175760" cy="4976495"/>
            <wp:effectExtent l="0" t="0" r="0" b="0"/>
            <wp:docPr id="3"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6"/>
                    <pic:cNvPicPr>
                      <a:picLocks noChangeAspect="1" noChangeArrowheads="1"/>
                    </pic:cNvPicPr>
                  </pic:nvPicPr>
                  <pic:blipFill>
                    <a:blip r:embed="rId20"/>
                    <a:srcRect l="6512" t="7523" r="6799" b="8883"/>
                    <a:stretch>
                      <a:fillRect/>
                    </a:stretch>
                  </pic:blipFill>
                  <pic:spPr bwMode="auto">
                    <a:xfrm>
                      <a:off x="0" y="0"/>
                      <a:ext cx="4175760" cy="4976495"/>
                    </a:xfrm>
                    <a:prstGeom prst="rect">
                      <a:avLst/>
                    </a:prstGeom>
                  </pic:spPr>
                </pic:pic>
              </a:graphicData>
            </a:graphic>
          </wp:inline>
        </w:drawing>
      </w:r>
    </w:p>
    <w:p w14:paraId="65F8F6B9" w14:textId="77777777" w:rsidR="00257874" w:rsidRDefault="002D0913">
      <w:pPr>
        <w:pStyle w:val="Legenda"/>
        <w:rPr>
          <w:rFonts w:ascii="Courier New" w:eastAsia="Times New Roman" w:hAnsi="Courier New" w:cs="Courier New"/>
          <w:color w:val="000000"/>
          <w:sz w:val="20"/>
          <w:szCs w:val="20"/>
          <w:lang w:val="en-US" w:eastAsia="en-GB"/>
        </w:rPr>
      </w:pPr>
      <w:bookmarkStart w:id="144" w:name="_Toc43055723"/>
      <w:r>
        <w:rPr>
          <w:lang w:val="en-US"/>
        </w:rPr>
        <w:t xml:space="preserve">Figure </w:t>
      </w:r>
      <w:r>
        <w:rPr>
          <w:lang w:val="en-US"/>
        </w:rPr>
        <w:fldChar w:fldCharType="begin"/>
      </w:r>
      <w:r>
        <w:rPr>
          <w:lang w:val="en-US"/>
        </w:rPr>
        <w:instrText>SEQ Figure \* ARABIC</w:instrText>
      </w:r>
      <w:r>
        <w:rPr>
          <w:lang w:val="en-US"/>
        </w:rPr>
        <w:fldChar w:fldCharType="separate"/>
      </w:r>
      <w:r>
        <w:rPr>
          <w:lang w:val="en-US"/>
        </w:rPr>
        <w:t>2</w:t>
      </w:r>
      <w:r>
        <w:rPr>
          <w:lang w:val="en-US"/>
        </w:rPr>
        <w:fldChar w:fldCharType="end"/>
      </w:r>
      <w:r>
        <w:rPr>
          <w:lang w:val="en-US"/>
        </w:rPr>
        <w:t xml:space="preserve"> - User Journey for solving a Challenge</w:t>
      </w:r>
      <w:bookmarkEnd w:id="144"/>
    </w:p>
    <w:p w14:paraId="1B1E00A2"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690B102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6876B48D"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CF97B03"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9F0EA3E"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A5749A8"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1B172B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F89E723"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87506DA"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C94AA92"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E60608E"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265064C"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68AF5BDC"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A64075A" w14:textId="77777777" w:rsidR="00257874" w:rsidRDefault="002D0913">
      <w:pPr>
        <w:spacing w:after="200"/>
        <w:jc w:val="left"/>
        <w:rPr>
          <w:rFonts w:asciiTheme="majorHAnsi" w:eastAsiaTheme="majorEastAsia" w:hAnsiTheme="majorHAnsi" w:cstheme="majorBidi"/>
          <w:sz w:val="28"/>
          <w:szCs w:val="28"/>
          <w:lang w:val="en-US"/>
        </w:rPr>
      </w:pPr>
      <w:r w:rsidRPr="002D0913">
        <w:rPr>
          <w:lang w:val="en-GB"/>
          <w:rPrChange w:id="145" w:author="joao eduardo santos" w:date="2020-09-09T18:36:00Z">
            <w:rPr/>
          </w:rPrChange>
        </w:rPr>
        <w:br w:type="page"/>
      </w:r>
    </w:p>
    <w:p w14:paraId="5A7AC7E8" w14:textId="77777777" w:rsidR="00257874" w:rsidRDefault="002D0913">
      <w:pPr>
        <w:pStyle w:val="Ttulo3"/>
        <w:rPr>
          <w:color w:val="auto"/>
          <w:sz w:val="28"/>
          <w:szCs w:val="28"/>
          <w:lang w:val="en-US"/>
        </w:rPr>
      </w:pPr>
      <w:bookmarkStart w:id="146" w:name="_Toc43055741"/>
      <w:r>
        <w:rPr>
          <w:color w:val="auto"/>
          <w:sz w:val="28"/>
          <w:szCs w:val="28"/>
          <w:lang w:val="en-US"/>
        </w:rPr>
        <w:lastRenderedPageBreak/>
        <w:t>2.3.3. Create a Challenge</w:t>
      </w:r>
      <w:bookmarkEnd w:id="146"/>
    </w:p>
    <w:p w14:paraId="335402AC" w14:textId="77777777" w:rsidR="00257874" w:rsidRDefault="00257874">
      <w:pPr>
        <w:rPr>
          <w:lang w:val="en-US" w:eastAsia="en-GB"/>
        </w:rPr>
      </w:pPr>
    </w:p>
    <w:p w14:paraId="38F74FD6"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rPr>
        <w:drawing>
          <wp:inline distT="0" distB="0" distL="0" distR="0" wp14:anchorId="586BF114" wp14:editId="400C7B03">
            <wp:extent cx="4506595" cy="4724400"/>
            <wp:effectExtent l="0" t="0" r="0" b="0"/>
            <wp:docPr id="4"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8"/>
                    <pic:cNvPicPr>
                      <a:picLocks noChangeAspect="1" noChangeArrowheads="1"/>
                    </pic:cNvPicPr>
                  </pic:nvPicPr>
                  <pic:blipFill>
                    <a:blip r:embed="rId21"/>
                    <a:srcRect l="7311" t="8338" r="7337" b="10354"/>
                    <a:stretch>
                      <a:fillRect/>
                    </a:stretch>
                  </pic:blipFill>
                  <pic:spPr bwMode="auto">
                    <a:xfrm>
                      <a:off x="0" y="0"/>
                      <a:ext cx="4506595" cy="4724400"/>
                    </a:xfrm>
                    <a:prstGeom prst="rect">
                      <a:avLst/>
                    </a:prstGeom>
                  </pic:spPr>
                </pic:pic>
              </a:graphicData>
            </a:graphic>
          </wp:inline>
        </w:drawing>
      </w:r>
    </w:p>
    <w:p w14:paraId="02BE85EF" w14:textId="77777777" w:rsidR="00257874" w:rsidRDefault="002D0913">
      <w:pPr>
        <w:pStyle w:val="Legenda"/>
        <w:rPr>
          <w:rFonts w:ascii="Courier New" w:eastAsia="Times New Roman" w:hAnsi="Courier New" w:cs="Courier New"/>
          <w:color w:val="000000"/>
          <w:sz w:val="20"/>
          <w:szCs w:val="20"/>
          <w:lang w:val="en-US" w:eastAsia="en-GB"/>
        </w:rPr>
      </w:pPr>
      <w:bookmarkStart w:id="147" w:name="_Toc43055724"/>
      <w:r>
        <w:rPr>
          <w:lang w:val="en-US"/>
        </w:rPr>
        <w:t xml:space="preserve">Figure </w:t>
      </w:r>
      <w:r>
        <w:rPr>
          <w:lang w:val="en-US"/>
        </w:rPr>
        <w:fldChar w:fldCharType="begin"/>
      </w:r>
      <w:r>
        <w:rPr>
          <w:lang w:val="en-US"/>
        </w:rPr>
        <w:instrText>SEQ Figure \* ARABIC</w:instrText>
      </w:r>
      <w:r>
        <w:rPr>
          <w:lang w:val="en-US"/>
        </w:rPr>
        <w:fldChar w:fldCharType="separate"/>
      </w:r>
      <w:r>
        <w:rPr>
          <w:lang w:val="en-US"/>
        </w:rPr>
        <w:t>3</w:t>
      </w:r>
      <w:r>
        <w:rPr>
          <w:lang w:val="en-US"/>
        </w:rPr>
        <w:fldChar w:fldCharType="end"/>
      </w:r>
      <w:r>
        <w:rPr>
          <w:lang w:val="en-US"/>
        </w:rPr>
        <w:t xml:space="preserve"> - User Journey for creating a Challenge</w:t>
      </w:r>
      <w:bookmarkEnd w:id="147"/>
    </w:p>
    <w:p w14:paraId="6224D65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A3FFAD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386C0CE"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39F693E"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595312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78BD03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09C0353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DC620ED"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4E9E27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BA0C153"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125507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F8BB6E0"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1DF36F37"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1EFE6188"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1FF05C00"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63062B50" w14:textId="77777777" w:rsidR="00257874" w:rsidRDefault="002D0913">
      <w:pPr>
        <w:pStyle w:val="Ttulo3"/>
        <w:rPr>
          <w:color w:val="auto"/>
          <w:sz w:val="28"/>
          <w:szCs w:val="28"/>
          <w:lang w:val="en-US"/>
        </w:rPr>
      </w:pPr>
      <w:bookmarkStart w:id="148" w:name="_Toc43055742"/>
      <w:r>
        <w:rPr>
          <w:color w:val="auto"/>
          <w:sz w:val="28"/>
          <w:szCs w:val="28"/>
          <w:lang w:val="en-US"/>
        </w:rPr>
        <w:lastRenderedPageBreak/>
        <w:t>2.3.4. Create a Questionnaire</w:t>
      </w:r>
      <w:bookmarkEnd w:id="148"/>
    </w:p>
    <w:p w14:paraId="7EB8888E" w14:textId="2617B27D"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rPr>
        <w:drawing>
          <wp:inline distT="0" distB="0" distL="0" distR="0" wp14:anchorId="39D7E766" wp14:editId="2AD50E92">
            <wp:extent cx="4076065"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noChangeArrowheads="1"/>
                    </pic:cNvPicPr>
                  </pic:nvPicPr>
                  <pic:blipFill>
                    <a:blip r:embed="rId22"/>
                    <a:srcRect l="8246" t="8187" r="7872" b="10302"/>
                    <a:stretch>
                      <a:fillRect/>
                    </a:stretch>
                  </pic:blipFill>
                  <pic:spPr bwMode="auto">
                    <a:xfrm>
                      <a:off x="0" y="0"/>
                      <a:ext cx="4076065" cy="4625340"/>
                    </a:xfrm>
                    <a:prstGeom prst="rect">
                      <a:avLst/>
                    </a:prstGeom>
                  </pic:spPr>
                </pic:pic>
              </a:graphicData>
            </a:graphic>
          </wp:inline>
        </w:drawing>
      </w:r>
      <w:r w:rsidR="00775CE8">
        <w:rPr>
          <w:noProof/>
        </w:rPr>
        <w:pict w14:anchorId="6DD52C77">
          <v:rect id="Retângulo 7" o:spid="_x0000_s1026" style="position:absolute;left:0;text-align:left;margin-left:216.9pt;margin-top:233.6pt;width:40.25pt;height:11.45pt;z-index: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" strokecolor="white" strokeweight=".71mm">
            <v:stroke joinstyle="round"/>
          </v:rect>
        </w:pict>
      </w:r>
    </w:p>
    <w:p w14:paraId="085BB064" w14:textId="77777777" w:rsidR="00257874" w:rsidRDefault="002D0913">
      <w:pPr>
        <w:pStyle w:val="Legenda"/>
        <w:rPr>
          <w:rFonts w:ascii="Courier New" w:eastAsia="Times New Roman" w:hAnsi="Courier New" w:cs="Courier New"/>
          <w:color w:val="000000"/>
          <w:sz w:val="20"/>
          <w:szCs w:val="20"/>
          <w:lang w:val="en-US" w:eastAsia="en-GB"/>
        </w:rPr>
      </w:pPr>
      <w:bookmarkStart w:id="149" w:name="_Toc43055725"/>
      <w:r>
        <w:rPr>
          <w:lang w:val="en-US"/>
        </w:rPr>
        <w:t xml:space="preserve">Figure </w:t>
      </w:r>
      <w:r>
        <w:rPr>
          <w:lang w:val="en-US"/>
        </w:rPr>
        <w:fldChar w:fldCharType="begin"/>
      </w:r>
      <w:r>
        <w:rPr>
          <w:lang w:val="en-US"/>
        </w:rPr>
        <w:instrText>SEQ Figure \* ARABIC</w:instrText>
      </w:r>
      <w:r>
        <w:rPr>
          <w:lang w:val="en-US"/>
        </w:rPr>
        <w:fldChar w:fldCharType="separate"/>
      </w:r>
      <w:r>
        <w:rPr>
          <w:lang w:val="en-US"/>
        </w:rPr>
        <w:t>4</w:t>
      </w:r>
      <w:r>
        <w:rPr>
          <w:lang w:val="en-US"/>
        </w:rPr>
        <w:fldChar w:fldCharType="end"/>
      </w:r>
      <w:r>
        <w:rPr>
          <w:lang w:val="en-US"/>
        </w:rPr>
        <w:t xml:space="preserve"> - User Journey for creating a Questionnaire</w:t>
      </w:r>
      <w:bookmarkEnd w:id="149"/>
    </w:p>
    <w:p w14:paraId="408AA918"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285E37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05746610" w14:textId="77777777" w:rsidR="00257874" w:rsidRDefault="002D0913">
      <w:pPr>
        <w:pStyle w:val="Ttulo3"/>
        <w:rPr>
          <w:color w:val="auto"/>
          <w:sz w:val="28"/>
          <w:szCs w:val="28"/>
          <w:lang w:val="en-US"/>
        </w:rPr>
      </w:pPr>
      <w:bookmarkStart w:id="150" w:name="_Toc43055743"/>
      <w:r>
        <w:rPr>
          <w:color w:val="auto"/>
          <w:sz w:val="28"/>
          <w:szCs w:val="28"/>
          <w:lang w:val="en-US"/>
        </w:rPr>
        <w:lastRenderedPageBreak/>
        <w:t>2.3.5. Run code</w:t>
      </w:r>
      <w:bookmarkEnd w:id="150"/>
    </w:p>
    <w:p w14:paraId="5D7C23C4"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rPr>
        <w:drawing>
          <wp:inline distT="0" distB="0" distL="0" distR="0" wp14:anchorId="6C9F3AE5" wp14:editId="33A35C0D">
            <wp:extent cx="4116705" cy="2758440"/>
            <wp:effectExtent l="0" t="0" r="0" b="0"/>
            <wp:docPr id="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8"/>
                    <pic:cNvPicPr>
                      <a:picLocks noChangeAspect="1" noChangeArrowheads="1"/>
                    </pic:cNvPicPr>
                  </pic:nvPicPr>
                  <pic:blipFill>
                    <a:blip r:embed="rId23"/>
                    <a:srcRect l="8890" t="11310" r="9263" b="14036"/>
                    <a:stretch>
                      <a:fillRect/>
                    </a:stretch>
                  </pic:blipFill>
                  <pic:spPr bwMode="auto">
                    <a:xfrm>
                      <a:off x="0" y="0"/>
                      <a:ext cx="4116705" cy="2758440"/>
                    </a:xfrm>
                    <a:prstGeom prst="rect">
                      <a:avLst/>
                    </a:prstGeom>
                  </pic:spPr>
                </pic:pic>
              </a:graphicData>
            </a:graphic>
          </wp:inline>
        </w:drawing>
      </w:r>
    </w:p>
    <w:p w14:paraId="7E74F9A1" w14:textId="77777777" w:rsidR="00257874" w:rsidRDefault="002D0913">
      <w:pPr>
        <w:pStyle w:val="Legenda"/>
        <w:rPr>
          <w:rFonts w:ascii="Courier New" w:eastAsia="Times New Roman" w:hAnsi="Courier New" w:cs="Courier New"/>
          <w:color w:val="000000"/>
          <w:sz w:val="20"/>
          <w:szCs w:val="20"/>
          <w:u w:val="single"/>
          <w:lang w:val="en-US" w:eastAsia="en-GB"/>
        </w:rPr>
      </w:pPr>
      <w:bookmarkStart w:id="151" w:name="_Toc43055726"/>
      <w:r>
        <w:rPr>
          <w:lang w:val="en-US"/>
        </w:rPr>
        <w:t xml:space="preserve">Figure </w:t>
      </w:r>
      <w:r>
        <w:rPr>
          <w:lang w:val="en-US"/>
        </w:rPr>
        <w:fldChar w:fldCharType="begin"/>
      </w:r>
      <w:r>
        <w:rPr>
          <w:lang w:val="en-US"/>
        </w:rPr>
        <w:instrText>SEQ Figure \* ARABIC</w:instrText>
      </w:r>
      <w:r>
        <w:rPr>
          <w:lang w:val="en-US"/>
        </w:rPr>
        <w:fldChar w:fldCharType="separate"/>
      </w:r>
      <w:r>
        <w:rPr>
          <w:lang w:val="en-US"/>
        </w:rPr>
        <w:t>5</w:t>
      </w:r>
      <w:r>
        <w:rPr>
          <w:lang w:val="en-US"/>
        </w:rPr>
        <w:fldChar w:fldCharType="end"/>
      </w:r>
      <w:r>
        <w:rPr>
          <w:lang w:val="en-US"/>
        </w:rPr>
        <w:t xml:space="preserve"> - User Journey for running a piece of code</w:t>
      </w:r>
      <w:bookmarkEnd w:id="151"/>
    </w:p>
    <w:p w14:paraId="6899971D"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674716AA" w14:textId="77777777" w:rsidR="00257874" w:rsidRDefault="002D0913">
      <w:pPr>
        <w:spacing w:after="200"/>
        <w:jc w:val="left"/>
        <w:rPr>
          <w:rFonts w:asciiTheme="majorHAnsi" w:eastAsiaTheme="majorEastAsia" w:hAnsiTheme="majorHAnsi" w:cstheme="majorBidi"/>
          <w:sz w:val="28"/>
          <w:szCs w:val="28"/>
          <w:lang w:val="en-US"/>
        </w:rPr>
      </w:pPr>
      <w:r w:rsidRPr="002D0913">
        <w:rPr>
          <w:lang w:val="en-GB"/>
          <w:rPrChange w:id="152" w:author="joao eduardo santos" w:date="2020-09-09T18:36:00Z">
            <w:rPr/>
          </w:rPrChange>
        </w:rPr>
        <w:br w:type="page"/>
      </w:r>
    </w:p>
    <w:p w14:paraId="2D3D5D83" w14:textId="77777777" w:rsidR="00257874" w:rsidRDefault="002D0913">
      <w:pPr>
        <w:pStyle w:val="Ttulo3"/>
        <w:rPr>
          <w:color w:val="auto"/>
          <w:sz w:val="28"/>
          <w:szCs w:val="28"/>
          <w:lang w:val="en-US"/>
        </w:rPr>
      </w:pPr>
      <w:bookmarkStart w:id="153" w:name="_Toc43055744"/>
      <w:r>
        <w:rPr>
          <w:color w:val="auto"/>
          <w:sz w:val="28"/>
          <w:szCs w:val="28"/>
          <w:lang w:val="en-US"/>
        </w:rPr>
        <w:lastRenderedPageBreak/>
        <w:t>2.3.6. Answer a Questionnaire</w:t>
      </w:r>
      <w:bookmarkEnd w:id="153"/>
    </w:p>
    <w:p w14:paraId="263937B1" w14:textId="77777777" w:rsidR="00257874" w:rsidRDefault="00257874">
      <w:pPr>
        <w:rPr>
          <w:lang w:val="en-US" w:eastAsia="en-GB"/>
        </w:rPr>
      </w:pPr>
    </w:p>
    <w:p w14:paraId="7C1A579D"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rPr>
        <w:drawing>
          <wp:inline distT="0" distB="0" distL="0" distR="0" wp14:anchorId="1D0F381D" wp14:editId="6BE87EC2">
            <wp:extent cx="4409440" cy="4587240"/>
            <wp:effectExtent l="0" t="0" r="0" b="0"/>
            <wp:docPr id="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9"/>
                    <pic:cNvPicPr>
                      <a:picLocks noChangeAspect="1" noChangeArrowheads="1"/>
                    </pic:cNvPicPr>
                  </pic:nvPicPr>
                  <pic:blipFill>
                    <a:blip r:embed="rId24"/>
                    <a:srcRect l="6106" t="7939" r="8008" b="10065"/>
                    <a:stretch>
                      <a:fillRect/>
                    </a:stretch>
                  </pic:blipFill>
                  <pic:spPr bwMode="auto">
                    <a:xfrm>
                      <a:off x="0" y="0"/>
                      <a:ext cx="4409440" cy="4587240"/>
                    </a:xfrm>
                    <a:prstGeom prst="rect">
                      <a:avLst/>
                    </a:prstGeom>
                  </pic:spPr>
                </pic:pic>
              </a:graphicData>
            </a:graphic>
          </wp:inline>
        </w:drawing>
      </w:r>
    </w:p>
    <w:p w14:paraId="19A02BD5" w14:textId="77777777" w:rsidR="00257874" w:rsidRDefault="002D0913">
      <w:pPr>
        <w:pStyle w:val="Legenda"/>
        <w:rPr>
          <w:rFonts w:ascii="Courier New" w:eastAsia="Times New Roman" w:hAnsi="Courier New" w:cs="Courier New"/>
          <w:color w:val="000000"/>
          <w:sz w:val="20"/>
          <w:szCs w:val="20"/>
          <w:lang w:val="en-US" w:eastAsia="en-GB"/>
        </w:rPr>
      </w:pPr>
      <w:bookmarkStart w:id="154" w:name="_Toc43055727"/>
      <w:r>
        <w:rPr>
          <w:lang w:val="en-US"/>
        </w:rPr>
        <w:t xml:space="preserve">Figure </w:t>
      </w:r>
      <w:r>
        <w:rPr>
          <w:lang w:val="en-US"/>
        </w:rPr>
        <w:fldChar w:fldCharType="begin"/>
      </w:r>
      <w:r>
        <w:rPr>
          <w:lang w:val="en-US"/>
        </w:rPr>
        <w:instrText>SEQ Figure \* ARABIC</w:instrText>
      </w:r>
      <w:r>
        <w:rPr>
          <w:lang w:val="en-US"/>
        </w:rPr>
        <w:fldChar w:fldCharType="separate"/>
      </w:r>
      <w:r>
        <w:rPr>
          <w:lang w:val="en-US"/>
        </w:rPr>
        <w:t>6</w:t>
      </w:r>
      <w:r>
        <w:rPr>
          <w:lang w:val="en-US"/>
        </w:rPr>
        <w:fldChar w:fldCharType="end"/>
      </w:r>
      <w:r>
        <w:rPr>
          <w:lang w:val="en-US"/>
        </w:rPr>
        <w:t xml:space="preserve"> - User Journey for answering a Questionnaire</w:t>
      </w:r>
      <w:bookmarkEnd w:id="154"/>
    </w:p>
    <w:p w14:paraId="30BE3F5B" w14:textId="77777777" w:rsidR="00257874" w:rsidRDefault="002D0913">
      <w:pPr>
        <w:spacing w:after="200"/>
        <w:jc w:val="left"/>
        <w:rPr>
          <w:lang w:val="en-US"/>
        </w:rPr>
      </w:pPr>
      <w:r w:rsidRPr="002D0913">
        <w:rPr>
          <w:lang w:val="en-GB"/>
          <w:rPrChange w:id="155" w:author="joao eduardo santos" w:date="2020-09-09T18:36:00Z">
            <w:rPr/>
          </w:rPrChange>
        </w:rPr>
        <w:br w:type="page"/>
      </w:r>
    </w:p>
    <w:p w14:paraId="0D9149A6" w14:textId="77777777" w:rsidR="00257874" w:rsidRDefault="002D0913">
      <w:pPr>
        <w:pStyle w:val="Ttulo1"/>
        <w:numPr>
          <w:ilvl w:val="0"/>
          <w:numId w:val="5"/>
        </w:numPr>
      </w:pPr>
      <w:bookmarkStart w:id="156" w:name="_Toc43055745"/>
      <w:r>
        <w:lastRenderedPageBreak/>
        <w:t>Related work</w:t>
      </w:r>
      <w:bookmarkEnd w:id="156"/>
    </w:p>
    <w:p w14:paraId="19C312A4" w14:textId="77777777" w:rsidR="00257874" w:rsidRDefault="002D0913">
      <w:pPr>
        <w:rPr>
          <w:lang w:val="en-US"/>
        </w:rPr>
      </w:pPr>
      <w:r>
        <w:rPr>
          <w:lang w:val="en-US"/>
        </w:rPr>
        <w:t xml:space="preserve">As emphasized in the introduction, there are plenty of e-learning platforms out there, each one them serving their own purpose and having unique characteristics. In this chapter we aim to briefly showcase some of them, </w:t>
      </w:r>
      <w:proofErr w:type="gramStart"/>
      <w:r>
        <w:rPr>
          <w:lang w:val="en-US"/>
        </w:rPr>
        <w:t>as a way to</w:t>
      </w:r>
      <w:proofErr w:type="gramEnd"/>
      <w:r>
        <w:rPr>
          <w:lang w:val="en-US"/>
        </w:rPr>
        <w:t xml:space="preserve"> demonstrate what are the most common features between them and our own platform, and their differences weighing their pros and cons.</w:t>
      </w:r>
    </w:p>
    <w:p w14:paraId="6BAECCEE" w14:textId="77777777" w:rsidR="00257874" w:rsidRDefault="00257874">
      <w:pPr>
        <w:rPr>
          <w:lang w:val="en-US"/>
        </w:rPr>
      </w:pPr>
    </w:p>
    <w:p w14:paraId="2BF8BEDF" w14:textId="77777777" w:rsidR="00257874" w:rsidRDefault="002D0913">
      <w:pPr>
        <w:pStyle w:val="Ttulo2"/>
        <w:numPr>
          <w:ilvl w:val="1"/>
          <w:numId w:val="3"/>
        </w:numPr>
        <w:ind w:left="567" w:hanging="567"/>
        <w:rPr>
          <w:color w:val="auto"/>
          <w:sz w:val="28"/>
          <w:szCs w:val="28"/>
          <w:lang w:val="en-US"/>
        </w:rPr>
      </w:pPr>
      <w:bookmarkStart w:id="157" w:name="_Toc43055746"/>
      <w:proofErr w:type="spellStart"/>
      <w:r>
        <w:rPr>
          <w:color w:val="auto"/>
          <w:sz w:val="28"/>
          <w:szCs w:val="28"/>
          <w:lang w:val="en-US"/>
        </w:rPr>
        <w:t>AlgoExpert</w:t>
      </w:r>
      <w:bookmarkEnd w:id="157"/>
      <w:proofErr w:type="spellEnd"/>
    </w:p>
    <w:p w14:paraId="00BF46F5" w14:textId="77777777" w:rsidR="00257874" w:rsidRDefault="002D0913">
      <w:pPr>
        <w:rPr>
          <w:lang w:val="en-US"/>
        </w:rPr>
      </w:pPr>
      <w:proofErr w:type="spellStart"/>
      <w:r>
        <w:rPr>
          <w:lang w:val="en-US"/>
        </w:rPr>
        <w:t>AlgoExpert</w:t>
      </w:r>
      <w:proofErr w:type="spellEnd"/>
      <w:r>
        <w:rPr>
          <w:lang w:val="en-US"/>
        </w:rPr>
        <w:t xml:space="preserve"> </w:t>
      </w:r>
      <w:sdt>
        <w:sdtPr>
          <w:id w:val="158511751"/>
          <w:citation/>
        </w:sdtPr>
        <w:sdtEndPr/>
        <w:sdtContent>
          <w:r>
            <w:fldChar w:fldCharType="begin"/>
          </w:r>
          <w:r w:rsidRPr="002D0913">
            <w:rPr>
              <w:lang w:val="en-GB"/>
              <w:rPrChange w:id="158" w:author="joao eduardo santos" w:date="2020-09-09T18:36:00Z">
                <w:rPr/>
              </w:rPrChange>
            </w:rPr>
            <w:instrText>CITATION Alg20 \l 2070</w:instrText>
          </w:r>
          <w:r>
            <w:fldChar w:fldCharType="separate"/>
          </w:r>
          <w:r w:rsidRPr="002D0913">
            <w:rPr>
              <w:lang w:val="en-GB"/>
              <w:rPrChange w:id="159" w:author="joao eduardo santos" w:date="2020-09-09T18:36:00Z">
                <w:rPr/>
              </w:rPrChange>
            </w:rPr>
            <w:t>[3]</w:t>
          </w:r>
          <w:r>
            <w:fldChar w:fldCharType="end"/>
          </w:r>
        </w:sdtContent>
      </w:sdt>
      <w:r>
        <w:rPr>
          <w:lang w:val="en-US"/>
        </w:rPr>
        <w:t xml:space="preserve">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in order to maximize learning. They also have coding interview tips videos to help coders stand out from other software engineers and publicize full projects contests for their clients to promote their programming skills.</w:t>
      </w:r>
    </w:p>
    <w:p w14:paraId="4511E598" w14:textId="77777777" w:rsidR="00257874" w:rsidRDefault="00257874">
      <w:pPr>
        <w:rPr>
          <w:lang w:val="en-US"/>
        </w:rPr>
      </w:pPr>
    </w:p>
    <w:p w14:paraId="5AA1C1B9" w14:textId="77777777" w:rsidR="00257874" w:rsidRDefault="002D0913">
      <w:pPr>
        <w:pStyle w:val="Ttulo2"/>
        <w:numPr>
          <w:ilvl w:val="1"/>
          <w:numId w:val="3"/>
        </w:numPr>
        <w:ind w:left="567" w:hanging="567"/>
        <w:rPr>
          <w:color w:val="auto"/>
          <w:sz w:val="28"/>
          <w:szCs w:val="28"/>
          <w:lang w:val="en-US"/>
        </w:rPr>
      </w:pPr>
      <w:bookmarkStart w:id="160" w:name="_Toc43055747"/>
      <w:proofErr w:type="spellStart"/>
      <w:r>
        <w:rPr>
          <w:color w:val="auto"/>
          <w:sz w:val="28"/>
          <w:szCs w:val="28"/>
          <w:lang w:val="en-US"/>
        </w:rPr>
        <w:t>HackerRank</w:t>
      </w:r>
      <w:bookmarkEnd w:id="160"/>
      <w:proofErr w:type="spellEnd"/>
    </w:p>
    <w:p w14:paraId="0A91C2C8" w14:textId="77777777" w:rsidR="00257874" w:rsidRDefault="002D0913">
      <w:pPr>
        <w:rPr>
          <w:lang w:val="en-US"/>
        </w:rPr>
      </w:pPr>
      <w:proofErr w:type="spellStart"/>
      <w:r>
        <w:rPr>
          <w:lang w:val="en-US"/>
        </w:rPr>
        <w:t>HackerRank</w:t>
      </w:r>
      <w:proofErr w:type="spellEnd"/>
      <w:r>
        <w:rPr>
          <w:lang w:val="en-US"/>
        </w:rPr>
        <w:t xml:space="preserve"> </w:t>
      </w:r>
      <w:sdt>
        <w:sdtPr>
          <w:id w:val="969324514"/>
          <w:citation/>
        </w:sdtPr>
        <w:sdtEndPr/>
        <w:sdtContent>
          <w:r>
            <w:fldChar w:fldCharType="begin"/>
          </w:r>
          <w:r w:rsidRPr="002D0913">
            <w:rPr>
              <w:lang w:val="en-GB"/>
              <w:rPrChange w:id="161" w:author="joao eduardo santos" w:date="2020-09-09T18:36:00Z">
                <w:rPr/>
              </w:rPrChange>
            </w:rPr>
            <w:instrText>CITATION Hac20 \l 2070</w:instrText>
          </w:r>
          <w:r>
            <w:fldChar w:fldCharType="separate"/>
          </w:r>
          <w:r w:rsidRPr="002D0913">
            <w:rPr>
              <w:lang w:val="en-GB"/>
              <w:rPrChange w:id="162" w:author="joao eduardo santos" w:date="2020-09-09T18:36:00Z">
                <w:rPr/>
              </w:rPrChange>
            </w:rPr>
            <w:t>[4]</w:t>
          </w:r>
          <w:r>
            <w:fldChar w:fldCharType="end"/>
          </w:r>
        </w:sdtContent>
      </w:sdt>
      <w:r>
        <w:rPr>
          <w:lang w:val="en-US"/>
        </w:rPr>
        <w:t xml:space="preserve"> is 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14EA2DB4" w14:textId="77777777" w:rsidR="00257874" w:rsidRDefault="00257874">
      <w:pPr>
        <w:rPr>
          <w:lang w:val="en-US"/>
        </w:rPr>
      </w:pPr>
    </w:p>
    <w:p w14:paraId="76E80AF5" w14:textId="77777777" w:rsidR="00257874" w:rsidRDefault="002D0913">
      <w:pPr>
        <w:pStyle w:val="Ttulo2"/>
        <w:numPr>
          <w:ilvl w:val="1"/>
          <w:numId w:val="3"/>
        </w:numPr>
        <w:ind w:left="567" w:hanging="567"/>
        <w:rPr>
          <w:color w:val="auto"/>
          <w:sz w:val="28"/>
          <w:szCs w:val="28"/>
          <w:lang w:val="en-US"/>
        </w:rPr>
      </w:pPr>
      <w:bookmarkStart w:id="163" w:name="_Toc43055748"/>
      <w:proofErr w:type="spellStart"/>
      <w:r>
        <w:rPr>
          <w:color w:val="auto"/>
          <w:sz w:val="28"/>
          <w:szCs w:val="28"/>
          <w:lang w:val="en-US"/>
        </w:rPr>
        <w:t>LeetCode</w:t>
      </w:r>
      <w:bookmarkEnd w:id="163"/>
      <w:proofErr w:type="spellEnd"/>
    </w:p>
    <w:p w14:paraId="3EF95E87" w14:textId="77777777" w:rsidR="00257874" w:rsidRDefault="002D0913">
      <w:pPr>
        <w:rPr>
          <w:lang w:val="en-US"/>
        </w:rPr>
      </w:pPr>
      <w:proofErr w:type="spellStart"/>
      <w:r>
        <w:rPr>
          <w:lang w:val="en-US"/>
        </w:rPr>
        <w:t>LeetCode</w:t>
      </w:r>
      <w:proofErr w:type="spellEnd"/>
      <w:r>
        <w:rPr>
          <w:lang w:val="en-US"/>
        </w:rPr>
        <w:t xml:space="preserve"> </w:t>
      </w:r>
      <w:sdt>
        <w:sdtPr>
          <w:id w:val="-1430112932"/>
          <w:citation/>
        </w:sdtPr>
        <w:sdtEndPr/>
        <w:sdtContent>
          <w:r>
            <w:fldChar w:fldCharType="begin"/>
          </w:r>
          <w:r w:rsidRPr="002D0913">
            <w:rPr>
              <w:lang w:val="en-GB"/>
              <w:rPrChange w:id="164" w:author="joao eduardo santos" w:date="2020-09-09T18:36:00Z">
                <w:rPr/>
              </w:rPrChange>
            </w:rPr>
            <w:instrText>CITATION Lee20 \l 2070</w:instrText>
          </w:r>
          <w:r>
            <w:fldChar w:fldCharType="separate"/>
          </w:r>
          <w:r w:rsidRPr="002D0913">
            <w:rPr>
              <w:lang w:val="en-GB"/>
              <w:rPrChange w:id="165" w:author="joao eduardo santos" w:date="2020-09-09T18:36:00Z">
                <w:rPr/>
              </w:rPrChange>
            </w:rPr>
            <w:t>[5]</w:t>
          </w:r>
          <w:r>
            <w:fldChar w:fldCharType="end"/>
          </w:r>
        </w:sdtContent>
      </w:sdt>
      <w:r>
        <w:rPr>
          <w:lang w:val="en-US"/>
        </w:rPr>
        <w:t xml:space="preserve"> 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w:t>
      </w:r>
      <w:r>
        <w:rPr>
          <w:lang w:val="en-US"/>
        </w:rPr>
        <w:lastRenderedPageBreak/>
        <w:t xml:space="preserve">content to subscribers that pay 36€ per month or 147€ per year, which includes more questions 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w:t>
      </w:r>
      <w:proofErr w:type="spellStart"/>
      <w:r>
        <w:rPr>
          <w:lang w:val="en-US"/>
        </w:rPr>
        <w:t>LeetCode</w:t>
      </w:r>
      <w:proofErr w:type="spellEnd"/>
      <w:r>
        <w:rPr>
          <w:lang w:val="en-US"/>
        </w:rPr>
        <w:t xml:space="preserve"> prepare candidates for technical interviews, but also help companies identify talent through sponsoring contests.</w:t>
      </w:r>
    </w:p>
    <w:p w14:paraId="7FAC2EE4" w14:textId="77777777" w:rsidR="00257874" w:rsidRDefault="00257874">
      <w:pPr>
        <w:rPr>
          <w:lang w:val="en-US"/>
        </w:rPr>
      </w:pPr>
    </w:p>
    <w:p w14:paraId="0B8FD678" w14:textId="77777777" w:rsidR="00257874" w:rsidRDefault="002D0913">
      <w:pPr>
        <w:pStyle w:val="Ttulo2"/>
        <w:numPr>
          <w:ilvl w:val="1"/>
          <w:numId w:val="3"/>
        </w:numPr>
        <w:ind w:left="567" w:hanging="567"/>
        <w:rPr>
          <w:color w:val="auto"/>
          <w:sz w:val="28"/>
          <w:szCs w:val="28"/>
          <w:lang w:val="en-US"/>
        </w:rPr>
      </w:pPr>
      <w:bookmarkStart w:id="166" w:name="_Toc43055749"/>
      <w:proofErr w:type="spellStart"/>
      <w:r>
        <w:rPr>
          <w:color w:val="auto"/>
          <w:sz w:val="28"/>
          <w:szCs w:val="28"/>
          <w:lang w:val="en-US"/>
        </w:rPr>
        <w:t>Codewars</w:t>
      </w:r>
      <w:bookmarkEnd w:id="166"/>
      <w:proofErr w:type="spellEnd"/>
    </w:p>
    <w:p w14:paraId="282373F7" w14:textId="77777777" w:rsidR="00257874" w:rsidRDefault="002D0913">
      <w:pPr>
        <w:rPr>
          <w:lang w:val="en-US"/>
        </w:rPr>
      </w:pPr>
      <w:r>
        <w:rPr>
          <w:lang w:val="en-US"/>
        </w:rPr>
        <w:t xml:space="preserve">Different from all other platforms, </w:t>
      </w:r>
      <w:proofErr w:type="spellStart"/>
      <w:r>
        <w:rPr>
          <w:lang w:val="en-US"/>
        </w:rPr>
        <w:t>Codewars</w:t>
      </w:r>
      <w:proofErr w:type="spellEnd"/>
      <w:r>
        <w:rPr>
          <w:lang w:val="en-US"/>
        </w:rPr>
        <w:t xml:space="preserve"> </w:t>
      </w:r>
      <w:sdt>
        <w:sdtPr>
          <w:id w:val="1809738252"/>
          <w:citation/>
        </w:sdtPr>
        <w:sdtEndPr/>
        <w:sdtContent>
          <w:r>
            <w:fldChar w:fldCharType="begin"/>
          </w:r>
          <w:r w:rsidRPr="002D0913">
            <w:rPr>
              <w:lang w:val="en-GB"/>
              <w:rPrChange w:id="167" w:author="joao eduardo santos" w:date="2020-09-09T18:36:00Z">
                <w:rPr/>
              </w:rPrChange>
            </w:rPr>
            <w:instrText>CITATION Cod20 \l 2070</w:instrText>
          </w:r>
          <w:r>
            <w:fldChar w:fldCharType="separate"/>
          </w:r>
          <w:r w:rsidRPr="002D0913">
            <w:rPr>
              <w:lang w:val="en-GB"/>
              <w:rPrChange w:id="168" w:author="joao eduardo santos" w:date="2020-09-09T18:36:00Z">
                <w:rPr/>
              </w:rPrChange>
            </w:rPr>
            <w:t>[6]</w:t>
          </w:r>
          <w:r>
            <w:fldChar w:fldCharType="end"/>
          </w:r>
        </w:sdtContent>
      </w:sdt>
      <w:r>
        <w:rPr>
          <w:lang w:val="en-US"/>
        </w:rPr>
        <w:t xml:space="preserve">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w:t>
      </w:r>
      <w:proofErr w:type="spellStart"/>
      <w:r>
        <w:rPr>
          <w:lang w:val="en-US"/>
        </w:rPr>
        <w:t>Codewars</w:t>
      </w:r>
      <w:proofErr w:type="spellEnd"/>
      <w:r>
        <w:rPr>
          <w:lang w:val="en-US"/>
        </w:rPr>
        <w:t xml:space="preserve">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Pr>
          <w:i/>
          <w:iCs/>
          <w:lang w:val="en-US"/>
        </w:rPr>
        <w:t>per se</w:t>
      </w:r>
      <w:r>
        <w:rPr>
          <w:lang w:val="en-US"/>
        </w:rPr>
        <w:t xml:space="preserve">, it accomplishes the same effect by making people addicted to coding by making it a stimulant friendly competition with an excellent user interface experience. </w:t>
      </w:r>
      <w:proofErr w:type="spellStart"/>
      <w:r>
        <w:rPr>
          <w:lang w:val="en-US"/>
        </w:rPr>
        <w:t>Codewars</w:t>
      </w:r>
      <w:proofErr w:type="spellEnd"/>
      <w:r>
        <w:rPr>
          <w:lang w:val="en-US"/>
        </w:rPr>
        <w:t xml:space="preserve"> also works with tech companies to find good problems solvers and has an optional subscription for 4.5€, that offers not so substantial features such as profile badges, ad-free experience or member-only cluster environments to get faster results.</w:t>
      </w:r>
    </w:p>
    <w:p w14:paraId="7324914F" w14:textId="77777777" w:rsidR="00257874" w:rsidRDefault="00257874">
      <w:pPr>
        <w:rPr>
          <w:lang w:val="en-US"/>
        </w:rPr>
      </w:pPr>
    </w:p>
    <w:p w14:paraId="5CE787F2" w14:textId="77777777" w:rsidR="00257874" w:rsidRDefault="002D0913">
      <w:pPr>
        <w:pStyle w:val="Ttulo2"/>
        <w:numPr>
          <w:ilvl w:val="1"/>
          <w:numId w:val="3"/>
        </w:numPr>
        <w:ind w:left="567" w:hanging="567"/>
        <w:rPr>
          <w:color w:val="auto"/>
          <w:sz w:val="28"/>
          <w:szCs w:val="28"/>
          <w:lang w:val="en-US"/>
        </w:rPr>
      </w:pPr>
      <w:bookmarkStart w:id="169" w:name="_Toc43055750"/>
      <w:proofErr w:type="spellStart"/>
      <w:r>
        <w:rPr>
          <w:color w:val="auto"/>
          <w:sz w:val="28"/>
          <w:szCs w:val="28"/>
          <w:lang w:val="en-US"/>
        </w:rPr>
        <w:t>CodeChef</w:t>
      </w:r>
      <w:bookmarkEnd w:id="169"/>
      <w:proofErr w:type="spellEnd"/>
    </w:p>
    <w:p w14:paraId="39573FAF" w14:textId="77777777" w:rsidR="00257874" w:rsidRDefault="002D0913">
      <w:pPr>
        <w:rPr>
          <w:lang w:val="en-US"/>
        </w:rPr>
      </w:pPr>
      <w:proofErr w:type="spellStart"/>
      <w:r>
        <w:rPr>
          <w:lang w:val="en-US"/>
        </w:rPr>
        <w:t>CodeChef</w:t>
      </w:r>
      <w:proofErr w:type="spellEnd"/>
      <w:r>
        <w:rPr>
          <w:lang w:val="en-US"/>
        </w:rPr>
        <w:t xml:space="preserve"> </w:t>
      </w:r>
      <w:sdt>
        <w:sdtPr>
          <w:id w:val="-1204865097"/>
          <w:citation/>
        </w:sdtPr>
        <w:sdtEndPr/>
        <w:sdtContent>
          <w:r>
            <w:fldChar w:fldCharType="begin"/>
          </w:r>
          <w:r w:rsidRPr="002D0913">
            <w:rPr>
              <w:lang w:val="en-GB"/>
              <w:rPrChange w:id="170" w:author="joao eduardo santos" w:date="2020-09-09T18:36:00Z">
                <w:rPr/>
              </w:rPrChange>
            </w:rPr>
            <w:instrText>CITATION Cod201 \l 2070</w:instrText>
          </w:r>
          <w:r>
            <w:fldChar w:fldCharType="separate"/>
          </w:r>
          <w:r w:rsidRPr="002D0913">
            <w:rPr>
              <w:lang w:val="en-GB"/>
              <w:rPrChange w:id="171" w:author="joao eduardo santos" w:date="2020-09-09T18:36:00Z">
                <w:rPr/>
              </w:rPrChange>
            </w:rPr>
            <w:t>[7]</w:t>
          </w:r>
          <w:r>
            <w:fldChar w:fldCharType="end"/>
          </w:r>
        </w:sdtContent>
      </w:sdt>
      <w:r>
        <w:rPr>
          <w:lang w:val="en-US"/>
        </w:rPr>
        <w:t xml:space="preserve"> was born as non-profit educational initiative with the aim to providing a platform for students and young software professionals to practice and hone their skills through online contests. Even having over 4000 problems to practice in more than 55 languages, and a big community, the platform itself is simple and does not offer many features. The reason being that </w:t>
      </w:r>
      <w:proofErr w:type="spellStart"/>
      <w:r>
        <w:rPr>
          <w:lang w:val="en-US"/>
        </w:rPr>
        <w:t>Codechef</w:t>
      </w:r>
      <w:proofErr w:type="spellEnd"/>
      <w:r>
        <w:rPr>
          <w:lang w:val="en-US"/>
        </w:rPr>
        <w:t xml:space="preserve"> exists more like an initiative. It excels at promoting coding events in schools, hosting various contests and competitions with not only cash wining prizes but also teach gear, organizing workshops and doubt sessions. There is also the “</w:t>
      </w:r>
      <w:proofErr w:type="spellStart"/>
      <w:r>
        <w:rPr>
          <w:lang w:val="en-US"/>
        </w:rPr>
        <w:t>CodeChef</w:t>
      </w:r>
      <w:proofErr w:type="spellEnd"/>
      <w:r>
        <w:rPr>
          <w:lang w:val="en-US"/>
        </w:rPr>
        <w:t xml:space="preserve"> For Schools” program that aims to reach out to young students and encourage them a culture of programming in Indian schools. </w:t>
      </w:r>
    </w:p>
    <w:p w14:paraId="6332DE36" w14:textId="77777777" w:rsidR="00257874" w:rsidRDefault="00257874">
      <w:pPr>
        <w:rPr>
          <w:lang w:val="en-US"/>
        </w:rPr>
      </w:pPr>
    </w:p>
    <w:p w14:paraId="31839BF4" w14:textId="77777777" w:rsidR="00257874" w:rsidRDefault="002D0913">
      <w:pPr>
        <w:rPr>
          <w:lang w:val="en-US"/>
        </w:rPr>
      </w:pPr>
      <w:r>
        <w:rPr>
          <w:lang w:val="en-US"/>
        </w:rPr>
        <w:t xml:space="preserve">On </w:t>
      </w:r>
      <w:r>
        <w:rPr>
          <w:lang w:val="en-US"/>
        </w:rPr>
        <w:fldChar w:fldCharType="begin"/>
      </w:r>
      <w:r>
        <w:rPr>
          <w:lang w:val="en-US"/>
        </w:rPr>
        <w:instrText>REF _Ref39227592 \h</w:instrText>
      </w:r>
      <w:r>
        <w:rPr>
          <w:lang w:val="en-US"/>
        </w:rPr>
      </w:r>
      <w:r>
        <w:rPr>
          <w:lang w:val="en-US"/>
        </w:rPr>
        <w:fldChar w:fldCharType="separate"/>
      </w:r>
      <w:r>
        <w:rPr>
          <w:lang w:val="en-US"/>
        </w:rPr>
        <w:t>Table 1</w:t>
      </w:r>
      <w:r>
        <w:rPr>
          <w:lang w:val="en-US"/>
        </w:rPr>
        <w:fldChar w:fldCharType="end"/>
      </w:r>
      <w:r>
        <w:rPr>
          <w:lang w:val="en-US"/>
        </w:rPr>
        <w:t xml:space="preserve"> it is possible to look at an overview of the most conventional features on each platform.</w:t>
      </w:r>
    </w:p>
    <w:p w14:paraId="2102AD6B" w14:textId="77777777" w:rsidR="00257874" w:rsidRDefault="002D0913">
      <w:pPr>
        <w:pStyle w:val="Legenda"/>
        <w:keepNext/>
        <w:rPr>
          <w:lang w:val="en-US"/>
        </w:rPr>
      </w:pPr>
      <w:bookmarkStart w:id="172" w:name="_Ref39227592"/>
      <w:bookmarkStart w:id="173" w:name="_Toc43055788"/>
      <w:r>
        <w:rPr>
          <w:lang w:val="en-US"/>
        </w:rPr>
        <w:lastRenderedPageBreak/>
        <w:t xml:space="preserve">Table </w:t>
      </w:r>
      <w:ins w:id="174" w:author="André Oliveira" w:date="2020-09-03T20:53:00Z">
        <w:r>
          <w:rPr>
            <w:lang w:val="en-US"/>
          </w:rPr>
          <w:fldChar w:fldCharType="begin"/>
        </w:r>
        <w:r>
          <w:rPr>
            <w:lang w:val="en-US"/>
          </w:rPr>
          <w:instrText>SEQ Table \* ARABIC</w:instrText>
        </w:r>
        <w:r>
          <w:rPr>
            <w:lang w:val="en-US"/>
          </w:rPr>
          <w:fldChar w:fldCharType="separate"/>
        </w:r>
        <w:r>
          <w:rPr>
            <w:lang w:val="en-US"/>
          </w:rPr>
          <w:t>1</w:t>
        </w:r>
        <w:r>
          <w:rPr>
            <w:lang w:val="en-US"/>
          </w:rPr>
          <w:fldChar w:fldCharType="end"/>
        </w:r>
      </w:ins>
      <w:bookmarkEnd w:id="172"/>
      <w:del w:id="175" w:author="André Oliveira" w:date="2020-09-03T20:53:00Z">
        <w:r>
          <w:rPr>
            <w:lang w:val="en-US"/>
          </w:rPr>
          <w:fldChar w:fldCharType="begin"/>
        </w:r>
        <w:r>
          <w:rPr>
            <w:lang w:val="en-US"/>
          </w:rPr>
          <w:delInstrText>SEQ Table \* ARABIC</w:delInstrText>
        </w:r>
        <w:r>
          <w:rPr>
            <w:lang w:val="en-US"/>
          </w:rPr>
          <w:fldChar w:fldCharType="separate"/>
        </w:r>
        <w:r>
          <w:rPr>
            <w:lang w:val="en-US"/>
          </w:rPr>
          <w:delText>2</w:delText>
        </w:r>
        <w:r>
          <w:rPr>
            <w:lang w:val="en-US"/>
          </w:rPr>
          <w:fldChar w:fldCharType="end"/>
        </w:r>
      </w:del>
      <w:r>
        <w:rPr>
          <w:lang w:val="en-US"/>
        </w:rPr>
        <w:t xml:space="preserve"> - Feature comparison of select platforms</w:t>
      </w:r>
      <w:bookmarkEnd w:id="173"/>
    </w:p>
    <w:tbl>
      <w:tblPr>
        <w:tblStyle w:val="TabelaSimples5"/>
        <w:tblW w:w="10474" w:type="dxa"/>
        <w:jc w:val="center"/>
        <w:tblLook w:val="04A0" w:firstRow="1" w:lastRow="0" w:firstColumn="1" w:lastColumn="0" w:noHBand="0" w:noVBand="1"/>
      </w:tblPr>
      <w:tblGrid>
        <w:gridCol w:w="1419"/>
        <w:gridCol w:w="1015"/>
        <w:gridCol w:w="634"/>
        <w:gridCol w:w="1135"/>
        <w:gridCol w:w="1194"/>
        <w:gridCol w:w="1261"/>
        <w:gridCol w:w="1103"/>
        <w:gridCol w:w="1424"/>
        <w:gridCol w:w="1289"/>
      </w:tblGrid>
      <w:tr w:rsidR="00257874" w14:paraId="6A2EFCD0" w14:textId="77777777" w:rsidTr="00257874">
        <w:trPr>
          <w:cnfStyle w:val="100000000000" w:firstRow="1" w:lastRow="0" w:firstColumn="0" w:lastColumn="0" w:oddVBand="0" w:evenVBand="0" w:oddHBand="0" w:evenHBand="0" w:firstRowFirstColumn="0" w:firstRowLastColumn="0" w:lastRowFirstColumn="0" w:lastRowLastColumn="0"/>
          <w:trHeight w:val="164"/>
          <w:jc w:val="center"/>
        </w:trPr>
        <w:tc>
          <w:tcPr>
            <w:cnfStyle w:val="001000000100" w:firstRow="0" w:lastRow="0" w:firstColumn="1" w:lastColumn="0" w:oddVBand="0" w:evenVBand="0" w:oddHBand="0" w:evenHBand="0" w:firstRowFirstColumn="1" w:firstRowLastColumn="0" w:lastRowFirstColumn="0" w:lastRowLastColumn="0"/>
            <w:tcW w:w="1418" w:type="dxa"/>
            <w:tcBorders>
              <w:bottom w:val="single" w:sz="4" w:space="0" w:color="7F7F7F"/>
            </w:tcBorders>
            <w:vAlign w:val="center"/>
          </w:tcPr>
          <w:p w14:paraId="7EC3AA2C" w14:textId="77777777" w:rsidR="00257874" w:rsidRDefault="002D0913">
            <w:pPr>
              <w:spacing w:after="0" w:line="240" w:lineRule="auto"/>
              <w:jc w:val="center"/>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Platform</w:t>
            </w:r>
          </w:p>
        </w:tc>
        <w:tc>
          <w:tcPr>
            <w:tcW w:w="1015" w:type="dxa"/>
            <w:tcBorders>
              <w:bottom w:val="single" w:sz="4" w:space="0" w:color="7F7F7F"/>
            </w:tcBorders>
            <w:vAlign w:val="center"/>
          </w:tcPr>
          <w:p w14:paraId="3364650D"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Problems</w:t>
            </w:r>
          </w:p>
        </w:tc>
        <w:tc>
          <w:tcPr>
            <w:tcW w:w="634" w:type="dxa"/>
            <w:tcBorders>
              <w:bottom w:val="single" w:sz="4" w:space="0" w:color="7F7F7F"/>
            </w:tcBorders>
            <w:vAlign w:val="center"/>
          </w:tcPr>
          <w:p w14:paraId="2D85825C"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Unit tests</w:t>
            </w:r>
          </w:p>
        </w:tc>
        <w:tc>
          <w:tcPr>
            <w:tcW w:w="1135" w:type="dxa"/>
            <w:tcBorders>
              <w:bottom w:val="single" w:sz="4" w:space="0" w:color="7F7F7F"/>
            </w:tcBorders>
            <w:vAlign w:val="center"/>
          </w:tcPr>
          <w:p w14:paraId="75E6C6B4"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Languages</w:t>
            </w:r>
          </w:p>
        </w:tc>
        <w:tc>
          <w:tcPr>
            <w:tcW w:w="1194" w:type="dxa"/>
            <w:tcBorders>
              <w:bottom w:val="single" w:sz="4" w:space="0" w:color="7F7F7F"/>
            </w:tcBorders>
            <w:vAlign w:val="center"/>
          </w:tcPr>
          <w:p w14:paraId="3161EBF1"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Community Spirit</w:t>
            </w:r>
          </w:p>
        </w:tc>
        <w:tc>
          <w:tcPr>
            <w:tcW w:w="1261" w:type="dxa"/>
            <w:tcBorders>
              <w:bottom w:val="single" w:sz="4" w:space="0" w:color="7F7F7F"/>
            </w:tcBorders>
            <w:vAlign w:val="center"/>
          </w:tcPr>
          <w:p w14:paraId="14A53C78"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Design</w:t>
            </w:r>
          </w:p>
        </w:tc>
        <w:tc>
          <w:tcPr>
            <w:tcW w:w="1103" w:type="dxa"/>
            <w:tcBorders>
              <w:bottom w:val="single" w:sz="4" w:space="0" w:color="7F7F7F"/>
            </w:tcBorders>
            <w:vAlign w:val="center"/>
          </w:tcPr>
          <w:p w14:paraId="220D78C0"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Price</w:t>
            </w:r>
          </w:p>
        </w:tc>
        <w:tc>
          <w:tcPr>
            <w:tcW w:w="1424" w:type="dxa"/>
            <w:tcBorders>
              <w:bottom w:val="single" w:sz="4" w:space="0" w:color="7F7F7F"/>
            </w:tcBorders>
            <w:vAlign w:val="center"/>
          </w:tcPr>
          <w:p w14:paraId="79DE1738"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Driven</w:t>
            </w:r>
          </w:p>
        </w:tc>
        <w:tc>
          <w:tcPr>
            <w:tcW w:w="1289" w:type="dxa"/>
            <w:tcBorders>
              <w:bottom w:val="single" w:sz="4" w:space="0" w:color="7F7F7F"/>
            </w:tcBorders>
            <w:vAlign w:val="center"/>
          </w:tcPr>
          <w:p w14:paraId="582DA565"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Open Source</w:t>
            </w:r>
          </w:p>
        </w:tc>
      </w:tr>
      <w:tr w:rsidR="00257874" w14:paraId="7305BCDE"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27A5B1B3"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AlgoExpert</w:t>
            </w:r>
            <w:proofErr w:type="spellEnd"/>
          </w:p>
        </w:tc>
        <w:tc>
          <w:tcPr>
            <w:tcW w:w="1015" w:type="dxa"/>
            <w:vAlign w:val="center"/>
          </w:tcPr>
          <w:p w14:paraId="1A9ED65A"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90</w:t>
            </w:r>
          </w:p>
        </w:tc>
        <w:tc>
          <w:tcPr>
            <w:tcW w:w="634" w:type="dxa"/>
            <w:vAlign w:val="center"/>
          </w:tcPr>
          <w:p w14:paraId="5A92089F"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2F619201"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7</w:t>
            </w:r>
          </w:p>
        </w:tc>
        <w:tc>
          <w:tcPr>
            <w:tcW w:w="1194" w:type="dxa"/>
            <w:vAlign w:val="center"/>
          </w:tcPr>
          <w:p w14:paraId="4D2B0CD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0797DA0A"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67946DE0"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115€/</w:t>
            </w:r>
            <w:proofErr w:type="spellStart"/>
            <w:r>
              <w:rPr>
                <w:rFonts w:eastAsia="Times New Roman" w:cs="Calibri"/>
                <w:color w:val="000000"/>
                <w:sz w:val="18"/>
                <w:szCs w:val="18"/>
                <w:lang w:val="en-US" w:eastAsia="pt-PT"/>
              </w:rPr>
              <w:t>yr</w:t>
            </w:r>
            <w:proofErr w:type="spellEnd"/>
          </w:p>
        </w:tc>
        <w:tc>
          <w:tcPr>
            <w:tcW w:w="1424" w:type="dxa"/>
            <w:vAlign w:val="center"/>
          </w:tcPr>
          <w:p w14:paraId="444805B6"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1A10011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6C5DFB73"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E2B8CBB"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HackerRank</w:t>
            </w:r>
            <w:proofErr w:type="spellEnd"/>
          </w:p>
        </w:tc>
        <w:tc>
          <w:tcPr>
            <w:tcW w:w="1015" w:type="dxa"/>
            <w:vAlign w:val="center"/>
          </w:tcPr>
          <w:p w14:paraId="27C2B3F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100</w:t>
            </w:r>
          </w:p>
        </w:tc>
        <w:tc>
          <w:tcPr>
            <w:tcW w:w="634" w:type="dxa"/>
            <w:vAlign w:val="center"/>
          </w:tcPr>
          <w:p w14:paraId="737F7A0C"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7C7A24B4"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35+</w:t>
            </w:r>
          </w:p>
        </w:tc>
        <w:tc>
          <w:tcPr>
            <w:tcW w:w="1194" w:type="dxa"/>
            <w:vAlign w:val="center"/>
          </w:tcPr>
          <w:p w14:paraId="74DF0174"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2A47A6E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19DB4EE1"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230€/</w:t>
            </w:r>
            <w:proofErr w:type="spellStart"/>
            <w:r>
              <w:rPr>
                <w:rFonts w:eastAsia="Times New Roman" w:cs="Calibri"/>
                <w:color w:val="000000"/>
                <w:sz w:val="18"/>
                <w:szCs w:val="18"/>
                <w:lang w:val="en-US" w:eastAsia="pt-PT"/>
              </w:rPr>
              <w:t>mo</w:t>
            </w:r>
            <w:proofErr w:type="spellEnd"/>
          </w:p>
        </w:tc>
        <w:tc>
          <w:tcPr>
            <w:tcW w:w="1424" w:type="dxa"/>
            <w:vAlign w:val="center"/>
          </w:tcPr>
          <w:p w14:paraId="0D6DC87C"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47B1001C"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6E1EA4CC"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6C845D57"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Leetcode</w:t>
            </w:r>
            <w:proofErr w:type="spellEnd"/>
          </w:p>
        </w:tc>
        <w:tc>
          <w:tcPr>
            <w:tcW w:w="1015" w:type="dxa"/>
            <w:vAlign w:val="center"/>
          </w:tcPr>
          <w:p w14:paraId="2CFDC87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1500</w:t>
            </w:r>
          </w:p>
        </w:tc>
        <w:tc>
          <w:tcPr>
            <w:tcW w:w="634" w:type="dxa"/>
            <w:vAlign w:val="center"/>
          </w:tcPr>
          <w:p w14:paraId="1F0072CC"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6F40AF5C"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14</w:t>
            </w:r>
          </w:p>
        </w:tc>
        <w:tc>
          <w:tcPr>
            <w:tcW w:w="1194" w:type="dxa"/>
            <w:vAlign w:val="center"/>
          </w:tcPr>
          <w:p w14:paraId="1F943F8E"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1556EA0E"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103" w:type="dxa"/>
            <w:vAlign w:val="center"/>
          </w:tcPr>
          <w:p w14:paraId="425DC8CB"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147€/</w:t>
            </w:r>
            <w:proofErr w:type="spellStart"/>
            <w:r>
              <w:rPr>
                <w:rFonts w:eastAsia="Times New Roman" w:cs="Calibri"/>
                <w:color w:val="000000"/>
                <w:sz w:val="18"/>
                <w:szCs w:val="18"/>
                <w:lang w:val="en-US" w:eastAsia="pt-PT"/>
              </w:rPr>
              <w:t>yr</w:t>
            </w:r>
            <w:proofErr w:type="spellEnd"/>
          </w:p>
        </w:tc>
        <w:tc>
          <w:tcPr>
            <w:tcW w:w="1424" w:type="dxa"/>
            <w:vAlign w:val="center"/>
          </w:tcPr>
          <w:p w14:paraId="22ECE5F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753E325A"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14CD0747"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28A51AED"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Codewars</w:t>
            </w:r>
            <w:proofErr w:type="spellEnd"/>
          </w:p>
        </w:tc>
        <w:tc>
          <w:tcPr>
            <w:tcW w:w="1015" w:type="dxa"/>
            <w:vAlign w:val="center"/>
          </w:tcPr>
          <w:p w14:paraId="6106B077"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8800</w:t>
            </w:r>
          </w:p>
        </w:tc>
        <w:tc>
          <w:tcPr>
            <w:tcW w:w="634" w:type="dxa"/>
            <w:vAlign w:val="center"/>
          </w:tcPr>
          <w:p w14:paraId="58ACB22D"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743C463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55+</w:t>
            </w:r>
          </w:p>
        </w:tc>
        <w:tc>
          <w:tcPr>
            <w:tcW w:w="1194" w:type="dxa"/>
            <w:vAlign w:val="center"/>
          </w:tcPr>
          <w:p w14:paraId="475F362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Very Good</w:t>
            </w:r>
          </w:p>
        </w:tc>
        <w:tc>
          <w:tcPr>
            <w:tcW w:w="1261" w:type="dxa"/>
            <w:vAlign w:val="center"/>
          </w:tcPr>
          <w:p w14:paraId="2AAC4AA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Very Good</w:t>
            </w:r>
          </w:p>
        </w:tc>
        <w:tc>
          <w:tcPr>
            <w:tcW w:w="1103" w:type="dxa"/>
            <w:vAlign w:val="center"/>
          </w:tcPr>
          <w:p w14:paraId="2EB8F17D"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081515D1"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Entertainment</w:t>
            </w:r>
          </w:p>
        </w:tc>
        <w:tc>
          <w:tcPr>
            <w:tcW w:w="1289" w:type="dxa"/>
            <w:vAlign w:val="center"/>
          </w:tcPr>
          <w:p w14:paraId="2BF29864"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61AB31E3"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189CE532"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CodeChef</w:t>
            </w:r>
            <w:proofErr w:type="spellEnd"/>
          </w:p>
        </w:tc>
        <w:tc>
          <w:tcPr>
            <w:tcW w:w="1015" w:type="dxa"/>
            <w:vAlign w:val="center"/>
          </w:tcPr>
          <w:p w14:paraId="56115DB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4300</w:t>
            </w:r>
          </w:p>
        </w:tc>
        <w:tc>
          <w:tcPr>
            <w:tcW w:w="634" w:type="dxa"/>
            <w:vAlign w:val="center"/>
          </w:tcPr>
          <w:p w14:paraId="734447C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c>
          <w:tcPr>
            <w:tcW w:w="1135" w:type="dxa"/>
            <w:vAlign w:val="center"/>
          </w:tcPr>
          <w:p w14:paraId="1D82C6DC"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55+</w:t>
            </w:r>
          </w:p>
        </w:tc>
        <w:tc>
          <w:tcPr>
            <w:tcW w:w="1194" w:type="dxa"/>
            <w:vAlign w:val="center"/>
          </w:tcPr>
          <w:p w14:paraId="3D139B7F"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34412C1B"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Poor</w:t>
            </w:r>
          </w:p>
        </w:tc>
        <w:tc>
          <w:tcPr>
            <w:tcW w:w="1103" w:type="dxa"/>
            <w:vAlign w:val="center"/>
          </w:tcPr>
          <w:p w14:paraId="4345E0E6"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6AD1B044"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Educative</w:t>
            </w:r>
          </w:p>
        </w:tc>
        <w:tc>
          <w:tcPr>
            <w:tcW w:w="1289" w:type="dxa"/>
            <w:vAlign w:val="center"/>
          </w:tcPr>
          <w:p w14:paraId="0964234F"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231093F6"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7FA5C766" w14:textId="77777777" w:rsidR="00257874" w:rsidRDefault="002D0913">
            <w:pPr>
              <w:spacing w:after="0" w:line="240" w:lineRule="auto"/>
              <w:jc w:val="center"/>
              <w:rPr>
                <w:rFonts w:ascii="Calibri" w:eastAsia="Times New Roman" w:hAnsi="Calibri" w:cs="Calibri"/>
                <w:color w:val="000000"/>
                <w:sz w:val="18"/>
                <w:szCs w:val="18"/>
                <w:lang w:val="en-US" w:eastAsia="pt-PT"/>
              </w:rPr>
            </w:pPr>
            <w:r>
              <w:rPr>
                <w:rFonts w:eastAsia="Times New Roman" w:cs="Calibri"/>
                <w:iCs/>
                <w:color w:val="000000"/>
                <w:sz w:val="18"/>
                <w:szCs w:val="18"/>
                <w:lang w:val="en-US" w:eastAsia="pt-PT"/>
              </w:rPr>
              <w:t>IS E-Learning</w:t>
            </w:r>
          </w:p>
        </w:tc>
        <w:tc>
          <w:tcPr>
            <w:tcW w:w="1015" w:type="dxa"/>
            <w:vAlign w:val="center"/>
          </w:tcPr>
          <w:p w14:paraId="15DF9083"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N/A</w:t>
            </w:r>
          </w:p>
        </w:tc>
        <w:tc>
          <w:tcPr>
            <w:tcW w:w="634" w:type="dxa"/>
            <w:vAlign w:val="center"/>
          </w:tcPr>
          <w:p w14:paraId="3CB7C031"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7054E007"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w:t>
            </w:r>
          </w:p>
        </w:tc>
        <w:tc>
          <w:tcPr>
            <w:tcW w:w="1194" w:type="dxa"/>
            <w:vAlign w:val="center"/>
          </w:tcPr>
          <w:p w14:paraId="032370A5"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N/A</w:t>
            </w:r>
          </w:p>
        </w:tc>
        <w:tc>
          <w:tcPr>
            <w:tcW w:w="1261" w:type="dxa"/>
            <w:vAlign w:val="center"/>
          </w:tcPr>
          <w:p w14:paraId="01A5266A"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37BF5407"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42075EC3"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Educative</w:t>
            </w:r>
          </w:p>
        </w:tc>
        <w:tc>
          <w:tcPr>
            <w:tcW w:w="1289" w:type="dxa"/>
            <w:vAlign w:val="center"/>
          </w:tcPr>
          <w:p w14:paraId="2FCB3DDA"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r>
    </w:tbl>
    <w:p w14:paraId="4E090DF2" w14:textId="77777777" w:rsidR="00257874" w:rsidRDefault="00257874">
      <w:pPr>
        <w:rPr>
          <w:lang w:val="en-US"/>
        </w:rPr>
      </w:pPr>
    </w:p>
    <w:p w14:paraId="4C68E4FD" w14:textId="77777777" w:rsidR="00257874" w:rsidRDefault="00257874">
      <w:pPr>
        <w:spacing w:after="200"/>
        <w:jc w:val="left"/>
        <w:rPr>
          <w:lang w:val="en-US"/>
        </w:rPr>
      </w:pPr>
    </w:p>
    <w:p w14:paraId="6F25A336" w14:textId="77777777" w:rsidR="00257874" w:rsidRDefault="00257874">
      <w:pPr>
        <w:spacing w:after="200"/>
        <w:jc w:val="left"/>
        <w:rPr>
          <w:lang w:val="en-US"/>
        </w:rPr>
      </w:pPr>
    </w:p>
    <w:p w14:paraId="11F33EA3" w14:textId="77777777" w:rsidR="00257874" w:rsidRDefault="00257874">
      <w:pPr>
        <w:spacing w:after="200"/>
        <w:jc w:val="left"/>
        <w:rPr>
          <w:lang w:val="en-US"/>
        </w:rPr>
      </w:pPr>
    </w:p>
    <w:p w14:paraId="3BB6BBF9" w14:textId="77777777" w:rsidR="00257874" w:rsidRDefault="00257874">
      <w:pPr>
        <w:spacing w:after="200"/>
        <w:jc w:val="left"/>
        <w:rPr>
          <w:lang w:val="en-US"/>
        </w:rPr>
      </w:pPr>
    </w:p>
    <w:p w14:paraId="6C56013E" w14:textId="77777777" w:rsidR="00257874" w:rsidRDefault="00257874">
      <w:pPr>
        <w:spacing w:after="200"/>
        <w:jc w:val="left"/>
        <w:rPr>
          <w:lang w:val="en-US"/>
        </w:rPr>
      </w:pPr>
    </w:p>
    <w:p w14:paraId="3A7A93CC" w14:textId="77777777" w:rsidR="00257874" w:rsidRDefault="00257874">
      <w:pPr>
        <w:spacing w:after="200"/>
        <w:jc w:val="left"/>
        <w:rPr>
          <w:lang w:val="en-US"/>
        </w:rPr>
      </w:pPr>
    </w:p>
    <w:p w14:paraId="0B84BEB9" w14:textId="77777777" w:rsidR="00257874" w:rsidRDefault="00257874">
      <w:pPr>
        <w:spacing w:after="200"/>
        <w:jc w:val="left"/>
        <w:rPr>
          <w:lang w:val="en-US"/>
        </w:rPr>
      </w:pPr>
    </w:p>
    <w:p w14:paraId="7E9568DD"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br w:type="page"/>
      </w:r>
    </w:p>
    <w:p w14:paraId="44E4E630"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lastRenderedPageBreak/>
        <w:br w:type="page"/>
      </w:r>
    </w:p>
    <w:p w14:paraId="1C5F9BAD" w14:textId="77777777" w:rsidR="00257874" w:rsidRDefault="002D0913">
      <w:pPr>
        <w:pStyle w:val="Ttulo1"/>
        <w:numPr>
          <w:ilvl w:val="0"/>
          <w:numId w:val="5"/>
        </w:numPr>
      </w:pPr>
      <w:bookmarkStart w:id="176" w:name="_Toc43055751"/>
      <w:r>
        <w:lastRenderedPageBreak/>
        <w:t>Related Technologies</w:t>
      </w:r>
      <w:bookmarkEnd w:id="176"/>
    </w:p>
    <w:p w14:paraId="1AE40654" w14:textId="77777777" w:rsidR="00257874" w:rsidRDefault="002D0913">
      <w:pPr>
        <w:rPr>
          <w:lang w:val="en-US"/>
        </w:rPr>
      </w:pPr>
      <w:r>
        <w:rPr>
          <w:lang w:val="en-US"/>
        </w:rPr>
        <w:t xml:space="preserve">For the development of this application specific technologies were selected. Due to the nature of this projects the number of used technologies is vast, in this chapter a subset of the most relevant technologies </w:t>
      </w:r>
      <w:proofErr w:type="gramStart"/>
      <w:r>
        <w:rPr>
          <w:lang w:val="en-US"/>
        </w:rPr>
        <w:t>were</w:t>
      </w:r>
      <w:proofErr w:type="gramEnd"/>
      <w:r>
        <w:rPr>
          <w:lang w:val="en-US"/>
        </w:rPr>
        <w:t xml:space="preserve"> selected to be described in more detail.</w:t>
      </w:r>
    </w:p>
    <w:p w14:paraId="38D38D1F" w14:textId="77777777" w:rsidR="00257874" w:rsidRDefault="00257874">
      <w:pPr>
        <w:rPr>
          <w:lang w:val="en-US"/>
        </w:rPr>
      </w:pPr>
    </w:p>
    <w:p w14:paraId="26D9B87A" w14:textId="77777777" w:rsidR="00257874" w:rsidRDefault="002D0913">
      <w:pPr>
        <w:pStyle w:val="Ttulo2"/>
        <w:rPr>
          <w:color w:val="auto"/>
          <w:sz w:val="28"/>
          <w:szCs w:val="28"/>
          <w:lang w:val="en-US"/>
        </w:rPr>
      </w:pPr>
      <w:bookmarkStart w:id="177" w:name="_Toc43055752"/>
      <w:r>
        <w:rPr>
          <w:color w:val="auto"/>
          <w:sz w:val="28"/>
          <w:szCs w:val="28"/>
          <w:lang w:val="en-US"/>
        </w:rPr>
        <w:t>4.1. React</w:t>
      </w:r>
      <w:bookmarkEnd w:id="177"/>
    </w:p>
    <w:p w14:paraId="0986EE79" w14:textId="77777777" w:rsidR="00257874" w:rsidRDefault="002D0913">
      <w:pPr>
        <w:rPr>
          <w:lang w:val="en-US"/>
        </w:rPr>
      </w:pPr>
      <w:r>
        <w:rPr>
          <w:lang w:val="en-US"/>
        </w:rPr>
        <w:t xml:space="preserve">React is a JavaScript library for building user interfaces. Create by Facebook, it is currently a widely used library used for front end development </w:t>
      </w:r>
      <w:sdt>
        <w:sdtPr>
          <w:id w:val="-1041282401"/>
          <w:citation/>
        </w:sdtPr>
        <w:sdtEndPr/>
        <w:sdtContent>
          <w:r>
            <w:fldChar w:fldCharType="begin"/>
          </w:r>
          <w:r w:rsidRPr="002D0913">
            <w:rPr>
              <w:lang w:val="en-GB"/>
              <w:rPrChange w:id="178" w:author="joao eduardo santos" w:date="2020-09-09T18:36:00Z">
                <w:rPr/>
              </w:rPrChange>
            </w:rPr>
            <w:instrText>CITATION Rea20 \l 2070</w:instrText>
          </w:r>
          <w:r>
            <w:fldChar w:fldCharType="separate"/>
          </w:r>
          <w:r w:rsidRPr="002D0913">
            <w:rPr>
              <w:lang w:val="en-GB"/>
              <w:rPrChange w:id="179" w:author="joao eduardo santos" w:date="2020-09-09T18:36:00Z">
                <w:rPr/>
              </w:rPrChange>
            </w:rPr>
            <w:t>[8]</w:t>
          </w:r>
          <w:r>
            <w:fldChar w:fldCharType="end"/>
          </w:r>
        </w:sdtContent>
      </w:sdt>
      <w:r>
        <w:rPr>
          <w:lang w:val="en-US"/>
        </w:rPr>
        <w:t xml:space="preserve"> </w:t>
      </w:r>
      <w:sdt>
        <w:sdtPr>
          <w:id w:val="223575150"/>
          <w:citation/>
        </w:sdtPr>
        <w:sdtEndPr/>
        <w:sdtContent>
          <w:r>
            <w:fldChar w:fldCharType="begin"/>
          </w:r>
          <w:r w:rsidRPr="002D0913">
            <w:rPr>
              <w:lang w:val="en-GB"/>
              <w:rPrChange w:id="180" w:author="joao eduardo santos" w:date="2020-09-09T18:36:00Z">
                <w:rPr/>
              </w:rPrChange>
            </w:rPr>
            <w:instrText>CITATION Ale17 \l 2070</w:instrText>
          </w:r>
          <w:r>
            <w:fldChar w:fldCharType="separate"/>
          </w:r>
          <w:r w:rsidRPr="002D0913">
            <w:rPr>
              <w:lang w:val="en-GB"/>
              <w:rPrChange w:id="181" w:author="joao eduardo santos" w:date="2020-09-09T18:36:00Z">
                <w:rPr/>
              </w:rPrChange>
            </w:rPr>
            <w:t>[9]</w:t>
          </w:r>
          <w:r>
            <w:fldChar w:fldCharType="end"/>
          </w:r>
        </w:sdtContent>
      </w:sdt>
      <w:r>
        <w:rPr>
          <w:lang w:val="en-US"/>
        </w:rPr>
        <w:t>.</w:t>
      </w:r>
    </w:p>
    <w:p w14:paraId="18775CBE" w14:textId="77777777" w:rsidR="00257874" w:rsidRDefault="002D0913">
      <w:pPr>
        <w:rPr>
          <w:lang w:val="en-US"/>
        </w:rPr>
      </w:pPr>
      <w:r>
        <w:rPr>
          <w:lang w:val="en-US"/>
        </w:rPr>
        <w:t>One of the big advantages of using react is being able to build components which can be independent from each other and can be reused across all application’s components, this dramatically improves modularity, provides loose coupling between components and facilitates maintenance of the solution.</w:t>
      </w:r>
    </w:p>
    <w:p w14:paraId="362DB51F" w14:textId="77777777" w:rsidR="00257874" w:rsidRDefault="002D0913">
      <w:pPr>
        <w:rPr>
          <w:lang w:val="en-US"/>
        </w:rPr>
      </w:pPr>
      <w:r>
        <w:rPr>
          <w:lang w:val="en-US"/>
        </w:rPr>
        <w:t xml:space="preserve">The initial configuration of the project is done with the help of a </w:t>
      </w:r>
      <w:proofErr w:type="spellStart"/>
      <w:r>
        <w:rPr>
          <w:lang w:val="en-US"/>
        </w:rPr>
        <w:t>npm</w:t>
      </w:r>
      <w:proofErr w:type="spellEnd"/>
      <w:r>
        <w:rPr>
          <w:lang w:val="en-US"/>
        </w:rPr>
        <w:t xml:space="preserve"> package, create-react-app. This package creates the barebones of the client-side code including the first component to be rendered. That component can be edited, and other components can be built using the JSX language. JSX is a syntax extension to JavaScript, it looks like HTML but has the full power of JavaScript </w:t>
      </w:r>
      <w:sdt>
        <w:sdtPr>
          <w:id w:val="-438766431"/>
          <w:citation/>
        </w:sdtPr>
        <w:sdtEndPr/>
        <w:sdtContent>
          <w:r>
            <w:fldChar w:fldCharType="begin"/>
          </w:r>
          <w:r w:rsidRPr="002D0913">
            <w:rPr>
              <w:lang w:val="en-GB"/>
              <w:rPrChange w:id="182" w:author="joao eduardo santos" w:date="2020-09-09T18:36:00Z">
                <w:rPr/>
              </w:rPrChange>
            </w:rPr>
            <w:instrText>CITATION Int20 \l 2070</w:instrText>
          </w:r>
          <w:r>
            <w:fldChar w:fldCharType="separate"/>
          </w:r>
          <w:r w:rsidRPr="002D0913">
            <w:rPr>
              <w:lang w:val="en-GB"/>
              <w:rPrChange w:id="183" w:author="joao eduardo santos" w:date="2020-09-09T18:36:00Z">
                <w:rPr/>
              </w:rPrChange>
            </w:rPr>
            <w:t>[10]</w:t>
          </w:r>
          <w:r>
            <w:fldChar w:fldCharType="end"/>
          </w:r>
        </w:sdtContent>
      </w:sdt>
      <w:r>
        <w:rPr>
          <w:lang w:val="en-US"/>
        </w:rPr>
        <w:t>.</w:t>
      </w:r>
    </w:p>
    <w:p w14:paraId="128A46C6" w14:textId="77777777" w:rsidR="00257874" w:rsidRDefault="002D0913">
      <w:pPr>
        <w:rPr>
          <w:lang w:val="en-US"/>
        </w:rPr>
      </w:pPr>
      <w:r>
        <w:rPr>
          <w:lang w:val="en-US"/>
        </w:rPr>
        <w:t>React Router is a library which enables route handling using dynamic routing. This allows developers to build a single-page web application with navigation without the page refreshing as the user navigates.</w:t>
      </w:r>
    </w:p>
    <w:p w14:paraId="5DC9CB9B" w14:textId="77777777" w:rsidR="00257874" w:rsidRDefault="00257874">
      <w:pPr>
        <w:rPr>
          <w:lang w:val="en-US"/>
        </w:rPr>
      </w:pPr>
    </w:p>
    <w:p w14:paraId="2194E38F" w14:textId="77777777" w:rsidR="00257874" w:rsidRDefault="002D0913">
      <w:pPr>
        <w:pStyle w:val="Ttulo2"/>
        <w:rPr>
          <w:color w:val="auto"/>
          <w:sz w:val="28"/>
          <w:szCs w:val="28"/>
          <w:lang w:val="en-US"/>
        </w:rPr>
      </w:pPr>
      <w:bookmarkStart w:id="184" w:name="_Toc43055753"/>
      <w:r>
        <w:rPr>
          <w:color w:val="auto"/>
          <w:sz w:val="28"/>
          <w:szCs w:val="28"/>
          <w:lang w:val="en-US"/>
        </w:rPr>
        <w:t>4.2. Spring</w:t>
      </w:r>
      <w:bookmarkEnd w:id="184"/>
    </w:p>
    <w:p w14:paraId="67EAAE27" w14:textId="77777777" w:rsidR="00257874" w:rsidRDefault="002D0913">
      <w:pPr>
        <w:rPr>
          <w:lang w:val="en-US"/>
        </w:rPr>
      </w:pPr>
      <w:r>
        <w:rPr>
          <w:lang w:val="en-US"/>
        </w:rPr>
        <w:t xml:space="preserve">Spring is one of the most popular application development frameworks. This lightweight and open source framework enables high performance, easily testable and reusable code </w:t>
      </w:r>
      <w:sdt>
        <w:sdtPr>
          <w:id w:val="599228988"/>
          <w:citation/>
        </w:sdtPr>
        <w:sdtEndPr/>
        <w:sdtContent>
          <w:r>
            <w:fldChar w:fldCharType="begin"/>
          </w:r>
          <w:r w:rsidRPr="002D0913">
            <w:rPr>
              <w:lang w:val="en-GB"/>
              <w:rPrChange w:id="185" w:author="joao eduardo santos" w:date="2020-09-09T18:36:00Z">
                <w:rPr/>
              </w:rPrChange>
            </w:rPr>
            <w:instrText>CITATION Spr20 \l 2070</w:instrText>
          </w:r>
          <w:r>
            <w:fldChar w:fldCharType="separate"/>
          </w:r>
          <w:r w:rsidRPr="002D0913">
            <w:rPr>
              <w:lang w:val="en-GB"/>
              <w:rPrChange w:id="186" w:author="joao eduardo santos" w:date="2020-09-09T18:36:00Z">
                <w:rPr/>
              </w:rPrChange>
            </w:rPr>
            <w:t>[11]</w:t>
          </w:r>
          <w:r>
            <w:fldChar w:fldCharType="end"/>
          </w:r>
        </w:sdtContent>
      </w:sdt>
      <w:r>
        <w:rPr>
          <w:lang w:val="en-US"/>
        </w:rPr>
        <w:t>.</w:t>
      </w:r>
    </w:p>
    <w:p w14:paraId="3127F9C4" w14:textId="77777777" w:rsidR="00257874" w:rsidRDefault="002D0913">
      <w:pPr>
        <w:rPr>
          <w:lang w:val="en-US"/>
        </w:rPr>
      </w:pPr>
      <w:r>
        <w:rPr>
          <w:lang w:val="en-US"/>
        </w:rPr>
        <w:t xml:space="preserve">Spring offers several core functionalities like inversion of control (specifically dependency injection), aspect-oriented programming, database access, transaction management, web service development through Spring MVC, amongst many others </w:t>
      </w:r>
      <w:sdt>
        <w:sdtPr>
          <w:id w:val="-1731301887"/>
          <w:citation/>
        </w:sdtPr>
        <w:sdtEndPr/>
        <w:sdtContent>
          <w:r>
            <w:fldChar w:fldCharType="begin"/>
          </w:r>
          <w:r w:rsidRPr="002D0913">
            <w:rPr>
              <w:lang w:val="en-GB"/>
              <w:rPrChange w:id="187" w:author="joao eduardo santos" w:date="2020-09-09T18:36:00Z">
                <w:rPr/>
              </w:rPrChange>
            </w:rPr>
            <w:instrText>CITATION Spr20 \l 2070</w:instrText>
          </w:r>
          <w:r>
            <w:fldChar w:fldCharType="separate"/>
          </w:r>
          <w:r w:rsidRPr="002D0913">
            <w:rPr>
              <w:lang w:val="en-GB"/>
              <w:rPrChange w:id="188" w:author="joao eduardo santos" w:date="2020-09-09T18:36:00Z">
                <w:rPr/>
              </w:rPrChange>
            </w:rPr>
            <w:t>[11]</w:t>
          </w:r>
          <w:r>
            <w:fldChar w:fldCharType="end"/>
          </w:r>
        </w:sdtContent>
      </w:sdt>
      <w:r>
        <w:rPr>
          <w:lang w:val="en-US"/>
        </w:rPr>
        <w:t xml:space="preserve"> </w:t>
      </w:r>
      <w:sdt>
        <w:sdtPr>
          <w:id w:val="1805350775"/>
          <w:citation/>
        </w:sdtPr>
        <w:sdtEndPr/>
        <w:sdtContent>
          <w:r>
            <w:fldChar w:fldCharType="begin"/>
          </w:r>
          <w:r w:rsidRPr="002D0913">
            <w:rPr>
              <w:lang w:val="en-GB"/>
              <w:rPrChange w:id="189" w:author="joao eduardo santos" w:date="2020-09-09T18:36:00Z">
                <w:rPr/>
              </w:rPrChange>
            </w:rPr>
            <w:instrText>CITATION 2In20 \l 2070</w:instrText>
          </w:r>
          <w:r>
            <w:fldChar w:fldCharType="separate"/>
          </w:r>
          <w:r w:rsidRPr="002D0913">
            <w:rPr>
              <w:lang w:val="en-GB"/>
              <w:rPrChange w:id="190" w:author="joao eduardo santos" w:date="2020-09-09T18:36:00Z">
                <w:rPr/>
              </w:rPrChange>
            </w:rPr>
            <w:t>[12]</w:t>
          </w:r>
          <w:r>
            <w:fldChar w:fldCharType="end"/>
          </w:r>
        </w:sdtContent>
      </w:sdt>
      <w:r>
        <w:rPr>
          <w:lang w:val="en-US"/>
        </w:rPr>
        <w:t>.</w:t>
      </w:r>
    </w:p>
    <w:p w14:paraId="65A5A7BF" w14:textId="77777777" w:rsidR="00257874" w:rsidRDefault="002D0913">
      <w:pPr>
        <w:rPr>
          <w:lang w:val="en-US"/>
        </w:rPr>
      </w:pPr>
      <w:r>
        <w:rPr>
          <w:lang w:val="en-US"/>
        </w:rPr>
        <w:t>Besides the core functionalities, Spring has several projects which allow to extend these functionalities for specific needs. Two projects worthy of mention are Spring Boot and Spring Security which are used on this project.</w:t>
      </w:r>
    </w:p>
    <w:p w14:paraId="1F213889" w14:textId="77777777" w:rsidR="00257874" w:rsidRDefault="00257874">
      <w:pPr>
        <w:rPr>
          <w:lang w:val="en-US"/>
        </w:rPr>
      </w:pPr>
    </w:p>
    <w:p w14:paraId="588293B2" w14:textId="77777777" w:rsidR="00257874" w:rsidRDefault="002D0913">
      <w:pPr>
        <w:pStyle w:val="Ttulo3"/>
        <w:rPr>
          <w:color w:val="auto"/>
          <w:sz w:val="28"/>
          <w:szCs w:val="28"/>
          <w:lang w:val="en-US"/>
        </w:rPr>
      </w:pPr>
      <w:bookmarkStart w:id="191" w:name="_Toc533370019"/>
      <w:bookmarkStart w:id="192" w:name="_Toc43055754"/>
      <w:bookmarkStart w:id="193" w:name="_Toc27948159"/>
      <w:r>
        <w:rPr>
          <w:color w:val="auto"/>
          <w:sz w:val="28"/>
          <w:szCs w:val="28"/>
          <w:lang w:val="en-US"/>
        </w:rPr>
        <w:t>4.</w:t>
      </w:r>
      <w:r>
        <w:rPr>
          <w:rStyle w:val="Ttulo3Carter"/>
          <w:color w:val="auto"/>
          <w:sz w:val="28"/>
          <w:szCs w:val="28"/>
          <w:lang w:val="en-US"/>
        </w:rPr>
        <w:t>2.1. Spring Boot</w:t>
      </w:r>
      <w:bookmarkEnd w:id="191"/>
      <w:bookmarkEnd w:id="192"/>
      <w:bookmarkEnd w:id="193"/>
    </w:p>
    <w:p w14:paraId="2468E8C9" w14:textId="77777777" w:rsidR="00257874" w:rsidRDefault="002D0913">
      <w:pPr>
        <w:rPr>
          <w:lang w:val="en-US"/>
        </w:rPr>
      </w:pPr>
      <w:r>
        <w:rPr>
          <w:lang w:val="en-US"/>
        </w:rPr>
        <w:t xml:space="preserve">Spring boot makes it easier to develop Spring applications. Includes embedded Tomcat, Jetty or </w:t>
      </w:r>
      <w:proofErr w:type="spellStart"/>
      <w:r>
        <w:rPr>
          <w:lang w:val="en-US"/>
        </w:rPr>
        <w:t>Undertown</w:t>
      </w:r>
      <w:proofErr w:type="spellEnd"/>
      <w:r>
        <w:rPr>
          <w:lang w:val="en-US"/>
        </w:rPr>
        <w:t xml:space="preserve"> as web application servers allowing the development of standalone applications, automatically configure Spring and 3rd party libraries when possible, offers a set of dependencies to </w:t>
      </w:r>
      <w:r>
        <w:rPr>
          <w:lang w:val="en-US"/>
        </w:rPr>
        <w:lastRenderedPageBreak/>
        <w:t xml:space="preserve">help build the application (starter dependencies), requires no XML configurations and no code generation </w:t>
      </w:r>
      <w:sdt>
        <w:sdtPr>
          <w:id w:val="1609701512"/>
          <w:citation/>
        </w:sdtPr>
        <w:sdtEndPr/>
        <w:sdtContent>
          <w:r>
            <w:fldChar w:fldCharType="begin"/>
          </w:r>
          <w:r w:rsidRPr="002D0913">
            <w:rPr>
              <w:lang w:val="en-GB"/>
              <w:rPrChange w:id="194" w:author="joao eduardo santos" w:date="2020-09-09T18:36:00Z">
                <w:rPr/>
              </w:rPrChange>
            </w:rPr>
            <w:instrText>CITATION Spr201 \l 2070</w:instrText>
          </w:r>
          <w:r>
            <w:fldChar w:fldCharType="separate"/>
          </w:r>
          <w:r w:rsidRPr="002D0913">
            <w:rPr>
              <w:lang w:val="en-GB"/>
              <w:rPrChange w:id="195" w:author="joao eduardo santos" w:date="2020-09-09T18:36:00Z">
                <w:rPr/>
              </w:rPrChange>
            </w:rPr>
            <w:t>[13]</w:t>
          </w:r>
          <w:r>
            <w:fldChar w:fldCharType="end"/>
          </w:r>
        </w:sdtContent>
      </w:sdt>
      <w:r>
        <w:rPr>
          <w:lang w:val="en-US"/>
        </w:rPr>
        <w:t>.</w:t>
      </w:r>
    </w:p>
    <w:p w14:paraId="67B727AE" w14:textId="77777777" w:rsidR="00257874" w:rsidRDefault="002D0913">
      <w:pPr>
        <w:rPr>
          <w:lang w:val="en-US"/>
        </w:rPr>
      </w:pPr>
      <w:r>
        <w:rPr>
          <w:lang w:val="en-US"/>
        </w:rPr>
        <w:t>Adding to this, Spring Boot is a widely used project which has a very active community.</w:t>
      </w:r>
    </w:p>
    <w:p w14:paraId="787A350B" w14:textId="77777777" w:rsidR="00257874" w:rsidRDefault="00257874">
      <w:pPr>
        <w:rPr>
          <w:lang w:val="en-US"/>
        </w:rPr>
      </w:pPr>
    </w:p>
    <w:p w14:paraId="0351EA59" w14:textId="77777777" w:rsidR="00257874" w:rsidRDefault="002D0913">
      <w:pPr>
        <w:pStyle w:val="Ttulo2"/>
        <w:rPr>
          <w:color w:val="auto"/>
          <w:sz w:val="28"/>
          <w:szCs w:val="28"/>
          <w:lang w:val="en-US"/>
        </w:rPr>
      </w:pPr>
      <w:bookmarkStart w:id="196" w:name="_Toc43055755"/>
      <w:r>
        <w:rPr>
          <w:color w:val="auto"/>
          <w:sz w:val="28"/>
          <w:szCs w:val="28"/>
          <w:lang w:val="en-US"/>
        </w:rPr>
        <w:t>4.3. Swagger</w:t>
      </w:r>
      <w:bookmarkEnd w:id="196"/>
    </w:p>
    <w:p w14:paraId="78981BD7" w14:textId="77777777" w:rsidR="00257874" w:rsidRDefault="002D0913">
      <w:pPr>
        <w:rPr>
          <w:lang w:val="en-US"/>
        </w:rPr>
      </w:pPr>
      <w:r>
        <w:rPr>
          <w:lang w:val="en-US"/>
        </w:rPr>
        <w:t xml:space="preserve">Swagger enables developers to describe their API’s structure in such a way that it is possible to build both beautiful and interactive API documentation </w:t>
      </w:r>
      <w:sdt>
        <w:sdtPr>
          <w:id w:val="1904406429"/>
          <w:citation/>
        </w:sdtPr>
        <w:sdtEndPr/>
        <w:sdtContent>
          <w:r>
            <w:fldChar w:fldCharType="begin"/>
          </w:r>
          <w:r w:rsidRPr="002D0913">
            <w:rPr>
              <w:lang w:val="en-GB"/>
              <w:rPrChange w:id="197" w:author="joao eduardo santos" w:date="2020-09-09T18:36:00Z">
                <w:rPr/>
              </w:rPrChange>
            </w:rPr>
            <w:instrText>CITATION API20 \l 2070</w:instrText>
          </w:r>
          <w:r>
            <w:fldChar w:fldCharType="separate"/>
          </w:r>
          <w:r w:rsidRPr="002D0913">
            <w:rPr>
              <w:lang w:val="en-GB"/>
              <w:rPrChange w:id="198" w:author="joao eduardo santos" w:date="2020-09-09T18:36:00Z">
                <w:rPr/>
              </w:rPrChange>
            </w:rPr>
            <w:t>[14]</w:t>
          </w:r>
          <w:r>
            <w:fldChar w:fldCharType="end"/>
          </w:r>
        </w:sdtContent>
      </w:sdt>
      <w:r>
        <w:rPr>
          <w:lang w:val="en-US"/>
        </w:rPr>
        <w:t>. Swagger UI enables automatic generation of a rich user interface with the API documentation, this UI is generated from documentation compliant with the Open API standard.</w:t>
      </w:r>
    </w:p>
    <w:p w14:paraId="7E70FA32" w14:textId="77777777" w:rsidR="00257874" w:rsidRDefault="00257874">
      <w:pPr>
        <w:rPr>
          <w:lang w:val="en-US"/>
        </w:rPr>
      </w:pPr>
    </w:p>
    <w:p w14:paraId="4F3B4115" w14:textId="77777777" w:rsidR="00257874" w:rsidRDefault="002D0913">
      <w:pPr>
        <w:pStyle w:val="Ttulo2"/>
        <w:rPr>
          <w:color w:val="auto"/>
          <w:sz w:val="28"/>
          <w:szCs w:val="28"/>
          <w:lang w:val="en-US"/>
        </w:rPr>
      </w:pPr>
      <w:bookmarkStart w:id="199" w:name="_Toc43055756"/>
      <w:r>
        <w:rPr>
          <w:color w:val="auto"/>
          <w:sz w:val="28"/>
          <w:szCs w:val="28"/>
          <w:lang w:val="en-US"/>
        </w:rPr>
        <w:t>4.4. Docker</w:t>
      </w:r>
      <w:bookmarkEnd w:id="199"/>
    </w:p>
    <w:p w14:paraId="2F3C9247" w14:textId="77777777" w:rsidR="00257874" w:rsidRDefault="002D0913">
      <w:pPr>
        <w:rPr>
          <w:lang w:val="en-US"/>
        </w:rPr>
      </w:pPr>
      <w:r>
        <w:rPr>
          <w:lang w:val="en-US"/>
        </w:rPr>
        <w:t xml:space="preserve">Docker is a tool designed to make it easier to create, deploy, and run applications by using containers </w:t>
      </w:r>
      <w:sdt>
        <w:sdtPr>
          <w:id w:val="-785960538"/>
          <w:citation/>
        </w:sdtPr>
        <w:sdtEndPr/>
        <w:sdtContent>
          <w:r>
            <w:fldChar w:fldCharType="begin"/>
          </w:r>
          <w:r w:rsidRPr="002D0913">
            <w:rPr>
              <w:lang w:val="en-GB"/>
              <w:rPrChange w:id="200" w:author="joao eduardo santos" w:date="2020-09-09T18:36:00Z">
                <w:rPr/>
              </w:rPrChange>
            </w:rPr>
            <w:instrText>CITATION Emp20 \l 2070</w:instrText>
          </w:r>
          <w:r>
            <w:fldChar w:fldCharType="separate"/>
          </w:r>
          <w:r w:rsidRPr="002D0913">
            <w:rPr>
              <w:lang w:val="en-GB"/>
              <w:rPrChange w:id="201" w:author="joao eduardo santos" w:date="2020-09-09T18:36:00Z">
                <w:rPr/>
              </w:rPrChange>
            </w:rPr>
            <w:t>[15]</w:t>
          </w:r>
          <w:r>
            <w:fldChar w:fldCharType="end"/>
          </w:r>
        </w:sdtContent>
      </w:sdt>
      <w:sdt>
        <w:sdtPr>
          <w:id w:val="-116607088"/>
          <w:citation/>
        </w:sdtPr>
        <w:sdtEndPr/>
        <w:sdtContent>
          <w:r>
            <w:fldChar w:fldCharType="begin"/>
          </w:r>
          <w:r w:rsidRPr="002D0913">
            <w:rPr>
              <w:lang w:val="en-GB"/>
              <w:rPrChange w:id="202" w:author="joao eduardo santos" w:date="2020-09-09T18:36:00Z">
                <w:rPr/>
              </w:rPrChange>
            </w:rPr>
            <w:instrText>CITATION Doc20 \l 2070</w:instrText>
          </w:r>
          <w:r>
            <w:fldChar w:fldCharType="separate"/>
          </w:r>
          <w:r w:rsidRPr="002D0913">
            <w:rPr>
              <w:lang w:val="en-GB"/>
              <w:rPrChange w:id="203" w:author="joao eduardo santos" w:date="2020-09-09T18:36:00Z">
                <w:rPr/>
              </w:rPrChange>
            </w:rPr>
            <w:t xml:space="preserve"> [16]</w:t>
          </w:r>
          <w:r>
            <w:fldChar w:fldCharType="end"/>
          </w:r>
        </w:sdtContent>
      </w:sdt>
      <w:sdt>
        <w:sdtPr>
          <w:id w:val="-2115121743"/>
          <w:citation/>
        </w:sdtPr>
        <w:sdtEndPr/>
        <w:sdtContent>
          <w:r>
            <w:fldChar w:fldCharType="begin"/>
          </w:r>
          <w:r w:rsidRPr="002D0913">
            <w:rPr>
              <w:lang w:val="en-GB"/>
              <w:rPrChange w:id="204" w:author="joao eduardo santos" w:date="2020-09-09T18:36:00Z">
                <w:rPr/>
              </w:rPrChange>
            </w:rPr>
            <w:instrText>CITATION Sha19 \l 2057</w:instrText>
          </w:r>
          <w:r>
            <w:fldChar w:fldCharType="separate"/>
          </w:r>
          <w:r w:rsidRPr="002D0913">
            <w:rPr>
              <w:lang w:val="en-GB"/>
              <w:rPrChange w:id="205" w:author="joao eduardo santos" w:date="2020-09-09T18:36:00Z">
                <w:rPr/>
              </w:rPrChange>
            </w:rPr>
            <w:t xml:space="preserve"> [17]</w:t>
          </w:r>
          <w:r>
            <w:fldChar w:fldCharType="end"/>
          </w:r>
        </w:sdtContent>
      </w:sdt>
      <w:r>
        <w:rPr>
          <w:lang w:val="en-US"/>
        </w:rPr>
        <w:t>.</w:t>
      </w:r>
    </w:p>
    <w:p w14:paraId="41C48ADB" w14:textId="77777777" w:rsidR="00257874" w:rsidRDefault="002D0913">
      <w:pPr>
        <w:rPr>
          <w:lang w:val="en-US"/>
        </w:rPr>
      </w:pPr>
      <w:r>
        <w:rPr>
          <w:lang w:val="en-US"/>
        </w:rPr>
        <w:t>Containers are a standardized unit of software that allows developers to isolate their app from its environment, solving the “it works on my machine”. Includes everything needed to run an application: code, runtime, system tools, system libraries and settings. Any docker client will be able to run the container in any machine. For developers, it means that they can focus on writing code without worrying about the system that it will ultimately be running on.</w:t>
      </w:r>
    </w:p>
    <w:p w14:paraId="2C0FBDF7" w14:textId="77777777" w:rsidR="00257874" w:rsidRDefault="002D0913">
      <w:pPr>
        <w:rPr>
          <w:lang w:val="en-US"/>
        </w:rPr>
      </w:pPr>
      <w:r>
        <w:rPr>
          <w:lang w:val="en-US"/>
        </w:rPr>
        <w:t>Another advantage of the containers is that they are lightweight, require fewer resources and have very quick start up times, and secure, the container provides isolation from other containers.</w:t>
      </w:r>
    </w:p>
    <w:p w14:paraId="72F76E5D" w14:textId="77777777" w:rsidR="00257874" w:rsidRDefault="002D0913">
      <w:pPr>
        <w:rPr>
          <w:lang w:val="en-US"/>
        </w:rPr>
      </w:pPr>
      <w:r>
        <w:rPr>
          <w:lang w:val="en-US"/>
        </w:rPr>
        <w:t>Docker containers are built from Docker images, in order to run an application inside a container an image with the application needs to be built, build a container from that image and only then can the image with the application be executed. A Docker image is an immutable file which contains the source code, libraries, dependencies, tools, and other files needed for an application to run.</w:t>
      </w:r>
    </w:p>
    <w:p w14:paraId="1951EA7C" w14:textId="77777777" w:rsidR="00257874" w:rsidRDefault="002D0913">
      <w:pPr>
        <w:rPr>
          <w:lang w:val="en-US"/>
        </w:rPr>
      </w:pPr>
      <w:r>
        <w:rPr>
          <w:lang w:val="en-US"/>
        </w:rPr>
        <w:t xml:space="preserve">There are several images available for use in docker in image registries like Docker Hub </w:t>
      </w:r>
      <w:sdt>
        <w:sdtPr>
          <w:id w:val="1462687057"/>
          <w:citation/>
        </w:sdtPr>
        <w:sdtEndPr/>
        <w:sdtContent>
          <w:r>
            <w:fldChar w:fldCharType="begin"/>
          </w:r>
          <w:r w:rsidRPr="002D0913">
            <w:rPr>
              <w:lang w:val="en-GB"/>
              <w:rPrChange w:id="206" w:author="joao eduardo santos" w:date="2020-09-09T18:36:00Z">
                <w:rPr/>
              </w:rPrChange>
            </w:rPr>
            <w:instrText>CITATION Doc201 \l 2070</w:instrText>
          </w:r>
          <w:r>
            <w:fldChar w:fldCharType="separate"/>
          </w:r>
          <w:r w:rsidRPr="002D0913">
            <w:rPr>
              <w:lang w:val="en-GB"/>
              <w:rPrChange w:id="207" w:author="joao eduardo santos" w:date="2020-09-09T18:36:00Z">
                <w:rPr/>
              </w:rPrChange>
            </w:rPr>
            <w:t>[18]</w:t>
          </w:r>
          <w:r>
            <w:fldChar w:fldCharType="end"/>
          </w:r>
        </w:sdtContent>
      </w:sdt>
      <w:r>
        <w:rPr>
          <w:lang w:val="en-US"/>
        </w:rPr>
        <w:t>. For most cases custom docker images need to be built and these can be built recurring to Docker files.</w:t>
      </w:r>
    </w:p>
    <w:p w14:paraId="769D64E5" w14:textId="77777777" w:rsidR="00257874" w:rsidRDefault="002D0913">
      <w:pPr>
        <w:rPr>
          <w:lang w:val="en-US"/>
        </w:rPr>
      </w:pPr>
      <w:r>
        <w:rPr>
          <w:lang w:val="en-US"/>
        </w:rPr>
        <w:t xml:space="preserve">A </w:t>
      </w:r>
      <w:proofErr w:type="spellStart"/>
      <w:r>
        <w:rPr>
          <w:lang w:val="en-US"/>
        </w:rPr>
        <w:t>Dockerfile</w:t>
      </w:r>
      <w:proofErr w:type="spellEnd"/>
      <w:r>
        <w:rPr>
          <w:lang w:val="en-US"/>
        </w:rPr>
        <w:t xml:space="preserve"> is a text file which includes the instructions to build a Docker image. A </w:t>
      </w:r>
      <w:proofErr w:type="spellStart"/>
      <w:r>
        <w:rPr>
          <w:lang w:val="en-US"/>
        </w:rPr>
        <w:t>Dockerfile</w:t>
      </w:r>
      <w:proofErr w:type="spellEnd"/>
      <w:r>
        <w:rPr>
          <w:lang w:val="en-US"/>
        </w:rPr>
        <w:t xml:space="preserve"> specifies the operating system, the runtimes, environmental variables, file locations, network ports, other components it needs and what the container will be doing once we run it. With a </w:t>
      </w:r>
      <w:proofErr w:type="spellStart"/>
      <w:r>
        <w:rPr>
          <w:lang w:val="en-US"/>
        </w:rPr>
        <w:t>Dockerfile</w:t>
      </w:r>
      <w:proofErr w:type="spellEnd"/>
      <w:r>
        <w:rPr>
          <w:lang w:val="en-US"/>
        </w:rPr>
        <w:t xml:space="preserve"> a Docker client can build an image, build a container from that image and execute it.</w:t>
      </w:r>
    </w:p>
    <w:p w14:paraId="0F349AD5" w14:textId="77777777" w:rsidR="00257874" w:rsidRDefault="002D0913">
      <w:pPr>
        <w:rPr>
          <w:lang w:val="en-US"/>
        </w:rPr>
      </w:pPr>
      <w:r w:rsidRPr="002D0913">
        <w:rPr>
          <w:lang w:val="en-GB"/>
          <w:rPrChange w:id="208" w:author="joao eduardo santos" w:date="2020-09-09T18:36:00Z">
            <w:rPr/>
          </w:rPrChange>
        </w:rPr>
        <w:br w:type="page"/>
      </w:r>
    </w:p>
    <w:p w14:paraId="702497BF" w14:textId="77777777" w:rsidR="00257874" w:rsidRDefault="002D0913">
      <w:pPr>
        <w:pStyle w:val="Ttulo1"/>
        <w:numPr>
          <w:ilvl w:val="0"/>
          <w:numId w:val="5"/>
        </w:numPr>
      </w:pPr>
      <w:bookmarkStart w:id="209" w:name="_Toc43055757"/>
      <w:bookmarkStart w:id="210" w:name="_Ref43034646"/>
      <w:r>
        <w:lastRenderedPageBreak/>
        <w:t>Architecture</w:t>
      </w:r>
      <w:bookmarkEnd w:id="209"/>
      <w:bookmarkEnd w:id="210"/>
    </w:p>
    <w:p w14:paraId="46DE6755" w14:textId="77777777" w:rsidR="00257874" w:rsidRDefault="002D0913">
      <w:pPr>
        <w:rPr>
          <w:lang w:val="en-US"/>
        </w:rPr>
      </w:pPr>
      <w:r>
        <w:rPr>
          <w:lang w:val="en-US"/>
        </w:rPr>
        <w:t>To develop the IS E-Learning platform three main modules were identified: UI, Services and Execution Environments.</w:t>
      </w:r>
    </w:p>
    <w:p w14:paraId="5D2F05EA" w14:textId="77777777" w:rsidR="00257874" w:rsidRDefault="002D0913">
      <w:pPr>
        <w:rPr>
          <w:lang w:val="en-US"/>
        </w:rPr>
      </w:pPr>
      <w:r>
        <w:rPr>
          <w:lang w:val="en-US"/>
        </w:rPr>
        <w:t>The UI module is the presentation layer, with which the final user will interact. This interface will be developed as a single page application.</w:t>
      </w:r>
    </w:p>
    <w:p w14:paraId="7002BA45" w14:textId="77777777" w:rsidR="00257874" w:rsidRDefault="002D0913">
      <w:pPr>
        <w:rPr>
          <w:lang w:val="en-US"/>
        </w:rPr>
      </w:pPr>
      <w:r>
        <w:rPr>
          <w:lang w:val="en-US"/>
        </w:rPr>
        <w:t xml:space="preserve">The Services module will provide a REST API </w:t>
      </w:r>
      <w:sdt>
        <w:sdtPr>
          <w:id w:val="-440452254"/>
          <w:citation/>
        </w:sdtPr>
        <w:sdtEndPr/>
        <w:sdtContent>
          <w:r>
            <w:fldChar w:fldCharType="begin"/>
          </w:r>
          <w:r w:rsidRPr="002D0913">
            <w:rPr>
              <w:lang w:val="en-GB"/>
              <w:rPrChange w:id="211" w:author="joao eduardo santos" w:date="2020-09-09T18:36:00Z">
                <w:rPr/>
              </w:rPrChange>
            </w:rPr>
            <w:instrText>CITATION Wha20 \l 2070</w:instrText>
          </w:r>
          <w:r>
            <w:fldChar w:fldCharType="separate"/>
          </w:r>
          <w:r w:rsidRPr="002D0913">
            <w:rPr>
              <w:lang w:val="en-GB"/>
              <w:rPrChange w:id="212" w:author="joao eduardo santos" w:date="2020-09-09T18:36:00Z">
                <w:rPr/>
              </w:rPrChange>
            </w:rPr>
            <w:t>[19]</w:t>
          </w:r>
          <w:r>
            <w:fldChar w:fldCharType="end"/>
          </w:r>
        </w:sdtContent>
      </w:sdt>
      <w:r>
        <w:rPr>
          <w:lang w:val="en-US"/>
        </w:rPr>
        <w:t xml:space="preserve"> which is the core of the platform. This REST API can be used standalone or with the UI module and will be used to support the UI module.</w:t>
      </w:r>
    </w:p>
    <w:p w14:paraId="33B0E839" w14:textId="77777777" w:rsidR="00257874" w:rsidRDefault="002D0913">
      <w:pPr>
        <w:rPr>
          <w:lang w:val="en-US"/>
        </w:rPr>
      </w:pPr>
      <w:r>
        <w:rPr>
          <w:lang w:val="en-US"/>
        </w:rPr>
        <w:t>The Execution Environment module will be responsible for executing code provided by an external source. This module will support several runtime environments, where each application will be developed and hosted on a separate container.</w:t>
      </w:r>
    </w:p>
    <w:p w14:paraId="24C98FA0" w14:textId="77777777" w:rsidR="00257874" w:rsidRDefault="002D0913">
      <w:pPr>
        <w:rPr>
          <w:lang w:val="en-US"/>
        </w:rPr>
      </w:pPr>
      <w:r>
        <w:rPr>
          <w:lang w:val="en-US"/>
        </w:rPr>
        <w:t xml:space="preserve">On </w:t>
      </w:r>
      <w:r>
        <w:rPr>
          <w:lang w:val="en-US"/>
        </w:rPr>
        <w:fldChar w:fldCharType="begin"/>
      </w:r>
      <w:r>
        <w:rPr>
          <w:lang w:val="en-US"/>
        </w:rPr>
        <w:instrText>REF _Ref43063606 \h</w:instrText>
      </w:r>
      <w:r>
        <w:rPr>
          <w:lang w:val="en-US"/>
        </w:rPr>
      </w:r>
      <w:r>
        <w:rPr>
          <w:lang w:val="en-US"/>
        </w:rPr>
        <w:fldChar w:fldCharType="separate"/>
      </w:r>
      <w:r>
        <w:rPr>
          <w:lang w:val="en-US"/>
        </w:rPr>
        <w:t>Figure 7</w:t>
      </w:r>
      <w:r>
        <w:rPr>
          <w:lang w:val="en-US"/>
        </w:rPr>
        <w:fldChar w:fldCharType="end"/>
      </w:r>
      <w:r>
        <w:rPr>
          <w:lang w:val="en-US"/>
        </w:rPr>
        <w:t xml:space="preserve"> is shown how these modules interact, the Frontend module only communicates with the services module which in turn communicates with the execution environments, increasing the solution’s modularity.</w:t>
      </w:r>
    </w:p>
    <w:p w14:paraId="6397BA73" w14:textId="77777777" w:rsidR="00257874" w:rsidRDefault="002D0913">
      <w:pPr>
        <w:keepNext/>
        <w:jc w:val="center"/>
        <w:rPr>
          <w:lang w:val="en-US"/>
        </w:rPr>
      </w:pPr>
      <w:r>
        <w:rPr>
          <w:noProof/>
        </w:rPr>
        <w:drawing>
          <wp:inline distT="0" distB="0" distL="0" distR="0" wp14:anchorId="5153CA97" wp14:editId="168FF546">
            <wp:extent cx="1302385" cy="1409065"/>
            <wp:effectExtent l="0" t="0" r="0" b="0"/>
            <wp:docPr id="9"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5"/>
                    <pic:cNvPicPr>
                      <a:picLocks noChangeAspect="1" noChangeArrowheads="1"/>
                    </pic:cNvPicPr>
                  </pic:nvPicPr>
                  <pic:blipFill>
                    <a:blip r:embed="rId25"/>
                    <a:stretch>
                      <a:fillRect/>
                    </a:stretch>
                  </pic:blipFill>
                  <pic:spPr bwMode="auto">
                    <a:xfrm>
                      <a:off x="0" y="0"/>
                      <a:ext cx="1302385" cy="1409065"/>
                    </a:xfrm>
                    <a:prstGeom prst="rect">
                      <a:avLst/>
                    </a:prstGeom>
                  </pic:spPr>
                </pic:pic>
              </a:graphicData>
            </a:graphic>
          </wp:inline>
        </w:drawing>
      </w:r>
    </w:p>
    <w:p w14:paraId="4ED8B900" w14:textId="77777777" w:rsidR="00257874" w:rsidRDefault="002D0913">
      <w:pPr>
        <w:pStyle w:val="Legenda"/>
        <w:rPr>
          <w:lang w:val="en-US"/>
        </w:rPr>
      </w:pPr>
      <w:bookmarkStart w:id="213" w:name="_Ref43063606"/>
      <w:bookmarkStart w:id="214" w:name="_Toc43055728"/>
      <w:r>
        <w:rPr>
          <w:lang w:val="en-US"/>
        </w:rPr>
        <w:t xml:space="preserve">Figure </w:t>
      </w:r>
      <w:r>
        <w:rPr>
          <w:lang w:val="en-US"/>
        </w:rPr>
        <w:fldChar w:fldCharType="begin"/>
      </w:r>
      <w:r>
        <w:rPr>
          <w:lang w:val="en-US"/>
        </w:rPr>
        <w:instrText>SEQ Figure \* ARABIC</w:instrText>
      </w:r>
      <w:r>
        <w:rPr>
          <w:lang w:val="en-US"/>
        </w:rPr>
        <w:fldChar w:fldCharType="separate"/>
      </w:r>
      <w:r>
        <w:rPr>
          <w:lang w:val="en-US"/>
        </w:rPr>
        <w:t>7</w:t>
      </w:r>
      <w:r>
        <w:rPr>
          <w:lang w:val="en-US"/>
        </w:rPr>
        <w:fldChar w:fldCharType="end"/>
      </w:r>
      <w:bookmarkEnd w:id="213"/>
      <w:r>
        <w:rPr>
          <w:lang w:val="en-US"/>
        </w:rPr>
        <w:t xml:space="preserve"> – Architectural Layered Module view, with inter module interactions</w:t>
      </w:r>
      <w:bookmarkEnd w:id="214"/>
    </w:p>
    <w:p w14:paraId="6B3E0C10" w14:textId="77777777" w:rsidR="00257874" w:rsidRDefault="00257874">
      <w:pPr>
        <w:rPr>
          <w:lang w:val="en-US"/>
        </w:rPr>
      </w:pPr>
    </w:p>
    <w:p w14:paraId="4661C490" w14:textId="77777777" w:rsidR="00257874" w:rsidRDefault="002D0913">
      <w:pPr>
        <w:pStyle w:val="Ttulo2"/>
        <w:rPr>
          <w:color w:val="auto"/>
          <w:sz w:val="28"/>
          <w:szCs w:val="28"/>
          <w:lang w:val="en-US"/>
        </w:rPr>
      </w:pPr>
      <w:bookmarkStart w:id="215" w:name="_Toc43055758"/>
      <w:r>
        <w:rPr>
          <w:color w:val="auto"/>
          <w:sz w:val="28"/>
          <w:szCs w:val="28"/>
          <w:lang w:val="en-US"/>
        </w:rPr>
        <w:t>5.1. Web Client</w:t>
      </w:r>
      <w:bookmarkEnd w:id="215"/>
    </w:p>
    <w:p w14:paraId="2FBEA0CE" w14:textId="77777777" w:rsidR="00257874" w:rsidRDefault="002D0913">
      <w:pPr>
        <w:rPr>
          <w:lang w:val="en-US"/>
        </w:rPr>
      </w:pPr>
      <w:r>
        <w:rPr>
          <w:lang w:val="en-US"/>
        </w:rPr>
        <w:t>The web client end will be a Single Page Application (SPA) enabling a user to interact with the application through an UI. This module will be implemented with React and React Router.</w:t>
      </w:r>
    </w:p>
    <w:p w14:paraId="3F2BC62B" w14:textId="77777777" w:rsidR="00257874" w:rsidRDefault="002D0913">
      <w:pPr>
        <w:rPr>
          <w:lang w:val="en-US"/>
        </w:rPr>
      </w:pPr>
      <w:r>
        <w:rPr>
          <w:lang w:val="en-US"/>
        </w:rPr>
        <w:t xml:space="preserve">For this use case, the web application was built using NodeJS. Adding to this some external libraries/frameworks were used to support the UI development: Material UI; </w:t>
      </w:r>
      <w:proofErr w:type="spellStart"/>
      <w:r>
        <w:rPr>
          <w:lang w:val="en-US"/>
        </w:rPr>
        <w:t>CodeMirror</w:t>
      </w:r>
      <w:proofErr w:type="spellEnd"/>
      <w:r>
        <w:rPr>
          <w:lang w:val="en-US"/>
        </w:rPr>
        <w:t xml:space="preserve">; </w:t>
      </w:r>
      <w:proofErr w:type="spellStart"/>
      <w:r>
        <w:rPr>
          <w:lang w:val="en-US"/>
        </w:rPr>
        <w:t>Formik</w:t>
      </w:r>
      <w:proofErr w:type="spellEnd"/>
      <w:r>
        <w:rPr>
          <w:lang w:val="en-US"/>
        </w:rPr>
        <w:t>; Yup. These are explained in more detail below.</w:t>
      </w:r>
    </w:p>
    <w:p w14:paraId="0D5E3677" w14:textId="77777777" w:rsidR="00257874" w:rsidRDefault="002D0913">
      <w:pPr>
        <w:rPr>
          <w:lang w:val="en-US"/>
        </w:rPr>
      </w:pPr>
      <w:r>
        <w:rPr>
          <w:lang w:val="en-US"/>
        </w:rPr>
        <w:t>To take advantage of React and follow good development practices, on this project there is a concern to implement components with a modular design. With this approach the components can be reused in different pages making the application more modular and loosely coupled.</w:t>
      </w:r>
    </w:p>
    <w:p w14:paraId="725C3AB6" w14:textId="77777777" w:rsidR="00257874" w:rsidRDefault="002D0913">
      <w:pPr>
        <w:pStyle w:val="Ttulo3"/>
        <w:rPr>
          <w:color w:val="auto"/>
          <w:sz w:val="28"/>
          <w:szCs w:val="28"/>
          <w:lang w:val="en-US"/>
        </w:rPr>
      </w:pPr>
      <w:bookmarkStart w:id="216" w:name="_Toc43055759"/>
      <w:r>
        <w:rPr>
          <w:color w:val="auto"/>
          <w:sz w:val="28"/>
          <w:szCs w:val="28"/>
          <w:lang w:val="en-US"/>
        </w:rPr>
        <w:lastRenderedPageBreak/>
        <w:t>5.1.1 Material-UI</w:t>
      </w:r>
      <w:bookmarkEnd w:id="216"/>
    </w:p>
    <w:p w14:paraId="57453CE5" w14:textId="77777777" w:rsidR="00257874" w:rsidRDefault="002D0913">
      <w:pPr>
        <w:rPr>
          <w:lang w:val="en-US"/>
        </w:rPr>
      </w:pPr>
      <w:r>
        <w:rPr>
          <w:lang w:val="en-US"/>
        </w:rPr>
        <w:t xml:space="preserve">Material-UI </w:t>
      </w:r>
      <w:sdt>
        <w:sdtPr>
          <w:id w:val="2022036940"/>
          <w:citation/>
        </w:sdtPr>
        <w:sdtEndPr/>
        <w:sdtContent>
          <w:r>
            <w:fldChar w:fldCharType="begin"/>
          </w:r>
          <w:r w:rsidRPr="002D0913">
            <w:rPr>
              <w:lang w:val="en-GB"/>
              <w:rPrChange w:id="217" w:author="joao eduardo santos" w:date="2020-09-09T18:36:00Z">
                <w:rPr/>
              </w:rPrChange>
            </w:rPr>
            <w:instrText>CITATION Mat20 \l 2070</w:instrText>
          </w:r>
          <w:r>
            <w:fldChar w:fldCharType="separate"/>
          </w:r>
          <w:r w:rsidRPr="002D0913">
            <w:rPr>
              <w:lang w:val="en-GB"/>
              <w:rPrChange w:id="218" w:author="joao eduardo santos" w:date="2020-09-09T18:36:00Z">
                <w:rPr/>
              </w:rPrChange>
            </w:rPr>
            <w:t>[20]</w:t>
          </w:r>
          <w:r>
            <w:fldChar w:fldCharType="end"/>
          </w:r>
        </w:sdtContent>
      </w:sdt>
      <w:r>
        <w:rPr>
          <w:lang w:val="en-US"/>
        </w:rPr>
        <w:t xml:space="preserve"> is one of the most famous React UI frameworks, and uses grid-based layouts, responsive animations and transitions, padding, and depth effects such as lighting and shadows. It provides React components that implement Google Material Design </w:t>
      </w:r>
      <w:sdt>
        <w:sdtPr>
          <w:id w:val="1613477425"/>
          <w:citation/>
        </w:sdtPr>
        <w:sdtEndPr/>
        <w:sdtContent>
          <w:r>
            <w:fldChar w:fldCharType="begin"/>
          </w:r>
          <w:r w:rsidRPr="002D0913">
            <w:rPr>
              <w:lang w:val="en-GB"/>
              <w:rPrChange w:id="219" w:author="joao eduardo santos" w:date="2020-09-09T18:36:00Z">
                <w:rPr/>
              </w:rPrChange>
            </w:rPr>
            <w:instrText>CITATION Mat201 \l 2070</w:instrText>
          </w:r>
          <w:r>
            <w:fldChar w:fldCharType="separate"/>
          </w:r>
          <w:r w:rsidRPr="002D0913">
            <w:rPr>
              <w:lang w:val="en-GB"/>
              <w:rPrChange w:id="220" w:author="joao eduardo santos" w:date="2020-09-09T18:36:00Z">
                <w:rPr/>
              </w:rPrChange>
            </w:rPr>
            <w:t>[21]</w:t>
          </w:r>
          <w:r>
            <w:fldChar w:fldCharType="end"/>
          </w:r>
        </w:sdtContent>
      </w:sdt>
      <w:r>
        <w:rPr>
          <w:lang w:val="en-US"/>
        </w:rPr>
        <w:t>, that are inspired by the physical world objects and their textures on how they reflect light and cast shadows.</w:t>
      </w:r>
    </w:p>
    <w:p w14:paraId="163E02DF" w14:textId="77777777" w:rsidR="00257874" w:rsidRDefault="002D0913">
      <w:pPr>
        <w:rPr>
          <w:lang w:val="en-US"/>
        </w:rPr>
      </w:pPr>
      <w:r>
        <w:rPr>
          <w:lang w:val="en-US"/>
        </w:rPr>
        <w:t>It provides comprehensive, modern UI components that work across the web, mobile and desktop, that are fast and consistent and that were fully tested across modern browsers. Material-UI components also work without any additional setup, working in isolation and they are self-supporting, injecting only the styles they need to display, i.e. the global scope is not affected.</w:t>
      </w:r>
    </w:p>
    <w:p w14:paraId="6400EB25" w14:textId="77777777" w:rsidR="00257874" w:rsidRDefault="002D0913">
      <w:pPr>
        <w:rPr>
          <w:lang w:val="en-US"/>
        </w:rPr>
      </w:pPr>
      <w:r>
        <w:rPr>
          <w:lang w:val="en-US"/>
        </w:rPr>
        <w:t>All web client front-end was built using Material-UI components.</w:t>
      </w:r>
    </w:p>
    <w:p w14:paraId="1249C4E2" w14:textId="77777777" w:rsidR="00257874" w:rsidRDefault="00257874">
      <w:pPr>
        <w:rPr>
          <w:lang w:val="en-US"/>
        </w:rPr>
      </w:pPr>
    </w:p>
    <w:p w14:paraId="3312CECB" w14:textId="77777777" w:rsidR="00257874" w:rsidRDefault="002D0913">
      <w:pPr>
        <w:pStyle w:val="Ttulo3"/>
        <w:rPr>
          <w:color w:val="auto"/>
          <w:sz w:val="32"/>
          <w:szCs w:val="32"/>
          <w:lang w:val="en-US"/>
        </w:rPr>
      </w:pPr>
      <w:bookmarkStart w:id="221" w:name="_Toc43055760"/>
      <w:r>
        <w:rPr>
          <w:color w:val="auto"/>
          <w:sz w:val="28"/>
          <w:szCs w:val="28"/>
          <w:lang w:val="en-US"/>
        </w:rPr>
        <w:t xml:space="preserve">5.1.2 </w:t>
      </w:r>
      <w:proofErr w:type="spellStart"/>
      <w:r>
        <w:rPr>
          <w:color w:val="auto"/>
          <w:sz w:val="28"/>
          <w:szCs w:val="28"/>
          <w:lang w:val="en-US"/>
        </w:rPr>
        <w:t>CodeMirror</w:t>
      </w:r>
      <w:bookmarkEnd w:id="221"/>
      <w:proofErr w:type="spellEnd"/>
    </w:p>
    <w:p w14:paraId="73942087" w14:textId="77777777" w:rsidR="00257874" w:rsidRDefault="002D0913">
      <w:pPr>
        <w:rPr>
          <w:lang w:val="en-US"/>
        </w:rPr>
      </w:pPr>
      <w:proofErr w:type="spellStart"/>
      <w:r>
        <w:rPr>
          <w:lang w:val="en-US"/>
        </w:rPr>
        <w:t>CodeMirror</w:t>
      </w:r>
      <w:proofErr w:type="spellEnd"/>
      <w:r>
        <w:rPr>
          <w:lang w:val="en-US"/>
        </w:rPr>
        <w:t xml:space="preserve"> </w:t>
      </w:r>
      <w:sdt>
        <w:sdtPr>
          <w:id w:val="-376470778"/>
          <w:citation/>
        </w:sdtPr>
        <w:sdtEndPr/>
        <w:sdtContent>
          <w:r>
            <w:fldChar w:fldCharType="begin"/>
          </w:r>
          <w:r w:rsidRPr="002D0913">
            <w:rPr>
              <w:lang w:val="en-GB"/>
              <w:rPrChange w:id="222" w:author="joao eduardo santos" w:date="2020-09-09T18:36:00Z">
                <w:rPr/>
              </w:rPrChange>
            </w:rPr>
            <w:instrText>CITATION Cod202 \l 2070</w:instrText>
          </w:r>
          <w:r>
            <w:fldChar w:fldCharType="separate"/>
          </w:r>
          <w:r w:rsidRPr="002D0913">
            <w:rPr>
              <w:lang w:val="en-GB"/>
              <w:rPrChange w:id="223" w:author="joao eduardo santos" w:date="2020-09-09T18:36:00Z">
                <w:rPr/>
              </w:rPrChange>
            </w:rPr>
            <w:t>[22]</w:t>
          </w:r>
          <w:r>
            <w:fldChar w:fldCharType="end"/>
          </w:r>
        </w:sdtContent>
      </w:sdt>
      <w:r>
        <w:rPr>
          <w:lang w:val="en-US"/>
        </w:rPr>
        <w:t xml:space="preserve"> is a versatile text editor implemented in JavaScript. It is specialized for editing </w:t>
      </w:r>
      <w:proofErr w:type="gramStart"/>
      <w:r>
        <w:rPr>
          <w:lang w:val="en-US"/>
        </w:rPr>
        <w:t>code, and</w:t>
      </w:r>
      <w:proofErr w:type="gramEnd"/>
      <w:r>
        <w:rPr>
          <w:lang w:val="en-US"/>
        </w:rPr>
        <w:t xml:space="preserve"> comes with a number of languages modes and addons that implement custom UI themes or more advanced editing functionality such as auto close brackets or auto matching tags that will cause the tags around the cursor to be highlighted.</w:t>
      </w:r>
    </w:p>
    <w:p w14:paraId="14B0D2A2" w14:textId="77777777" w:rsidR="00257874" w:rsidRDefault="002D0913">
      <w:pPr>
        <w:rPr>
          <w:lang w:val="en-US"/>
        </w:rPr>
      </w:pPr>
      <w:r>
        <w:rPr>
          <w:lang w:val="en-US"/>
        </w:rPr>
        <w:t xml:space="preserve">Some of these features seem only “nice to haves”, but they fulfill an important role in the concept of our application, which is be educational driven and to make the learning process easier. </w:t>
      </w:r>
    </w:p>
    <w:p w14:paraId="5E8D406E" w14:textId="77777777" w:rsidR="00257874" w:rsidRDefault="002D0913">
      <w:pPr>
        <w:rPr>
          <w:lang w:val="en-US"/>
        </w:rPr>
      </w:pPr>
      <w:r>
        <w:rPr>
          <w:lang w:val="en-US"/>
        </w:rPr>
        <w:t xml:space="preserve">In the context of the developed e-learning platform, the </w:t>
      </w:r>
      <w:proofErr w:type="spellStart"/>
      <w:r>
        <w:rPr>
          <w:lang w:val="en-US"/>
        </w:rPr>
        <w:t>CodeMirror</w:t>
      </w:r>
      <w:proofErr w:type="spellEnd"/>
      <w:r>
        <w:rPr>
          <w:lang w:val="en-US"/>
        </w:rPr>
        <w:t xml:space="preserve"> library is used in all the built-in components that use a text editor, such as the Challenges interface where one can write the code to be executed.</w:t>
      </w:r>
    </w:p>
    <w:p w14:paraId="6BEDA2E9" w14:textId="77777777" w:rsidR="00257874" w:rsidRDefault="00257874">
      <w:pPr>
        <w:rPr>
          <w:lang w:val="en-US"/>
        </w:rPr>
      </w:pPr>
    </w:p>
    <w:p w14:paraId="168FB484" w14:textId="77777777" w:rsidR="00257874" w:rsidRDefault="002D0913">
      <w:pPr>
        <w:pStyle w:val="Ttulo3"/>
        <w:rPr>
          <w:color w:val="auto"/>
          <w:sz w:val="32"/>
          <w:szCs w:val="32"/>
          <w:lang w:val="en-US"/>
        </w:rPr>
      </w:pPr>
      <w:bookmarkStart w:id="224" w:name="_Toc43055761"/>
      <w:r>
        <w:rPr>
          <w:color w:val="auto"/>
          <w:sz w:val="28"/>
          <w:szCs w:val="28"/>
          <w:lang w:val="en-US"/>
        </w:rPr>
        <w:t xml:space="preserve">5.1.2 </w:t>
      </w:r>
      <w:proofErr w:type="spellStart"/>
      <w:r>
        <w:rPr>
          <w:color w:val="auto"/>
          <w:sz w:val="28"/>
          <w:szCs w:val="28"/>
          <w:lang w:val="en-US"/>
        </w:rPr>
        <w:t>Formik</w:t>
      </w:r>
      <w:bookmarkEnd w:id="224"/>
      <w:proofErr w:type="spellEnd"/>
    </w:p>
    <w:p w14:paraId="220CE6C6" w14:textId="77777777" w:rsidR="00257874" w:rsidRDefault="002D0913">
      <w:pPr>
        <w:rPr>
          <w:lang w:val="en-US"/>
        </w:rPr>
      </w:pPr>
      <w:proofErr w:type="spellStart"/>
      <w:r>
        <w:rPr>
          <w:lang w:val="en-US"/>
        </w:rPr>
        <w:t>Formik</w:t>
      </w:r>
      <w:proofErr w:type="spellEnd"/>
      <w:r>
        <w:rPr>
          <w:lang w:val="en-US"/>
        </w:rPr>
        <w:t xml:space="preserve"> is a lightweight, easy to use form helper library which is concerned in helping with 3 particular points: getting values in and out of form state, validation and error messages; handling form submission </w:t>
      </w:r>
      <w:sdt>
        <w:sdtPr>
          <w:id w:val="-477993941"/>
          <w:citation/>
        </w:sdtPr>
        <w:sdtEndPr/>
        <w:sdtContent>
          <w:r>
            <w:fldChar w:fldCharType="begin"/>
          </w:r>
          <w:r w:rsidRPr="002D0913">
            <w:rPr>
              <w:lang w:val="en-GB"/>
              <w:rPrChange w:id="225" w:author="joao eduardo santos" w:date="2020-09-09T18:36:00Z">
                <w:rPr/>
              </w:rPrChange>
            </w:rPr>
            <w:instrText>CITATION For20 \l 2070</w:instrText>
          </w:r>
          <w:r>
            <w:fldChar w:fldCharType="separate"/>
          </w:r>
          <w:r w:rsidRPr="002D0913">
            <w:rPr>
              <w:lang w:val="en-GB"/>
              <w:rPrChange w:id="226" w:author="joao eduardo santos" w:date="2020-09-09T18:36:00Z">
                <w:rPr/>
              </w:rPrChange>
            </w:rPr>
            <w:t>[23]</w:t>
          </w:r>
          <w:r>
            <w:fldChar w:fldCharType="end"/>
          </w:r>
        </w:sdtContent>
      </w:sdt>
      <w:r>
        <w:rPr>
          <w:lang w:val="en-US"/>
        </w:rPr>
        <w:t xml:space="preserve">. In React forms are usually verbose with a lot of boilerplate, with </w:t>
      </w:r>
      <w:proofErr w:type="spellStart"/>
      <w:r>
        <w:rPr>
          <w:lang w:val="en-US"/>
        </w:rPr>
        <w:t>Formik</w:t>
      </w:r>
      <w:proofErr w:type="spellEnd"/>
      <w:r>
        <w:rPr>
          <w:lang w:val="en-US"/>
        </w:rPr>
        <w:t xml:space="preserve"> this issue is mitigated making the code more readable and easier to maintain or change.</w:t>
      </w:r>
    </w:p>
    <w:p w14:paraId="63FE03F5" w14:textId="77777777" w:rsidR="00257874" w:rsidRDefault="002D0913">
      <w:pPr>
        <w:rPr>
          <w:lang w:val="en-US"/>
        </w:rPr>
      </w:pPr>
      <w:r>
        <w:rPr>
          <w:lang w:val="en-US"/>
        </w:rPr>
        <w:t>Another advantage is the integration this library has with Material UI, which is used on this project. This requires the use of another library “</w:t>
      </w:r>
      <w:proofErr w:type="spellStart"/>
      <w:r>
        <w:rPr>
          <w:lang w:val="en-US"/>
        </w:rPr>
        <w:t>formik</w:t>
      </w:r>
      <w:proofErr w:type="spellEnd"/>
      <w:r>
        <w:rPr>
          <w:lang w:val="en-US"/>
        </w:rPr>
        <w:t>-material-</w:t>
      </w:r>
      <w:proofErr w:type="spellStart"/>
      <w:r>
        <w:rPr>
          <w:lang w:val="en-US"/>
        </w:rPr>
        <w:t>ui</w:t>
      </w:r>
      <w:proofErr w:type="spellEnd"/>
      <w:r>
        <w:rPr>
          <w:lang w:val="en-US"/>
        </w:rPr>
        <w:t xml:space="preserve">” and allows the use and configuration of some Material UI components when building a form </w:t>
      </w:r>
      <w:sdt>
        <w:sdtPr>
          <w:id w:val="182707971"/>
          <w:citation/>
        </w:sdtPr>
        <w:sdtEndPr/>
        <w:sdtContent>
          <w:r>
            <w:fldChar w:fldCharType="begin"/>
          </w:r>
          <w:r w:rsidRPr="002D0913">
            <w:rPr>
              <w:lang w:val="en-GB"/>
              <w:rPrChange w:id="227" w:author="joao eduardo santos" w:date="2020-09-09T18:36:00Z">
                <w:rPr/>
              </w:rPrChange>
            </w:rPr>
            <w:instrText>CITATION For201 \l 2070</w:instrText>
          </w:r>
          <w:r>
            <w:fldChar w:fldCharType="separate"/>
          </w:r>
          <w:r w:rsidRPr="002D0913">
            <w:rPr>
              <w:lang w:val="en-GB"/>
              <w:rPrChange w:id="228" w:author="joao eduardo santos" w:date="2020-09-09T18:36:00Z">
                <w:rPr/>
              </w:rPrChange>
            </w:rPr>
            <w:t>[24]</w:t>
          </w:r>
          <w:r>
            <w:fldChar w:fldCharType="end"/>
          </w:r>
        </w:sdtContent>
      </w:sdt>
      <w:r>
        <w:rPr>
          <w:lang w:val="en-US"/>
        </w:rPr>
        <w:t>.</w:t>
      </w:r>
    </w:p>
    <w:p w14:paraId="22EAB987" w14:textId="77777777" w:rsidR="00257874" w:rsidRDefault="00257874">
      <w:pPr>
        <w:rPr>
          <w:lang w:val="en-US"/>
        </w:rPr>
      </w:pPr>
    </w:p>
    <w:p w14:paraId="21DC3C9F" w14:textId="77777777" w:rsidR="00257874" w:rsidRDefault="002D0913">
      <w:pPr>
        <w:pStyle w:val="Ttulo3"/>
        <w:rPr>
          <w:color w:val="auto"/>
          <w:sz w:val="32"/>
          <w:szCs w:val="32"/>
          <w:lang w:val="en-US"/>
        </w:rPr>
      </w:pPr>
      <w:bookmarkStart w:id="229" w:name="_Toc43055762"/>
      <w:r>
        <w:rPr>
          <w:color w:val="auto"/>
          <w:sz w:val="28"/>
          <w:szCs w:val="28"/>
          <w:lang w:val="en-US"/>
        </w:rPr>
        <w:t>5.1.2 Yup</w:t>
      </w:r>
      <w:bookmarkEnd w:id="229"/>
    </w:p>
    <w:p w14:paraId="190E6BAB" w14:textId="77777777" w:rsidR="00257874" w:rsidRDefault="002D0913">
      <w:pPr>
        <w:rPr>
          <w:lang w:val="en-US"/>
        </w:rPr>
      </w:pPr>
      <w:r>
        <w:rPr>
          <w:lang w:val="en-US"/>
        </w:rPr>
        <w:t xml:space="preserve">The Yup library is a lightweight, widely used, client-side JavaScript schema builder for value parsing and validation </w:t>
      </w:r>
      <w:sdt>
        <w:sdtPr>
          <w:id w:val="-880853626"/>
          <w:citation/>
        </w:sdtPr>
        <w:sdtEndPr/>
        <w:sdtContent>
          <w:r>
            <w:fldChar w:fldCharType="begin"/>
          </w:r>
          <w:r w:rsidRPr="002D0913">
            <w:rPr>
              <w:lang w:val="en-GB"/>
              <w:rPrChange w:id="230" w:author="joao eduardo santos" w:date="2020-09-09T18:36:00Z">
                <w:rPr/>
              </w:rPrChange>
            </w:rPr>
            <w:instrText>CITATION yup20 \l 2070</w:instrText>
          </w:r>
          <w:r>
            <w:fldChar w:fldCharType="separate"/>
          </w:r>
          <w:r w:rsidRPr="002D0913">
            <w:rPr>
              <w:lang w:val="en-GB"/>
              <w:rPrChange w:id="231" w:author="joao eduardo santos" w:date="2020-09-09T18:36:00Z">
                <w:rPr/>
              </w:rPrChange>
            </w:rPr>
            <w:t>[25]</w:t>
          </w:r>
          <w:r>
            <w:fldChar w:fldCharType="end"/>
          </w:r>
        </w:sdtContent>
      </w:sdt>
      <w:r>
        <w:rPr>
          <w:lang w:val="en-US"/>
        </w:rPr>
        <w:t xml:space="preserve">. This allows validation of any type of object in </w:t>
      </w:r>
      <w:proofErr w:type="spellStart"/>
      <w:r>
        <w:rPr>
          <w:lang w:val="en-US"/>
        </w:rPr>
        <w:t>javascript</w:t>
      </w:r>
      <w:proofErr w:type="spellEnd"/>
      <w:r>
        <w:rPr>
          <w:lang w:val="en-US"/>
        </w:rPr>
        <w:t xml:space="preserve">, with plenty out of the </w:t>
      </w:r>
      <w:r>
        <w:rPr>
          <w:lang w:val="en-US"/>
        </w:rPr>
        <w:lastRenderedPageBreak/>
        <w:t xml:space="preserve">box validations for number types and string types, </w:t>
      </w:r>
      <w:proofErr w:type="gramStart"/>
      <w:r>
        <w:rPr>
          <w:lang w:val="en-US"/>
        </w:rPr>
        <w:t>and also</w:t>
      </w:r>
      <w:proofErr w:type="gramEnd"/>
      <w:r>
        <w:rPr>
          <w:lang w:val="en-US"/>
        </w:rPr>
        <w:t xml:space="preserve"> allows the creation of custom validators making this library very flexible.</w:t>
      </w:r>
    </w:p>
    <w:p w14:paraId="594532AC" w14:textId="77777777" w:rsidR="00257874" w:rsidRDefault="002D0913">
      <w:pPr>
        <w:rPr>
          <w:lang w:val="en-US"/>
        </w:rPr>
      </w:pPr>
      <w:r>
        <w:rPr>
          <w:lang w:val="en-US"/>
        </w:rPr>
        <w:t xml:space="preserve">On the context of this project it is used for validation when building </w:t>
      </w:r>
      <w:proofErr w:type="spellStart"/>
      <w:r>
        <w:rPr>
          <w:lang w:val="en-US"/>
        </w:rPr>
        <w:t>Formik</w:t>
      </w:r>
      <w:proofErr w:type="spellEnd"/>
      <w:r>
        <w:rPr>
          <w:lang w:val="en-US"/>
        </w:rPr>
        <w:t xml:space="preserve"> scripts making the validations even less verbose </w:t>
      </w:r>
      <w:sdt>
        <w:sdtPr>
          <w:id w:val="-1585143809"/>
          <w:citation/>
        </w:sdtPr>
        <w:sdtEndPr/>
        <w:sdtContent>
          <w:r>
            <w:fldChar w:fldCharType="begin"/>
          </w:r>
          <w:r w:rsidRPr="002D0913">
            <w:rPr>
              <w:lang w:val="en-GB"/>
              <w:rPrChange w:id="232" w:author="joao eduardo santos" w:date="2020-09-09T18:36:00Z">
                <w:rPr/>
              </w:rPrChange>
            </w:rPr>
            <w:instrText>CITATION Tut20 \l 2070</w:instrText>
          </w:r>
          <w:r>
            <w:fldChar w:fldCharType="separate"/>
          </w:r>
          <w:r w:rsidRPr="002D0913">
            <w:rPr>
              <w:lang w:val="en-GB"/>
              <w:rPrChange w:id="233" w:author="joao eduardo santos" w:date="2020-09-09T18:36:00Z">
                <w:rPr/>
              </w:rPrChange>
            </w:rPr>
            <w:t>[26]</w:t>
          </w:r>
          <w:r>
            <w:fldChar w:fldCharType="end"/>
          </w:r>
        </w:sdtContent>
      </w:sdt>
      <w:r>
        <w:rPr>
          <w:lang w:val="en-US"/>
        </w:rPr>
        <w:t>.</w:t>
      </w:r>
    </w:p>
    <w:p w14:paraId="4EB5C920" w14:textId="77777777" w:rsidR="00257874" w:rsidRDefault="00257874">
      <w:pPr>
        <w:rPr>
          <w:lang w:val="en-US"/>
        </w:rPr>
      </w:pPr>
    </w:p>
    <w:p w14:paraId="2EF1A5E5" w14:textId="77777777" w:rsidR="00257874" w:rsidRDefault="002D0913">
      <w:pPr>
        <w:pStyle w:val="Ttulo2"/>
        <w:rPr>
          <w:color w:val="auto"/>
          <w:sz w:val="28"/>
          <w:szCs w:val="28"/>
          <w:lang w:val="en-US"/>
        </w:rPr>
      </w:pPr>
      <w:bookmarkStart w:id="234" w:name="_Toc43055763"/>
      <w:r>
        <w:rPr>
          <w:color w:val="auto"/>
          <w:sz w:val="28"/>
          <w:szCs w:val="28"/>
          <w:lang w:val="en-US"/>
        </w:rPr>
        <w:t>5.2. Services</w:t>
      </w:r>
      <w:bookmarkEnd w:id="234"/>
    </w:p>
    <w:p w14:paraId="077610CC" w14:textId="77777777" w:rsidR="00257874" w:rsidRDefault="002D0913">
      <w:pPr>
        <w:rPr>
          <w:lang w:val="en-US"/>
        </w:rPr>
      </w:pPr>
      <w:r>
        <w:rPr>
          <w:lang w:val="en-US"/>
        </w:rPr>
        <w:t>This module is an application which exposes a REST API, enabling its clients to interact with the domains identified during the requirement section.</w:t>
      </w:r>
    </w:p>
    <w:p w14:paraId="576F03FA" w14:textId="77777777" w:rsidR="00257874" w:rsidRDefault="002D0913">
      <w:pPr>
        <w:rPr>
          <w:lang w:val="en-US"/>
        </w:rPr>
      </w:pPr>
      <w:r>
        <w:rPr>
          <w:lang w:val="en-US"/>
        </w:rPr>
        <w:t xml:space="preserve">In </w:t>
      </w:r>
      <w:r>
        <w:rPr>
          <w:lang w:val="en-US"/>
        </w:rPr>
        <w:fldChar w:fldCharType="begin"/>
      </w:r>
      <w:r>
        <w:rPr>
          <w:lang w:val="en-US"/>
        </w:rPr>
        <w:instrText>REF _Ref43063628 \h</w:instrText>
      </w:r>
      <w:r>
        <w:rPr>
          <w:lang w:val="en-US"/>
        </w:rPr>
      </w:r>
      <w:r>
        <w:rPr>
          <w:lang w:val="en-US"/>
        </w:rPr>
        <w:fldChar w:fldCharType="separate"/>
      </w:r>
      <w:r>
        <w:rPr>
          <w:lang w:val="en-US"/>
        </w:rPr>
        <w:t>Figure 8</w:t>
      </w:r>
      <w:r>
        <w:rPr>
          <w:lang w:val="en-US"/>
        </w:rPr>
        <w:fldChar w:fldCharType="end"/>
      </w:r>
      <w:r>
        <w:rPr>
          <w:lang w:val="en-US"/>
        </w:rPr>
        <w:t xml:space="preserve"> it is shown in more detail how the service modules are structured. There are 5 main sub modules: Users; Authentication; Execute code; Challenges; Questionnaires.</w:t>
      </w:r>
    </w:p>
    <w:p w14:paraId="58F86B8E" w14:textId="77777777" w:rsidR="00257874" w:rsidRDefault="002D0913">
      <w:pPr>
        <w:rPr>
          <w:lang w:val="en-US"/>
        </w:rPr>
      </w:pPr>
      <w:r>
        <w:rPr>
          <w:lang w:val="en-US"/>
        </w:rPr>
        <w:t xml:space="preserve">This module is developed as a Spring Boot application using the Kotlin language and the Gradle framework as a build and dependency management tool. The database is a Postgres relational database and the API is documented with the Open API 3.0 standard </w:t>
      </w:r>
      <w:sdt>
        <w:sdtPr>
          <w:id w:val="1676457618"/>
          <w:citation/>
        </w:sdtPr>
        <w:sdtEndPr/>
        <w:sdtContent>
          <w:r>
            <w:fldChar w:fldCharType="begin"/>
          </w:r>
          <w:r w:rsidRPr="002D0913">
            <w:rPr>
              <w:lang w:val="en-GB"/>
              <w:rPrChange w:id="235" w:author="joao eduardo santos" w:date="2020-09-09T18:36:00Z">
                <w:rPr/>
              </w:rPrChange>
            </w:rPr>
            <w:instrText>CITATION Ope20 \l 2070</w:instrText>
          </w:r>
          <w:r>
            <w:fldChar w:fldCharType="separate"/>
          </w:r>
          <w:r w:rsidRPr="002D0913">
            <w:rPr>
              <w:lang w:val="en-GB"/>
              <w:rPrChange w:id="236" w:author="joao eduardo santos" w:date="2020-09-09T18:36:00Z">
                <w:rPr/>
              </w:rPrChange>
            </w:rPr>
            <w:t>[27]</w:t>
          </w:r>
          <w:r>
            <w:fldChar w:fldCharType="end"/>
          </w:r>
        </w:sdtContent>
      </w:sdt>
      <w:r>
        <w:rPr>
          <w:lang w:val="en-US"/>
        </w:rPr>
        <w:t xml:space="preserve"> hosted on Swagger UI </w:t>
      </w:r>
      <w:sdt>
        <w:sdtPr>
          <w:id w:val="1494300797"/>
          <w:citation/>
        </w:sdtPr>
        <w:sdtEndPr/>
        <w:sdtContent>
          <w:r>
            <w:fldChar w:fldCharType="begin"/>
          </w:r>
          <w:r w:rsidRPr="002D0913">
            <w:rPr>
              <w:lang w:val="en-GB"/>
              <w:rPrChange w:id="237" w:author="joao eduardo santos" w:date="2020-09-09T18:36:00Z">
                <w:rPr/>
              </w:rPrChange>
            </w:rPr>
            <w:instrText>CITATION Swa20 \l 2070</w:instrText>
          </w:r>
          <w:r>
            <w:fldChar w:fldCharType="separate"/>
          </w:r>
          <w:r w:rsidRPr="002D0913">
            <w:rPr>
              <w:lang w:val="en-GB"/>
              <w:rPrChange w:id="238" w:author="joao eduardo santos" w:date="2020-09-09T18:36:00Z">
                <w:rPr/>
              </w:rPrChange>
            </w:rPr>
            <w:t>[28]</w:t>
          </w:r>
          <w:r>
            <w:fldChar w:fldCharType="end"/>
          </w:r>
        </w:sdtContent>
      </w:sdt>
      <w:r>
        <w:rPr>
          <w:lang w:val="en-US"/>
        </w:rPr>
        <w:t>.</w:t>
      </w:r>
    </w:p>
    <w:p w14:paraId="4D430957" w14:textId="77777777" w:rsidR="00257874" w:rsidRDefault="002D0913">
      <w:pPr>
        <w:keepNext/>
        <w:jc w:val="center"/>
        <w:rPr>
          <w:lang w:val="en-US"/>
        </w:rPr>
      </w:pPr>
      <w:r>
        <w:rPr>
          <w:noProof/>
        </w:rPr>
        <w:drawing>
          <wp:inline distT="0" distB="0" distL="0" distR="0" wp14:anchorId="2BC13FEB" wp14:editId="2FBDEAC5">
            <wp:extent cx="3667125" cy="2400300"/>
            <wp:effectExtent l="0" t="0" r="0" b="0"/>
            <wp:docPr id="1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4"/>
                    <pic:cNvPicPr>
                      <a:picLocks noChangeAspect="1" noChangeArrowheads="1"/>
                    </pic:cNvPicPr>
                  </pic:nvPicPr>
                  <pic:blipFill>
                    <a:blip r:embed="rId26"/>
                    <a:stretch>
                      <a:fillRect/>
                    </a:stretch>
                  </pic:blipFill>
                  <pic:spPr bwMode="auto">
                    <a:xfrm>
                      <a:off x="0" y="0"/>
                      <a:ext cx="3667125" cy="2400300"/>
                    </a:xfrm>
                    <a:prstGeom prst="rect">
                      <a:avLst/>
                    </a:prstGeom>
                  </pic:spPr>
                </pic:pic>
              </a:graphicData>
            </a:graphic>
          </wp:inline>
        </w:drawing>
      </w:r>
    </w:p>
    <w:p w14:paraId="1FCA37E2" w14:textId="77777777" w:rsidR="00257874" w:rsidRDefault="002D0913">
      <w:pPr>
        <w:pStyle w:val="Legenda"/>
        <w:rPr>
          <w:lang w:val="en-US"/>
        </w:rPr>
      </w:pPr>
      <w:bookmarkStart w:id="239" w:name="_Ref43063628"/>
      <w:bookmarkStart w:id="240" w:name="_Toc43055729"/>
      <w:r>
        <w:rPr>
          <w:lang w:val="en-US"/>
        </w:rPr>
        <w:t xml:space="preserve">Figure </w:t>
      </w:r>
      <w:r>
        <w:rPr>
          <w:lang w:val="en-US"/>
        </w:rPr>
        <w:fldChar w:fldCharType="begin"/>
      </w:r>
      <w:r>
        <w:rPr>
          <w:lang w:val="en-US"/>
        </w:rPr>
        <w:instrText>SEQ Figure \* ARABIC</w:instrText>
      </w:r>
      <w:r>
        <w:rPr>
          <w:lang w:val="en-US"/>
        </w:rPr>
        <w:fldChar w:fldCharType="separate"/>
      </w:r>
      <w:r>
        <w:rPr>
          <w:lang w:val="en-US"/>
        </w:rPr>
        <w:t>8</w:t>
      </w:r>
      <w:r>
        <w:rPr>
          <w:lang w:val="en-US"/>
        </w:rPr>
        <w:fldChar w:fldCharType="end"/>
      </w:r>
      <w:bookmarkEnd w:id="239"/>
      <w:r>
        <w:rPr>
          <w:lang w:val="en-US"/>
        </w:rPr>
        <w:t xml:space="preserve"> – Detailed view of Services Module including DB</w:t>
      </w:r>
      <w:bookmarkEnd w:id="240"/>
    </w:p>
    <w:p w14:paraId="2BCE9472" w14:textId="77777777" w:rsidR="00257874" w:rsidRDefault="00257874">
      <w:pPr>
        <w:pStyle w:val="Ttulo3"/>
        <w:rPr>
          <w:color w:val="auto"/>
          <w:sz w:val="28"/>
          <w:szCs w:val="28"/>
          <w:lang w:val="en-US"/>
        </w:rPr>
      </w:pPr>
    </w:p>
    <w:p w14:paraId="2F21ADDC" w14:textId="77777777" w:rsidR="00257874" w:rsidRDefault="002D0913">
      <w:pPr>
        <w:rPr>
          <w:lang w:val="en-US"/>
        </w:rPr>
      </w:pPr>
      <w:r>
        <w:rPr>
          <w:lang w:val="en-US"/>
        </w:rPr>
        <w:t>The Users submodule is responsible for interaction and business logic with Users domain.</w:t>
      </w:r>
    </w:p>
    <w:p w14:paraId="3A179F99" w14:textId="77777777" w:rsidR="00257874" w:rsidRDefault="002D0913">
      <w:pPr>
        <w:rPr>
          <w:lang w:val="en-US"/>
        </w:rPr>
      </w:pPr>
      <w:r>
        <w:rPr>
          <w:lang w:val="en-US"/>
        </w:rPr>
        <w:t>The Authentication module is responsible for allowing user basic authentication and managing endpoint authentication for the whole application.</w:t>
      </w:r>
    </w:p>
    <w:p w14:paraId="37527FC8" w14:textId="77777777" w:rsidR="00257874" w:rsidRDefault="002D0913">
      <w:pPr>
        <w:rPr>
          <w:lang w:val="en-US"/>
        </w:rPr>
      </w:pPr>
      <w:r>
        <w:rPr>
          <w:lang w:val="en-US"/>
        </w:rPr>
        <w:t>The Challenges submodule is responsible for interaction and business logic with Challenges and Challenge Answers domains.</w:t>
      </w:r>
    </w:p>
    <w:p w14:paraId="72FCF545" w14:textId="77777777" w:rsidR="00257874" w:rsidRDefault="002D0913">
      <w:pPr>
        <w:rPr>
          <w:lang w:val="en-US"/>
        </w:rPr>
      </w:pPr>
      <w:r>
        <w:rPr>
          <w:lang w:val="en-US"/>
        </w:rPr>
        <w:t>The Questionnaires submodule is responsible for interaction and business logic with Questionnaire and Questionnaire Answers domains.</w:t>
      </w:r>
    </w:p>
    <w:p w14:paraId="6D5A3B32" w14:textId="77777777" w:rsidR="00257874" w:rsidRDefault="002D0913">
      <w:pPr>
        <w:rPr>
          <w:lang w:val="en-US"/>
        </w:rPr>
      </w:pPr>
      <w:r>
        <w:rPr>
          <w:lang w:val="en-US"/>
        </w:rPr>
        <w:lastRenderedPageBreak/>
        <w:t>The Execute Code submodule is responsible for handling code execution requests redirecting the requests to the correct execution environment depending on the language.</w:t>
      </w:r>
    </w:p>
    <w:p w14:paraId="399DD2FE" w14:textId="77777777" w:rsidR="00257874" w:rsidRDefault="00257874">
      <w:pPr>
        <w:rPr>
          <w:lang w:val="en-US"/>
        </w:rPr>
      </w:pPr>
    </w:p>
    <w:p w14:paraId="76B42E6A" w14:textId="77777777" w:rsidR="00257874" w:rsidRDefault="002D0913">
      <w:pPr>
        <w:rPr>
          <w:lang w:val="en-US"/>
        </w:rPr>
      </w:pPr>
      <w:r>
        <w:rPr>
          <w:lang w:val="en-US"/>
        </w:rPr>
        <w:t>Another detailed shown on the picture above is the Database. The services module is the only module with access to the database and it is responsible for directly connecting this database which maintains the state application for the different domains.</w:t>
      </w:r>
    </w:p>
    <w:p w14:paraId="79659808" w14:textId="77777777" w:rsidR="00257874" w:rsidRDefault="002D0913">
      <w:pPr>
        <w:rPr>
          <w:lang w:val="en-US"/>
        </w:rPr>
      </w:pPr>
      <w:r>
        <w:rPr>
          <w:lang w:val="en-US"/>
        </w:rPr>
        <w:t xml:space="preserve">To store the platform </w:t>
      </w:r>
      <w:proofErr w:type="gramStart"/>
      <w:r>
        <w:rPr>
          <w:lang w:val="en-US"/>
        </w:rPr>
        <w:t>data</w:t>
      </w:r>
      <w:proofErr w:type="gramEnd"/>
      <w:r>
        <w:rPr>
          <w:lang w:val="en-US"/>
        </w:rPr>
        <w:t xml:space="preserve"> we are relying in PostgreSQL, which is an open source object-relational database, well known for its strong reliability, feature robustness and performance.</w:t>
      </w:r>
    </w:p>
    <w:p w14:paraId="4986711A" w14:textId="77777777" w:rsidR="00257874" w:rsidRDefault="00257874">
      <w:pPr>
        <w:rPr>
          <w:sz w:val="28"/>
          <w:szCs w:val="28"/>
          <w:lang w:val="en-US"/>
        </w:rPr>
      </w:pPr>
    </w:p>
    <w:p w14:paraId="45ADD893" w14:textId="77777777" w:rsidR="00257874" w:rsidRDefault="002D0913">
      <w:pPr>
        <w:pStyle w:val="Ttulo3"/>
        <w:rPr>
          <w:color w:val="auto"/>
          <w:sz w:val="32"/>
          <w:szCs w:val="32"/>
          <w:lang w:val="en-US"/>
        </w:rPr>
      </w:pPr>
      <w:bookmarkStart w:id="241" w:name="_Toc43055764"/>
      <w:r>
        <w:rPr>
          <w:color w:val="auto"/>
          <w:sz w:val="28"/>
          <w:szCs w:val="28"/>
          <w:lang w:val="en-US"/>
        </w:rPr>
        <w:t>5.2.1 Data Model</w:t>
      </w:r>
      <w:bookmarkEnd w:id="241"/>
    </w:p>
    <w:p w14:paraId="395A48FC" w14:textId="77777777" w:rsidR="00257874" w:rsidRDefault="002D0913">
      <w:pPr>
        <w:rPr>
          <w:lang w:val="en-US"/>
        </w:rPr>
      </w:pPr>
      <w:r>
        <w:rPr>
          <w:lang w:val="en-US"/>
        </w:rPr>
        <w:t xml:space="preserve">The data model reflects the necessary structure to comply with the functional requirements and other support structures necessary to the application. Since the database is relational, the design of the data model was done using an Entity Relationship Diagram, which can be seen on </w:t>
      </w:r>
      <w:r>
        <w:rPr>
          <w:lang w:val="en-US"/>
        </w:rPr>
        <w:fldChar w:fldCharType="begin"/>
      </w:r>
      <w:r>
        <w:rPr>
          <w:lang w:val="en-US"/>
        </w:rPr>
        <w:instrText>REF _Ref43026149 \w \h</w:instrText>
      </w:r>
      <w:r>
        <w:rPr>
          <w:lang w:val="en-US"/>
        </w:rPr>
      </w:r>
      <w:r>
        <w:rPr>
          <w:lang w:val="en-US"/>
        </w:rPr>
        <w:fldChar w:fldCharType="separate"/>
      </w:r>
      <w:r>
        <w:rPr>
          <w:lang w:val="en-US"/>
        </w:rPr>
        <w:t>Annex B.</w:t>
      </w:r>
      <w:r>
        <w:rPr>
          <w:lang w:val="en-US"/>
        </w:rPr>
        <w:fldChar w:fldCharType="end"/>
      </w:r>
      <w:r>
        <w:rPr>
          <w:lang w:val="en-US"/>
        </w:rPr>
        <w:t>.</w:t>
      </w:r>
    </w:p>
    <w:p w14:paraId="57AEAD42" w14:textId="77777777" w:rsidR="00257874" w:rsidRDefault="00257874">
      <w:pPr>
        <w:keepNext/>
        <w:jc w:val="center"/>
        <w:rPr>
          <w:lang w:val="en-US"/>
        </w:rPr>
      </w:pPr>
    </w:p>
    <w:p w14:paraId="6339A247" w14:textId="77777777" w:rsidR="00257874" w:rsidRDefault="002D0913">
      <w:pPr>
        <w:rPr>
          <w:lang w:val="en-US"/>
        </w:rPr>
      </w:pPr>
      <w:r>
        <w:rPr>
          <w:lang w:val="en-US"/>
        </w:rPr>
        <w:t xml:space="preserve">To follow good practices of data model design this data model follows 3NF rules for normalization </w:t>
      </w:r>
      <w:sdt>
        <w:sdtPr>
          <w:id w:val="1556745160"/>
          <w:citation/>
        </w:sdtPr>
        <w:sdtEndPr/>
        <w:sdtContent>
          <w:r>
            <w:fldChar w:fldCharType="begin"/>
          </w:r>
          <w:r w:rsidRPr="002D0913">
            <w:rPr>
              <w:lang w:val="en-GB"/>
              <w:rPrChange w:id="242" w:author="joao eduardo santos" w:date="2020-09-09T18:36:00Z">
                <w:rPr/>
              </w:rPrChange>
            </w:rPr>
            <w:instrText>CITATION Dat20 \l 2070</w:instrText>
          </w:r>
          <w:r>
            <w:fldChar w:fldCharType="separate"/>
          </w:r>
          <w:r w:rsidRPr="002D0913">
            <w:rPr>
              <w:lang w:val="en-GB"/>
              <w:rPrChange w:id="243" w:author="joao eduardo santos" w:date="2020-09-09T18:36:00Z">
                <w:rPr/>
              </w:rPrChange>
            </w:rPr>
            <w:t>[29]</w:t>
          </w:r>
          <w:r>
            <w:fldChar w:fldCharType="end"/>
          </w:r>
        </w:sdtContent>
      </w:sdt>
      <w:sdt>
        <w:sdtPr>
          <w:id w:val="803658438"/>
          <w:citation/>
        </w:sdtPr>
        <w:sdtEndPr/>
        <w:sdtContent>
          <w:r>
            <w:fldChar w:fldCharType="begin"/>
          </w:r>
          <w:r w:rsidRPr="002D0913">
            <w:rPr>
              <w:lang w:val="en-GB"/>
              <w:rPrChange w:id="244" w:author="joao eduardo santos" w:date="2020-09-09T18:36:00Z">
                <w:rPr/>
              </w:rPrChange>
            </w:rPr>
            <w:instrText>CITATION Sha04 \l 2057</w:instrText>
          </w:r>
          <w:r>
            <w:fldChar w:fldCharType="separate"/>
          </w:r>
          <w:r w:rsidRPr="002D0913">
            <w:rPr>
              <w:lang w:val="en-GB"/>
              <w:rPrChange w:id="245" w:author="joao eduardo santos" w:date="2020-09-09T18:36:00Z">
                <w:rPr/>
              </w:rPrChange>
            </w:rPr>
            <w:t xml:space="preserve"> [30]</w:t>
          </w:r>
          <w:r>
            <w:fldChar w:fldCharType="end"/>
          </w:r>
        </w:sdtContent>
      </w:sdt>
      <w:r>
        <w:rPr>
          <w:lang w:val="en-US"/>
        </w:rPr>
        <w:t>, below is a more detailed explanation of what represents each entity.</w:t>
      </w:r>
    </w:p>
    <w:p w14:paraId="35136DD0" w14:textId="77777777" w:rsidR="00257874" w:rsidRDefault="002D0913">
      <w:pPr>
        <w:rPr>
          <w:lang w:val="en-US"/>
        </w:rPr>
      </w:pPr>
      <w:r>
        <w:rPr>
          <w:lang w:val="en-US"/>
        </w:rPr>
        <w:t>App user - This entity represents a user on the platform.</w:t>
      </w:r>
    </w:p>
    <w:p w14:paraId="45688D3E" w14:textId="77777777" w:rsidR="00257874" w:rsidRDefault="002D0913">
      <w:pPr>
        <w:rPr>
          <w:lang w:val="en-US"/>
        </w:rPr>
      </w:pPr>
      <w:r>
        <w:rPr>
          <w:lang w:val="en-US"/>
        </w:rPr>
        <w:t>Code Language - This entity contains the different coding languages supported by the platform</w:t>
      </w:r>
    </w:p>
    <w:p w14:paraId="56FF64B4" w14:textId="77777777" w:rsidR="00257874" w:rsidRDefault="002D0913">
      <w:pPr>
        <w:rPr>
          <w:lang w:val="en-US"/>
        </w:rPr>
      </w:pPr>
      <w:r>
        <w:rPr>
          <w:lang w:val="en-US"/>
        </w:rPr>
        <w:t xml:space="preserve">Challenge - This entity on the data model maps directly to the challenges identified on the requirements section </w:t>
      </w:r>
      <w:r>
        <w:rPr>
          <w:lang w:val="en-US"/>
        </w:rPr>
        <w:fldChar w:fldCharType="begin"/>
      </w:r>
      <w:r>
        <w:rPr>
          <w:lang w:val="en-US"/>
        </w:rPr>
        <w:instrText>REF _Ref39266722 \h</w:instrText>
      </w:r>
      <w:r>
        <w:rPr>
          <w:lang w:val="en-US"/>
        </w:rPr>
      </w:r>
      <w:r>
        <w:rPr>
          <w:lang w:val="en-US"/>
        </w:rPr>
        <w:fldChar w:fldCharType="separate"/>
      </w:r>
      <w:r>
        <w:rPr>
          <w:lang w:val="en-US"/>
        </w:rPr>
        <w:t>Requirements</w:t>
      </w:r>
      <w:r>
        <w:rPr>
          <w:lang w:val="en-US"/>
        </w:rPr>
        <w:fldChar w:fldCharType="end"/>
      </w:r>
      <w:r>
        <w:rPr>
          <w:lang w:val="en-US"/>
        </w:rPr>
        <w:t xml:space="preserve">. The challenge has a many to one relationship with the user table, this relationship represents the creator of the challenge which can create multiple challenges. This is a weak entity of user, </w:t>
      </w:r>
      <w:commentRangeStart w:id="246"/>
      <w:r>
        <w:rPr>
          <w:lang w:val="en-US"/>
        </w:rPr>
        <w:t>i.e., does not exist if there is no user.</w:t>
      </w:r>
      <w:commentRangeEnd w:id="246"/>
      <w:ins w:id="247" w:author="Unknown Author" w:date="2020-09-08T11:59:00Z">
        <w:r>
          <w:commentReference w:id="246"/>
        </w:r>
      </w:ins>
    </w:p>
    <w:p w14:paraId="1EC73DC9" w14:textId="77777777" w:rsidR="00257874" w:rsidRDefault="002D0913">
      <w:pPr>
        <w:rPr>
          <w:lang w:val="en-US"/>
        </w:rPr>
      </w:pPr>
      <w:r>
        <w:rPr>
          <w:lang w:val="en-US"/>
        </w:rPr>
        <w:t xml:space="preserve">Challenge Solution - This entity represents the solution to the challenge. It is on a separate table to allow defining multiple solutions per Challenge (many to one relationship), one for each language. This is a weak entity of Challenge, i.e., does not exist if there is no Challenge. This table has a one to many </w:t>
      </w:r>
      <w:proofErr w:type="gramStart"/>
      <w:r>
        <w:rPr>
          <w:lang w:val="en-US"/>
        </w:rPr>
        <w:t>relationship</w:t>
      </w:r>
      <w:proofErr w:type="gramEnd"/>
      <w:r>
        <w:rPr>
          <w:lang w:val="en-US"/>
        </w:rPr>
        <w:t xml:space="preserve"> with the code language table because each answer is written for a specific supported language.</w:t>
      </w:r>
    </w:p>
    <w:p w14:paraId="5C9A0D2D" w14:textId="77777777" w:rsidR="00257874" w:rsidRDefault="002D0913">
      <w:pPr>
        <w:rPr>
          <w:lang w:val="en-US"/>
        </w:rPr>
      </w:pPr>
      <w:r>
        <w:rPr>
          <w:lang w:val="en-US"/>
        </w:rPr>
        <w:t>Challenge Answer - This entity represents an answer of a challenge. There is a many to one relationship with the challenges since a challenge can be answered by multiple different people, as a result this table also has a many to one relationship with the user table. This is a weak entity of Challenge</w:t>
      </w:r>
      <w:del w:id="248" w:author="joao eduardo santos" w:date="2020-09-09T18:46:00Z">
        <w:r w:rsidDel="002C70F5">
          <w:rPr>
            <w:lang w:val="en-US"/>
          </w:rPr>
          <w:delText>, i.e., does not exist if there is no Challenge</w:delText>
        </w:r>
      </w:del>
      <w:r>
        <w:rPr>
          <w:lang w:val="en-US"/>
        </w:rPr>
        <w:t xml:space="preserve">. </w:t>
      </w:r>
    </w:p>
    <w:p w14:paraId="1CF86A4A" w14:textId="77777777" w:rsidR="00257874" w:rsidRDefault="002D0913">
      <w:pPr>
        <w:rPr>
          <w:lang w:val="en-US"/>
        </w:rPr>
      </w:pPr>
      <w:r>
        <w:rPr>
          <w:lang w:val="en-US"/>
        </w:rPr>
        <w:t xml:space="preserve">Questionnaire - This entity on the data model maps directly to the questionnaires identified on the requirements section </w:t>
      </w:r>
      <w:r>
        <w:rPr>
          <w:lang w:val="en-US"/>
        </w:rPr>
        <w:fldChar w:fldCharType="begin"/>
      </w:r>
      <w:r>
        <w:rPr>
          <w:lang w:val="en-US"/>
        </w:rPr>
        <w:instrText>REF _Ref39266710 \h</w:instrText>
      </w:r>
      <w:r>
        <w:rPr>
          <w:lang w:val="en-US"/>
        </w:rPr>
      </w:r>
      <w:r>
        <w:rPr>
          <w:lang w:val="en-US"/>
        </w:rPr>
        <w:fldChar w:fldCharType="separate"/>
      </w:r>
      <w:r>
        <w:rPr>
          <w:lang w:val="en-US"/>
        </w:rPr>
        <w:t>Requirements</w:t>
      </w:r>
      <w:r>
        <w:rPr>
          <w:lang w:val="en-US"/>
        </w:rPr>
        <w:fldChar w:fldCharType="end"/>
      </w:r>
      <w:r>
        <w:rPr>
          <w:lang w:val="en-US"/>
        </w:rPr>
        <w:t xml:space="preserve">. The questionnaire has a many to one relationship with the user </w:t>
      </w:r>
      <w:r>
        <w:rPr>
          <w:lang w:val="en-US"/>
        </w:rPr>
        <w:lastRenderedPageBreak/>
        <w:t>table, this relationship represents the creator of the questionnaire which can create multiple questionnaires. This is a weak entity of user</w:t>
      </w:r>
      <w:del w:id="249" w:author="joao eduardo santos" w:date="2020-09-09T18:46:00Z">
        <w:r w:rsidDel="002C70F5">
          <w:rPr>
            <w:lang w:val="en-US"/>
          </w:rPr>
          <w:delText>, i.e., does not exist if there is no user</w:delText>
        </w:r>
      </w:del>
      <w:r>
        <w:rPr>
          <w:lang w:val="en-US"/>
        </w:rPr>
        <w:t>.</w:t>
      </w:r>
    </w:p>
    <w:p w14:paraId="011264CA" w14:textId="77777777" w:rsidR="00257874" w:rsidRDefault="002D0913">
      <w:pPr>
        <w:rPr>
          <w:lang w:val="en-US"/>
        </w:rPr>
      </w:pPr>
      <w:r>
        <w:rPr>
          <w:lang w:val="en-US"/>
        </w:rPr>
        <w:t>Questionnaire Answer - This entity represents an answer of a questionnaire. There is a many to one relationship with the questionnaires since a questionnaire can be answered by multiple different people. This is a weak entity of Questionnaire</w:t>
      </w:r>
      <w:del w:id="250" w:author="joao eduardo santos" w:date="2020-09-09T18:46:00Z">
        <w:r w:rsidDel="002C70F5">
          <w:rPr>
            <w:lang w:val="en-US"/>
          </w:rPr>
          <w:delText>, i.e., does not exist if there is no Questionnaire</w:delText>
        </w:r>
      </w:del>
      <w:r>
        <w:rPr>
          <w:lang w:val="en-US"/>
        </w:rPr>
        <w:t>.</w:t>
      </w:r>
    </w:p>
    <w:p w14:paraId="39B14CEF" w14:textId="77777777" w:rsidR="00257874" w:rsidRDefault="002D0913">
      <w:pPr>
        <w:rPr>
          <w:lang w:val="en-US"/>
        </w:rPr>
      </w:pPr>
      <w:r>
        <w:rPr>
          <w:lang w:val="en-US"/>
        </w:rPr>
        <w:t xml:space="preserve">Answer - This entity represents the abstract concept of an answer. The type of the answer is determiner through the mandatory mutually exclusive relationships between Answer and </w:t>
      </w:r>
      <w:proofErr w:type="gramStart"/>
      <w:r>
        <w:rPr>
          <w:lang w:val="en-US"/>
        </w:rPr>
        <w:t>it’s</w:t>
      </w:r>
      <w:proofErr w:type="gramEnd"/>
      <w:r>
        <w:rPr>
          <w:lang w:val="en-US"/>
        </w:rPr>
        <w:t xml:space="preserve"> “children”, Challenge Answer and Questionnaire Answer. This was done to normalize answer related data since both challenges and questionnaire answers share data but have specificity to their domain. This was enforced on a database level through the usage of triggers. This table has a one to many </w:t>
      </w:r>
      <w:proofErr w:type="gramStart"/>
      <w:r>
        <w:rPr>
          <w:lang w:val="en-US"/>
        </w:rPr>
        <w:t>relationship</w:t>
      </w:r>
      <w:proofErr w:type="gramEnd"/>
      <w:r>
        <w:rPr>
          <w:lang w:val="en-US"/>
        </w:rPr>
        <w:t xml:space="preserve"> with the code language table because each answer is written for a specific supported language.</w:t>
      </w:r>
    </w:p>
    <w:p w14:paraId="61E14577" w14:textId="77777777" w:rsidR="00257874" w:rsidRDefault="002D0913">
      <w:pPr>
        <w:rPr>
          <w:lang w:val="en-US"/>
        </w:rPr>
      </w:pPr>
      <w:r>
        <w:rPr>
          <w:lang w:val="en-US"/>
        </w:rPr>
        <w:t xml:space="preserve">Tag - This entity supports the tag search functionality identified on the requirements section </w:t>
      </w:r>
      <w:r>
        <w:rPr>
          <w:lang w:val="en-US"/>
        </w:rPr>
        <w:fldChar w:fldCharType="begin"/>
      </w:r>
      <w:r>
        <w:rPr>
          <w:lang w:val="en-US"/>
        </w:rPr>
        <w:instrText>REF _Ref39266674 \h</w:instrText>
      </w:r>
      <w:r>
        <w:rPr>
          <w:lang w:val="en-US"/>
        </w:rPr>
      </w:r>
      <w:r>
        <w:rPr>
          <w:lang w:val="en-US"/>
        </w:rPr>
        <w:fldChar w:fldCharType="separate"/>
      </w:r>
      <w:r>
        <w:rPr>
          <w:lang w:val="en-US"/>
        </w:rPr>
        <w:t>Requirements</w:t>
      </w:r>
      <w:r>
        <w:rPr>
          <w:lang w:val="en-US"/>
        </w:rPr>
        <w:fldChar w:fldCharType="end"/>
      </w:r>
      <w:r>
        <w:rPr>
          <w:lang w:val="en-US"/>
        </w:rPr>
        <w:t xml:space="preserve">. There is a one to many </w:t>
      </w:r>
      <w:proofErr w:type="gramStart"/>
      <w:r>
        <w:rPr>
          <w:lang w:val="en-US"/>
        </w:rPr>
        <w:t>relationship</w:t>
      </w:r>
      <w:proofErr w:type="gramEnd"/>
      <w:r>
        <w:rPr>
          <w:lang w:val="en-US"/>
        </w:rPr>
        <w:t xml:space="preserve"> with the challenges since a challenge can have multiple tags. </w:t>
      </w:r>
    </w:p>
    <w:p w14:paraId="1A32C6F7" w14:textId="77777777" w:rsidR="00257874" w:rsidRDefault="002D0913">
      <w:pPr>
        <w:rPr>
          <w:lang w:val="en-US"/>
        </w:rPr>
      </w:pPr>
      <w:r>
        <w:rPr>
          <w:lang w:val="en-US"/>
        </w:rPr>
        <w:t xml:space="preserve">One special connection is also worthy of note, the many to many </w:t>
      </w:r>
      <w:proofErr w:type="gramStart"/>
      <w:r>
        <w:rPr>
          <w:lang w:val="en-US"/>
        </w:rPr>
        <w:t>connection</w:t>
      </w:r>
      <w:proofErr w:type="gramEnd"/>
      <w:r>
        <w:rPr>
          <w:lang w:val="en-US"/>
        </w:rPr>
        <w:t xml:space="preserve"> between the tables Challenge, Questionnaire and Questionnaire Answer. This relationship exists in order to support a questionnaire associating to many Challenges each with a language (it could only be solved for a specific language even if it is available with more) </w:t>
      </w:r>
      <w:proofErr w:type="gramStart"/>
      <w:r>
        <w:rPr>
          <w:lang w:val="en-US"/>
        </w:rPr>
        <w:t>and also</w:t>
      </w:r>
      <w:proofErr w:type="gramEnd"/>
      <w:r>
        <w:rPr>
          <w:lang w:val="en-US"/>
        </w:rPr>
        <w:t xml:space="preserve"> associating the questionnaire answer to the challenge connected with questionnaire.</w:t>
      </w:r>
    </w:p>
    <w:p w14:paraId="2907B851" w14:textId="77777777" w:rsidR="00257874" w:rsidRDefault="00257874">
      <w:pPr>
        <w:rPr>
          <w:lang w:val="en-US"/>
        </w:rPr>
      </w:pPr>
    </w:p>
    <w:p w14:paraId="2836B2F3" w14:textId="77777777" w:rsidR="00257874" w:rsidRDefault="002D0913">
      <w:pPr>
        <w:pStyle w:val="Ttulo2"/>
        <w:rPr>
          <w:color w:val="auto"/>
          <w:sz w:val="28"/>
          <w:szCs w:val="28"/>
          <w:lang w:val="en-US"/>
        </w:rPr>
      </w:pPr>
      <w:bookmarkStart w:id="251" w:name="_Toc43055765"/>
      <w:r>
        <w:rPr>
          <w:color w:val="auto"/>
          <w:sz w:val="28"/>
          <w:szCs w:val="28"/>
          <w:lang w:val="en-US"/>
        </w:rPr>
        <w:t>5.3. Execution Environments</w:t>
      </w:r>
      <w:bookmarkEnd w:id="251"/>
    </w:p>
    <w:p w14:paraId="557BDE9B" w14:textId="77777777" w:rsidR="00257874" w:rsidRDefault="002D0913">
      <w:pPr>
        <w:rPr>
          <w:lang w:val="en-US"/>
        </w:rPr>
      </w:pPr>
      <w:r>
        <w:rPr>
          <w:lang w:val="en-US"/>
        </w:rPr>
        <w:t>This module contains multiple containers, these containers are grouped in container execution managers and have grouped containers by runtime, i.e. there will be a container execution manager for each type of runtime environment. The scalability of this module is provided with the execution manager, providing more containers to the manager will increase capacity.</w:t>
      </w:r>
    </w:p>
    <w:p w14:paraId="0C17C158" w14:textId="77777777" w:rsidR="00257874" w:rsidRDefault="002D0913">
      <w:pPr>
        <w:rPr>
          <w:lang w:val="en-US"/>
        </w:rPr>
      </w:pPr>
      <w:r>
        <w:rPr>
          <w:lang w:val="en-US"/>
        </w:rPr>
        <w:t>The goal of this module is to make it possible to execute external code send by this module’s clients while supporting multiple runtime environments.</w:t>
      </w:r>
    </w:p>
    <w:p w14:paraId="06610911" w14:textId="77777777" w:rsidR="00257874" w:rsidRDefault="002D0913">
      <w:pPr>
        <w:rPr>
          <w:lang w:val="en-US"/>
        </w:rPr>
      </w:pPr>
      <w:r>
        <w:rPr>
          <w:lang w:val="en-US"/>
        </w:rPr>
        <w:t xml:space="preserve">As can be seen on </w:t>
      </w:r>
      <w:r>
        <w:rPr>
          <w:lang w:val="en-US"/>
        </w:rPr>
        <w:fldChar w:fldCharType="begin"/>
      </w:r>
      <w:r>
        <w:rPr>
          <w:lang w:val="en-US"/>
        </w:rPr>
        <w:instrText>REF _Ref39267114 \h</w:instrText>
      </w:r>
      <w:r>
        <w:rPr>
          <w:lang w:val="en-US"/>
        </w:rPr>
      </w:r>
      <w:r>
        <w:rPr>
          <w:lang w:val="en-US"/>
        </w:rPr>
        <w:fldChar w:fldCharType="separate"/>
      </w:r>
      <w:r>
        <w:rPr>
          <w:lang w:val="en-US"/>
        </w:rPr>
        <w:t>Figure 9</w:t>
      </w:r>
      <w:r>
        <w:rPr>
          <w:lang w:val="en-US"/>
        </w:rPr>
        <w:fldChar w:fldCharType="end"/>
      </w:r>
      <w:r>
        <w:rPr>
          <w:lang w:val="en-US"/>
        </w:rPr>
        <w:t>, this was achieved by having multiple applications running in separate containers, each container supporting a single runtime. Each application is listening to HTTP requests to execute the code, and when it receives a request it compiles the code (if necessary), executes the code and returns the result of the execution.</w:t>
      </w:r>
    </w:p>
    <w:p w14:paraId="53A57836" w14:textId="77777777" w:rsidR="00257874" w:rsidRDefault="002D0913">
      <w:pPr>
        <w:rPr>
          <w:lang w:val="en-US"/>
        </w:rPr>
      </w:pPr>
      <w:r>
        <w:rPr>
          <w:lang w:val="en-US"/>
        </w:rPr>
        <w:t xml:space="preserve">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w:t>
      </w:r>
      <w:r>
        <w:rPr>
          <w:lang w:val="en-US"/>
        </w:rPr>
        <w:lastRenderedPageBreak/>
        <w:t>modularity of the solution. If the need arises to change a specific runtime environment or even add more it would be a seamless change.</w:t>
      </w:r>
    </w:p>
    <w:p w14:paraId="0E01A1D0" w14:textId="77777777" w:rsidR="00257874" w:rsidRDefault="002D0913">
      <w:pPr>
        <w:jc w:val="center"/>
        <w:rPr>
          <w:lang w:val="en-US"/>
        </w:rPr>
      </w:pPr>
      <w:r>
        <w:rPr>
          <w:noProof/>
        </w:rPr>
        <w:drawing>
          <wp:inline distT="0" distB="0" distL="0" distR="0" wp14:anchorId="23E45D96" wp14:editId="0AE70B0D">
            <wp:extent cx="3743325" cy="533400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noChangeArrowheads="1"/>
                    </pic:cNvPicPr>
                  </pic:nvPicPr>
                  <pic:blipFill>
                    <a:blip r:embed="rId27"/>
                    <a:stretch>
                      <a:fillRect/>
                    </a:stretch>
                  </pic:blipFill>
                  <pic:spPr bwMode="auto">
                    <a:xfrm>
                      <a:off x="0" y="0"/>
                      <a:ext cx="3743325" cy="5334000"/>
                    </a:xfrm>
                    <a:prstGeom prst="rect">
                      <a:avLst/>
                    </a:prstGeom>
                  </pic:spPr>
                </pic:pic>
              </a:graphicData>
            </a:graphic>
          </wp:inline>
        </w:drawing>
      </w:r>
    </w:p>
    <w:p w14:paraId="6FA95524" w14:textId="77777777" w:rsidR="00257874" w:rsidRDefault="002D0913">
      <w:pPr>
        <w:pStyle w:val="Legenda"/>
        <w:rPr>
          <w:lang w:val="en-US"/>
        </w:rPr>
      </w:pPr>
      <w:bookmarkStart w:id="252" w:name="_Ref39267114"/>
      <w:bookmarkStart w:id="253" w:name="_Toc43055730"/>
      <w:r>
        <w:rPr>
          <w:lang w:val="en-US"/>
        </w:rPr>
        <w:t xml:space="preserve">Figure </w:t>
      </w:r>
      <w:r>
        <w:rPr>
          <w:lang w:val="en-US"/>
        </w:rPr>
        <w:fldChar w:fldCharType="begin"/>
      </w:r>
      <w:r>
        <w:rPr>
          <w:lang w:val="en-US"/>
        </w:rPr>
        <w:instrText>SEQ Figure \* ARABIC</w:instrText>
      </w:r>
      <w:r>
        <w:rPr>
          <w:lang w:val="en-US"/>
        </w:rPr>
        <w:fldChar w:fldCharType="separate"/>
      </w:r>
      <w:r>
        <w:rPr>
          <w:lang w:val="en-US"/>
        </w:rPr>
        <w:t>9</w:t>
      </w:r>
      <w:r>
        <w:rPr>
          <w:lang w:val="en-US"/>
        </w:rPr>
        <w:fldChar w:fldCharType="end"/>
      </w:r>
      <w:bookmarkEnd w:id="252"/>
      <w:r>
        <w:rPr>
          <w:lang w:val="en-US"/>
        </w:rPr>
        <w:t xml:space="preserve"> – Detailed view of </w:t>
      </w:r>
      <w:proofErr w:type="spellStart"/>
      <w:r>
        <w:rPr>
          <w:lang w:val="en-US"/>
        </w:rPr>
        <w:t>ExecutionEnvironments</w:t>
      </w:r>
      <w:proofErr w:type="spellEnd"/>
      <w:r>
        <w:rPr>
          <w:lang w:val="en-US"/>
        </w:rPr>
        <w:t xml:space="preserve"> Module</w:t>
      </w:r>
      <w:bookmarkEnd w:id="253"/>
    </w:p>
    <w:p w14:paraId="4E344934" w14:textId="77777777" w:rsidR="00257874" w:rsidRDefault="00257874">
      <w:pPr>
        <w:rPr>
          <w:lang w:val="en-US"/>
        </w:rPr>
      </w:pPr>
    </w:p>
    <w:p w14:paraId="46E924EF" w14:textId="77777777" w:rsidR="00257874" w:rsidRDefault="002D0913">
      <w:pPr>
        <w:rPr>
          <w:lang w:val="en-US"/>
        </w:rPr>
      </w:pPr>
      <w:r>
        <w:rPr>
          <w:lang w:val="en-US"/>
        </w:rPr>
        <w:t xml:space="preserve">Docker will be used to build and run containers for each execution environment application and 5 runtime environments will be supported: Java, Kotlin, JavaScript, C#, Python. </w:t>
      </w:r>
    </w:p>
    <w:p w14:paraId="793AC4E1" w14:textId="77777777" w:rsidR="00257874" w:rsidRDefault="002D0913">
      <w:pPr>
        <w:spacing w:after="200"/>
        <w:jc w:val="left"/>
        <w:rPr>
          <w:lang w:val="en-US"/>
        </w:rPr>
      </w:pPr>
      <w:r w:rsidRPr="002D0913">
        <w:rPr>
          <w:lang w:val="en-GB"/>
          <w:rPrChange w:id="254" w:author="joao eduardo santos" w:date="2020-09-09T18:36:00Z">
            <w:rPr/>
          </w:rPrChange>
        </w:rPr>
        <w:br w:type="page"/>
      </w:r>
    </w:p>
    <w:p w14:paraId="5E9FE6B2" w14:textId="77777777" w:rsidR="00257874" w:rsidRDefault="002D0913">
      <w:pPr>
        <w:pStyle w:val="Ttulo1"/>
        <w:numPr>
          <w:ilvl w:val="0"/>
          <w:numId w:val="5"/>
        </w:numPr>
      </w:pPr>
      <w:bookmarkStart w:id="255" w:name="_Toc43055766"/>
      <w:commentRangeStart w:id="256"/>
      <w:r>
        <w:lastRenderedPageBreak/>
        <w:t>Implementation Details</w:t>
      </w:r>
      <w:bookmarkEnd w:id="255"/>
      <w:commentRangeEnd w:id="256"/>
      <w:r w:rsidR="002C70F5">
        <w:rPr>
          <w:rStyle w:val="Refdecomentrio"/>
          <w:rFonts w:asciiTheme="minorHAnsi" w:eastAsiaTheme="minorEastAsia" w:hAnsiTheme="minorHAnsi" w:cstheme="minorBidi"/>
          <w:b w:val="0"/>
          <w:bCs w:val="0"/>
          <w:color w:val="auto"/>
          <w:lang w:val="pt-PT"/>
        </w:rPr>
        <w:commentReference w:id="256"/>
      </w:r>
    </w:p>
    <w:p w14:paraId="3762175A" w14:textId="77777777" w:rsidR="00257874" w:rsidRDefault="002D0913">
      <w:pPr>
        <w:rPr>
          <w:lang w:val="en-US"/>
        </w:rPr>
      </w:pPr>
      <w:r>
        <w:rPr>
          <w:lang w:val="en-US"/>
        </w:rPr>
        <w:t xml:space="preserve">This chapter describes some relevant implementation details regarding the modules described in chapter </w:t>
      </w:r>
      <w:r>
        <w:rPr>
          <w:lang w:val="en-US"/>
        </w:rPr>
        <w:fldChar w:fldCharType="begin"/>
      </w:r>
      <w:r>
        <w:rPr>
          <w:lang w:val="en-US"/>
        </w:rPr>
        <w:instrText>REF _Ref43034646 \r \h</w:instrText>
      </w:r>
      <w:r>
        <w:rPr>
          <w:lang w:val="en-US"/>
        </w:rPr>
      </w:r>
      <w:r>
        <w:rPr>
          <w:lang w:val="en-US"/>
        </w:rPr>
        <w:fldChar w:fldCharType="separate"/>
      </w:r>
      <w:r>
        <w:rPr>
          <w:lang w:val="en-US"/>
        </w:rPr>
        <w:t>5.</w:t>
      </w:r>
      <w:r>
        <w:rPr>
          <w:lang w:val="en-US"/>
        </w:rPr>
        <w:fldChar w:fldCharType="end"/>
      </w:r>
      <w:del w:id="257" w:author="joao eduardo santos" w:date="2020-09-09T18:50:00Z">
        <w:r w:rsidDel="002C70F5">
          <w:rPr>
            <w:lang w:val="en-US"/>
          </w:rPr>
          <w:delText>.</w:delText>
        </w:r>
      </w:del>
    </w:p>
    <w:p w14:paraId="4926A59F" w14:textId="77777777" w:rsidR="00257874" w:rsidRDefault="00257874">
      <w:pPr>
        <w:rPr>
          <w:lang w:val="en-US"/>
        </w:rPr>
      </w:pPr>
    </w:p>
    <w:p w14:paraId="6AAC9B00" w14:textId="77777777" w:rsidR="00257874" w:rsidRDefault="002D0913">
      <w:pPr>
        <w:pStyle w:val="Ttulo2"/>
        <w:rPr>
          <w:color w:val="auto"/>
          <w:sz w:val="28"/>
          <w:szCs w:val="28"/>
          <w:lang w:val="en-US"/>
        </w:rPr>
      </w:pPr>
      <w:bookmarkStart w:id="258" w:name="_Toc43055767"/>
      <w:r>
        <w:rPr>
          <w:color w:val="auto"/>
          <w:sz w:val="28"/>
          <w:szCs w:val="28"/>
          <w:lang w:val="en-US"/>
        </w:rPr>
        <w:t>6.1. Services</w:t>
      </w:r>
      <w:bookmarkEnd w:id="258"/>
    </w:p>
    <w:p w14:paraId="7AC351D2" w14:textId="77777777" w:rsidR="00257874" w:rsidRDefault="002D0913">
      <w:pPr>
        <w:rPr>
          <w:lang w:val="en-US"/>
        </w:rPr>
      </w:pPr>
      <w:r>
        <w:rPr>
          <w:lang w:val="en-US"/>
        </w:rPr>
        <w:t>The services Users, Execute Code, Challenges and Validations have implementation details which are specific of each service but also share other cross-service implementations like for input validation and error handling, below are described such implementation details.</w:t>
      </w:r>
    </w:p>
    <w:p w14:paraId="3226EB0A" w14:textId="77777777" w:rsidR="00257874" w:rsidRDefault="00257874">
      <w:pPr>
        <w:rPr>
          <w:lang w:val="en-US"/>
        </w:rPr>
      </w:pPr>
    </w:p>
    <w:p w14:paraId="1A139AF4" w14:textId="77777777" w:rsidR="00257874" w:rsidRDefault="002D0913">
      <w:pPr>
        <w:pStyle w:val="Ttulo3"/>
        <w:rPr>
          <w:color w:val="auto"/>
          <w:sz w:val="28"/>
          <w:szCs w:val="28"/>
          <w:lang w:val="en-US"/>
        </w:rPr>
      </w:pPr>
      <w:bookmarkStart w:id="259" w:name="_Toc43055768"/>
      <w:r>
        <w:rPr>
          <w:color w:val="auto"/>
          <w:sz w:val="28"/>
          <w:szCs w:val="28"/>
          <w:lang w:val="en-US"/>
        </w:rPr>
        <w:t>6.1.1 Users</w:t>
      </w:r>
      <w:bookmarkEnd w:id="259"/>
    </w:p>
    <w:p w14:paraId="7D2C3E94" w14:textId="77777777" w:rsidR="00257874" w:rsidRDefault="002D0913">
      <w:pPr>
        <w:rPr>
          <w:lang w:val="en-US"/>
        </w:rPr>
      </w:pPr>
      <w:r>
        <w:rPr>
          <w:lang w:val="en-US"/>
        </w:rPr>
        <w:t xml:space="preserve">User service is responsible to interact with user domain models and enforce business logic. Database records are accessed through an implementation of Spring’s interface </w:t>
      </w:r>
      <w:proofErr w:type="spellStart"/>
      <w:r>
        <w:rPr>
          <w:lang w:val="en-US"/>
        </w:rPr>
        <w:t>CrudRepository</w:t>
      </w:r>
      <w:proofErr w:type="spellEnd"/>
      <w:r>
        <w:rPr>
          <w:lang w:val="en-US"/>
        </w:rPr>
        <w:t xml:space="preserve">, that provides several methods to access this information. More details for each method and data structures can be </w:t>
      </w:r>
      <w:proofErr w:type="gramStart"/>
      <w:r>
        <w:rPr>
          <w:lang w:val="en-US"/>
        </w:rPr>
        <w:t>found  on</w:t>
      </w:r>
      <w:proofErr w:type="gramEnd"/>
      <w:r>
        <w:rPr>
          <w:lang w:val="en-US"/>
        </w:rPr>
        <w:t xml:space="preserve"> this project’s Swagger documentation </w:t>
      </w:r>
      <w:sdt>
        <w:sdtPr>
          <w:id w:val="950823564"/>
          <w:citation/>
        </w:sdtPr>
        <w:sdtEndPr/>
        <w:sdtContent>
          <w:r>
            <w:fldChar w:fldCharType="begin"/>
          </w:r>
          <w:r w:rsidRPr="002D0913">
            <w:rPr>
              <w:lang w:val="en-GB"/>
              <w:rPrChange w:id="260" w:author="joao eduardo santos" w:date="2020-09-09T18:36:00Z">
                <w:rPr/>
              </w:rPrChange>
            </w:rPr>
            <w:instrText>CITATION Swa20 \l 2057</w:instrText>
          </w:r>
          <w:r>
            <w:fldChar w:fldCharType="separate"/>
          </w:r>
          <w:r w:rsidRPr="002D0913">
            <w:rPr>
              <w:lang w:val="en-GB"/>
              <w:rPrChange w:id="261" w:author="joao eduardo santos" w:date="2020-09-09T18:36:00Z">
                <w:rPr/>
              </w:rPrChange>
            </w:rPr>
            <w:t>[28]</w:t>
          </w:r>
          <w:r>
            <w:fldChar w:fldCharType="end"/>
          </w:r>
        </w:sdtContent>
      </w:sdt>
      <w:r>
        <w:rPr>
          <w:lang w:val="en-US"/>
        </w:rPr>
        <w:t xml:space="preserve">. </w:t>
      </w:r>
    </w:p>
    <w:p w14:paraId="2569BFF5" w14:textId="77777777" w:rsidR="00257874" w:rsidRDefault="00257874">
      <w:pPr>
        <w:rPr>
          <w:lang w:val="en-US"/>
        </w:rPr>
      </w:pPr>
    </w:p>
    <w:p w14:paraId="64F5EE25" w14:textId="77777777" w:rsidR="00257874" w:rsidRDefault="002D0913">
      <w:pPr>
        <w:pStyle w:val="Ttulo3"/>
        <w:rPr>
          <w:color w:val="auto"/>
          <w:sz w:val="28"/>
          <w:szCs w:val="28"/>
          <w:lang w:val="en-US"/>
        </w:rPr>
      </w:pPr>
      <w:bookmarkStart w:id="262" w:name="_Toc43055769"/>
      <w:r>
        <w:rPr>
          <w:color w:val="auto"/>
          <w:sz w:val="28"/>
          <w:szCs w:val="28"/>
          <w:lang w:val="en-US"/>
        </w:rPr>
        <w:t>6.1.2 Execute code</w:t>
      </w:r>
      <w:bookmarkEnd w:id="262"/>
    </w:p>
    <w:p w14:paraId="49BE00F8" w14:textId="77777777" w:rsidR="00257874" w:rsidRDefault="002D0913">
      <w:pPr>
        <w:rPr>
          <w:lang w:val="en-US"/>
        </w:rPr>
      </w:pPr>
      <w:r>
        <w:rPr>
          <w:lang w:val="en-US"/>
        </w:rPr>
        <w:t xml:space="preserve">The scope of the Execute submodule is very specific, its purpose is to receive requests to execute code remotely and if the request language is supported redirect the request to the execution environment module where the execution of the code will take place. The contract exposed by the controller of this submodule can be checked on the Swagger documentation </w:t>
      </w:r>
      <w:sdt>
        <w:sdtPr>
          <w:id w:val="-872454315"/>
          <w:citation/>
        </w:sdtPr>
        <w:sdtEndPr/>
        <w:sdtContent>
          <w:r>
            <w:fldChar w:fldCharType="begin"/>
          </w:r>
          <w:r w:rsidRPr="002D0913">
            <w:rPr>
              <w:lang w:val="en-GB"/>
              <w:rPrChange w:id="263" w:author="joao eduardo santos" w:date="2020-09-09T18:36:00Z">
                <w:rPr/>
              </w:rPrChange>
            </w:rPr>
            <w:instrText>CITATION Swa20 \l 2070</w:instrText>
          </w:r>
          <w:r>
            <w:fldChar w:fldCharType="separate"/>
          </w:r>
          <w:r w:rsidRPr="002D0913">
            <w:rPr>
              <w:lang w:val="en-GB"/>
              <w:rPrChange w:id="264" w:author="joao eduardo santos" w:date="2020-09-09T18:36:00Z">
                <w:rPr/>
              </w:rPrChange>
            </w:rPr>
            <w:t>[28]</w:t>
          </w:r>
          <w:r>
            <w:fldChar w:fldCharType="end"/>
          </w:r>
        </w:sdtContent>
      </w:sdt>
      <w:r>
        <w:rPr>
          <w:lang w:val="en-US"/>
        </w:rPr>
        <w:t>.</w:t>
      </w:r>
    </w:p>
    <w:p w14:paraId="193809C8" w14:textId="77777777" w:rsidR="00257874" w:rsidRDefault="002D0913">
      <w:pPr>
        <w:rPr>
          <w:lang w:val="en-US"/>
        </w:rPr>
      </w:pPr>
      <w:r>
        <w:rPr>
          <w:lang w:val="en-US"/>
        </w:rPr>
        <w:t>This submodule needs a property file to work properly named “</w:t>
      </w:r>
      <w:proofErr w:type="spellStart"/>
      <w:r>
        <w:rPr>
          <w:lang w:val="en-US"/>
        </w:rPr>
        <w:t>executionEnvironments.properties</w:t>
      </w:r>
      <w:proofErr w:type="spellEnd"/>
      <w:r>
        <w:rPr>
          <w:lang w:val="en-US"/>
        </w:rPr>
        <w:t xml:space="preserve">”. This properties file has information about the endpoint to which the redirection of the execution requests is sent, more details of each property can be found on the wiki of this project’s repository </w:t>
      </w:r>
      <w:sdt>
        <w:sdtPr>
          <w:id w:val="-2145178960"/>
          <w:citation/>
        </w:sdtPr>
        <w:sdtEndPr/>
        <w:sdtContent>
          <w:r>
            <w:fldChar w:fldCharType="begin"/>
          </w:r>
          <w:r w:rsidRPr="002D0913">
            <w:rPr>
              <w:lang w:val="en-GB"/>
              <w:rPrChange w:id="265" w:author="joao eduardo santos" w:date="2020-09-09T18:36:00Z">
                <w:rPr/>
              </w:rPrChange>
            </w:rPr>
            <w:instrText>CITATION Hom20 \l 2070</w:instrText>
          </w:r>
          <w:r>
            <w:fldChar w:fldCharType="separate"/>
          </w:r>
          <w:r w:rsidRPr="002D0913">
            <w:rPr>
              <w:lang w:val="en-GB"/>
              <w:rPrChange w:id="266" w:author="joao eduardo santos" w:date="2020-09-09T18:36:00Z">
                <w:rPr/>
              </w:rPrChange>
            </w:rPr>
            <w:t>[31]</w:t>
          </w:r>
          <w:r>
            <w:fldChar w:fldCharType="end"/>
          </w:r>
        </w:sdtContent>
      </w:sdt>
      <w:r>
        <w:rPr>
          <w:lang w:val="en-US"/>
        </w:rPr>
        <w:t>.</w:t>
      </w:r>
    </w:p>
    <w:p w14:paraId="15DBEF69" w14:textId="77777777" w:rsidR="00257874" w:rsidRDefault="00257874">
      <w:pPr>
        <w:rPr>
          <w:lang w:val="en-US"/>
        </w:rPr>
      </w:pPr>
    </w:p>
    <w:p w14:paraId="317C5A00" w14:textId="77777777" w:rsidR="00257874" w:rsidRDefault="002D0913">
      <w:pPr>
        <w:pStyle w:val="Ttulo3"/>
        <w:rPr>
          <w:sz w:val="32"/>
          <w:szCs w:val="32"/>
          <w:lang w:val="en-US"/>
        </w:rPr>
      </w:pPr>
      <w:bookmarkStart w:id="267" w:name="_Toc43055770"/>
      <w:r>
        <w:rPr>
          <w:color w:val="auto"/>
          <w:sz w:val="28"/>
          <w:szCs w:val="28"/>
          <w:lang w:val="en-US"/>
        </w:rPr>
        <w:t>6.1.3 Challenges</w:t>
      </w:r>
      <w:bookmarkEnd w:id="267"/>
    </w:p>
    <w:p w14:paraId="0A957716" w14:textId="77777777" w:rsidR="00257874" w:rsidRDefault="002D0913">
      <w:pPr>
        <w:rPr>
          <w:lang w:val="en-US"/>
        </w:rPr>
      </w:pPr>
      <w:r>
        <w:rPr>
          <w:lang w:val="en-US"/>
        </w:rPr>
        <w:t>The Challenges submodule is responsible for interaction and business logic with Challenges and Challenge Answers domains.</w:t>
      </w:r>
    </w:p>
    <w:p w14:paraId="23064C9A" w14:textId="77777777" w:rsidR="00257874" w:rsidRDefault="002D0913">
      <w:pPr>
        <w:rPr>
          <w:lang w:val="en-US"/>
        </w:rPr>
      </w:pPr>
      <w:r>
        <w:rPr>
          <w:lang w:val="en-US"/>
        </w:rPr>
        <w:t>The scope of the Challenges submodule includes the domains of Challenges, Challenge Answers, Challenge Tags and Tags.</w:t>
      </w:r>
    </w:p>
    <w:p w14:paraId="43B57FF8" w14:textId="77777777" w:rsidR="00257874" w:rsidRDefault="002D0913">
      <w:pPr>
        <w:rPr>
          <w:lang w:val="en-US"/>
        </w:rPr>
      </w:pPr>
      <w:r>
        <w:rPr>
          <w:lang w:val="en-US"/>
        </w:rPr>
        <w:lastRenderedPageBreak/>
        <w:t xml:space="preserve">Implementation wise each of these domains exposes a different Spring </w:t>
      </w:r>
      <w:proofErr w:type="spellStart"/>
      <w:r>
        <w:rPr>
          <w:lang w:val="en-US"/>
        </w:rPr>
        <w:t>RestController</w:t>
      </w:r>
      <w:proofErr w:type="spellEnd"/>
      <w:r>
        <w:rPr>
          <w:lang w:val="en-US"/>
        </w:rPr>
        <w:t xml:space="preserve"> and has a different service to handle the business logic. The possible operations exposed by these controllers can be found in the Swagger documentation </w:t>
      </w:r>
      <w:sdt>
        <w:sdtPr>
          <w:id w:val="-381489406"/>
          <w:citation/>
        </w:sdtPr>
        <w:sdtEndPr/>
        <w:sdtContent>
          <w:r>
            <w:fldChar w:fldCharType="begin"/>
          </w:r>
          <w:r w:rsidRPr="002D0913">
            <w:rPr>
              <w:lang w:val="en-GB"/>
              <w:rPrChange w:id="268" w:author="joao eduardo santos" w:date="2020-09-09T18:36:00Z">
                <w:rPr/>
              </w:rPrChange>
            </w:rPr>
            <w:instrText>CITATION Swa20 \l 2070</w:instrText>
          </w:r>
          <w:r>
            <w:fldChar w:fldCharType="separate"/>
          </w:r>
          <w:r w:rsidRPr="002D0913">
            <w:rPr>
              <w:lang w:val="en-GB"/>
              <w:rPrChange w:id="269" w:author="joao eduardo santos" w:date="2020-09-09T18:36:00Z">
                <w:rPr/>
              </w:rPrChange>
            </w:rPr>
            <w:t>[28]</w:t>
          </w:r>
          <w:r>
            <w:fldChar w:fldCharType="end"/>
          </w:r>
        </w:sdtContent>
      </w:sdt>
      <w:r>
        <w:rPr>
          <w:lang w:val="en-US"/>
        </w:rPr>
        <w:t>.</w:t>
      </w:r>
    </w:p>
    <w:p w14:paraId="24FB26A3" w14:textId="77777777" w:rsidR="00257874" w:rsidRDefault="002D0913">
      <w:pPr>
        <w:rPr>
          <w:lang w:val="en-US"/>
        </w:rPr>
      </w:pPr>
      <w:r>
        <w:rPr>
          <w:lang w:val="en-US"/>
        </w:rPr>
        <w:t>The Challenge domain entity is represented by a combination of the data model entities Challenge and Challenge Solution, i.e. a challenge on the service module contains information not only about the challenge itself but also about its solutions.</w:t>
      </w:r>
    </w:p>
    <w:p w14:paraId="5205F103" w14:textId="77777777" w:rsidR="00257874" w:rsidRDefault="002D0913">
      <w:pPr>
        <w:rPr>
          <w:lang w:val="en-US"/>
        </w:rPr>
      </w:pPr>
      <w:r>
        <w:rPr>
          <w:lang w:val="en-US"/>
        </w:rPr>
        <w:t>The Challenge Answers domain entity is represented by a combination of the data model entities Challenge Answer and Answer, this is only natural since the Answer data model entity exists as part of a mandatory mutually exclusive relationship with different types of answers, i.e. every type of answer is related to an Answer data model entity.</w:t>
      </w:r>
    </w:p>
    <w:p w14:paraId="48FBE9F7" w14:textId="77777777" w:rsidR="00257874" w:rsidRDefault="002D0913">
      <w:pPr>
        <w:rPr>
          <w:lang w:val="en-US"/>
        </w:rPr>
      </w:pPr>
      <w:r>
        <w:rPr>
          <w:lang w:val="en-US"/>
        </w:rPr>
        <w:t xml:space="preserve">The Challenge Tags domain entity is represented by a combination of the data model entity Tag and a record from the many to many entity CT, which represents the associations between a Tag and a challenge data model </w:t>
      </w:r>
      <w:proofErr w:type="gramStart"/>
      <w:r>
        <w:rPr>
          <w:lang w:val="en-US"/>
        </w:rPr>
        <w:t>entities</w:t>
      </w:r>
      <w:proofErr w:type="gramEnd"/>
      <w:r>
        <w:rPr>
          <w:lang w:val="en-US"/>
        </w:rPr>
        <w:t>.</w:t>
      </w:r>
    </w:p>
    <w:p w14:paraId="034B7576" w14:textId="77777777" w:rsidR="00257874" w:rsidRDefault="002D0913">
      <w:pPr>
        <w:rPr>
          <w:lang w:val="en-US"/>
        </w:rPr>
      </w:pPr>
      <w:r>
        <w:rPr>
          <w:lang w:val="en-US"/>
        </w:rPr>
        <w:t>The Tags domain entity is represented by a data model entity Tag.</w:t>
      </w:r>
    </w:p>
    <w:p w14:paraId="00E5E359" w14:textId="77777777" w:rsidR="00257874" w:rsidRDefault="00257874">
      <w:pPr>
        <w:rPr>
          <w:lang w:val="en-US"/>
        </w:rPr>
      </w:pPr>
    </w:p>
    <w:p w14:paraId="0E4F78A5" w14:textId="77777777" w:rsidR="00257874" w:rsidRDefault="002D0913">
      <w:pPr>
        <w:pStyle w:val="Ttulo3"/>
        <w:rPr>
          <w:lang w:val="en-US"/>
        </w:rPr>
      </w:pPr>
      <w:bookmarkStart w:id="270" w:name="_Toc43055771"/>
      <w:r>
        <w:rPr>
          <w:color w:val="auto"/>
          <w:sz w:val="28"/>
          <w:szCs w:val="28"/>
          <w:lang w:val="en-US"/>
        </w:rPr>
        <w:t>6.1.4 Questionnaires</w:t>
      </w:r>
      <w:bookmarkEnd w:id="270"/>
    </w:p>
    <w:p w14:paraId="19D41BF8" w14:textId="77777777" w:rsidR="00257874" w:rsidRDefault="002D0913">
      <w:pPr>
        <w:rPr>
          <w:lang w:val="en-US"/>
        </w:rPr>
      </w:pPr>
      <w:r>
        <w:rPr>
          <w:lang w:val="en-US"/>
        </w:rPr>
        <w:t>The Questionnaires submodule is responsible for interaction and business logic with Questionnaire and Questionnaire Answers domains.</w:t>
      </w:r>
    </w:p>
    <w:p w14:paraId="7941AB20" w14:textId="77777777" w:rsidR="00257874" w:rsidRDefault="002D0913">
      <w:pPr>
        <w:rPr>
          <w:lang w:val="en-US"/>
        </w:rPr>
      </w:pPr>
      <w:r>
        <w:rPr>
          <w:lang w:val="en-US"/>
        </w:rPr>
        <w:t>The scope of the Questionnaires submodule includes the domains of Questionnaire, Questionnaire Instance, Questionnaire Answers and Questionnaire-Challenge.</w:t>
      </w:r>
    </w:p>
    <w:p w14:paraId="674ED933" w14:textId="77777777" w:rsidR="00257874" w:rsidRDefault="002D0913">
      <w:pPr>
        <w:rPr>
          <w:lang w:val="en-US"/>
        </w:rPr>
      </w:pPr>
      <w:r>
        <w:rPr>
          <w:lang w:val="en-US"/>
        </w:rPr>
        <w:t xml:space="preserve">Implementation wise each of these domains exposes a different Spring </w:t>
      </w:r>
      <w:proofErr w:type="spellStart"/>
      <w:r>
        <w:rPr>
          <w:lang w:val="en-US"/>
        </w:rPr>
        <w:t>RestController</w:t>
      </w:r>
      <w:proofErr w:type="spellEnd"/>
      <w:r>
        <w:rPr>
          <w:lang w:val="en-US"/>
        </w:rPr>
        <w:t xml:space="preserve"> and has a different service to handle the business logic. </w:t>
      </w:r>
      <w:bookmarkStart w:id="271" w:name="_Hlk49518317"/>
      <w:r>
        <w:rPr>
          <w:lang w:val="en-US"/>
        </w:rPr>
        <w:t>The possible operations exposed by these controllers can be found in the Swagger documentations</w:t>
      </w:r>
      <w:sdt>
        <w:sdtPr>
          <w:id w:val="-2126535918"/>
          <w:citation/>
        </w:sdtPr>
        <w:sdtEndPr/>
        <w:sdtContent>
          <w:r>
            <w:fldChar w:fldCharType="begin"/>
          </w:r>
          <w:r w:rsidRPr="002D0913">
            <w:rPr>
              <w:lang w:val="en-GB"/>
              <w:rPrChange w:id="272" w:author="joao eduardo santos" w:date="2020-09-09T18:36:00Z">
                <w:rPr/>
              </w:rPrChange>
            </w:rPr>
            <w:instrText>CITATION Swa20 \l 2070</w:instrText>
          </w:r>
          <w:r>
            <w:fldChar w:fldCharType="separate"/>
          </w:r>
          <w:r w:rsidRPr="002D0913">
            <w:rPr>
              <w:lang w:val="en-GB"/>
              <w:rPrChange w:id="273" w:author="joao eduardo santos" w:date="2020-09-09T18:36:00Z">
                <w:rPr/>
              </w:rPrChange>
            </w:rPr>
            <w:t xml:space="preserve"> [28]</w:t>
          </w:r>
          <w:r>
            <w:fldChar w:fldCharType="end"/>
          </w:r>
        </w:sdtContent>
      </w:sdt>
      <w:r>
        <w:rPr>
          <w:lang w:val="en-US"/>
        </w:rPr>
        <w:t>.</w:t>
      </w:r>
      <w:bookmarkEnd w:id="271"/>
    </w:p>
    <w:p w14:paraId="56EF5F34" w14:textId="77777777" w:rsidR="00257874" w:rsidRDefault="002D0913">
      <w:pPr>
        <w:rPr>
          <w:lang w:val="en-US"/>
        </w:rPr>
      </w:pPr>
      <w:r>
        <w:rPr>
          <w:lang w:val="en-US"/>
        </w:rPr>
        <w:t>The Questionnaire domain entity represents the wrapper of all questionnaire components. It contains the information about the questionnaire domain but also references all the challenges in the questionnaire. The questionnaire itself cannot be solve, but it serves as a template in which instances of it can be created and send to multiple users to be solved.</w:t>
      </w:r>
    </w:p>
    <w:p w14:paraId="38243A63" w14:textId="77777777" w:rsidR="00257874" w:rsidRDefault="002D0913">
      <w:pPr>
        <w:rPr>
          <w:lang w:val="en-US"/>
        </w:rPr>
      </w:pPr>
      <w:proofErr w:type="gramStart"/>
      <w:r>
        <w:rPr>
          <w:lang w:val="en-US"/>
        </w:rPr>
        <w:t>The Questionnaire Instance,</w:t>
      </w:r>
      <w:proofErr w:type="gramEnd"/>
      <w:r>
        <w:rPr>
          <w:lang w:val="en-US"/>
        </w:rPr>
        <w:t xml:space="preserve"> extends its parent Questionnaire, and it is this resource that is going to be sent to a user for further operations. Multiple Questionnaires Instance can derive from a single parent Questionnaire.</w:t>
      </w:r>
    </w:p>
    <w:p w14:paraId="60E0C267" w14:textId="77777777" w:rsidR="00257874" w:rsidRDefault="002D0913">
      <w:pPr>
        <w:rPr>
          <w:lang w:val="en-US"/>
        </w:rPr>
      </w:pPr>
      <w:r>
        <w:rPr>
          <w:lang w:val="en-US"/>
        </w:rPr>
        <w:t>The Questionnaire-Challenge  domain entity is represented by a combination of the data model entity Questionnaire and a record from the many to many entity QC, which represents the associations between a questionnaire and a challenge data model entities, and the answer to the challenge present in the questionnaire.</w:t>
      </w:r>
    </w:p>
    <w:p w14:paraId="298ECC7A" w14:textId="77777777" w:rsidR="00257874" w:rsidRDefault="002D0913">
      <w:pPr>
        <w:rPr>
          <w:ins w:id="274" w:author="André Oliveira" w:date="2020-08-28T14:55:00Z"/>
          <w:lang w:val="en-US"/>
        </w:rPr>
      </w:pPr>
      <w:r>
        <w:rPr>
          <w:lang w:val="en-US"/>
        </w:rPr>
        <w:lastRenderedPageBreak/>
        <w:t xml:space="preserve">The Questionnaire Answers domain entity is represented by a combination of the data model entities Questionnaire Answer and Answer. The questionnaires answer in data are equal to the challenges answer ones since they both aim to resolve a challenge problem. They also respect the same mandatory mutually exclusive relationship with different types of answers, with the difference that they are bound to a different </w:t>
      </w:r>
      <w:commentRangeStart w:id="275"/>
      <w:r>
        <w:rPr>
          <w:lang w:val="en-US"/>
        </w:rPr>
        <w:t>resource</w:t>
      </w:r>
      <w:commentRangeEnd w:id="275"/>
      <w:r w:rsidR="002C70F5">
        <w:rPr>
          <w:rStyle w:val="Refdecomentrio"/>
        </w:rPr>
        <w:commentReference w:id="275"/>
      </w:r>
      <w:r>
        <w:rPr>
          <w:lang w:val="en-US"/>
        </w:rPr>
        <w:t>.</w:t>
      </w:r>
    </w:p>
    <w:p w14:paraId="66471CBD" w14:textId="77777777" w:rsidR="00257874" w:rsidRDefault="00257874">
      <w:pPr>
        <w:rPr>
          <w:lang w:val="en-US"/>
        </w:rPr>
      </w:pPr>
    </w:p>
    <w:p w14:paraId="5126763F" w14:textId="77777777" w:rsidR="00257874" w:rsidRDefault="002D0913">
      <w:pPr>
        <w:pStyle w:val="Ttulo3"/>
        <w:rPr>
          <w:color w:val="auto"/>
          <w:sz w:val="28"/>
          <w:szCs w:val="28"/>
          <w:lang w:val="en-US"/>
        </w:rPr>
      </w:pPr>
      <w:bookmarkStart w:id="276" w:name="_Toc43055772"/>
      <w:r>
        <w:rPr>
          <w:color w:val="auto"/>
          <w:sz w:val="28"/>
          <w:szCs w:val="28"/>
          <w:lang w:val="en-US"/>
        </w:rPr>
        <w:t>6.1.5. Validations</w:t>
      </w:r>
      <w:bookmarkEnd w:id="276"/>
    </w:p>
    <w:p w14:paraId="4B9324D4" w14:textId="77777777" w:rsidR="00257874" w:rsidRDefault="002D0913">
      <w:pPr>
        <w:rPr>
          <w:rFonts w:eastAsiaTheme="majorEastAsia"/>
          <w:lang w:val="en-US"/>
        </w:rPr>
      </w:pPr>
      <w:r>
        <w:rPr>
          <w:rFonts w:eastAsiaTheme="majorEastAsia"/>
          <w:lang w:val="en-US"/>
        </w:rPr>
        <w:t xml:space="preserve">The parameter validation is done on the service layer using the </w:t>
      </w:r>
      <w:proofErr w:type="spellStart"/>
      <w:r>
        <w:rPr>
          <w:rFonts w:eastAsiaTheme="majorEastAsia"/>
          <w:lang w:val="en-US"/>
        </w:rPr>
        <w:t>Javax</w:t>
      </w:r>
      <w:proofErr w:type="spellEnd"/>
      <w:r>
        <w:rPr>
          <w:rFonts w:eastAsiaTheme="majorEastAsia"/>
          <w:lang w:val="en-US"/>
        </w:rPr>
        <w:t xml:space="preserve"> validators. For these validators to work the service classes and methods need to be annotated with `@Validated` annotation. The validations were done on the service </w:t>
      </w:r>
      <w:proofErr w:type="spellStart"/>
      <w:r>
        <w:rPr>
          <w:rFonts w:eastAsiaTheme="majorEastAsia"/>
          <w:lang w:val="en-US"/>
        </w:rPr>
        <w:t>classes's</w:t>
      </w:r>
      <w:proofErr w:type="spellEnd"/>
      <w:r>
        <w:rPr>
          <w:rFonts w:eastAsiaTheme="majorEastAsia"/>
          <w:lang w:val="en-US"/>
        </w:rPr>
        <w:t xml:space="preserve"> methods, for each input parameter. This was done with annotations from package `</w:t>
      </w:r>
      <w:proofErr w:type="spellStart"/>
      <w:proofErr w:type="gramStart"/>
      <w:r>
        <w:rPr>
          <w:rFonts w:eastAsiaTheme="majorEastAsia"/>
          <w:lang w:val="en-US"/>
        </w:rPr>
        <w:t>javax.validation</w:t>
      </w:r>
      <w:proofErr w:type="gramEnd"/>
      <w:r>
        <w:rPr>
          <w:rFonts w:eastAsiaTheme="majorEastAsia"/>
          <w:lang w:val="en-US"/>
        </w:rPr>
        <w:t>.constraints</w:t>
      </w:r>
      <w:proofErr w:type="spellEnd"/>
      <w:r>
        <w:rPr>
          <w:rFonts w:eastAsiaTheme="majorEastAsia"/>
          <w:lang w:val="en-US"/>
        </w:rPr>
        <w:t>`  for specific validations on String and Number types, e.g. `@Positive` , and using the annotation `@Valid` for other custom Reference types. For these custom reference types the class also had annotations from package `</w:t>
      </w:r>
      <w:proofErr w:type="spellStart"/>
      <w:proofErr w:type="gramStart"/>
      <w:r>
        <w:rPr>
          <w:rFonts w:eastAsiaTheme="majorEastAsia"/>
          <w:lang w:val="en-US"/>
        </w:rPr>
        <w:t>javax.validation</w:t>
      </w:r>
      <w:proofErr w:type="gramEnd"/>
      <w:r>
        <w:rPr>
          <w:rFonts w:eastAsiaTheme="majorEastAsia"/>
          <w:lang w:val="en-US"/>
        </w:rPr>
        <w:t>.constraints</w:t>
      </w:r>
      <w:proofErr w:type="spellEnd"/>
      <w:r>
        <w:rPr>
          <w:rFonts w:eastAsiaTheme="majorEastAsia"/>
          <w:lang w:val="en-US"/>
        </w:rPr>
        <w:t>`  on fields which were to be validated.</w:t>
      </w:r>
    </w:p>
    <w:p w14:paraId="66F8BFF7" w14:textId="77777777" w:rsidR="00257874" w:rsidRDefault="00257874">
      <w:pPr>
        <w:rPr>
          <w:rFonts w:eastAsiaTheme="majorEastAsia"/>
          <w:lang w:val="en-US"/>
        </w:rPr>
      </w:pPr>
    </w:p>
    <w:p w14:paraId="6FE95699" w14:textId="77777777" w:rsidR="00257874" w:rsidRDefault="002D0913">
      <w:pPr>
        <w:pStyle w:val="Ttulo3"/>
        <w:rPr>
          <w:color w:val="auto"/>
          <w:sz w:val="28"/>
          <w:szCs w:val="28"/>
          <w:lang w:val="en-US"/>
        </w:rPr>
      </w:pPr>
      <w:bookmarkStart w:id="277" w:name="_Toc43055773"/>
      <w:r>
        <w:rPr>
          <w:color w:val="auto"/>
          <w:sz w:val="28"/>
          <w:szCs w:val="28"/>
          <w:lang w:val="en-US"/>
        </w:rPr>
        <w:t>6.1.6. Error Handling</w:t>
      </w:r>
      <w:bookmarkEnd w:id="277"/>
    </w:p>
    <w:p w14:paraId="65AC0CB0" w14:textId="77777777" w:rsidR="00257874" w:rsidRDefault="002D0913">
      <w:pPr>
        <w:rPr>
          <w:rFonts w:eastAsiaTheme="majorEastAsia"/>
          <w:lang w:val="en-US"/>
        </w:rPr>
      </w:pPr>
      <w:r>
        <w:rPr>
          <w:rFonts w:eastAsiaTheme="majorEastAsia"/>
          <w:lang w:val="en-US"/>
        </w:rPr>
        <w:t>Error handling responsibility in this solution is divided in several classes.</w:t>
      </w:r>
    </w:p>
    <w:p w14:paraId="146FA55D" w14:textId="77777777" w:rsidR="00257874" w:rsidRDefault="002D0913">
      <w:pPr>
        <w:rPr>
          <w:rFonts w:eastAsiaTheme="majorEastAsia"/>
          <w:lang w:val="en-US"/>
        </w:rPr>
      </w:pPr>
      <w:r>
        <w:rPr>
          <w:rFonts w:eastAsiaTheme="majorEastAsia"/>
          <w:lang w:val="en-US"/>
        </w:rPr>
        <w:t xml:space="preserve">The class </w:t>
      </w:r>
      <w:proofErr w:type="spellStart"/>
      <w:r>
        <w:rPr>
          <w:rFonts w:eastAsiaTheme="majorEastAsia"/>
          <w:lang w:val="en-US"/>
        </w:rPr>
        <w:t>ControllerAdviceHandler</w:t>
      </w:r>
      <w:proofErr w:type="spellEnd"/>
      <w:r>
        <w:rPr>
          <w:rFonts w:eastAsiaTheme="majorEastAsia"/>
          <w:lang w:val="en-US"/>
        </w:rPr>
        <w:t xml:space="preserve"> was marked with `@</w:t>
      </w:r>
      <w:proofErr w:type="spellStart"/>
      <w:r>
        <w:rPr>
          <w:rFonts w:eastAsiaTheme="majorEastAsia"/>
          <w:lang w:val="en-US"/>
        </w:rPr>
        <w:t>ControllerAdvice</w:t>
      </w:r>
      <w:proofErr w:type="spellEnd"/>
      <w:r>
        <w:rPr>
          <w:rFonts w:eastAsiaTheme="majorEastAsia"/>
          <w:lang w:val="en-US"/>
        </w:rPr>
        <w:t>` annotation to enable application wide exception handling in a single class. This class has method to capture two application specific Exceptions (</w:t>
      </w:r>
      <w:proofErr w:type="spellStart"/>
      <w:r>
        <w:rPr>
          <w:rFonts w:eastAsiaTheme="majorEastAsia"/>
          <w:lang w:val="en-US"/>
        </w:rPr>
        <w:t>ServerException</w:t>
      </w:r>
      <w:proofErr w:type="spellEnd"/>
      <w:r>
        <w:rPr>
          <w:rFonts w:eastAsiaTheme="majorEastAsia"/>
          <w:lang w:val="en-US"/>
        </w:rPr>
        <w:t xml:space="preserve"> and </w:t>
      </w:r>
      <w:proofErr w:type="spellStart"/>
      <w:r>
        <w:rPr>
          <w:rFonts w:eastAsiaTheme="majorEastAsia"/>
          <w:lang w:val="en-US"/>
        </w:rPr>
        <w:t>ConstraintViolationException</w:t>
      </w:r>
      <w:proofErr w:type="spellEnd"/>
      <w:r>
        <w:rPr>
          <w:rFonts w:eastAsiaTheme="majorEastAsia"/>
          <w:lang w:val="en-US"/>
        </w:rPr>
        <w:t xml:space="preserve">) and the most generic "Exception". </w:t>
      </w:r>
    </w:p>
    <w:p w14:paraId="1A27AA11" w14:textId="77777777" w:rsidR="00257874" w:rsidRDefault="002D0913">
      <w:pPr>
        <w:rPr>
          <w:rFonts w:eastAsiaTheme="majorEastAsia"/>
          <w:lang w:val="en-US"/>
        </w:rPr>
      </w:pPr>
      <w:r>
        <w:rPr>
          <w:rFonts w:eastAsiaTheme="majorEastAsia"/>
          <w:lang w:val="en-US"/>
        </w:rPr>
        <w:t xml:space="preserve">The basic flow in this class is as follows: an exception will be caught and then will be mapped to </w:t>
      </w:r>
      <w:proofErr w:type="spellStart"/>
      <w:r>
        <w:rPr>
          <w:rFonts w:eastAsiaTheme="majorEastAsia"/>
          <w:lang w:val="en-US"/>
        </w:rPr>
        <w:t>ApiError's</w:t>
      </w:r>
      <w:proofErr w:type="spellEnd"/>
      <w:r>
        <w:rPr>
          <w:rFonts w:eastAsiaTheme="majorEastAsia"/>
          <w:lang w:val="en-US"/>
        </w:rPr>
        <w:t xml:space="preserve"> instance that maps to the </w:t>
      </w:r>
      <w:proofErr w:type="spellStart"/>
      <w:r>
        <w:rPr>
          <w:rFonts w:eastAsiaTheme="majorEastAsia"/>
          <w:lang w:val="en-US"/>
        </w:rPr>
        <w:t>json+problem</w:t>
      </w:r>
      <w:proofErr w:type="spellEnd"/>
      <w:r>
        <w:rPr>
          <w:rFonts w:eastAsiaTheme="majorEastAsia"/>
          <w:lang w:val="en-US"/>
        </w:rPr>
        <w:t xml:space="preserve"> standard</w:t>
      </w:r>
      <w:sdt>
        <w:sdtPr>
          <w:id w:val="1103607416"/>
          <w:citation/>
        </w:sdtPr>
        <w:sdtEndPr/>
        <w:sdtContent>
          <w:r>
            <w:fldChar w:fldCharType="begin"/>
          </w:r>
          <w:r w:rsidRPr="002D0913">
            <w:rPr>
              <w:lang w:val="en-GB"/>
              <w:rPrChange w:id="278" w:author="joao eduardo santos" w:date="2020-09-09T18:36:00Z">
                <w:rPr/>
              </w:rPrChange>
            </w:rPr>
            <w:instrText>CITATION Swa20 \l 2070</w:instrText>
          </w:r>
          <w:r>
            <w:fldChar w:fldCharType="separate"/>
          </w:r>
          <w:r w:rsidRPr="002D0913">
            <w:rPr>
              <w:lang w:val="en-GB"/>
              <w:rPrChange w:id="279" w:author="joao eduardo santos" w:date="2020-09-09T18:36:00Z">
                <w:rPr/>
              </w:rPrChange>
            </w:rPr>
            <w:t xml:space="preserve"> [28]</w:t>
          </w:r>
          <w:r>
            <w:fldChar w:fldCharType="end"/>
          </w:r>
        </w:sdtContent>
      </w:sdt>
      <w:r>
        <w:rPr>
          <w:rFonts w:eastAsiaTheme="majorEastAsia"/>
          <w:lang w:val="en-US"/>
        </w:rPr>
        <w:t xml:space="preserve">. </w:t>
      </w:r>
    </w:p>
    <w:p w14:paraId="7EB41A60" w14:textId="77777777" w:rsidR="00257874" w:rsidRDefault="002D0913">
      <w:pPr>
        <w:rPr>
          <w:rFonts w:eastAsiaTheme="majorEastAsia"/>
          <w:lang w:val="en-US"/>
        </w:rPr>
      </w:pPr>
      <w:r>
        <w:rPr>
          <w:rFonts w:eastAsiaTheme="majorEastAsia"/>
          <w:lang w:val="en-US"/>
        </w:rPr>
        <w:t xml:space="preserve">The class </w:t>
      </w:r>
      <w:proofErr w:type="spellStart"/>
      <w:r>
        <w:rPr>
          <w:rFonts w:eastAsiaTheme="majorEastAsia"/>
          <w:lang w:val="en-US"/>
        </w:rPr>
        <w:t>ServerExcepton</w:t>
      </w:r>
      <w:proofErr w:type="spellEnd"/>
      <w:r>
        <w:rPr>
          <w:rFonts w:eastAsiaTheme="majorEastAsia"/>
          <w:lang w:val="en-US"/>
        </w:rPr>
        <w:t xml:space="preserve"> extends Exception type, and its instantiated when an error occurs. This object is constructed with a message for the client, a message for the developer and an error code, which is mapped to an http error code when returning to the client.</w:t>
      </w:r>
    </w:p>
    <w:p w14:paraId="5E64CAA9" w14:textId="77777777" w:rsidR="00257874" w:rsidRDefault="00257874">
      <w:pPr>
        <w:rPr>
          <w:rFonts w:eastAsiaTheme="majorEastAsia"/>
          <w:lang w:val="en-US"/>
        </w:rPr>
      </w:pPr>
    </w:p>
    <w:p w14:paraId="5BBFA3EA" w14:textId="77777777" w:rsidR="00257874" w:rsidRDefault="002D0913">
      <w:pPr>
        <w:pStyle w:val="Ttulo3"/>
        <w:rPr>
          <w:color w:val="auto"/>
          <w:sz w:val="28"/>
          <w:szCs w:val="28"/>
          <w:lang w:val="en-US"/>
        </w:rPr>
      </w:pPr>
      <w:bookmarkStart w:id="280" w:name="_Toc43055774"/>
      <w:r>
        <w:rPr>
          <w:color w:val="auto"/>
          <w:sz w:val="28"/>
          <w:szCs w:val="28"/>
          <w:lang w:val="en-US"/>
        </w:rPr>
        <w:t>6.1.7 Postman</w:t>
      </w:r>
      <w:bookmarkEnd w:id="280"/>
    </w:p>
    <w:p w14:paraId="62001EC6" w14:textId="77777777" w:rsidR="00257874" w:rsidRDefault="002D0913">
      <w:pPr>
        <w:rPr>
          <w:rFonts w:eastAsiaTheme="majorEastAsia"/>
          <w:lang w:val="en-US"/>
        </w:rPr>
      </w:pPr>
      <w:r>
        <w:rPr>
          <w:rFonts w:eastAsiaTheme="majorEastAsia"/>
          <w:lang w:val="en-US"/>
        </w:rPr>
        <w:t>For documentation and test purposes a Postman collection was develop</w:t>
      </w:r>
      <w:ins w:id="281" w:author="joao eduardo santos" w:date="2020-09-09T18:54:00Z">
        <w:r w:rsidR="002C70F5">
          <w:rPr>
            <w:rFonts w:eastAsiaTheme="majorEastAsia"/>
            <w:lang w:val="en-US"/>
          </w:rPr>
          <w:t>e</w:t>
        </w:r>
      </w:ins>
      <w:r>
        <w:rPr>
          <w:rFonts w:eastAsiaTheme="majorEastAsia"/>
          <w:lang w:val="en-US"/>
        </w:rPr>
        <w:t>d containing examples of working requests for developed services. This enables the developers to test services easily and provides a documented example of a working request to each service endpoint.</w:t>
      </w:r>
    </w:p>
    <w:p w14:paraId="39A978CF" w14:textId="77777777" w:rsidR="00257874" w:rsidRDefault="00257874">
      <w:pPr>
        <w:rPr>
          <w:rFonts w:eastAsiaTheme="majorEastAsia"/>
          <w:lang w:val="en-US"/>
        </w:rPr>
      </w:pPr>
    </w:p>
    <w:p w14:paraId="358C5FBD" w14:textId="77777777" w:rsidR="00257874" w:rsidRDefault="002D0913">
      <w:pPr>
        <w:pStyle w:val="Ttulo2"/>
        <w:rPr>
          <w:color w:val="auto"/>
          <w:sz w:val="28"/>
          <w:szCs w:val="28"/>
          <w:lang w:val="en-US"/>
        </w:rPr>
      </w:pPr>
      <w:bookmarkStart w:id="282" w:name="_Toc43055775"/>
      <w:r>
        <w:rPr>
          <w:color w:val="auto"/>
          <w:sz w:val="28"/>
          <w:szCs w:val="28"/>
          <w:lang w:val="en-US"/>
        </w:rPr>
        <w:lastRenderedPageBreak/>
        <w:t>6.2. Data base</w:t>
      </w:r>
      <w:bookmarkEnd w:id="282"/>
    </w:p>
    <w:p w14:paraId="65419486" w14:textId="77777777" w:rsidR="00257874" w:rsidRDefault="002D0913">
      <w:pPr>
        <w:rPr>
          <w:rFonts w:ascii="Segoe UI" w:hAnsi="Segoe UI" w:cs="Segoe UI"/>
          <w:sz w:val="21"/>
          <w:szCs w:val="21"/>
          <w:lang w:val="en-US"/>
        </w:rPr>
      </w:pPr>
      <w:r>
        <w:rPr>
          <w:lang w:val="en-US"/>
        </w:rPr>
        <w:t>To configure the database a single master script “</w:t>
      </w:r>
      <w:proofErr w:type="spellStart"/>
      <w:r>
        <w:rPr>
          <w:lang w:val="en-US"/>
        </w:rPr>
        <w:t>CreateDB.sql</w:t>
      </w:r>
      <w:proofErr w:type="spellEnd"/>
      <w:r>
        <w:rPr>
          <w:lang w:val="en-US"/>
        </w:rPr>
        <w:t>” was created</w:t>
      </w:r>
      <w:del w:id="283" w:author="joao eduardo santos" w:date="2020-09-09T18:54:00Z">
        <w:r w:rsidDel="002C70F5">
          <w:rPr>
            <w:lang w:val="en-US"/>
          </w:rPr>
          <w:delText>,</w:delText>
        </w:r>
      </w:del>
      <w:r>
        <w:rPr>
          <w:lang w:val="en-US"/>
        </w:rPr>
        <w:t xml:space="preserve"> and can be found on the Wiki of the project repository </w:t>
      </w:r>
      <w:sdt>
        <w:sdtPr>
          <w:id w:val="1809740293"/>
          <w:citation/>
        </w:sdtPr>
        <w:sdtEndPr/>
        <w:sdtContent>
          <w:r>
            <w:fldChar w:fldCharType="begin"/>
          </w:r>
          <w:r w:rsidRPr="002D0913">
            <w:rPr>
              <w:lang w:val="en-GB"/>
              <w:rPrChange w:id="284" w:author="joao eduardo santos" w:date="2020-09-09T18:36:00Z">
                <w:rPr/>
              </w:rPrChange>
            </w:rPr>
            <w:instrText>CITATION Hom20 \l 2070</w:instrText>
          </w:r>
          <w:r>
            <w:fldChar w:fldCharType="separate"/>
          </w:r>
          <w:r w:rsidRPr="002D0913">
            <w:rPr>
              <w:lang w:val="en-GB"/>
              <w:rPrChange w:id="285" w:author="joao eduardo santos" w:date="2020-09-09T18:36:00Z">
                <w:rPr/>
              </w:rPrChange>
            </w:rPr>
            <w:t>[31]</w:t>
          </w:r>
          <w:r>
            <w:fldChar w:fldCharType="end"/>
          </w:r>
        </w:sdtContent>
      </w:sdt>
      <w:r>
        <w:rPr>
          <w:lang w:val="en-US"/>
        </w:rPr>
        <w:t>.</w:t>
      </w:r>
    </w:p>
    <w:p w14:paraId="1FEBC1BB" w14:textId="77777777" w:rsidR="00257874" w:rsidRDefault="002D0913">
      <w:pPr>
        <w:rPr>
          <w:lang w:val="en-US"/>
        </w:rPr>
      </w:pPr>
      <w:r>
        <w:rPr>
          <w:lang w:val="en-US"/>
        </w:rPr>
        <w:t xml:space="preserve">This script includes not only the creation of the model with all its tables and dependencies, but also all the triggers and store procedures that allow a robust consistency on the database on the insertion of new data. </w:t>
      </w:r>
    </w:p>
    <w:p w14:paraId="3273EFBC"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rPr>
          <w:lang w:val="en-US"/>
        </w:rPr>
        <w:t>The single master script was created through the merge of several individual ones used on the development phase such as scripts to create, delete, drop and fill the database. Adding to this there is also a test script for the database. The other scrips can be found as store procedures on the project repository.</w:t>
      </w:r>
    </w:p>
    <w:p w14:paraId="24C0E01B" w14:textId="77777777" w:rsidR="00257874" w:rsidRDefault="00257874">
      <w:pPr>
        <w:rPr>
          <w:rFonts w:eastAsiaTheme="majorEastAsia"/>
          <w:lang w:val="en-US"/>
        </w:rPr>
      </w:pPr>
    </w:p>
    <w:p w14:paraId="1662395D" w14:textId="77777777" w:rsidR="00257874" w:rsidRDefault="002D0913">
      <w:pPr>
        <w:pStyle w:val="Ttulo3"/>
        <w:rPr>
          <w:color w:val="auto"/>
          <w:sz w:val="28"/>
          <w:szCs w:val="28"/>
          <w:lang w:val="en-US"/>
        </w:rPr>
      </w:pPr>
      <w:bookmarkStart w:id="286" w:name="_Toc43055776"/>
      <w:r>
        <w:rPr>
          <w:color w:val="auto"/>
          <w:sz w:val="28"/>
          <w:szCs w:val="28"/>
          <w:lang w:val="en-US"/>
        </w:rPr>
        <w:t>6.2.1. Data base access</w:t>
      </w:r>
      <w:bookmarkEnd w:id="286"/>
    </w:p>
    <w:p w14:paraId="513F582F" w14:textId="77777777" w:rsidR="00257874" w:rsidRDefault="00257874">
      <w:pPr>
        <w:rPr>
          <w:del w:id="287" w:author="André Oliveira" w:date="2020-09-03T20:43:00Z"/>
          <w:lang w:val="en-US"/>
        </w:rPr>
      </w:pPr>
    </w:p>
    <w:p w14:paraId="0626F425" w14:textId="77777777" w:rsidR="00257874" w:rsidRDefault="002D0913">
      <w:pPr>
        <w:rPr>
          <w:lang w:val="en-US"/>
        </w:rPr>
      </w:pPr>
      <w:r>
        <w:rPr>
          <w:lang w:val="en-US"/>
        </w:rPr>
        <w:t>For database access to be possible a data source been was created to configured database related configurations, allowing a database connection to be used by the application to communicate with a given DB.</w:t>
      </w:r>
    </w:p>
    <w:p w14:paraId="1F70E697" w14:textId="77777777" w:rsidR="00257874" w:rsidRDefault="002D0913">
      <w:pPr>
        <w:rPr>
          <w:lang w:val="en-US"/>
        </w:rPr>
      </w:pPr>
      <w:r>
        <w:rPr>
          <w:lang w:val="en-US"/>
        </w:rPr>
        <w:t>To configure the database connection a properties file with the name "</w:t>
      </w:r>
      <w:proofErr w:type="spellStart"/>
      <w:proofErr w:type="gramStart"/>
      <w:r>
        <w:rPr>
          <w:lang w:val="en-US"/>
        </w:rPr>
        <w:t>application.properties</w:t>
      </w:r>
      <w:proofErr w:type="spellEnd"/>
      <w:proofErr w:type="gramEnd"/>
      <w:r>
        <w:rPr>
          <w:lang w:val="en-US"/>
        </w:rPr>
        <w:t xml:space="preserve">" must be added to the resource folder. An example of its configuration can be found on the wiki repository </w:t>
      </w:r>
      <w:sdt>
        <w:sdtPr>
          <w:id w:val="1934558088"/>
          <w:citation/>
        </w:sdtPr>
        <w:sdtEndPr/>
        <w:sdtContent>
          <w:r>
            <w:fldChar w:fldCharType="begin"/>
          </w:r>
          <w:r w:rsidRPr="002D0913">
            <w:rPr>
              <w:lang w:val="en-GB"/>
              <w:rPrChange w:id="288" w:author="joao eduardo santos" w:date="2020-09-09T18:36:00Z">
                <w:rPr/>
              </w:rPrChange>
            </w:rPr>
            <w:instrText>CITATION Hom20 \l 2070</w:instrText>
          </w:r>
          <w:r>
            <w:fldChar w:fldCharType="separate"/>
          </w:r>
          <w:r w:rsidRPr="002D0913">
            <w:rPr>
              <w:lang w:val="en-GB"/>
              <w:rPrChange w:id="289" w:author="joao eduardo santos" w:date="2020-09-09T18:36:00Z">
                <w:rPr/>
              </w:rPrChange>
            </w:rPr>
            <w:t>[31]</w:t>
          </w:r>
          <w:r>
            <w:fldChar w:fldCharType="end"/>
          </w:r>
        </w:sdtContent>
      </w:sdt>
      <w:r>
        <w:rPr>
          <w:lang w:val="en-US"/>
        </w:rPr>
        <w:t>.</w:t>
      </w:r>
    </w:p>
    <w:p w14:paraId="494AFCB5" w14:textId="77777777" w:rsidR="00257874" w:rsidRDefault="002D0913">
      <w:pPr>
        <w:rPr>
          <w:lang w:val="en-US"/>
        </w:rPr>
      </w:pPr>
      <w:r>
        <w:rPr>
          <w:lang w:val="en-US"/>
        </w:rPr>
        <w:t xml:space="preserve">On the application spring Repositories were used to interact with the database, specifically </w:t>
      </w:r>
      <w:proofErr w:type="spellStart"/>
      <w:r>
        <w:rPr>
          <w:lang w:val="en-US"/>
        </w:rPr>
        <w:t>CrudRepositorty</w:t>
      </w:r>
      <w:proofErr w:type="spellEnd"/>
      <w:del w:id="290" w:author="joao eduardo santos" w:date="2020-09-09T18:55:00Z">
        <w:r w:rsidDel="002C70F5">
          <w:rPr>
            <w:lang w:val="en-US"/>
          </w:rPr>
          <w:delText xml:space="preserve"> and PagingAndSortingRepository</w:delText>
        </w:r>
      </w:del>
      <w:r>
        <w:rPr>
          <w:lang w:val="en-US"/>
        </w:rPr>
        <w:t xml:space="preserve">. The </w:t>
      </w:r>
      <w:proofErr w:type="spellStart"/>
      <w:r>
        <w:rPr>
          <w:lang w:val="en-US"/>
        </w:rPr>
        <w:t>CrudRepositorty</w:t>
      </w:r>
      <w:proofErr w:type="spellEnd"/>
      <w:r>
        <w:rPr>
          <w:lang w:val="en-US"/>
        </w:rPr>
        <w:t xml:space="preserve"> is a repository with some CRUD operations already implemented</w:t>
      </w:r>
      <w:del w:id="291" w:author="joao eduardo santos" w:date="2020-09-09T18:55:00Z">
        <w:r w:rsidDel="002C70F5">
          <w:rPr>
            <w:lang w:val="en-US"/>
          </w:rPr>
          <w:delText xml:space="preserve"> and the PagingAndSortingRepository extends the CrudRepositorty supporting sorting and paging for DB operations</w:delText>
        </w:r>
      </w:del>
      <w:r>
        <w:rPr>
          <w:lang w:val="en-US"/>
        </w:rPr>
        <w:t>.</w:t>
      </w:r>
    </w:p>
    <w:p w14:paraId="5CCD7B07" w14:textId="77777777" w:rsidR="00257874" w:rsidRDefault="002D0913">
      <w:pPr>
        <w:rPr>
          <w:lang w:val="en-US"/>
        </w:rPr>
      </w:pPr>
      <w:r>
        <w:rPr>
          <w:lang w:val="en-US"/>
        </w:rPr>
        <w:t>To enable the repositories to perform database operations each repository was associated with a given class which represented the DB tables with which the repository would interact. As such these classes needed some configuration so the repository would be able to know the table name, the field names and other related entities were there. To this effect the package `</w:t>
      </w:r>
      <w:proofErr w:type="spellStart"/>
      <w:r>
        <w:rPr>
          <w:lang w:val="en-US"/>
        </w:rPr>
        <w:t>pt.iselearning.services.domain</w:t>
      </w:r>
      <w:proofErr w:type="spellEnd"/>
      <w:r>
        <w:rPr>
          <w:lang w:val="en-US"/>
        </w:rPr>
        <w:t>` contains several classes which were annotated with annotations from `</w:t>
      </w:r>
      <w:proofErr w:type="spellStart"/>
      <w:r>
        <w:rPr>
          <w:lang w:val="en-US"/>
        </w:rPr>
        <w:t>org.hibernate.annotations</w:t>
      </w:r>
      <w:proofErr w:type="spellEnd"/>
      <w:r>
        <w:rPr>
          <w:lang w:val="en-US"/>
        </w:rPr>
        <w:t>` and `</w:t>
      </w:r>
      <w:proofErr w:type="spellStart"/>
      <w:r>
        <w:rPr>
          <w:lang w:val="en-US"/>
        </w:rPr>
        <w:t>javax.persistence</w:t>
      </w:r>
      <w:proofErr w:type="spellEnd"/>
      <w:r>
        <w:rPr>
          <w:lang w:val="en-US"/>
        </w:rPr>
        <w:t>` packages in order to identify DB table names, column names, which of the properties were primary keys, identity keys and relations to other domains line one to many or many to one.</w:t>
      </w:r>
    </w:p>
    <w:p w14:paraId="51F59C20" w14:textId="77777777" w:rsidR="00257874" w:rsidRDefault="00257874">
      <w:pPr>
        <w:rPr>
          <w:lang w:val="en-US"/>
        </w:rPr>
      </w:pPr>
    </w:p>
    <w:p w14:paraId="567356A2" w14:textId="77777777" w:rsidR="00257874" w:rsidRDefault="002D0913">
      <w:pPr>
        <w:pStyle w:val="Ttulo2"/>
        <w:rPr>
          <w:color w:val="auto"/>
          <w:sz w:val="28"/>
          <w:szCs w:val="28"/>
          <w:lang w:val="en-US"/>
        </w:rPr>
      </w:pPr>
      <w:bookmarkStart w:id="292" w:name="_Toc43055777"/>
      <w:r>
        <w:rPr>
          <w:color w:val="auto"/>
          <w:sz w:val="28"/>
          <w:szCs w:val="28"/>
          <w:lang w:val="en-US"/>
        </w:rPr>
        <w:t xml:space="preserve">6.3. Execution </w:t>
      </w:r>
      <w:commentRangeStart w:id="293"/>
      <w:r>
        <w:rPr>
          <w:color w:val="auto"/>
          <w:sz w:val="28"/>
          <w:szCs w:val="28"/>
          <w:lang w:val="en-US"/>
        </w:rPr>
        <w:t>Environments</w:t>
      </w:r>
      <w:bookmarkEnd w:id="292"/>
      <w:commentRangeEnd w:id="293"/>
      <w:r w:rsidR="002C70F5">
        <w:rPr>
          <w:rStyle w:val="Refdecomentrio"/>
          <w:rFonts w:asciiTheme="minorHAnsi" w:eastAsiaTheme="minorEastAsia" w:hAnsiTheme="minorHAnsi" w:cstheme="minorBidi"/>
          <w:color w:val="auto"/>
        </w:rPr>
        <w:commentReference w:id="293"/>
      </w:r>
    </w:p>
    <w:p w14:paraId="21CF6AFB" w14:textId="77777777" w:rsidR="00257874" w:rsidRDefault="002D0913">
      <w:pPr>
        <w:rPr>
          <w:lang w:val="en-US"/>
        </w:rPr>
      </w:pPr>
      <w:r>
        <w:rPr>
          <w:lang w:val="en-US"/>
        </w:rPr>
        <w:t>The implemented execution environments share some implementation details but for the most part require different dependencies and configurations.</w:t>
      </w:r>
    </w:p>
    <w:p w14:paraId="2D47E8C4" w14:textId="77777777" w:rsidR="00257874" w:rsidRDefault="002D0913">
      <w:pPr>
        <w:rPr>
          <w:lang w:val="en-US"/>
        </w:rPr>
      </w:pPr>
      <w:r>
        <w:rPr>
          <w:lang w:val="en-US"/>
        </w:rPr>
        <w:lastRenderedPageBreak/>
        <w:t xml:space="preserve">In order to have fewer dependencies inside the container each container has only one runtime execution, which means the environment in which the code is meant to be executed will have to be the same on which the application will have to run. To specify, for the Java execution environment there will be a Java application listening to HTTP requests, for the C# execution environment there will be a C# application and so on. As a result, each application will use specific technologies. The technology in common between every application is Swagger, which will be used to document the REST API shared amongst every application </w:t>
      </w:r>
      <w:sdt>
        <w:sdtPr>
          <w:id w:val="-731765121"/>
          <w:citation/>
        </w:sdtPr>
        <w:sdtEndPr/>
        <w:sdtContent>
          <w:r>
            <w:fldChar w:fldCharType="begin"/>
          </w:r>
          <w:r w:rsidRPr="002D0913">
            <w:rPr>
              <w:lang w:val="en-GB"/>
              <w:rPrChange w:id="294" w:author="joao eduardo santos" w:date="2020-09-09T18:36:00Z">
                <w:rPr/>
              </w:rPrChange>
            </w:rPr>
            <w:instrText>CITATION Swa20 \l 2070</w:instrText>
          </w:r>
          <w:r>
            <w:fldChar w:fldCharType="separate"/>
          </w:r>
          <w:r w:rsidRPr="002D0913">
            <w:rPr>
              <w:lang w:val="en-GB"/>
              <w:rPrChange w:id="295" w:author="joao eduardo santos" w:date="2020-09-09T18:36:00Z">
                <w:rPr/>
              </w:rPrChange>
            </w:rPr>
            <w:t>[28]</w:t>
          </w:r>
          <w:r>
            <w:fldChar w:fldCharType="end"/>
          </w:r>
        </w:sdtContent>
      </w:sdt>
      <w:r>
        <w:rPr>
          <w:lang w:val="en-US"/>
        </w:rPr>
        <w:t xml:space="preserve">. </w:t>
      </w:r>
    </w:p>
    <w:p w14:paraId="3AB968EA" w14:textId="77777777" w:rsidR="00257874" w:rsidRDefault="002D0913">
      <w:pPr>
        <w:rPr>
          <w:lang w:val="en-US"/>
        </w:rPr>
      </w:pPr>
      <w:r>
        <w:rPr>
          <w:lang w:val="en-US"/>
        </w:rPr>
        <w:t>Of the supported languages 3 of them already have the execution environments developed and are described in more detail below: Java, Kotlin and JavaScript.</w:t>
      </w:r>
    </w:p>
    <w:p w14:paraId="75FABE4F" w14:textId="77777777" w:rsidR="00257874" w:rsidRDefault="002D0913">
      <w:pPr>
        <w:rPr>
          <w:lang w:val="en-US"/>
        </w:rPr>
      </w:pPr>
      <w:r>
        <w:rPr>
          <w:lang w:val="en-US"/>
        </w:rPr>
        <w:t>The remaining 2, C# and Python are not yet developed but are planned to be supported by the end of this project.</w:t>
      </w:r>
    </w:p>
    <w:p w14:paraId="2F63CCB8" w14:textId="77777777" w:rsidR="00257874" w:rsidRDefault="00257874">
      <w:pPr>
        <w:rPr>
          <w:lang w:val="en-US"/>
        </w:rPr>
      </w:pPr>
    </w:p>
    <w:p w14:paraId="22B1779A" w14:textId="77777777" w:rsidR="00257874" w:rsidRDefault="002D0913">
      <w:pPr>
        <w:pStyle w:val="Ttulo3"/>
        <w:rPr>
          <w:color w:val="auto"/>
          <w:sz w:val="28"/>
          <w:szCs w:val="28"/>
          <w:lang w:val="en-US"/>
        </w:rPr>
      </w:pPr>
      <w:bookmarkStart w:id="296" w:name="_Toc43055778"/>
      <w:r>
        <w:rPr>
          <w:color w:val="auto"/>
          <w:sz w:val="28"/>
          <w:szCs w:val="28"/>
          <w:lang w:val="en-US"/>
        </w:rPr>
        <w:t>6.3.1. Java &amp; Kotlin</w:t>
      </w:r>
      <w:bookmarkEnd w:id="296"/>
    </w:p>
    <w:p w14:paraId="0D4610BC" w14:textId="77777777" w:rsidR="00257874" w:rsidRDefault="002D0913">
      <w:pPr>
        <w:rPr>
          <w:lang w:val="en-US"/>
        </w:rPr>
      </w:pPr>
      <w:r>
        <w:rPr>
          <w:lang w:val="en-US"/>
        </w:rPr>
        <w:t>Because both Java and Kotlin can be compiled to be executed on the JVM, the same application was used for both execution environment, with minor changes for each.</w:t>
      </w:r>
    </w:p>
    <w:p w14:paraId="53FCC234" w14:textId="77777777" w:rsidR="00257874" w:rsidRDefault="002D0913">
      <w:pPr>
        <w:rPr>
          <w:lang w:val="en-US"/>
        </w:rPr>
      </w:pPr>
      <w:r>
        <w:rPr>
          <w:lang w:val="en-US"/>
        </w:rPr>
        <w:t>For these execution environments the application executed inside a Docker container is a Spring Boot application developed in Java using Maven as a build and dependency management tool.</w:t>
      </w:r>
    </w:p>
    <w:p w14:paraId="22B330CA" w14:textId="77777777" w:rsidR="00257874" w:rsidRDefault="002D0913">
      <w:pPr>
        <w:rPr>
          <w:lang w:val="en-US"/>
        </w:rPr>
      </w:pPr>
      <w:r>
        <w:rPr>
          <w:lang w:val="en-US"/>
        </w:rPr>
        <w:t>The application is a simple one by design, once the application receives an HTTP request determines if there is the need to execute the code or the unit tests, writes the code to the file system, compiles the files and executes it.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4F637E70" w14:textId="77777777" w:rsidR="00257874" w:rsidRDefault="002D0913">
      <w:pPr>
        <w:rPr>
          <w:lang w:val="en-US"/>
        </w:rPr>
      </w:pPr>
      <w:r>
        <w:rPr>
          <w:lang w:val="en-US"/>
        </w:rPr>
        <w:t>One of the main differences between the Java and Kotlin execution Environments is the environment on which the applications are executed, i.e. the docker container have different dependencies.</w:t>
      </w:r>
    </w:p>
    <w:p w14:paraId="36F66C59" w14:textId="77777777" w:rsidR="00257874" w:rsidRDefault="002D0913">
      <w:pPr>
        <w:rPr>
          <w:lang w:val="en-US"/>
        </w:rPr>
      </w:pPr>
      <w:r>
        <w:rPr>
          <w:lang w:val="en-US"/>
        </w:rPr>
        <w:t>For the Java execution environment, the container is built on top of the OpenJDK 13 docker image, this allows the java application to run and the commands to compile and execute Java code to work.</w:t>
      </w:r>
    </w:p>
    <w:p w14:paraId="26A76E1F" w14:textId="77777777" w:rsidR="00257874" w:rsidRDefault="002D0913">
      <w:pPr>
        <w:rPr>
          <w:lang w:val="en-US"/>
        </w:rPr>
      </w:pPr>
      <w:r>
        <w:rPr>
          <w:lang w:val="en-US"/>
        </w:rPr>
        <w:t>For the Kotlin execution environment is not as simple, besides needing the JDK to run the Java application and executing Kotlin code compiled to the JVM it also needs the Kotlin compiler. This container was also built on top of the OpenJDK 13 docker image but the docker file also contained instructions to download and install the Kotlin JVM compiler.</w:t>
      </w:r>
    </w:p>
    <w:p w14:paraId="0038624C" w14:textId="77777777" w:rsidR="00257874" w:rsidRDefault="00257874">
      <w:pPr>
        <w:rPr>
          <w:lang w:val="en-US"/>
        </w:rPr>
      </w:pPr>
    </w:p>
    <w:p w14:paraId="0E1FB895" w14:textId="77777777" w:rsidR="00257874" w:rsidRDefault="002D0913">
      <w:pPr>
        <w:pStyle w:val="Ttulo3"/>
        <w:rPr>
          <w:color w:val="auto"/>
          <w:sz w:val="28"/>
          <w:szCs w:val="28"/>
          <w:lang w:val="en-US"/>
        </w:rPr>
      </w:pPr>
      <w:bookmarkStart w:id="297" w:name="_Toc43055779"/>
      <w:r>
        <w:rPr>
          <w:color w:val="auto"/>
          <w:sz w:val="28"/>
          <w:szCs w:val="28"/>
          <w:lang w:val="en-US"/>
        </w:rPr>
        <w:t>6.3.2. JavaScript</w:t>
      </w:r>
      <w:bookmarkEnd w:id="297"/>
    </w:p>
    <w:p w14:paraId="71F8DDBB" w14:textId="77777777" w:rsidR="00257874" w:rsidRDefault="002D0913">
      <w:pPr>
        <w:rPr>
          <w:lang w:val="en-US"/>
        </w:rPr>
      </w:pPr>
      <w:r>
        <w:rPr>
          <w:lang w:val="en-US"/>
        </w:rPr>
        <w:t xml:space="preserve">For this execution environment was developed a </w:t>
      </w:r>
      <w:commentRangeStart w:id="298"/>
      <w:r>
        <w:rPr>
          <w:lang w:val="en-US"/>
        </w:rPr>
        <w:t>NodeJS</w:t>
      </w:r>
      <w:commentRangeEnd w:id="298"/>
      <w:r>
        <w:commentReference w:id="298"/>
      </w:r>
      <w:r>
        <w:rPr>
          <w:lang w:val="en-US"/>
        </w:rPr>
        <w:t xml:space="preserve"> application</w:t>
      </w:r>
      <w:ins w:id="299" w:author="joao eduardo santos" w:date="2020-09-09T18:58:00Z">
        <w:r w:rsidR="00053B60">
          <w:rPr>
            <w:lang w:val="en-US"/>
          </w:rPr>
          <w:t>, using express module</w:t>
        </w:r>
      </w:ins>
      <w:r>
        <w:rPr>
          <w:lang w:val="en-US"/>
        </w:rPr>
        <w:t xml:space="preserve"> </w:t>
      </w:r>
      <w:del w:id="300" w:author="joao eduardo santos" w:date="2020-09-09T18:58:00Z">
        <w:r w:rsidDel="00053B60">
          <w:rPr>
            <w:lang w:val="en-US"/>
          </w:rPr>
          <w:delText>that</w:delText>
        </w:r>
      </w:del>
      <w:r>
        <w:rPr>
          <w:lang w:val="en-US"/>
        </w:rPr>
        <w:t xml:space="preserve"> </w:t>
      </w:r>
      <w:del w:id="301" w:author="joao eduardo santos" w:date="2020-09-09T18:58:00Z">
        <w:r w:rsidDel="00053B60">
          <w:rPr>
            <w:lang w:val="en-US"/>
          </w:rPr>
          <w:delText>receives an</w:delText>
        </w:r>
      </w:del>
      <w:ins w:id="302" w:author="joao eduardo santos" w:date="2020-09-09T18:58:00Z">
        <w:r w:rsidR="00053B60">
          <w:rPr>
            <w:lang w:val="en-US"/>
          </w:rPr>
          <w:t xml:space="preserve"> proce</w:t>
        </w:r>
      </w:ins>
      <w:ins w:id="303" w:author="joao eduardo santos" w:date="2020-09-09T18:59:00Z">
        <w:r w:rsidR="00053B60">
          <w:rPr>
            <w:lang w:val="en-US"/>
          </w:rPr>
          <w:t>ss</w:t>
        </w:r>
      </w:ins>
      <w:r>
        <w:rPr>
          <w:lang w:val="en-US"/>
        </w:rPr>
        <w:t xml:space="preserve"> HTTP message</w:t>
      </w:r>
      <w:ins w:id="304" w:author="joao eduardo santos" w:date="2020-09-09T18:59:00Z">
        <w:r w:rsidR="00053B60">
          <w:rPr>
            <w:lang w:val="en-US"/>
          </w:rPr>
          <w:t>s</w:t>
        </w:r>
      </w:ins>
      <w:r>
        <w:rPr>
          <w:lang w:val="en-US"/>
        </w:rPr>
        <w:t xml:space="preserve"> and based on the request body creates a file with to code that </w:t>
      </w:r>
      <w:r>
        <w:rPr>
          <w:lang w:val="en-US"/>
        </w:rPr>
        <w:lastRenderedPageBreak/>
        <w:t xml:space="preserve">need to be executed and a file that contains the unit tests, the latter imports the function exported in the running code file to run the tests. With the file(s) created, a child process is spawn to run the defined code or the unit tests if defined in the message body. </w:t>
      </w:r>
      <w:bookmarkStart w:id="305" w:name="_Hlk49517649"/>
      <w:bookmarkEnd w:id="305"/>
    </w:p>
    <w:p w14:paraId="735F4094" w14:textId="77777777" w:rsidR="00257874" w:rsidRDefault="002D0913">
      <w:pPr>
        <w:rPr>
          <w:ins w:id="306" w:author="André Oliveira" w:date="2020-08-28T14:33:00Z"/>
          <w:lang w:val="en-US"/>
        </w:rPr>
      </w:pPr>
      <w:r>
        <w:rPr>
          <w:lang w:val="en-US"/>
        </w:rPr>
        <w:t>The container is built on top of the node 14 image to enable said docker to run the mentioned application.</w:t>
      </w:r>
    </w:p>
    <w:p w14:paraId="283D6487" w14:textId="77777777" w:rsidR="00257874" w:rsidRDefault="00257874">
      <w:pPr>
        <w:rPr>
          <w:ins w:id="307" w:author="André Oliveira" w:date="2020-08-28T14:32:00Z"/>
          <w:lang w:val="en-US"/>
        </w:rPr>
      </w:pPr>
    </w:p>
    <w:p w14:paraId="56466522" w14:textId="77777777" w:rsidR="00257874" w:rsidRDefault="002D0913">
      <w:pPr>
        <w:pStyle w:val="Ttulo3"/>
        <w:rPr>
          <w:ins w:id="308" w:author="André Oliveira" w:date="2020-08-28T14:32:00Z"/>
          <w:color w:val="auto"/>
          <w:sz w:val="28"/>
          <w:szCs w:val="28"/>
          <w:lang w:val="en-US"/>
        </w:rPr>
      </w:pPr>
      <w:ins w:id="309" w:author="André Oliveira" w:date="2020-08-28T14:32:00Z">
        <w:r>
          <w:rPr>
            <w:color w:val="auto"/>
            <w:sz w:val="28"/>
            <w:szCs w:val="28"/>
            <w:lang w:val="en-US"/>
          </w:rPr>
          <w:t>6.3.3 Python</w:t>
        </w:r>
      </w:ins>
    </w:p>
    <w:p w14:paraId="65A2BE3D" w14:textId="77777777" w:rsidR="00257874" w:rsidRDefault="002D0913">
      <w:pPr>
        <w:rPr>
          <w:ins w:id="310" w:author="André Oliveira" w:date="2020-08-28T14:45:00Z"/>
          <w:lang w:val="en-US"/>
        </w:rPr>
      </w:pPr>
      <w:commentRangeStart w:id="311"/>
      <w:commentRangeStart w:id="312"/>
      <w:ins w:id="313" w:author="André Oliveira" w:date="2020-08-28T14:34:00Z">
        <w:r>
          <w:rPr>
            <w:lang w:val="en-US"/>
          </w:rPr>
          <w:t>Python</w:t>
        </w:r>
      </w:ins>
      <w:ins w:id="314" w:author="André Oliveira" w:date="2020-08-28T14:33:00Z">
        <w:r>
          <w:rPr>
            <w:lang w:val="en-US"/>
          </w:rPr>
          <w:t xml:space="preserve"> execution environment was developed </w:t>
        </w:r>
      </w:ins>
      <w:ins w:id="315" w:author="André Oliveira" w:date="2020-08-28T14:35:00Z">
        <w:r>
          <w:rPr>
            <w:lang w:val="en-US"/>
          </w:rPr>
          <w:t xml:space="preserve">in a python </w:t>
        </w:r>
      </w:ins>
      <w:ins w:id="316" w:author="André Oliveira" w:date="2020-08-28T14:33:00Z">
        <w:r>
          <w:rPr>
            <w:lang w:val="en-US"/>
          </w:rPr>
          <w:t xml:space="preserve">application </w:t>
        </w:r>
      </w:ins>
      <w:ins w:id="317" w:author="André Oliveira" w:date="2020-08-28T14:37:00Z">
        <w:r>
          <w:rPr>
            <w:lang w:val="en-US"/>
          </w:rPr>
          <w:t>that uses Fla</w:t>
        </w:r>
      </w:ins>
      <w:ins w:id="318" w:author="André Oliveira" w:date="2020-08-28T14:35:00Z">
        <w:r>
          <w:rPr>
            <w:lang w:val="en-US"/>
          </w:rPr>
          <w:t xml:space="preserve">sk </w:t>
        </w:r>
      </w:ins>
      <w:sdt>
        <w:sdtPr>
          <w:id w:val="520741250"/>
          <w:citation/>
        </w:sdtPr>
        <w:sdtEndPr/>
        <w:sdtContent>
          <w:ins w:id="319" w:author="André Oliveira" w:date="2020-08-28T14:54:00Z">
            <w:r>
              <w:fldChar w:fldCharType="begin"/>
            </w:r>
            <w:r w:rsidRPr="002D0913">
              <w:rPr>
                <w:lang w:val="en-GB"/>
                <w:rPrChange w:id="320" w:author="joao eduardo santos" w:date="2020-09-09T18:37:00Z">
                  <w:rPr/>
                </w:rPrChange>
              </w:rPr>
              <w:instrText>CITATION Fla20 \l 2070</w:instrText>
            </w:r>
            <w:r>
              <w:fldChar w:fldCharType="separate"/>
            </w:r>
            <w:r w:rsidRPr="002D0913">
              <w:rPr>
                <w:lang w:val="en-GB"/>
                <w:rPrChange w:id="321" w:author="joao eduardo santos" w:date="2020-09-09T18:37:00Z">
                  <w:rPr/>
                </w:rPrChange>
              </w:rPr>
              <w:t>[32]</w:t>
            </w:r>
            <w:r>
              <w:fldChar w:fldCharType="end"/>
            </w:r>
          </w:ins>
        </w:sdtContent>
      </w:sdt>
      <w:ins w:id="322" w:author="André Oliveira" w:date="2020-08-28T14:35:00Z">
        <w:r>
          <w:rPr>
            <w:lang w:val="en-US"/>
          </w:rPr>
          <w:t xml:space="preserve"> </w:t>
        </w:r>
      </w:ins>
      <w:ins w:id="323" w:author="André Oliveira" w:date="2020-08-28T14:36:00Z">
        <w:r>
          <w:rPr>
            <w:lang w:val="en-US"/>
          </w:rPr>
          <w:t>web framework</w:t>
        </w:r>
      </w:ins>
      <w:ins w:id="324" w:author="André Oliveira" w:date="2020-08-28T14:40:00Z">
        <w:r>
          <w:rPr>
            <w:lang w:val="en-US"/>
          </w:rPr>
          <w:t xml:space="preserve">. The API receives an </w:t>
        </w:r>
      </w:ins>
      <w:ins w:id="325" w:author="André Oliveira" w:date="2020-08-28T14:33:00Z">
        <w:r>
          <w:rPr>
            <w:lang w:val="en-US"/>
          </w:rPr>
          <w:t xml:space="preserve">HTTP </w:t>
        </w:r>
      </w:ins>
      <w:ins w:id="326" w:author="André Oliveira" w:date="2020-08-28T14:43:00Z">
        <w:r>
          <w:rPr>
            <w:lang w:val="en-US"/>
          </w:rPr>
          <w:t>message</w:t>
        </w:r>
      </w:ins>
      <w:ins w:id="327" w:author="André Oliveira" w:date="2020-08-28T14:33:00Z">
        <w:r>
          <w:rPr>
            <w:lang w:val="en-US"/>
          </w:rPr>
          <w:t xml:space="preserve"> and </w:t>
        </w:r>
      </w:ins>
      <w:ins w:id="328" w:author="André Oliveira" w:date="2020-08-28T14:42:00Z">
        <w:r>
          <w:rPr>
            <w:lang w:val="en-US"/>
          </w:rPr>
          <w:t xml:space="preserve">will process the </w:t>
        </w:r>
      </w:ins>
      <w:ins w:id="329" w:author="André Oliveira" w:date="2020-08-28T14:43:00Z">
        <w:r>
          <w:rPr>
            <w:lang w:val="en-US"/>
          </w:rPr>
          <w:t>information</w:t>
        </w:r>
      </w:ins>
      <w:ins w:id="330" w:author="André Oliveira" w:date="2020-08-28T14:33:00Z">
        <w:r>
          <w:rPr>
            <w:lang w:val="en-US"/>
          </w:rPr>
          <w:t xml:space="preserve"> on the request body</w:t>
        </w:r>
      </w:ins>
      <w:ins w:id="331" w:author="André Oliveira" w:date="2020-08-28T14:43:00Z">
        <w:r>
          <w:rPr>
            <w:lang w:val="en-US"/>
          </w:rPr>
          <w:t xml:space="preserve">, that represents an </w:t>
        </w:r>
        <w:proofErr w:type="spellStart"/>
        <w:r>
          <w:rPr>
            <w:lang w:val="en-US"/>
          </w:rPr>
          <w:t>ExecutableCode</w:t>
        </w:r>
        <w:proofErr w:type="spellEnd"/>
        <w:r>
          <w:rPr>
            <w:lang w:val="en-US"/>
          </w:rPr>
          <w:t xml:space="preserve"> </w:t>
        </w:r>
      </w:ins>
      <w:ins w:id="332" w:author="André Oliveira" w:date="2020-08-28T14:44:00Z">
        <w:r>
          <w:rPr>
            <w:lang w:val="en-US"/>
          </w:rPr>
          <w:t xml:space="preserve">object, and will </w:t>
        </w:r>
      </w:ins>
      <w:ins w:id="333" w:author="André Oliveira" w:date="2020-08-28T14:43:00Z">
        <w:r>
          <w:rPr>
            <w:lang w:val="en-US"/>
          </w:rPr>
          <w:t>create</w:t>
        </w:r>
      </w:ins>
      <w:ins w:id="334" w:author="André Oliveira" w:date="2020-08-28T14:33:00Z">
        <w:r>
          <w:rPr>
            <w:lang w:val="en-US"/>
          </w:rPr>
          <w:t xml:space="preserve"> a file with to code that need</w:t>
        </w:r>
      </w:ins>
      <w:ins w:id="335" w:author="André Oliveira" w:date="2020-08-28T14:44:00Z">
        <w:r>
          <w:rPr>
            <w:lang w:val="en-US"/>
          </w:rPr>
          <w:t>s</w:t>
        </w:r>
      </w:ins>
      <w:ins w:id="336" w:author="André Oliveira" w:date="2020-08-28T14:33:00Z">
        <w:r>
          <w:rPr>
            <w:lang w:val="en-US"/>
          </w:rPr>
          <w:t xml:space="preserve"> to be executed and a file that contains the unit tests</w:t>
        </w:r>
      </w:ins>
      <w:ins w:id="337" w:author="André Oliveira" w:date="2020-08-28T14:49:00Z">
        <w:r>
          <w:rPr>
            <w:lang w:val="en-US"/>
          </w:rPr>
          <w:t>, if there is any to be tested</w:t>
        </w:r>
      </w:ins>
      <w:ins w:id="338" w:author="André Oliveira" w:date="2020-08-28T14:46:00Z">
        <w:r>
          <w:rPr>
            <w:lang w:val="en-US"/>
          </w:rPr>
          <w:t>. With</w:t>
        </w:r>
      </w:ins>
      <w:ins w:id="339" w:author="André Oliveira" w:date="2020-08-28T14:33:00Z">
        <w:r>
          <w:rPr>
            <w:lang w:val="en-US"/>
          </w:rPr>
          <w:t xml:space="preserve"> the file(s) created, a </w:t>
        </w:r>
      </w:ins>
      <w:ins w:id="340" w:author="André Oliveira" w:date="2020-08-28T14:46:00Z">
        <w:r>
          <w:rPr>
            <w:lang w:val="en-US"/>
          </w:rPr>
          <w:t>sub</w:t>
        </w:r>
      </w:ins>
      <w:ins w:id="341" w:author="André Oliveira" w:date="2020-08-28T14:33:00Z">
        <w:r>
          <w:rPr>
            <w:lang w:val="en-US"/>
          </w:rPr>
          <w:t xml:space="preserve">process is </w:t>
        </w:r>
      </w:ins>
      <w:ins w:id="342" w:author="André Oliveira" w:date="2020-08-28T14:49:00Z">
        <w:r>
          <w:rPr>
            <w:lang w:val="en-US"/>
          </w:rPr>
          <w:t>spawn</w:t>
        </w:r>
      </w:ins>
      <w:ins w:id="343" w:author="André Oliveira" w:date="2020-08-28T14:33:00Z">
        <w:r>
          <w:rPr>
            <w:lang w:val="en-US"/>
          </w:rPr>
          <w:t xml:space="preserve"> to run the </w:t>
        </w:r>
      </w:ins>
      <w:proofErr w:type="spellStart"/>
      <w:ins w:id="344" w:author="André Oliveira" w:date="2020-08-28T14:47:00Z">
        <w:r>
          <w:rPr>
            <w:lang w:val="en-US"/>
          </w:rPr>
          <w:t>ExecutableCode</w:t>
        </w:r>
        <w:proofErr w:type="spellEnd"/>
        <w:r>
          <w:rPr>
            <w:lang w:val="en-US"/>
          </w:rPr>
          <w:t xml:space="preserve"> object</w:t>
        </w:r>
      </w:ins>
      <w:ins w:id="345" w:author="André Oliveira" w:date="2020-08-28T14:48:00Z">
        <w:r>
          <w:rPr>
            <w:lang w:val="en-US"/>
          </w:rPr>
          <w:t xml:space="preserve">, and will return an </w:t>
        </w:r>
        <w:proofErr w:type="spellStart"/>
        <w:r>
          <w:rPr>
            <w:lang w:val="en-US"/>
          </w:rPr>
          <w:t>ExecutionResult</w:t>
        </w:r>
        <w:proofErr w:type="spellEnd"/>
        <w:r>
          <w:rPr>
            <w:lang w:val="en-US"/>
          </w:rPr>
          <w:t xml:space="preserve"> object with the result of the operation</w:t>
        </w:r>
      </w:ins>
      <w:ins w:id="346" w:author="André Oliveira" w:date="2020-08-28T14:49:00Z">
        <w:r>
          <w:rPr>
            <w:lang w:val="en-US"/>
          </w:rPr>
          <w:t xml:space="preserve"> in case of success, or </w:t>
        </w:r>
      </w:ins>
      <w:ins w:id="347" w:author="André Oliveira" w:date="2020-08-28T14:50:00Z">
        <w:r>
          <w:rPr>
            <w:lang w:val="en-US"/>
          </w:rPr>
          <w:t>an</w:t>
        </w:r>
      </w:ins>
      <w:ins w:id="348" w:author="André Oliveira" w:date="2020-08-28T14:49:00Z">
        <w:r>
          <w:rPr>
            <w:lang w:val="en-US"/>
          </w:rPr>
          <w:t xml:space="preserve"> according exception</w:t>
        </w:r>
      </w:ins>
      <w:ins w:id="349" w:author="André Oliveira" w:date="2020-08-28T14:50:00Z">
        <w:r>
          <w:rPr>
            <w:lang w:val="en-US"/>
          </w:rPr>
          <w:t xml:space="preserve"> if anything goes wrong.</w:t>
        </w:r>
      </w:ins>
      <w:commentRangeEnd w:id="311"/>
      <w:r>
        <w:commentReference w:id="311"/>
      </w:r>
      <w:commentRangeEnd w:id="312"/>
      <w:r w:rsidR="00053B60">
        <w:rPr>
          <w:rStyle w:val="Refdecomentrio"/>
        </w:rPr>
        <w:commentReference w:id="312"/>
      </w:r>
    </w:p>
    <w:p w14:paraId="2F6911CA" w14:textId="77777777" w:rsidR="00257874" w:rsidRDefault="002D0913">
      <w:pPr>
        <w:rPr>
          <w:ins w:id="350" w:author="André Oliveira" w:date="2020-08-28T14:50:00Z"/>
          <w:lang w:val="en-US"/>
        </w:rPr>
      </w:pPr>
      <w:ins w:id="351" w:author="André Oliveira" w:date="2020-08-28T14:45:00Z">
        <w:r>
          <w:rPr>
            <w:lang w:val="en-US"/>
          </w:rPr>
          <w:t>The details of men</w:t>
        </w:r>
      </w:ins>
      <w:ins w:id="352" w:author="André Oliveira" w:date="2020-08-28T14:51:00Z">
        <w:r>
          <w:rPr>
            <w:lang w:val="en-US"/>
          </w:rPr>
          <w:t>t</w:t>
        </w:r>
      </w:ins>
      <w:ins w:id="353" w:author="André Oliveira" w:date="2020-08-28T14:45:00Z">
        <w:r>
          <w:rPr>
            <w:lang w:val="en-US"/>
          </w:rPr>
          <w:t>ioned operation as the expect input and output objects can be found in the Swagger documentations [28].</w:t>
        </w:r>
      </w:ins>
    </w:p>
    <w:p w14:paraId="6CDC2DE0" w14:textId="77777777" w:rsidR="00257874" w:rsidRDefault="002D0913">
      <w:pPr>
        <w:rPr>
          <w:ins w:id="354" w:author="André Oliveira" w:date="2020-08-28T14:33:00Z"/>
          <w:lang w:val="en-US"/>
        </w:rPr>
      </w:pPr>
      <w:ins w:id="355" w:author="André Oliveira" w:date="2020-08-28T14:50:00Z">
        <w:r>
          <w:rPr>
            <w:lang w:val="en-US"/>
          </w:rPr>
          <w:t xml:space="preserve">The container is built on top of </w:t>
        </w:r>
      </w:ins>
      <w:ins w:id="356" w:author="André Oliveira" w:date="2020-08-28T14:51:00Z">
        <w:r>
          <w:rPr>
            <w:lang w:val="en-US"/>
          </w:rPr>
          <w:t>an</w:t>
        </w:r>
      </w:ins>
      <w:ins w:id="357" w:author="André Oliveira" w:date="2020-08-28T14:50:00Z">
        <w:r>
          <w:rPr>
            <w:lang w:val="en-US"/>
          </w:rPr>
          <w:t xml:space="preserve"> python </w:t>
        </w:r>
      </w:ins>
      <w:ins w:id="358" w:author="André Oliveira" w:date="2020-08-28T14:51:00Z">
        <w:r>
          <w:rPr>
            <w:lang w:val="en-US"/>
          </w:rPr>
          <w:t xml:space="preserve">official </w:t>
        </w:r>
      </w:ins>
      <w:ins w:id="359" w:author="André Oliveira" w:date="2020-08-28T14:50:00Z">
        <w:r>
          <w:rPr>
            <w:lang w:val="en-US"/>
          </w:rPr>
          <w:t>image</w:t>
        </w:r>
      </w:ins>
      <w:ins w:id="360" w:author="André Oliveira" w:date="2020-08-28T14:51:00Z">
        <w:r>
          <w:rPr>
            <w:lang w:val="en-US"/>
          </w:rPr>
          <w:t xml:space="preserve"> from docker hub</w:t>
        </w:r>
      </w:ins>
      <w:ins w:id="361" w:author="André Oliveira" w:date="2020-08-28T14:50:00Z">
        <w:r>
          <w:rPr>
            <w:lang w:val="en-US"/>
          </w:rPr>
          <w:t xml:space="preserve"> </w:t>
        </w:r>
      </w:ins>
      <w:ins w:id="362" w:author="André Oliveira" w:date="2020-08-28T14:51:00Z">
        <w:r>
          <w:rPr>
            <w:lang w:val="en-US"/>
          </w:rPr>
          <w:t xml:space="preserve">with </w:t>
        </w:r>
      </w:ins>
      <w:ins w:id="363" w:author="André Oliveira" w:date="2020-08-28T14:50:00Z">
        <w:r>
          <w:rPr>
            <w:lang w:val="en-US"/>
          </w:rPr>
          <w:t xml:space="preserve">version </w:t>
        </w:r>
        <w:r>
          <w:rPr>
            <w:highlight w:val="yellow"/>
            <w:lang w:val="en-US"/>
          </w:rPr>
          <w:t>3.8.5</w:t>
        </w:r>
      </w:ins>
      <w:ins w:id="364" w:author="André Oliveira" w:date="2020-08-28T14:51:00Z">
        <w:r>
          <w:rPr>
            <w:lang w:val="en-US"/>
          </w:rPr>
          <w:t xml:space="preserve">, which allows </w:t>
        </w:r>
        <w:proofErr w:type="gramStart"/>
        <w:r>
          <w:rPr>
            <w:lang w:val="en-US"/>
          </w:rPr>
          <w:t xml:space="preserve">the </w:t>
        </w:r>
      </w:ins>
      <w:ins w:id="365" w:author="André Oliveira" w:date="2020-08-28T14:50:00Z">
        <w:r>
          <w:rPr>
            <w:lang w:val="en-US"/>
          </w:rPr>
          <w:t xml:space="preserve"> </w:t>
        </w:r>
      </w:ins>
      <w:ins w:id="366" w:author="André Oliveira" w:date="2020-08-28T14:52:00Z">
        <w:r>
          <w:rPr>
            <w:lang w:val="en-US"/>
          </w:rPr>
          <w:t>python</w:t>
        </w:r>
        <w:proofErr w:type="gramEnd"/>
        <w:r>
          <w:rPr>
            <w:lang w:val="en-US"/>
          </w:rPr>
          <w:t xml:space="preserve"> </w:t>
        </w:r>
      </w:ins>
      <w:ins w:id="367" w:author="André Oliveira" w:date="2020-08-28T14:51:00Z">
        <w:r>
          <w:rPr>
            <w:lang w:val="en-US"/>
          </w:rPr>
          <w:t xml:space="preserve">execution environment API to execute </w:t>
        </w:r>
      </w:ins>
      <w:ins w:id="368" w:author="André Oliveira" w:date="2020-08-28T14:50:00Z">
        <w:r>
          <w:rPr>
            <w:lang w:val="en-US"/>
          </w:rPr>
          <w:t xml:space="preserve"> </w:t>
        </w:r>
      </w:ins>
      <w:ins w:id="369" w:author="André Oliveira" w:date="2020-08-28T14:52:00Z">
        <w:r>
          <w:rPr>
            <w:lang w:val="en-US"/>
          </w:rPr>
          <w:t>python code</w:t>
        </w:r>
      </w:ins>
      <w:ins w:id="370" w:author="André Oliveira" w:date="2020-08-28T14:50:00Z">
        <w:r>
          <w:rPr>
            <w:lang w:val="en-US"/>
          </w:rPr>
          <w:t>.</w:t>
        </w:r>
      </w:ins>
    </w:p>
    <w:p w14:paraId="55D8CCC1" w14:textId="77777777" w:rsidR="00257874" w:rsidRDefault="00257874">
      <w:pPr>
        <w:rPr>
          <w:lang w:val="en-US"/>
        </w:rPr>
      </w:pPr>
    </w:p>
    <w:p w14:paraId="7933F4FB" w14:textId="77777777" w:rsidR="00257874" w:rsidRDefault="002D0913">
      <w:pPr>
        <w:pStyle w:val="Ttulo3"/>
        <w:rPr>
          <w:color w:val="auto"/>
          <w:sz w:val="28"/>
          <w:szCs w:val="28"/>
          <w:lang w:val="en-US"/>
        </w:rPr>
      </w:pPr>
      <w:bookmarkStart w:id="371" w:name="_Toc43055780"/>
      <w:r>
        <w:rPr>
          <w:color w:val="auto"/>
          <w:sz w:val="28"/>
          <w:szCs w:val="28"/>
          <w:lang w:val="en-US"/>
        </w:rPr>
        <w:t>6.3.</w:t>
      </w:r>
      <w:ins w:id="372" w:author="André Oliveira" w:date="2020-08-28T14:32:00Z">
        <w:r>
          <w:rPr>
            <w:color w:val="auto"/>
            <w:sz w:val="28"/>
            <w:szCs w:val="28"/>
            <w:lang w:val="en-US"/>
          </w:rPr>
          <w:t>4</w:t>
        </w:r>
      </w:ins>
      <w:del w:id="373" w:author="André Oliveira" w:date="2020-08-28T14:32:00Z">
        <w:r>
          <w:rPr>
            <w:color w:val="auto"/>
            <w:sz w:val="28"/>
            <w:szCs w:val="28"/>
            <w:lang w:val="en-US"/>
          </w:rPr>
          <w:delText>3</w:delText>
        </w:r>
      </w:del>
      <w:r>
        <w:rPr>
          <w:color w:val="auto"/>
          <w:sz w:val="28"/>
          <w:szCs w:val="28"/>
          <w:lang w:val="en-US"/>
        </w:rPr>
        <w:t xml:space="preserve"> Postman</w:t>
      </w:r>
      <w:bookmarkEnd w:id="371"/>
    </w:p>
    <w:p w14:paraId="594A3E76" w14:textId="77777777" w:rsidR="00257874" w:rsidRDefault="002D0913">
      <w:pPr>
        <w:rPr>
          <w:rFonts w:eastAsiaTheme="majorEastAsia"/>
          <w:lang w:val="en-US"/>
        </w:rPr>
      </w:pPr>
      <w:r>
        <w:rPr>
          <w:rFonts w:eastAsiaTheme="majorEastAsia"/>
          <w:lang w:val="en-US"/>
        </w:rPr>
        <w:t xml:space="preserve">The execution environments all share the same HTTP API contract, even so each environment is a different application and handles the requests differently. </w:t>
      </w:r>
      <w:proofErr w:type="gramStart"/>
      <w:r>
        <w:rPr>
          <w:rFonts w:eastAsiaTheme="majorEastAsia"/>
          <w:lang w:val="en-US"/>
        </w:rPr>
        <w:t>With this in mind a</w:t>
      </w:r>
      <w:proofErr w:type="gramEnd"/>
      <w:r>
        <w:rPr>
          <w:rFonts w:eastAsiaTheme="majorEastAsia"/>
          <w:lang w:val="en-US"/>
        </w:rPr>
        <w:t xml:space="preserve"> Postman collection was created containing a documented example of a working request for each of the developed execution environments.</w:t>
      </w:r>
    </w:p>
    <w:p w14:paraId="104B29AF" w14:textId="77777777" w:rsidR="00257874" w:rsidRDefault="002D0913">
      <w:pPr>
        <w:spacing w:after="200"/>
        <w:jc w:val="left"/>
        <w:rPr>
          <w:lang w:val="en-US"/>
        </w:rPr>
      </w:pPr>
      <w:r w:rsidRPr="002D0913">
        <w:rPr>
          <w:lang w:val="en-GB"/>
          <w:rPrChange w:id="374" w:author="joao eduardo santos" w:date="2020-09-09T18:37:00Z">
            <w:rPr/>
          </w:rPrChange>
        </w:rPr>
        <w:br w:type="page"/>
      </w:r>
    </w:p>
    <w:p w14:paraId="2E8AD8DF" w14:textId="77777777" w:rsidR="00257874" w:rsidRDefault="002D0913">
      <w:pPr>
        <w:pStyle w:val="Ttulo1"/>
        <w:numPr>
          <w:ilvl w:val="0"/>
          <w:numId w:val="5"/>
        </w:numPr>
      </w:pPr>
      <w:bookmarkStart w:id="375" w:name="_Toc43055781"/>
      <w:commentRangeStart w:id="376"/>
      <w:commentRangeStart w:id="377"/>
      <w:r>
        <w:lastRenderedPageBreak/>
        <w:t>Additional language support</w:t>
      </w:r>
      <w:bookmarkEnd w:id="375"/>
      <w:commentRangeEnd w:id="376"/>
      <w:ins w:id="378" w:author="Unknown Author" w:date="2020-09-08T12:01:00Z">
        <w:r>
          <w:commentReference w:id="376"/>
        </w:r>
      </w:ins>
      <w:commentRangeEnd w:id="377"/>
      <w:r w:rsidR="00053B60">
        <w:rPr>
          <w:rStyle w:val="Refdecomentrio"/>
          <w:rFonts w:asciiTheme="minorHAnsi" w:eastAsiaTheme="minorEastAsia" w:hAnsiTheme="minorHAnsi" w:cstheme="minorBidi"/>
          <w:b w:val="0"/>
          <w:bCs w:val="0"/>
          <w:color w:val="auto"/>
          <w:lang w:val="pt-PT"/>
        </w:rPr>
        <w:commentReference w:id="377"/>
      </w:r>
    </w:p>
    <w:p w14:paraId="1FAEA2A1" w14:textId="77777777" w:rsidR="00257874" w:rsidRDefault="002D0913">
      <w:pPr>
        <w:rPr>
          <w:lang w:val="en-US"/>
        </w:rPr>
      </w:pPr>
      <w:r>
        <w:rPr>
          <w:lang w:val="en-US"/>
        </w:rPr>
        <w:t>Adding support to a new language requires changes on two elements of this solution: Execution Environments and Service layer.</w:t>
      </w:r>
    </w:p>
    <w:p w14:paraId="09A1B623" w14:textId="77777777" w:rsidR="00257874" w:rsidRDefault="002D0913">
      <w:pPr>
        <w:rPr>
          <w:lang w:val="en-US"/>
        </w:rPr>
      </w:pPr>
      <w:r>
        <w:rPr>
          <w:lang w:val="en-US"/>
        </w:rPr>
        <w:t xml:space="preserve">For the latter, a new entry must be added to the </w:t>
      </w:r>
      <w:proofErr w:type="spellStart"/>
      <w:r>
        <w:rPr>
          <w:lang w:val="en-US"/>
        </w:rPr>
        <w:t>languageUrlMap</w:t>
      </w:r>
      <w:proofErr w:type="spellEnd"/>
      <w:r>
        <w:rPr>
          <w:lang w:val="en-US"/>
        </w:rPr>
        <w:t xml:space="preserve">, with the key being the new language and the value the address and port of the machine running the new execution environment. It is also necessary to add the supported language to the </w:t>
      </w:r>
      <w:proofErr w:type="spellStart"/>
      <w:r>
        <w:rPr>
          <w:lang w:val="en-US"/>
        </w:rPr>
        <w:t>enum</w:t>
      </w:r>
      <w:proofErr w:type="spellEnd"/>
      <w:r>
        <w:rPr>
          <w:lang w:val="en-US"/>
        </w:rPr>
        <w:t xml:space="preserve"> </w:t>
      </w:r>
      <w:proofErr w:type="spellStart"/>
      <w:r>
        <w:rPr>
          <w:lang w:val="en-US"/>
        </w:rPr>
        <w:t>SupportedLanguages</w:t>
      </w:r>
      <w:proofErr w:type="spellEnd"/>
      <w:r>
        <w:rPr>
          <w:lang w:val="en-US"/>
        </w:rPr>
        <w:t xml:space="preserve"> and update the “</w:t>
      </w:r>
      <w:proofErr w:type="spellStart"/>
      <w:r>
        <w:rPr>
          <w:lang w:val="en-US"/>
        </w:rPr>
        <w:t>executionEnvironments.properties</w:t>
      </w:r>
      <w:proofErr w:type="spellEnd"/>
      <w:r>
        <w:rPr>
          <w:lang w:val="en-US"/>
        </w:rPr>
        <w:t>” file to reflect the new execution environment implemented.</w:t>
      </w:r>
    </w:p>
    <w:p w14:paraId="1BD5004F" w14:textId="77777777" w:rsidR="00257874" w:rsidRDefault="002D0913">
      <w:pPr>
        <w:rPr>
          <w:lang w:val="en-US"/>
        </w:rPr>
      </w:pPr>
      <w:r>
        <w:rPr>
          <w:lang w:val="en-US"/>
        </w:rPr>
        <w:t xml:space="preserve">The Execution Environment is basically an application that provides exposes one endpoint, which will be used to run code and/or unit tests remotely. </w:t>
      </w:r>
    </w:p>
    <w:p w14:paraId="557994E4" w14:textId="77777777" w:rsidR="00257874" w:rsidRDefault="002D0913">
      <w:pPr>
        <w:rPr>
          <w:lang w:val="en-US"/>
        </w:rPr>
      </w:pPr>
      <w:r>
        <w:rPr>
          <w:lang w:val="en-US"/>
        </w:rPr>
        <w:t>This endpoint must respect a specific contract. The endpoint must have a parameter that contains a field named “code” which is a string that represents the code that the user wants to run, a field named “</w:t>
      </w:r>
      <w:proofErr w:type="spellStart"/>
      <w:r>
        <w:rPr>
          <w:lang w:val="en-US"/>
        </w:rPr>
        <w:t>executeTests</w:t>
      </w:r>
      <w:proofErr w:type="spellEnd"/>
      <w:r>
        <w:rPr>
          <w:lang w:val="en-US"/>
        </w:rPr>
        <w:t>”  which is a Boolean that represents if the user wants to test the code being sent against the unit tests defined and a field named “</w:t>
      </w:r>
      <w:proofErr w:type="spellStart"/>
      <w:r>
        <w:rPr>
          <w:lang w:val="en-US"/>
        </w:rPr>
        <w:t>unitTests</w:t>
      </w:r>
      <w:proofErr w:type="spellEnd"/>
      <w:r>
        <w:rPr>
          <w:lang w:val="en-US"/>
        </w:rPr>
        <w:t xml:space="preserve">” which is a string that contains the unit tests to run with the code sent by the user. </w:t>
      </w:r>
    </w:p>
    <w:p w14:paraId="3451BF87" w14:textId="77777777" w:rsidR="00257874" w:rsidRDefault="002D0913">
      <w:pPr>
        <w:rPr>
          <w:lang w:val="en-US"/>
        </w:rPr>
      </w:pPr>
      <w:r>
        <w:rPr>
          <w:lang w:val="en-US"/>
        </w:rPr>
        <w:t>This endpoint must return a structure that contains a field named “</w:t>
      </w:r>
      <w:proofErr w:type="spellStart"/>
      <w:r>
        <w:rPr>
          <w:lang w:val="en-US"/>
        </w:rPr>
        <w:t>rawResult</w:t>
      </w:r>
      <w:proofErr w:type="spellEnd"/>
      <w:r>
        <w:rPr>
          <w:lang w:val="en-US"/>
        </w:rPr>
        <w:t>” which is a string that represents either the correct result of the code submitted by the user or the errors that appeared while compile/running the code.</w:t>
      </w:r>
    </w:p>
    <w:p w14:paraId="3F2D6992" w14:textId="77777777" w:rsidR="00257874" w:rsidRDefault="002D0913">
      <w:pPr>
        <w:rPr>
          <w:lang w:val="en-US"/>
        </w:rPr>
      </w:pPr>
      <w:r>
        <w:rPr>
          <w:lang w:val="en-US"/>
        </w:rPr>
        <w:t xml:space="preserve">For this project it was devised that the Execution Environments would run in a container driven deployment methodology and as such in order for the new execution  environment to run the same way a new docker file with the necessary commands to install any dependencies needs created, these commands also need to enable the container to expose a port so that the a new endpoint can be used by the service application. </w:t>
      </w:r>
    </w:p>
    <w:p w14:paraId="4C37E379" w14:textId="77777777" w:rsidR="00257874" w:rsidRDefault="00257874">
      <w:pPr>
        <w:rPr>
          <w:lang w:val="en-US"/>
        </w:rPr>
      </w:pPr>
    </w:p>
    <w:p w14:paraId="171E8635" w14:textId="77777777" w:rsidR="00257874" w:rsidRDefault="00257874">
      <w:pPr>
        <w:spacing w:after="200"/>
        <w:jc w:val="left"/>
        <w:rPr>
          <w:lang w:val="en-US"/>
        </w:rPr>
      </w:pPr>
    </w:p>
    <w:p w14:paraId="090F4C4A" w14:textId="77777777" w:rsidR="00257874" w:rsidRDefault="00257874">
      <w:pPr>
        <w:spacing w:after="200"/>
        <w:jc w:val="left"/>
        <w:rPr>
          <w:rFonts w:asciiTheme="majorHAnsi" w:eastAsiaTheme="majorEastAsia" w:hAnsiTheme="majorHAnsi" w:cstheme="majorBidi"/>
          <w:b/>
          <w:bCs/>
          <w:color w:val="000000" w:themeColor="text1"/>
          <w:sz w:val="32"/>
          <w:szCs w:val="32"/>
          <w:lang w:val="en-US"/>
        </w:rPr>
      </w:pPr>
    </w:p>
    <w:p w14:paraId="2AEE6CBB" w14:textId="77777777" w:rsidR="00257874" w:rsidRDefault="00257874">
      <w:pPr>
        <w:spacing w:after="200"/>
        <w:jc w:val="left"/>
        <w:rPr>
          <w:rFonts w:asciiTheme="majorHAnsi" w:eastAsiaTheme="majorEastAsia" w:hAnsiTheme="majorHAnsi" w:cstheme="majorBidi"/>
          <w:b/>
          <w:bCs/>
          <w:color w:val="000000" w:themeColor="text1"/>
          <w:sz w:val="32"/>
          <w:szCs w:val="32"/>
          <w:lang w:val="en-US"/>
        </w:rPr>
      </w:pPr>
    </w:p>
    <w:p w14:paraId="17CDFE1B" w14:textId="77777777" w:rsidR="00257874" w:rsidRDefault="00257874">
      <w:pPr>
        <w:spacing w:after="200"/>
        <w:jc w:val="left"/>
        <w:rPr>
          <w:rFonts w:asciiTheme="majorHAnsi" w:eastAsiaTheme="majorEastAsia" w:hAnsiTheme="majorHAnsi" w:cstheme="majorBidi"/>
          <w:b/>
          <w:bCs/>
          <w:color w:val="000000" w:themeColor="text1"/>
          <w:sz w:val="32"/>
          <w:szCs w:val="32"/>
          <w:lang w:val="en-US"/>
        </w:rPr>
      </w:pPr>
    </w:p>
    <w:p w14:paraId="5499FFD0"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rsidRPr="002D0913">
        <w:rPr>
          <w:lang w:val="en-GB"/>
          <w:rPrChange w:id="379" w:author="joao eduardo santos" w:date="2020-09-09T18:37:00Z">
            <w:rPr/>
          </w:rPrChange>
        </w:rPr>
        <w:br w:type="page"/>
      </w:r>
    </w:p>
    <w:p w14:paraId="32F7BCA2" w14:textId="77777777" w:rsidR="00257874" w:rsidRDefault="002D0913">
      <w:pPr>
        <w:spacing w:after="200"/>
        <w:jc w:val="left"/>
        <w:rPr>
          <w:lang w:val="en-US"/>
        </w:rPr>
      </w:pPr>
      <w:r w:rsidRPr="002D0913">
        <w:rPr>
          <w:lang w:val="en-GB"/>
          <w:rPrChange w:id="380" w:author="joao eduardo santos" w:date="2020-09-09T18:37:00Z">
            <w:rPr/>
          </w:rPrChange>
        </w:rPr>
        <w:lastRenderedPageBreak/>
        <w:br w:type="page"/>
      </w:r>
    </w:p>
    <w:p w14:paraId="650C662B" w14:textId="77777777" w:rsidR="00257874" w:rsidRDefault="002D0913">
      <w:pPr>
        <w:pStyle w:val="Ttulo1"/>
        <w:numPr>
          <w:ilvl w:val="0"/>
          <w:numId w:val="5"/>
        </w:numPr>
      </w:pPr>
      <w:commentRangeStart w:id="381"/>
      <w:r>
        <w:lastRenderedPageBreak/>
        <w:t>Cloud deployment</w:t>
      </w:r>
      <w:commentRangeEnd w:id="381"/>
      <w:ins w:id="382" w:author="Unknown Author" w:date="2020-09-08T12:04:00Z">
        <w:r>
          <w:commentReference w:id="381"/>
        </w:r>
      </w:ins>
    </w:p>
    <w:p w14:paraId="27B87F3A" w14:textId="77777777" w:rsidR="00257874" w:rsidRDefault="002D0913">
      <w:pPr>
        <w:spacing w:after="200"/>
        <w:rPr>
          <w:ins w:id="383" w:author="André Oliveira" w:date="2020-09-03T20:21:00Z"/>
          <w:lang w:val="en-US"/>
        </w:rPr>
        <w:pPrChange w:id="384" w:author="André Oliveira" w:date="2020-09-03T20:22:00Z">
          <w:pPr>
            <w:spacing w:after="200"/>
            <w:jc w:val="left"/>
          </w:pPr>
        </w:pPrChange>
      </w:pPr>
      <w:r>
        <w:rPr>
          <w:lang w:val="en-US"/>
        </w:rPr>
        <w:t xml:space="preserve">As a side objective, we wanted </w:t>
      </w:r>
      <w:ins w:id="385" w:author="André Oliveira" w:date="2020-09-03T20:21:00Z">
        <w:r>
          <w:rPr>
            <w:i/>
            <w:iCs/>
            <w:lang w:val="en-US"/>
          </w:rPr>
          <w:t>IS E-Learning</w:t>
        </w:r>
        <w:r>
          <w:rPr>
            <w:lang w:val="en-US"/>
          </w:rPr>
          <w:t xml:space="preserve"> to be deployed in a Platform-as-a-Service (Pa</w:t>
        </w:r>
      </w:ins>
      <w:ins w:id="386" w:author="André Oliveira" w:date="2020-09-03T20:40:00Z">
        <w:r>
          <w:rPr>
            <w:lang w:val="en-US"/>
          </w:rPr>
          <w:t>aS</w:t>
        </w:r>
      </w:ins>
      <w:ins w:id="387" w:author="André Oliveira" w:date="2020-09-03T20:21:00Z">
        <w:r>
          <w:rPr>
            <w:lang w:val="en-US"/>
          </w:rPr>
          <w:t>), that is, deploying our project as a service in a cloud hosting platform, getting the benefits of having the possibility to have scaling automation, application management and DevOps tools that can be run on shared infrastructure, and in this way eliminating the complexity and time consuming factor of building and maintaining the underlying infrastructure.</w:t>
        </w:r>
      </w:ins>
    </w:p>
    <w:p w14:paraId="6BF5945B" w14:textId="77777777" w:rsidR="00257874" w:rsidRDefault="002D0913">
      <w:pPr>
        <w:spacing w:after="200"/>
        <w:rPr>
          <w:ins w:id="388" w:author="André Oliveira" w:date="2020-09-03T20:21:00Z"/>
          <w:lang w:val="en-US"/>
        </w:rPr>
        <w:pPrChange w:id="389" w:author="André Oliveira" w:date="2020-09-03T20:22:00Z">
          <w:pPr>
            <w:spacing w:after="200"/>
            <w:jc w:val="left"/>
          </w:pPr>
        </w:pPrChange>
      </w:pPr>
      <w:r>
        <w:rPr>
          <w:lang w:val="en-US"/>
        </w:rPr>
        <w:t>P</w:t>
      </w:r>
      <w:commentRangeStart w:id="390"/>
      <w:ins w:id="391" w:author="André Oliveira" w:date="2020-09-03T20:21:00Z">
        <w:r>
          <w:rPr>
            <w:lang w:val="en-US"/>
          </w:rPr>
          <w:t>aaS meets the needs of stateless applications</w:t>
        </w:r>
        <w:del w:id="392" w:author="joao eduardo santos" w:date="2020-09-09T19:14:00Z">
          <w:r w:rsidDel="00B80622">
            <w:rPr>
              <w:lang w:val="en-US"/>
            </w:rPr>
            <w:delText xml:space="preserve"> and microservices</w:delText>
          </w:r>
        </w:del>
        <w:r>
          <w:rPr>
            <w:lang w:val="en-US"/>
          </w:rPr>
          <w:t xml:space="preserve">, like </w:t>
        </w:r>
      </w:ins>
      <w:ins w:id="393" w:author="André Oliveira" w:date="2020-09-03T20:22:00Z">
        <w:r>
          <w:rPr>
            <w:lang w:val="en-US"/>
          </w:rPr>
          <w:t>ours</w:t>
        </w:r>
      </w:ins>
      <w:ins w:id="394" w:author="André Oliveira" w:date="2020-09-03T20:21:00Z">
        <w:r>
          <w:rPr>
            <w:lang w:val="en-US"/>
          </w:rPr>
          <w:t xml:space="preserve"> IS E-Learning platform</w:t>
        </w:r>
        <w:commentRangeEnd w:id="390"/>
        <w:r>
          <w:commentReference w:id="390"/>
        </w:r>
        <w:r>
          <w:rPr>
            <w:lang w:val="en-US"/>
          </w:rPr>
          <w:t>, and helps on t</w:t>
        </w:r>
        <w:bookmarkStart w:id="395" w:name="_Hlk50057075"/>
        <w:bookmarkEnd w:id="395"/>
        <w:r>
          <w:rPr>
            <w:lang w:val="en-US"/>
          </w:rPr>
          <w:t xml:space="preserve">he </w:t>
        </w:r>
      </w:ins>
      <w:ins w:id="396" w:author="André Oliveira" w:date="2020-09-03T20:22:00Z">
        <w:r>
          <w:rPr>
            <w:lang w:val="en-US"/>
          </w:rPr>
          <w:t>management</w:t>
        </w:r>
      </w:ins>
      <w:ins w:id="397" w:author="André Oliveira" w:date="2020-09-03T20:21:00Z">
        <w:r>
          <w:rPr>
            <w:lang w:val="en-US"/>
          </w:rPr>
          <w:t xml:space="preserve"> and </w:t>
        </w:r>
      </w:ins>
      <w:ins w:id="398" w:author="André Oliveira" w:date="2020-09-03T20:22:00Z">
        <w:r>
          <w:rPr>
            <w:lang w:val="en-US"/>
          </w:rPr>
          <w:t>configuration</w:t>
        </w:r>
      </w:ins>
      <w:ins w:id="399" w:author="André Oliveira" w:date="2020-09-03T20:21:00Z">
        <w:r>
          <w:rPr>
            <w:lang w:val="en-US"/>
          </w:rPr>
          <w:t xml:space="preserve"> on various tasks, such as server and storage configuration, application and infrastructure security, auto scaling or load balancing. </w:t>
        </w:r>
      </w:ins>
    </w:p>
    <w:p w14:paraId="4749616B" w14:textId="77777777" w:rsidR="00257874" w:rsidRDefault="002D0913">
      <w:pPr>
        <w:spacing w:after="200"/>
        <w:rPr>
          <w:del w:id="400" w:author="André Oliveira" w:date="2020-09-03T20:21:00Z"/>
          <w:lang w:val="en-US"/>
        </w:rPr>
      </w:pPr>
      <w:ins w:id="401" w:author="André Oliveira" w:date="2020-09-03T20:21:00Z">
        <w:r>
          <w:rPr>
            <w:lang w:val="en-US"/>
          </w:rPr>
          <w:t xml:space="preserve">PaaS has many levels of </w:t>
        </w:r>
      </w:ins>
      <w:ins w:id="402" w:author="André Oliveira" w:date="2020-09-03T20:22:00Z">
        <w:r>
          <w:rPr>
            <w:lang w:val="en-US"/>
          </w:rPr>
          <w:t>abstraction</w:t>
        </w:r>
      </w:ins>
      <w:ins w:id="403" w:author="André Oliveira" w:date="2020-09-03T20:21:00Z">
        <w:r>
          <w:rPr>
            <w:lang w:val="en-US"/>
          </w:rPr>
          <w:t xml:space="preserve">, being the most </w:t>
        </w:r>
      </w:ins>
      <w:ins w:id="404" w:author="André Oliveira" w:date="2020-09-03T20:22:00Z">
        <w:r>
          <w:rPr>
            <w:lang w:val="en-US"/>
          </w:rPr>
          <w:t>relevant</w:t>
        </w:r>
      </w:ins>
      <w:ins w:id="405" w:author="André Oliveira" w:date="2020-09-03T20:21:00Z">
        <w:r>
          <w:rPr>
            <w:lang w:val="en-US"/>
          </w:rPr>
          <w:t xml:space="preserve"> for our project, the low abstraction level platforms, as it is the Container-as-a-Service (CaaS) solutions, providing </w:t>
        </w:r>
      </w:ins>
      <w:ins w:id="406" w:author="joao eduardo santos" w:date="2020-09-09T19:15:00Z">
        <w:r w:rsidR="00B80622">
          <w:rPr>
            <w:lang w:val="en-US"/>
          </w:rPr>
          <w:t>useful</w:t>
        </w:r>
      </w:ins>
      <w:commentRangeStart w:id="407"/>
      <w:ins w:id="408" w:author="André Oliveira" w:date="2020-09-03T20:21:00Z">
        <w:del w:id="409" w:author="joao eduardo santos" w:date="2020-09-09T19:15:00Z">
          <w:r w:rsidDel="00B80622">
            <w:rPr>
              <w:lang w:val="en-US"/>
            </w:rPr>
            <w:delText>values</w:delText>
          </w:r>
        </w:del>
        <w:commentRangeEnd w:id="407"/>
        <w:r>
          <w:commentReference w:id="407"/>
        </w:r>
        <w:r>
          <w:rPr>
            <w:lang w:val="en-US"/>
          </w:rPr>
          <w:t xml:space="preserve"> container orchestration </w:t>
        </w:r>
      </w:ins>
      <w:ins w:id="410" w:author="André Oliveira" w:date="2020-09-03T20:23:00Z">
        <w:r>
          <w:rPr>
            <w:lang w:val="en-US"/>
          </w:rPr>
          <w:t>tools</w:t>
        </w:r>
      </w:ins>
      <w:ins w:id="411" w:author="André Oliveira" w:date="2020-09-03T20:21:00Z">
        <w:r>
          <w:rPr>
            <w:lang w:val="en-US"/>
          </w:rPr>
          <w:t>.</w:t>
        </w:r>
      </w:ins>
      <w:ins w:id="412" w:author="André Oliveira" w:date="2020-09-03T20:23:00Z">
        <w:r>
          <w:rPr>
            <w:lang w:val="en-US"/>
          </w:rPr>
          <w:t xml:space="preserve"> </w:t>
        </w:r>
      </w:ins>
      <w:del w:id="413" w:author="André Oliveira" w:date="2020-09-03T20:21:00Z">
        <w:r>
          <w:rPr>
            <w:lang w:val="en-US"/>
          </w:rPr>
          <w:delText>The project continues to be mostly on schedule. Some time constraints have impacted the planned schedule such as jobs or college projects for other courses, specifically projects for other courses have caus</w:delText>
        </w:r>
      </w:del>
    </w:p>
    <w:p w14:paraId="652B112C" w14:textId="77777777" w:rsidR="00257874" w:rsidRDefault="00257874">
      <w:pPr>
        <w:spacing w:after="200"/>
        <w:rPr>
          <w:ins w:id="414" w:author="André Oliveira" w:date="2020-09-03T20:26:00Z"/>
          <w:lang w:val="en-US"/>
        </w:rPr>
      </w:pPr>
    </w:p>
    <w:p w14:paraId="403EB3E1" w14:textId="77777777" w:rsidR="00257874" w:rsidRDefault="002D0913">
      <w:pPr>
        <w:pStyle w:val="Ttulo2"/>
        <w:rPr>
          <w:ins w:id="415" w:author="André Oliveira" w:date="2020-09-03T20:25:00Z"/>
          <w:color w:val="auto"/>
          <w:sz w:val="28"/>
          <w:szCs w:val="28"/>
          <w:lang w:val="en-US"/>
        </w:rPr>
      </w:pPr>
      <w:ins w:id="416" w:author="André Oliveira" w:date="2020-09-03T20:25:00Z">
        <w:r>
          <w:rPr>
            <w:color w:val="auto"/>
            <w:sz w:val="28"/>
            <w:szCs w:val="28"/>
            <w:lang w:val="en-US"/>
          </w:rPr>
          <w:t>8.1. Container orchestration tools</w:t>
        </w:r>
      </w:ins>
    </w:p>
    <w:p w14:paraId="408791FC" w14:textId="77777777" w:rsidR="00257874" w:rsidRDefault="002D0913">
      <w:pPr>
        <w:spacing w:after="200"/>
        <w:rPr>
          <w:ins w:id="417" w:author="André Oliveira" w:date="2020-09-03T20:26:00Z"/>
          <w:lang w:val="en-US"/>
        </w:rPr>
      </w:pPr>
      <w:ins w:id="418" w:author="André Oliveira" w:date="2020-09-03T20:24:00Z">
        <w:r>
          <w:rPr>
            <w:lang w:val="en-US"/>
          </w:rPr>
          <w:t xml:space="preserve">There are many container </w:t>
        </w:r>
      </w:ins>
      <w:ins w:id="419" w:author="André Oliveira" w:date="2020-09-03T20:30:00Z">
        <w:r>
          <w:rPr>
            <w:lang w:val="en-US"/>
          </w:rPr>
          <w:t>orchestrations</w:t>
        </w:r>
      </w:ins>
      <w:ins w:id="420" w:author="André Oliveira" w:date="2020-09-03T20:24:00Z">
        <w:r>
          <w:rPr>
            <w:lang w:val="en-US"/>
          </w:rPr>
          <w:t xml:space="preserve"> tools that can be used for container lifecycle management. Some of the more popular options are Docker Swarm and Kubernetes</w:t>
        </w:r>
      </w:ins>
      <w:ins w:id="421" w:author="Rodrigo LeaL" w:date="2020-09-07T23:09:00Z">
        <w:r>
          <w:rPr>
            <w:lang w:val="en-US"/>
          </w:rPr>
          <w:t>.</w:t>
        </w:r>
      </w:ins>
      <w:del w:id="422" w:author="Rodrigo LeaL" w:date="2020-09-07T23:09:00Z">
        <w:r>
          <w:rPr>
            <w:lang w:val="en-US"/>
          </w:rPr>
          <w:delText>, which we will address further ahead</w:delText>
        </w:r>
      </w:del>
      <w:ins w:id="423" w:author="André Oliveira" w:date="2020-09-03T20:24:00Z">
        <w:r>
          <w:rPr>
            <w:lang w:val="en-US"/>
          </w:rPr>
          <w:t>.</w:t>
        </w:r>
      </w:ins>
    </w:p>
    <w:p w14:paraId="2BF842D2" w14:textId="77777777" w:rsidR="00257874" w:rsidRDefault="00257874">
      <w:pPr>
        <w:spacing w:after="200"/>
        <w:rPr>
          <w:ins w:id="424" w:author="André Oliveira" w:date="2020-09-03T20:25:00Z"/>
          <w:lang w:val="en-US"/>
        </w:rPr>
      </w:pPr>
    </w:p>
    <w:p w14:paraId="6E2836B2" w14:textId="77777777" w:rsidR="00257874" w:rsidRDefault="002D0913">
      <w:pPr>
        <w:pStyle w:val="Ttulo3"/>
        <w:rPr>
          <w:ins w:id="425" w:author="André Oliveira" w:date="2020-09-03T20:25:00Z"/>
          <w:color w:val="auto"/>
          <w:sz w:val="28"/>
          <w:szCs w:val="28"/>
          <w:lang w:val="en-US"/>
        </w:rPr>
      </w:pPr>
      <w:ins w:id="426" w:author="André Oliveira" w:date="2020-09-03T20:25:00Z">
        <w:r>
          <w:rPr>
            <w:color w:val="auto"/>
            <w:sz w:val="28"/>
            <w:szCs w:val="28"/>
            <w:lang w:val="en-US"/>
          </w:rPr>
          <w:t>8.</w:t>
        </w:r>
      </w:ins>
      <w:ins w:id="427" w:author="André Oliveira" w:date="2020-09-03T20:26:00Z">
        <w:r>
          <w:rPr>
            <w:color w:val="auto"/>
            <w:sz w:val="28"/>
            <w:szCs w:val="28"/>
            <w:lang w:val="en-US"/>
          </w:rPr>
          <w:t>1</w:t>
        </w:r>
      </w:ins>
      <w:ins w:id="428" w:author="André Oliveira" w:date="2020-09-03T20:25:00Z">
        <w:r>
          <w:rPr>
            <w:color w:val="auto"/>
            <w:sz w:val="28"/>
            <w:szCs w:val="28"/>
            <w:lang w:val="en-US"/>
          </w:rPr>
          <w:t>.</w:t>
        </w:r>
      </w:ins>
      <w:ins w:id="429" w:author="André Oliveira" w:date="2020-09-03T20:26:00Z">
        <w:r>
          <w:rPr>
            <w:color w:val="auto"/>
            <w:sz w:val="28"/>
            <w:szCs w:val="28"/>
            <w:lang w:val="en-US"/>
          </w:rPr>
          <w:t>1</w:t>
        </w:r>
      </w:ins>
      <w:ins w:id="430" w:author="André Oliveira" w:date="2020-09-03T20:25:00Z">
        <w:r>
          <w:rPr>
            <w:color w:val="auto"/>
            <w:sz w:val="28"/>
            <w:szCs w:val="28"/>
            <w:lang w:val="en-US"/>
          </w:rPr>
          <w:t xml:space="preserve">. </w:t>
        </w:r>
      </w:ins>
      <w:ins w:id="431" w:author="André Oliveira" w:date="2020-09-03T20:26:00Z">
        <w:r>
          <w:rPr>
            <w:color w:val="auto"/>
            <w:sz w:val="28"/>
            <w:szCs w:val="28"/>
            <w:lang w:val="en-US"/>
          </w:rPr>
          <w:t>Docker Swarm</w:t>
        </w:r>
      </w:ins>
    </w:p>
    <w:p w14:paraId="17C744A6" w14:textId="77777777" w:rsidR="00257874" w:rsidRDefault="002D0913">
      <w:pPr>
        <w:spacing w:after="200"/>
        <w:rPr>
          <w:ins w:id="432" w:author="André Oliveira" w:date="2020-09-03T20:26:00Z"/>
          <w:rFonts w:eastAsiaTheme="minorHAnsi"/>
          <w:sz w:val="22"/>
          <w:szCs w:val="22"/>
          <w:highlight w:val="white"/>
          <w:lang w:val="en-US" w:eastAsia="en-US"/>
        </w:rPr>
      </w:pPr>
      <w:ins w:id="433" w:author="André Oliveira" w:date="2020-09-03T20:26:00Z">
        <w:r>
          <w:rPr>
            <w:rFonts w:eastAsiaTheme="minorHAnsi"/>
            <w:sz w:val="22"/>
            <w:szCs w:val="22"/>
            <w:shd w:val="clear" w:color="auto" w:fill="FFFFFF"/>
            <w:lang w:val="en-US" w:eastAsia="en-US"/>
          </w:rPr>
          <w:t xml:space="preserve">Docker Engine v1.12.0 and later allow developers to deploy containers in Swarm </w:t>
        </w:r>
      </w:ins>
      <w:ins w:id="434" w:author="André Oliveira" w:date="2020-09-03T20:29:00Z">
        <w:r>
          <w:rPr>
            <w:rFonts w:eastAsiaTheme="minorHAnsi"/>
            <w:sz w:val="22"/>
            <w:szCs w:val="22"/>
            <w:shd w:val="clear" w:color="auto" w:fill="FFFFFF"/>
            <w:lang w:val="en-US" w:eastAsia="en-US"/>
          </w:rPr>
          <w:t xml:space="preserve">mode </w:t>
        </w:r>
      </w:ins>
      <w:sdt>
        <w:sdtPr>
          <w:id w:val="-1764908249"/>
          <w:citation/>
        </w:sdtPr>
        <w:sdtEndPr/>
        <w:sdtContent>
          <w:ins w:id="435" w:author="André Oliveira" w:date="2020-09-03T20:29:00Z">
            <w:r>
              <w:fldChar w:fldCharType="begin"/>
            </w:r>
            <w:r w:rsidRPr="002D0913">
              <w:rPr>
                <w:lang w:val="en-GB"/>
                <w:rPrChange w:id="436" w:author="joao eduardo santos" w:date="2020-09-09T18:37:00Z">
                  <w:rPr/>
                </w:rPrChange>
              </w:rPr>
              <w:instrText>CITATION doc20 \l 2070</w:instrText>
            </w:r>
            <w:r>
              <w:fldChar w:fldCharType="separate"/>
            </w:r>
            <w:r w:rsidRPr="002D0913">
              <w:rPr>
                <w:lang w:val="en-GB"/>
                <w:rPrChange w:id="437" w:author="joao eduardo santos" w:date="2020-09-09T18:37:00Z">
                  <w:rPr/>
                </w:rPrChange>
              </w:rPr>
              <w:t>[33]</w:t>
            </w:r>
            <w:r>
              <w:fldChar w:fldCharType="end"/>
            </w:r>
          </w:ins>
        </w:sdtContent>
      </w:sdt>
      <w:ins w:id="438" w:author="André Oliveira" w:date="2020-09-03T20:26:00Z">
        <w:r>
          <w:rPr>
            <w:rFonts w:eastAsiaTheme="minorHAnsi"/>
            <w:sz w:val="22"/>
            <w:szCs w:val="22"/>
            <w:shd w:val="clear" w:color="auto" w:fill="FFFFFF"/>
            <w:lang w:val="en-US" w:eastAsia="en-US"/>
          </w:rPr>
          <w:t>. A Swarm cluster consists of Docker Engine deployed on multiple nodes. Manager nodes perform orchestration and cluster management. Worker nodes receive and execute tasks from the manager nodes.</w:t>
        </w:r>
      </w:ins>
    </w:p>
    <w:p w14:paraId="52A1630E" w14:textId="77777777" w:rsidR="00257874" w:rsidRDefault="002D0913">
      <w:pPr>
        <w:spacing w:after="200"/>
        <w:rPr>
          <w:ins w:id="439" w:author="André Oliveira" w:date="2020-09-03T20:30:00Z"/>
          <w:rFonts w:eastAsiaTheme="minorHAnsi"/>
          <w:sz w:val="22"/>
          <w:szCs w:val="22"/>
          <w:highlight w:val="white"/>
          <w:lang w:val="en-US" w:eastAsia="en-US"/>
        </w:rPr>
      </w:pPr>
      <w:ins w:id="440" w:author="André Oliveira" w:date="2020-09-03T20:26:00Z">
        <w:r>
          <w:rPr>
            <w:rFonts w:eastAsiaTheme="minorHAnsi"/>
            <w:sz w:val="22"/>
            <w:szCs w:val="22"/>
            <w:shd w:val="clear" w:color="auto" w:fill="FFFFFF"/>
            <w:lang w:val="en-US" w:eastAsia="en-US"/>
          </w:rPr>
          <w:t>A service, which can be specified declaratively, consists of tasks that can be run on Swarm nodes. Services can be replicated to run on multiple nodes. In the replicated services model, ingress load balancing and internal DNS can be used to provide highly available service endpoints. </w:t>
        </w:r>
      </w:ins>
    </w:p>
    <w:p w14:paraId="1461E642" w14:textId="77777777" w:rsidR="00257874" w:rsidRDefault="002D0913">
      <w:pPr>
        <w:keepNext/>
        <w:spacing w:after="200"/>
        <w:jc w:val="center"/>
        <w:rPr>
          <w:ins w:id="441" w:author="André Oliveira" w:date="2020-09-03T20:30:00Z"/>
          <w:lang w:val="en-US"/>
        </w:rPr>
      </w:pPr>
      <w:r>
        <w:rPr>
          <w:noProof/>
        </w:rPr>
        <w:lastRenderedPageBreak/>
        <w:drawing>
          <wp:inline distT="0" distB="0" distL="0" distR="0" wp14:anchorId="5C9FB71B" wp14:editId="7640684A">
            <wp:extent cx="5400040" cy="3253740"/>
            <wp:effectExtent l="0" t="0" r="0" b="0"/>
            <wp:docPr id="12" name="Imagem 2" descr="Nodes_Illustration-1024x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2" descr="Nodes_Illustration-1024x743.png"/>
                    <pic:cNvPicPr>
                      <a:picLocks noChangeAspect="1" noChangeArrowheads="1"/>
                    </pic:cNvPicPr>
                  </pic:nvPicPr>
                  <pic:blipFill>
                    <a:blip r:embed="rId28"/>
                    <a:stretch>
                      <a:fillRect/>
                    </a:stretch>
                  </pic:blipFill>
                  <pic:spPr bwMode="auto">
                    <a:xfrm>
                      <a:off x="0" y="0"/>
                      <a:ext cx="5400040" cy="3253740"/>
                    </a:xfrm>
                    <a:prstGeom prst="rect">
                      <a:avLst/>
                    </a:prstGeom>
                  </pic:spPr>
                </pic:pic>
              </a:graphicData>
            </a:graphic>
          </wp:inline>
        </w:drawing>
      </w:r>
    </w:p>
    <w:p w14:paraId="0ACB211C" w14:textId="77777777" w:rsidR="00257874" w:rsidRDefault="002D0913">
      <w:pPr>
        <w:pStyle w:val="Legenda"/>
        <w:rPr>
          <w:ins w:id="442" w:author="André Oliveira" w:date="2020-09-03T20:31:00Z"/>
          <w:lang w:val="en-US"/>
        </w:rPr>
      </w:pPr>
      <w:ins w:id="443" w:author="André Oliveira" w:date="2020-09-03T20:30:00Z">
        <w:r>
          <w:rPr>
            <w:lang w:val="en-US"/>
          </w:rPr>
          <w:t xml:space="preserve">Figure </w:t>
        </w:r>
        <w:r>
          <w:rPr>
            <w:lang w:val="en-US"/>
          </w:rPr>
          <w:fldChar w:fldCharType="begin"/>
        </w:r>
        <w:r>
          <w:rPr>
            <w:lang w:val="en-US"/>
          </w:rPr>
          <w:instrText>SEQ Figure \* ARABIC</w:instrText>
        </w:r>
        <w:r>
          <w:rPr>
            <w:lang w:val="en-US"/>
          </w:rPr>
          <w:fldChar w:fldCharType="separate"/>
        </w:r>
        <w:r>
          <w:rPr>
            <w:lang w:val="en-US"/>
          </w:rPr>
          <w:t>10</w:t>
        </w:r>
        <w:r>
          <w:rPr>
            <w:lang w:val="en-US"/>
          </w:rPr>
          <w:fldChar w:fldCharType="end"/>
        </w:r>
        <w:r>
          <w:rPr>
            <w:lang w:val="en-US"/>
          </w:rPr>
          <w:t xml:space="preserve"> - Docker Swarm architecture</w:t>
        </w:r>
      </w:ins>
    </w:p>
    <w:p w14:paraId="2DC1EC51" w14:textId="77777777" w:rsidR="00257874" w:rsidRDefault="00257874">
      <w:pPr>
        <w:rPr>
          <w:ins w:id="444" w:author="André Oliveira" w:date="2020-09-03T20:31:00Z"/>
          <w:lang w:val="en-US"/>
        </w:rPr>
      </w:pPr>
    </w:p>
    <w:p w14:paraId="03939B4C" w14:textId="77777777" w:rsidR="00257874" w:rsidRDefault="002D0913">
      <w:pPr>
        <w:rPr>
          <w:ins w:id="445" w:author="André Oliveira" w:date="2020-09-03T20:31:00Z"/>
          <w:lang w:val="en-US"/>
        </w:rPr>
      </w:pPr>
      <w:ins w:id="446" w:author="André Oliveira" w:date="2020-09-03T20:31:00Z">
        <w:r>
          <w:rPr>
            <w:lang w:val="en-US"/>
          </w:rPr>
          <w:t xml:space="preserve">As can be seen from the figure above, the Docker Swarm architecture consists of managers and workers. The user can declaratively specify the desired state of various services to run in the Swarm cluster using configuration files. </w:t>
        </w:r>
      </w:ins>
    </w:p>
    <w:p w14:paraId="50B96B1B" w14:textId="77777777" w:rsidR="00257874" w:rsidRDefault="002D0913">
      <w:pPr>
        <w:rPr>
          <w:ins w:id="447" w:author="André Oliveira" w:date="2020-09-03T20:31:00Z"/>
          <w:lang w:val="en-US"/>
        </w:rPr>
      </w:pPr>
      <w:ins w:id="448" w:author="André Oliveira" w:date="2020-09-03T20:31:00Z">
        <w:r>
          <w:rPr>
            <w:lang w:val="en-US"/>
          </w:rPr>
          <w:t>Here are some common terms associated with Docker Swarm:</w:t>
        </w:r>
      </w:ins>
    </w:p>
    <w:p w14:paraId="744EC2FF" w14:textId="77777777" w:rsidR="00257874" w:rsidRDefault="002D0913">
      <w:pPr>
        <w:pStyle w:val="PargrafodaLista"/>
        <w:numPr>
          <w:ilvl w:val="0"/>
          <w:numId w:val="7"/>
        </w:numPr>
        <w:rPr>
          <w:ins w:id="449" w:author="André Oliveira" w:date="2020-09-03T20:31:00Z"/>
          <w:lang w:val="en-US"/>
        </w:rPr>
        <w:pPrChange w:id="450" w:author="André Oliveira" w:date="2020-09-03T20:31:00Z">
          <w:pPr/>
        </w:pPrChange>
      </w:pPr>
      <w:ins w:id="451" w:author="André Oliveira" w:date="2020-09-03T20:31:00Z">
        <w:r>
          <w:rPr>
            <w:b/>
            <w:bCs/>
            <w:lang w:val="en-US"/>
          </w:rPr>
          <w:t>Node:</w:t>
        </w:r>
        <w:r>
          <w:rPr>
            <w:lang w:val="en-US"/>
          </w:rPr>
          <w:t xml:space="preserve"> A node is an instance of a Swarm. Nodes can be distributed on-premises or in public clouds.</w:t>
        </w:r>
      </w:ins>
    </w:p>
    <w:p w14:paraId="0C9BA8D3" w14:textId="77777777" w:rsidR="00257874" w:rsidRDefault="002D0913">
      <w:pPr>
        <w:pStyle w:val="PargrafodaLista"/>
        <w:numPr>
          <w:ilvl w:val="0"/>
          <w:numId w:val="7"/>
        </w:numPr>
        <w:rPr>
          <w:ins w:id="452" w:author="André Oliveira" w:date="2020-09-03T20:31:00Z"/>
          <w:lang w:val="en-US"/>
        </w:rPr>
        <w:pPrChange w:id="453" w:author="André Oliveira" w:date="2020-09-03T20:31:00Z">
          <w:pPr/>
        </w:pPrChange>
      </w:pPr>
      <w:ins w:id="454" w:author="André Oliveira" w:date="2020-09-03T20:31:00Z">
        <w:r>
          <w:rPr>
            <w:b/>
            <w:bCs/>
            <w:lang w:val="en-US"/>
          </w:rPr>
          <w:t>Swarm:</w:t>
        </w:r>
        <w:r>
          <w:rPr>
            <w:lang w:val="en-US"/>
          </w:rPr>
          <w:t xml:space="preserve"> a cluster of nodes (or Docker Engines). In Swarm mode, services are orchestrated, instead of running container commands.</w:t>
        </w:r>
      </w:ins>
    </w:p>
    <w:p w14:paraId="4AA8679D" w14:textId="77777777" w:rsidR="00257874" w:rsidRDefault="002D0913">
      <w:pPr>
        <w:pStyle w:val="PargrafodaLista"/>
        <w:numPr>
          <w:ilvl w:val="0"/>
          <w:numId w:val="7"/>
        </w:numPr>
        <w:rPr>
          <w:ins w:id="455" w:author="André Oliveira" w:date="2020-09-03T20:31:00Z"/>
          <w:lang w:val="en-US"/>
        </w:rPr>
        <w:pPrChange w:id="456" w:author="André Oliveira" w:date="2020-09-03T20:31:00Z">
          <w:pPr/>
        </w:pPrChange>
      </w:pPr>
      <w:ins w:id="457" w:author="André Oliveira" w:date="2020-09-03T20:31:00Z">
        <w:r>
          <w:rPr>
            <w:b/>
            <w:bCs/>
            <w:lang w:val="en-US"/>
          </w:rPr>
          <w:t>Manager Nodes:</w:t>
        </w:r>
        <w:r>
          <w:rPr>
            <w:lang w:val="en-US"/>
          </w:rPr>
          <w:t xml:space="preserve"> These nodes receive service definitions from the user, and dispatch work to worker nodes. Manager nodes can also perform the duties of worker nodes.</w:t>
        </w:r>
      </w:ins>
    </w:p>
    <w:p w14:paraId="399BDE62" w14:textId="77777777" w:rsidR="00257874" w:rsidRDefault="002D0913">
      <w:pPr>
        <w:pStyle w:val="PargrafodaLista"/>
        <w:numPr>
          <w:ilvl w:val="0"/>
          <w:numId w:val="7"/>
        </w:numPr>
        <w:rPr>
          <w:ins w:id="458" w:author="André Oliveira" w:date="2020-09-03T20:31:00Z"/>
          <w:lang w:val="en-US"/>
        </w:rPr>
        <w:pPrChange w:id="459" w:author="André Oliveira" w:date="2020-09-03T20:31:00Z">
          <w:pPr/>
        </w:pPrChange>
      </w:pPr>
      <w:ins w:id="460" w:author="André Oliveira" w:date="2020-09-03T20:31:00Z">
        <w:r>
          <w:rPr>
            <w:b/>
            <w:bCs/>
            <w:lang w:val="en-US"/>
          </w:rPr>
          <w:t>Worker Nodes:</w:t>
        </w:r>
        <w:r>
          <w:rPr>
            <w:lang w:val="en-US"/>
          </w:rPr>
          <w:t xml:space="preserve"> These nodes collect and run tasks from manager nodes.</w:t>
        </w:r>
      </w:ins>
    </w:p>
    <w:p w14:paraId="2BAF221B" w14:textId="77777777" w:rsidR="00257874" w:rsidRDefault="002D0913">
      <w:pPr>
        <w:pStyle w:val="PargrafodaLista"/>
        <w:numPr>
          <w:ilvl w:val="0"/>
          <w:numId w:val="7"/>
        </w:numPr>
        <w:rPr>
          <w:ins w:id="461" w:author="André Oliveira" w:date="2020-09-03T20:31:00Z"/>
          <w:lang w:val="en-US"/>
        </w:rPr>
        <w:pPrChange w:id="462" w:author="André Oliveira" w:date="2020-09-03T20:31:00Z">
          <w:pPr/>
        </w:pPrChange>
      </w:pPr>
      <w:ins w:id="463" w:author="André Oliveira" w:date="2020-09-03T20:31:00Z">
        <w:r>
          <w:rPr>
            <w:b/>
            <w:bCs/>
            <w:lang w:val="en-US"/>
          </w:rPr>
          <w:t>Service:</w:t>
        </w:r>
        <w:r>
          <w:rPr>
            <w:lang w:val="en-US"/>
          </w:rPr>
          <w:t xml:space="preserve"> A service specifies the container image and the number of replicas.</w:t>
        </w:r>
      </w:ins>
    </w:p>
    <w:p w14:paraId="78BC2ABD" w14:textId="77777777" w:rsidR="00257874" w:rsidRDefault="00257874">
      <w:pPr>
        <w:rPr>
          <w:ins w:id="464" w:author="André Oliveira" w:date="2020-09-03T20:31:00Z"/>
          <w:lang w:val="en-US"/>
        </w:rPr>
      </w:pPr>
    </w:p>
    <w:p w14:paraId="65C0990E" w14:textId="77777777" w:rsidR="00257874" w:rsidRDefault="00257874">
      <w:pPr>
        <w:rPr>
          <w:ins w:id="465" w:author="André Oliveira" w:date="2020-09-03T20:31:00Z"/>
          <w:lang w:val="en-US"/>
        </w:rPr>
      </w:pPr>
    </w:p>
    <w:p w14:paraId="28BCACCB" w14:textId="77777777" w:rsidR="00257874" w:rsidRDefault="00257874">
      <w:pPr>
        <w:rPr>
          <w:ins w:id="466" w:author="André Oliveira" w:date="2020-09-03T20:31:00Z"/>
          <w:lang w:val="en-US"/>
        </w:rPr>
      </w:pPr>
    </w:p>
    <w:p w14:paraId="693DA124" w14:textId="77777777" w:rsidR="00257874" w:rsidRDefault="00257874">
      <w:pPr>
        <w:rPr>
          <w:ins w:id="467" w:author="André Oliveira" w:date="2020-09-03T20:26:00Z"/>
          <w:lang w:val="en-US"/>
        </w:rPr>
        <w:pPrChange w:id="468" w:author="André Oliveira" w:date="2020-09-03T20:31:00Z">
          <w:pPr>
            <w:spacing w:after="200"/>
          </w:pPr>
        </w:pPrChange>
      </w:pPr>
    </w:p>
    <w:p w14:paraId="7C5BC129" w14:textId="77777777" w:rsidR="00257874" w:rsidRDefault="002D0913">
      <w:pPr>
        <w:pStyle w:val="Ttulo3"/>
        <w:rPr>
          <w:ins w:id="469" w:author="André Oliveira" w:date="2020-09-03T20:26:00Z"/>
          <w:color w:val="auto"/>
          <w:sz w:val="28"/>
          <w:szCs w:val="28"/>
          <w:lang w:val="en-US"/>
        </w:rPr>
      </w:pPr>
      <w:ins w:id="470" w:author="André Oliveira" w:date="2020-09-03T20:26:00Z">
        <w:r>
          <w:rPr>
            <w:color w:val="auto"/>
            <w:sz w:val="28"/>
            <w:szCs w:val="28"/>
            <w:lang w:val="en-US"/>
          </w:rPr>
          <w:lastRenderedPageBreak/>
          <w:t xml:space="preserve">8.1.2. </w:t>
        </w:r>
        <w:proofErr w:type="spellStart"/>
        <w:r>
          <w:rPr>
            <w:color w:val="auto"/>
            <w:sz w:val="28"/>
            <w:szCs w:val="28"/>
            <w:lang w:val="en-US"/>
          </w:rPr>
          <w:t>Kubernets</w:t>
        </w:r>
        <w:proofErr w:type="spellEnd"/>
      </w:ins>
    </w:p>
    <w:p w14:paraId="670E2EFD" w14:textId="77777777" w:rsidR="00257874" w:rsidRDefault="002D0913">
      <w:pPr>
        <w:spacing w:after="200"/>
        <w:rPr>
          <w:ins w:id="471" w:author="André Oliveira" w:date="2020-09-03T20:34:00Z"/>
          <w:rFonts w:eastAsiaTheme="minorHAnsi"/>
          <w:sz w:val="22"/>
          <w:szCs w:val="22"/>
          <w:highlight w:val="white"/>
          <w:lang w:val="en-US" w:eastAsia="en-US"/>
        </w:rPr>
      </w:pPr>
      <w:r>
        <w:fldChar w:fldCharType="begin"/>
      </w:r>
      <w:r w:rsidRPr="002D0913">
        <w:rPr>
          <w:lang w:val="en-GB"/>
          <w:rPrChange w:id="472" w:author="joao eduardo santos" w:date="2020-09-09T18:37:00Z">
            <w:rPr/>
          </w:rPrChange>
        </w:rPr>
        <w:instrText xml:space="preserve"> HYPERLINK "https://kubernetes.io/" \t "_blank" \h </w:instrText>
      </w:r>
      <w:r>
        <w:fldChar w:fldCharType="separate"/>
      </w:r>
      <w:ins w:id="473" w:author="André Oliveira" w:date="2020-09-03T20:32:00Z">
        <w:r>
          <w:rPr>
            <w:rFonts w:eastAsiaTheme="minorHAnsi" w:cstheme="minorHAnsi"/>
            <w:sz w:val="22"/>
            <w:szCs w:val="22"/>
            <w:shd w:val="clear" w:color="auto" w:fill="FFFFFF"/>
            <w:lang w:val="en-US" w:eastAsia="en-US"/>
          </w:rPr>
          <w:t xml:space="preserve">Kubernetes </w:t>
        </w:r>
      </w:ins>
      <w:sdt>
        <w:sdtPr>
          <w:id w:val="1955825538"/>
          <w:citation/>
        </w:sdtPr>
        <w:sdtEndPr/>
        <w:sdtContent>
          <w:ins w:id="474" w:author="André Oliveira" w:date="2020-09-03T20:33:00Z">
            <w:r>
              <w:fldChar w:fldCharType="begin"/>
            </w:r>
            <w:r w:rsidRPr="002D0913">
              <w:rPr>
                <w:lang w:val="en-GB"/>
                <w:rPrChange w:id="475" w:author="joao eduardo santos" w:date="2020-09-09T18:37:00Z">
                  <w:rPr/>
                </w:rPrChange>
              </w:rPr>
              <w:instrText>CITATION kub20 \l 2070</w:instrText>
            </w:r>
            <w:r>
              <w:fldChar w:fldCharType="separate"/>
            </w:r>
            <w:r w:rsidRPr="002D0913">
              <w:rPr>
                <w:lang w:val="en-GB"/>
                <w:rPrChange w:id="476" w:author="joao eduardo santos" w:date="2020-09-09T18:37:00Z">
                  <w:rPr/>
                </w:rPrChange>
              </w:rPr>
              <w:t>[34]</w:t>
            </w:r>
            <w:r>
              <w:fldChar w:fldCharType="end"/>
            </w:r>
          </w:ins>
        </w:sdtContent>
      </w:sdt>
      <w:ins w:id="477" w:author="André Oliveira" w:date="2020-09-03T20:32:00Z">
        <w:r>
          <w:rPr>
            <w:rFonts w:eastAsiaTheme="minorHAnsi" w:cstheme="minorHAnsi"/>
            <w:sz w:val="22"/>
            <w:szCs w:val="22"/>
            <w:shd w:val="clear" w:color="auto" w:fill="FFFFFF"/>
            <w:lang w:val="en-US" w:eastAsia="en-US"/>
          </w:rPr>
          <w:t xml:space="preserve"> </w:t>
        </w:r>
      </w:ins>
      <w:r>
        <w:rPr>
          <w:rFonts w:eastAsiaTheme="minorHAnsi" w:cstheme="minorHAnsi"/>
          <w:sz w:val="22"/>
          <w:szCs w:val="22"/>
          <w:shd w:val="clear" w:color="auto" w:fill="FFFFFF"/>
          <w:lang w:val="en-US" w:eastAsia="en-US"/>
        </w:rPr>
        <w:fldChar w:fldCharType="end"/>
      </w:r>
      <w:ins w:id="478" w:author="André Oliveira" w:date="2020-09-03T20:32:00Z">
        <w:r>
          <w:rPr>
            <w:rFonts w:eastAsiaTheme="minorHAnsi"/>
            <w:sz w:val="22"/>
            <w:szCs w:val="22"/>
            <w:shd w:val="clear" w:color="auto" w:fill="FFFFFF"/>
            <w:lang w:val="en-US" w:eastAsia="en-US"/>
          </w:rPr>
          <w:t>is an open-source system for automating deployment, scaling, and management of containerized applications. Kubernetes was built by Google based on their experience running containers in production using an internal cluster management system.</w:t>
        </w:r>
      </w:ins>
    </w:p>
    <w:p w14:paraId="262D8BBC" w14:textId="77777777" w:rsidR="00257874" w:rsidRDefault="002D0913">
      <w:pPr>
        <w:keepNext/>
        <w:spacing w:after="200"/>
        <w:jc w:val="center"/>
        <w:rPr>
          <w:ins w:id="479" w:author="André Oliveira" w:date="2020-09-03T20:35:00Z"/>
          <w:lang w:val="en-US"/>
        </w:rPr>
      </w:pPr>
      <w:r>
        <w:rPr>
          <w:noProof/>
        </w:rPr>
        <w:drawing>
          <wp:inline distT="0" distB="0" distL="0" distR="0" wp14:anchorId="1FEDC4CA" wp14:editId="7FA32E0E">
            <wp:extent cx="5400040" cy="3917950"/>
            <wp:effectExtent l="0" t="0" r="0" b="0"/>
            <wp:docPr id="13" name="Imagem 1" descr="Nodes_Illustration-1024x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 descr="Nodes_Illustration-1024x743.png"/>
                    <pic:cNvPicPr>
                      <a:picLocks noChangeAspect="1" noChangeArrowheads="1"/>
                    </pic:cNvPicPr>
                  </pic:nvPicPr>
                  <pic:blipFill>
                    <a:blip r:embed="rId29"/>
                    <a:stretch>
                      <a:fillRect/>
                    </a:stretch>
                  </pic:blipFill>
                  <pic:spPr bwMode="auto">
                    <a:xfrm>
                      <a:off x="0" y="0"/>
                      <a:ext cx="5400040" cy="3917950"/>
                    </a:xfrm>
                    <a:prstGeom prst="rect">
                      <a:avLst/>
                    </a:prstGeom>
                  </pic:spPr>
                </pic:pic>
              </a:graphicData>
            </a:graphic>
          </wp:inline>
        </w:drawing>
      </w:r>
    </w:p>
    <w:p w14:paraId="3C566D62" w14:textId="77777777" w:rsidR="00257874" w:rsidRDefault="002D0913">
      <w:pPr>
        <w:pStyle w:val="Legenda"/>
        <w:rPr>
          <w:ins w:id="480" w:author="André Oliveira" w:date="2020-09-03T20:35:00Z"/>
          <w:lang w:val="en-US"/>
        </w:rPr>
      </w:pPr>
      <w:ins w:id="481" w:author="André Oliveira" w:date="2020-09-03T20:35:00Z">
        <w:r>
          <w:rPr>
            <w:lang w:val="en-US"/>
          </w:rPr>
          <w:t xml:space="preserve">Figure </w:t>
        </w:r>
        <w:r>
          <w:rPr>
            <w:lang w:val="en-US"/>
          </w:rPr>
          <w:fldChar w:fldCharType="begin"/>
        </w:r>
        <w:r>
          <w:rPr>
            <w:lang w:val="en-US"/>
          </w:rPr>
          <w:instrText>SEQ Figure \* ARABIC</w:instrText>
        </w:r>
        <w:r>
          <w:rPr>
            <w:lang w:val="en-US"/>
          </w:rPr>
          <w:fldChar w:fldCharType="separate"/>
        </w:r>
        <w:r>
          <w:rPr>
            <w:lang w:val="en-US"/>
          </w:rPr>
          <w:t>11</w:t>
        </w:r>
        <w:r>
          <w:rPr>
            <w:lang w:val="en-US"/>
          </w:rPr>
          <w:fldChar w:fldCharType="end"/>
        </w:r>
        <w:r>
          <w:rPr>
            <w:lang w:val="en-US"/>
          </w:rPr>
          <w:t xml:space="preserve"> - Kubernetes architecture</w:t>
        </w:r>
      </w:ins>
    </w:p>
    <w:p w14:paraId="5AAF2A62" w14:textId="77777777" w:rsidR="00257874" w:rsidRDefault="00257874">
      <w:pPr>
        <w:rPr>
          <w:ins w:id="482" w:author="André Oliveira" w:date="2020-09-03T20:35:00Z"/>
          <w:lang w:val="en-US"/>
        </w:rPr>
      </w:pPr>
    </w:p>
    <w:p w14:paraId="0CF9CD04" w14:textId="77777777" w:rsidR="00257874" w:rsidRDefault="002D0913">
      <w:pPr>
        <w:spacing w:after="200"/>
        <w:rPr>
          <w:ins w:id="483" w:author="André Oliveira" w:date="2020-09-03T20:35:00Z"/>
          <w:rFonts w:eastAsia="Times New Roman"/>
          <w:sz w:val="22"/>
          <w:szCs w:val="22"/>
          <w:lang w:val="en-US" w:eastAsia="pt-PT"/>
        </w:rPr>
      </w:pPr>
      <w:ins w:id="484" w:author="André Oliveira" w:date="2020-09-03T20:35:00Z">
        <w:r>
          <w:rPr>
            <w:rFonts w:eastAsia="Times New Roman"/>
            <w:sz w:val="22"/>
            <w:szCs w:val="22"/>
            <w:lang w:val="en-US" w:eastAsia="pt-PT"/>
          </w:rPr>
          <w:t xml:space="preserve">As can be seen from the figure above, there are </w:t>
        </w:r>
      </w:ins>
      <w:ins w:id="485" w:author="André Oliveira" w:date="2020-09-03T20:40:00Z">
        <w:r>
          <w:rPr>
            <w:rFonts w:eastAsia="Times New Roman"/>
            <w:sz w:val="22"/>
            <w:szCs w:val="22"/>
            <w:lang w:val="en-US" w:eastAsia="pt-PT"/>
          </w:rPr>
          <w:t>several</w:t>
        </w:r>
      </w:ins>
      <w:ins w:id="486" w:author="André Oliveira" w:date="2020-09-03T20:35:00Z">
        <w:r>
          <w:rPr>
            <w:rFonts w:eastAsia="Times New Roman"/>
            <w:sz w:val="22"/>
            <w:szCs w:val="22"/>
            <w:lang w:val="en-US" w:eastAsia="pt-PT"/>
          </w:rPr>
          <w:t xml:space="preserve"> components associated with a Kubernetes cluster. The aster node places container workloads in user pods on worker nodes or itself. The other components include:</w:t>
        </w:r>
      </w:ins>
    </w:p>
    <w:p w14:paraId="663ADD01" w14:textId="77777777" w:rsidR="00257874" w:rsidRDefault="002D0913">
      <w:pPr>
        <w:numPr>
          <w:ilvl w:val="0"/>
          <w:numId w:val="8"/>
        </w:numPr>
        <w:spacing w:after="200"/>
        <w:contextualSpacing/>
        <w:rPr>
          <w:ins w:id="487" w:author="André Oliveira" w:date="2020-09-03T20:35:00Z"/>
          <w:rFonts w:eastAsia="Times New Roman"/>
          <w:sz w:val="22"/>
          <w:szCs w:val="22"/>
          <w:lang w:val="en-US" w:eastAsia="pt-PT"/>
        </w:rPr>
        <w:pPrChange w:id="488" w:author="André Oliveira" w:date="2020-09-03T20:41:00Z">
          <w:pPr>
            <w:numPr>
              <w:numId w:val="8"/>
            </w:numPr>
            <w:tabs>
              <w:tab w:val="num" w:pos="720"/>
            </w:tabs>
            <w:spacing w:after="200"/>
            <w:ind w:left="720" w:hanging="360"/>
            <w:contextualSpacing/>
            <w:jc w:val="left"/>
          </w:pPr>
        </w:pPrChange>
      </w:pPr>
      <w:proofErr w:type="spellStart"/>
      <w:ins w:id="489" w:author="André Oliveira" w:date="2020-09-03T20:35:00Z">
        <w:r>
          <w:rPr>
            <w:rFonts w:eastAsia="Times New Roman"/>
            <w:b/>
            <w:bCs/>
            <w:sz w:val="22"/>
            <w:szCs w:val="22"/>
            <w:lang w:val="en-US" w:eastAsia="pt-PT"/>
          </w:rPr>
          <w:t>etcd</w:t>
        </w:r>
        <w:proofErr w:type="spellEnd"/>
        <w:r>
          <w:rPr>
            <w:rFonts w:eastAsia="Times New Roman"/>
            <w:b/>
            <w:bCs/>
            <w:sz w:val="22"/>
            <w:szCs w:val="22"/>
            <w:lang w:val="en-US" w:eastAsia="pt-PT"/>
          </w:rPr>
          <w:t>:</w:t>
        </w:r>
        <w:r>
          <w:rPr>
            <w:rFonts w:eastAsia="Times New Roman"/>
            <w:sz w:val="22"/>
            <w:szCs w:val="22"/>
            <w:lang w:val="en-US" w:eastAsia="pt-PT"/>
          </w:rPr>
          <w:t xml:space="preserve"> This component stores configuration data which can be accessed by the Kubernetes Master’s API Server using simple HTTP or JSON API.</w:t>
        </w:r>
      </w:ins>
    </w:p>
    <w:p w14:paraId="7B3D654C" w14:textId="77777777" w:rsidR="00257874" w:rsidRDefault="002D0913">
      <w:pPr>
        <w:numPr>
          <w:ilvl w:val="0"/>
          <w:numId w:val="8"/>
        </w:numPr>
        <w:spacing w:after="200"/>
        <w:contextualSpacing/>
        <w:rPr>
          <w:ins w:id="490" w:author="André Oliveira" w:date="2020-09-03T20:35:00Z"/>
          <w:rFonts w:eastAsia="Times New Roman"/>
          <w:sz w:val="22"/>
          <w:szCs w:val="22"/>
          <w:lang w:val="en-US" w:eastAsia="pt-PT"/>
        </w:rPr>
        <w:pPrChange w:id="491" w:author="André Oliveira" w:date="2020-09-03T20:41:00Z">
          <w:pPr>
            <w:numPr>
              <w:numId w:val="8"/>
            </w:numPr>
            <w:tabs>
              <w:tab w:val="num" w:pos="720"/>
            </w:tabs>
            <w:spacing w:after="200"/>
            <w:ind w:left="720" w:hanging="360"/>
            <w:contextualSpacing/>
            <w:jc w:val="left"/>
          </w:pPr>
        </w:pPrChange>
      </w:pPr>
      <w:ins w:id="492" w:author="André Oliveira" w:date="2020-09-03T20:35:00Z">
        <w:r>
          <w:rPr>
            <w:rFonts w:eastAsia="Times New Roman"/>
            <w:b/>
            <w:bCs/>
            <w:sz w:val="22"/>
            <w:szCs w:val="22"/>
            <w:lang w:val="en-US" w:eastAsia="pt-PT"/>
          </w:rPr>
          <w:t>API Server:</w:t>
        </w:r>
        <w:r>
          <w:rPr>
            <w:rFonts w:eastAsia="Times New Roman"/>
            <w:sz w:val="22"/>
            <w:szCs w:val="22"/>
            <w:lang w:val="en-US" w:eastAsia="pt-PT"/>
          </w:rPr>
          <w:t xml:space="preserve"> This component is the management hub for the Kubernetes master node. It facilitates communication between the various components, thereby maintaining cluster health.</w:t>
        </w:r>
      </w:ins>
    </w:p>
    <w:p w14:paraId="7D641110" w14:textId="77777777" w:rsidR="00257874" w:rsidRDefault="002D0913">
      <w:pPr>
        <w:numPr>
          <w:ilvl w:val="0"/>
          <w:numId w:val="8"/>
        </w:numPr>
        <w:spacing w:after="200"/>
        <w:contextualSpacing/>
        <w:rPr>
          <w:ins w:id="493" w:author="André Oliveira" w:date="2020-09-03T20:35:00Z"/>
          <w:rFonts w:eastAsia="Times New Roman"/>
          <w:sz w:val="22"/>
          <w:szCs w:val="22"/>
          <w:lang w:val="en-US" w:eastAsia="pt-PT"/>
        </w:rPr>
        <w:pPrChange w:id="494" w:author="André Oliveira" w:date="2020-09-03T20:41:00Z">
          <w:pPr>
            <w:numPr>
              <w:numId w:val="8"/>
            </w:numPr>
            <w:tabs>
              <w:tab w:val="num" w:pos="720"/>
            </w:tabs>
            <w:spacing w:after="200"/>
            <w:ind w:left="720" w:hanging="360"/>
            <w:contextualSpacing/>
            <w:jc w:val="left"/>
          </w:pPr>
        </w:pPrChange>
      </w:pPr>
      <w:ins w:id="495" w:author="André Oliveira" w:date="2020-09-03T20:35:00Z">
        <w:r>
          <w:rPr>
            <w:rFonts w:eastAsia="Times New Roman"/>
            <w:b/>
            <w:bCs/>
            <w:sz w:val="22"/>
            <w:szCs w:val="22"/>
            <w:lang w:val="en-US" w:eastAsia="pt-PT"/>
          </w:rPr>
          <w:t>Controller Manager:</w:t>
        </w:r>
        <w:r>
          <w:rPr>
            <w:rFonts w:eastAsia="Times New Roman"/>
            <w:sz w:val="22"/>
            <w:szCs w:val="22"/>
            <w:lang w:val="en-US" w:eastAsia="pt-PT"/>
          </w:rPr>
          <w:t xml:space="preserve"> This component ensures that the cluster’s desired state matches the current state by scaling workloads up and down.</w:t>
        </w:r>
      </w:ins>
    </w:p>
    <w:p w14:paraId="02EF87C8" w14:textId="77777777" w:rsidR="00257874" w:rsidRDefault="002D0913">
      <w:pPr>
        <w:numPr>
          <w:ilvl w:val="0"/>
          <w:numId w:val="8"/>
        </w:numPr>
        <w:spacing w:after="200"/>
        <w:contextualSpacing/>
        <w:rPr>
          <w:ins w:id="496" w:author="André Oliveira" w:date="2020-09-03T20:35:00Z"/>
          <w:rFonts w:eastAsia="Times New Roman"/>
          <w:sz w:val="22"/>
          <w:szCs w:val="22"/>
          <w:lang w:val="en-US" w:eastAsia="pt-PT"/>
        </w:rPr>
        <w:pPrChange w:id="497" w:author="André Oliveira" w:date="2020-09-03T20:41:00Z">
          <w:pPr>
            <w:numPr>
              <w:numId w:val="8"/>
            </w:numPr>
            <w:tabs>
              <w:tab w:val="num" w:pos="720"/>
            </w:tabs>
            <w:spacing w:after="200"/>
            <w:ind w:left="720" w:hanging="360"/>
            <w:contextualSpacing/>
            <w:jc w:val="left"/>
          </w:pPr>
        </w:pPrChange>
      </w:pPr>
      <w:ins w:id="498" w:author="André Oliveira" w:date="2020-09-03T20:35:00Z">
        <w:r>
          <w:rPr>
            <w:rFonts w:eastAsia="Times New Roman"/>
            <w:b/>
            <w:bCs/>
            <w:sz w:val="22"/>
            <w:szCs w:val="22"/>
            <w:lang w:val="en-US" w:eastAsia="pt-PT"/>
          </w:rPr>
          <w:t>Scheduler:</w:t>
        </w:r>
        <w:r>
          <w:rPr>
            <w:rFonts w:eastAsia="Times New Roman"/>
            <w:sz w:val="22"/>
            <w:szCs w:val="22"/>
            <w:lang w:val="en-US" w:eastAsia="pt-PT"/>
          </w:rPr>
          <w:t xml:space="preserve"> This component places the workload on the appropriate node – in this case all workloads will be placed locally on the user’s host.</w:t>
        </w:r>
      </w:ins>
    </w:p>
    <w:p w14:paraId="3A38A599" w14:textId="77777777" w:rsidR="00257874" w:rsidRDefault="002D0913">
      <w:pPr>
        <w:numPr>
          <w:ilvl w:val="0"/>
          <w:numId w:val="8"/>
        </w:numPr>
        <w:spacing w:after="200"/>
        <w:contextualSpacing/>
        <w:rPr>
          <w:ins w:id="499" w:author="André Oliveira" w:date="2020-09-03T20:35:00Z"/>
          <w:rFonts w:eastAsiaTheme="minorHAnsi"/>
          <w:sz w:val="22"/>
          <w:szCs w:val="22"/>
          <w:highlight w:val="white"/>
          <w:lang w:val="en-US" w:eastAsia="en-US"/>
        </w:rPr>
        <w:pPrChange w:id="500" w:author="André Oliveira" w:date="2020-09-03T20:41:00Z">
          <w:pPr>
            <w:numPr>
              <w:numId w:val="8"/>
            </w:numPr>
            <w:tabs>
              <w:tab w:val="num" w:pos="720"/>
            </w:tabs>
            <w:spacing w:after="200"/>
            <w:ind w:left="720" w:hanging="360"/>
            <w:contextualSpacing/>
            <w:jc w:val="left"/>
          </w:pPr>
        </w:pPrChange>
      </w:pPr>
      <w:proofErr w:type="spellStart"/>
      <w:r>
        <w:rPr>
          <w:rFonts w:eastAsiaTheme="minorHAnsi"/>
          <w:b/>
          <w:bCs/>
          <w:sz w:val="22"/>
          <w:szCs w:val="22"/>
          <w:lang w:val="en-US" w:eastAsia="pt-PT"/>
        </w:rPr>
        <w:t>Kubelet</w:t>
      </w:r>
      <w:proofErr w:type="spellEnd"/>
      <w:ins w:id="501" w:author="André Oliveira" w:date="2020-09-03T20:35:00Z">
        <w:r>
          <w:rPr>
            <w:rFonts w:eastAsiaTheme="minorHAnsi"/>
            <w:b/>
            <w:bCs/>
            <w:sz w:val="22"/>
            <w:szCs w:val="22"/>
            <w:lang w:val="en-US" w:eastAsia="pt-PT"/>
          </w:rPr>
          <w:t>:</w:t>
        </w:r>
        <w:r>
          <w:rPr>
            <w:rFonts w:eastAsiaTheme="minorHAnsi"/>
            <w:sz w:val="22"/>
            <w:szCs w:val="22"/>
            <w:lang w:val="en-US" w:eastAsia="pt-PT"/>
          </w:rPr>
          <w:t xml:space="preserve"> This component receives pod specifications from the API Server and manages pods running in the host.</w:t>
        </w:r>
      </w:ins>
    </w:p>
    <w:p w14:paraId="2A35C34A" w14:textId="77777777" w:rsidR="00257874" w:rsidRDefault="002D0913">
      <w:pPr>
        <w:spacing w:after="200"/>
        <w:rPr>
          <w:ins w:id="502" w:author="André Oliveira" w:date="2020-09-03T20:35:00Z"/>
          <w:rFonts w:eastAsiaTheme="minorHAnsi"/>
          <w:sz w:val="22"/>
          <w:szCs w:val="22"/>
          <w:lang w:val="en-US" w:eastAsia="pt-PT"/>
        </w:rPr>
      </w:pPr>
      <w:ins w:id="503" w:author="André Oliveira" w:date="2020-09-03T20:35:00Z">
        <w:r>
          <w:rPr>
            <w:rFonts w:eastAsiaTheme="minorHAnsi"/>
            <w:sz w:val="22"/>
            <w:szCs w:val="22"/>
            <w:lang w:val="en-US" w:eastAsia="pt-PT"/>
          </w:rPr>
          <w:t>The following list provides some other common terms associated with Kubernetes:</w:t>
        </w:r>
      </w:ins>
    </w:p>
    <w:p w14:paraId="6B91BD28" w14:textId="77777777" w:rsidR="00257874" w:rsidRDefault="002D0913">
      <w:pPr>
        <w:numPr>
          <w:ilvl w:val="0"/>
          <w:numId w:val="9"/>
        </w:numPr>
        <w:spacing w:after="200"/>
        <w:contextualSpacing/>
        <w:jc w:val="left"/>
        <w:rPr>
          <w:ins w:id="504" w:author="André Oliveira" w:date="2020-09-03T20:35:00Z"/>
          <w:rFonts w:eastAsiaTheme="minorHAnsi"/>
          <w:sz w:val="22"/>
          <w:szCs w:val="22"/>
          <w:lang w:val="en-US" w:eastAsia="pt-PT"/>
        </w:rPr>
      </w:pPr>
      <w:ins w:id="505" w:author="André Oliveira" w:date="2020-09-03T20:35:00Z">
        <w:r>
          <w:rPr>
            <w:rFonts w:eastAsiaTheme="minorHAnsi"/>
            <w:b/>
            <w:bCs/>
            <w:sz w:val="22"/>
            <w:szCs w:val="22"/>
            <w:lang w:val="en-US" w:eastAsia="pt-PT"/>
          </w:rPr>
          <w:lastRenderedPageBreak/>
          <w:t>Pods:</w:t>
        </w:r>
        <w:r>
          <w:rPr>
            <w:rFonts w:eastAsiaTheme="minorHAnsi"/>
            <w:sz w:val="22"/>
            <w:szCs w:val="22"/>
            <w:lang w:val="en-US" w:eastAsia="pt-PT"/>
          </w:rPr>
          <w:t xml:space="preserve"> Kubernetes deploys and schedules containers in groups called pods. Containers in a pod run on the same node and share resources such as filesystems, kernel namespaces, and an IP address.</w:t>
        </w:r>
      </w:ins>
    </w:p>
    <w:p w14:paraId="5112881D" w14:textId="77777777" w:rsidR="00257874" w:rsidRDefault="002D0913">
      <w:pPr>
        <w:numPr>
          <w:ilvl w:val="0"/>
          <w:numId w:val="9"/>
        </w:numPr>
        <w:spacing w:after="200"/>
        <w:contextualSpacing/>
        <w:jc w:val="left"/>
        <w:rPr>
          <w:ins w:id="506" w:author="André Oliveira" w:date="2020-09-03T20:35:00Z"/>
          <w:rFonts w:eastAsiaTheme="minorHAnsi"/>
          <w:sz w:val="22"/>
          <w:szCs w:val="22"/>
          <w:lang w:val="en-US" w:eastAsia="pt-PT"/>
        </w:rPr>
      </w:pPr>
      <w:ins w:id="507" w:author="André Oliveira" w:date="2020-09-03T20:35:00Z">
        <w:r>
          <w:rPr>
            <w:rFonts w:eastAsiaTheme="minorHAnsi"/>
            <w:b/>
            <w:bCs/>
            <w:sz w:val="22"/>
            <w:szCs w:val="22"/>
            <w:lang w:val="en-US" w:eastAsia="pt-PT"/>
          </w:rPr>
          <w:t>Deployments:</w:t>
        </w:r>
        <w:r>
          <w:rPr>
            <w:rFonts w:eastAsiaTheme="minorHAnsi"/>
            <w:sz w:val="22"/>
            <w:szCs w:val="22"/>
            <w:lang w:val="en-US" w:eastAsia="pt-PT"/>
          </w:rPr>
          <w:t xml:space="preserve"> These building blocks can be used to create and manage a group of pods. Deployments can be used with a service tier for scaling horizontally or ensuring availability.</w:t>
        </w:r>
      </w:ins>
    </w:p>
    <w:p w14:paraId="4EFC9F9E" w14:textId="77777777" w:rsidR="00257874" w:rsidRDefault="002D0913">
      <w:pPr>
        <w:numPr>
          <w:ilvl w:val="0"/>
          <w:numId w:val="9"/>
        </w:numPr>
        <w:spacing w:after="200"/>
        <w:contextualSpacing/>
        <w:jc w:val="left"/>
        <w:rPr>
          <w:ins w:id="508" w:author="André Oliveira" w:date="2020-09-03T20:35:00Z"/>
          <w:rFonts w:eastAsiaTheme="minorHAnsi"/>
          <w:sz w:val="22"/>
          <w:szCs w:val="22"/>
          <w:lang w:val="en-US" w:eastAsia="pt-PT"/>
        </w:rPr>
      </w:pPr>
      <w:ins w:id="509" w:author="André Oliveira" w:date="2020-09-03T20:35:00Z">
        <w:r>
          <w:rPr>
            <w:rFonts w:eastAsiaTheme="minorHAnsi"/>
            <w:b/>
            <w:bCs/>
            <w:sz w:val="22"/>
            <w:szCs w:val="22"/>
            <w:lang w:val="en-US" w:eastAsia="pt-PT"/>
          </w:rPr>
          <w:t>Services:</w:t>
        </w:r>
        <w:r>
          <w:rPr>
            <w:rFonts w:eastAsiaTheme="minorHAnsi"/>
            <w:sz w:val="22"/>
            <w:szCs w:val="22"/>
            <w:lang w:val="en-US" w:eastAsia="pt-PT"/>
          </w:rPr>
          <w:t xml:space="preserve"> Services are endpoints that can be addressed by name and can be connected to pods using label selectors. The service will automatically round-robin requests between pods. Kubernetes will set up a DNS server for the cluster that watches for new services and allows them to be addressed by name. Services are the “external face” of your container workloads.</w:t>
        </w:r>
      </w:ins>
    </w:p>
    <w:p w14:paraId="4C845D7E" w14:textId="77777777" w:rsidR="00257874" w:rsidRDefault="002D0913">
      <w:pPr>
        <w:numPr>
          <w:ilvl w:val="0"/>
          <w:numId w:val="9"/>
        </w:numPr>
        <w:spacing w:after="200"/>
        <w:contextualSpacing/>
        <w:jc w:val="left"/>
        <w:rPr>
          <w:ins w:id="510" w:author="André Oliveira" w:date="2020-09-03T20:35:00Z"/>
          <w:rFonts w:eastAsiaTheme="minorHAnsi"/>
          <w:sz w:val="22"/>
          <w:szCs w:val="22"/>
          <w:lang w:val="en-US" w:eastAsia="pt-PT"/>
        </w:rPr>
      </w:pPr>
      <w:ins w:id="511" w:author="André Oliveira" w:date="2020-09-03T20:35:00Z">
        <w:r>
          <w:rPr>
            <w:rFonts w:eastAsiaTheme="minorHAnsi"/>
            <w:b/>
            <w:bCs/>
            <w:sz w:val="22"/>
            <w:szCs w:val="22"/>
            <w:lang w:val="en-US" w:eastAsia="pt-PT"/>
          </w:rPr>
          <w:t>Labels:</w:t>
        </w:r>
        <w:r>
          <w:rPr>
            <w:rFonts w:eastAsiaTheme="minorHAnsi"/>
            <w:sz w:val="22"/>
            <w:szCs w:val="22"/>
            <w:lang w:val="en-US" w:eastAsia="pt-PT"/>
          </w:rPr>
          <w:t xml:space="preserve"> Labels are key-value pairs attached to objects and can be used to search and update multiple objects as a single set.</w:t>
        </w:r>
      </w:ins>
    </w:p>
    <w:p w14:paraId="0D039699" w14:textId="77777777" w:rsidR="00257874" w:rsidRDefault="00257874">
      <w:pPr>
        <w:rPr>
          <w:ins w:id="512" w:author="André Oliveira" w:date="2020-09-03T20:42:00Z"/>
          <w:lang w:val="en-US"/>
        </w:rPr>
      </w:pPr>
    </w:p>
    <w:p w14:paraId="5DB52DAB" w14:textId="77777777" w:rsidR="00257874" w:rsidRDefault="00257874">
      <w:pPr>
        <w:rPr>
          <w:ins w:id="513" w:author="André Oliveira" w:date="2020-09-03T20:35:00Z"/>
          <w:lang w:val="en-US"/>
        </w:rPr>
      </w:pPr>
    </w:p>
    <w:p w14:paraId="0AA5DAE8" w14:textId="77777777" w:rsidR="00257874" w:rsidRDefault="002D0913">
      <w:pPr>
        <w:pStyle w:val="Ttulo2"/>
        <w:rPr>
          <w:ins w:id="514" w:author="André Oliveira" w:date="2020-09-03T20:36:00Z"/>
          <w:color w:val="auto"/>
          <w:sz w:val="28"/>
          <w:szCs w:val="28"/>
          <w:lang w:val="en-US"/>
        </w:rPr>
      </w:pPr>
      <w:ins w:id="515" w:author="André Oliveira" w:date="2020-09-03T20:35:00Z">
        <w:r>
          <w:rPr>
            <w:color w:val="auto"/>
            <w:sz w:val="28"/>
            <w:szCs w:val="28"/>
            <w:lang w:val="en-US"/>
          </w:rPr>
          <w:t>8.</w:t>
        </w:r>
      </w:ins>
      <w:ins w:id="516" w:author="André Oliveira" w:date="2020-09-03T20:39:00Z">
        <w:r>
          <w:rPr>
            <w:color w:val="auto"/>
            <w:sz w:val="28"/>
            <w:szCs w:val="28"/>
            <w:lang w:val="en-US"/>
          </w:rPr>
          <w:t>2</w:t>
        </w:r>
      </w:ins>
      <w:ins w:id="517" w:author="André Oliveira" w:date="2020-09-03T20:35:00Z">
        <w:r>
          <w:rPr>
            <w:color w:val="auto"/>
            <w:sz w:val="28"/>
            <w:szCs w:val="28"/>
            <w:lang w:val="en-US"/>
          </w:rPr>
          <w:t xml:space="preserve">. Kubernetes vs Docker Swarm </w:t>
        </w:r>
      </w:ins>
      <w:ins w:id="518" w:author="André Oliveira" w:date="2020-09-03T20:36:00Z">
        <w:r>
          <w:rPr>
            <w:color w:val="auto"/>
            <w:sz w:val="28"/>
            <w:szCs w:val="28"/>
            <w:lang w:val="en-US"/>
          </w:rPr>
          <w:t>comparison</w:t>
        </w:r>
      </w:ins>
    </w:p>
    <w:p w14:paraId="17CBAB55" w14:textId="77777777" w:rsidR="00257874" w:rsidRDefault="002D0913">
      <w:pPr>
        <w:spacing w:after="200"/>
        <w:rPr>
          <w:ins w:id="519" w:author="André Oliveira" w:date="2020-09-03T20:43:00Z"/>
          <w:rFonts w:eastAsiaTheme="minorHAnsi"/>
          <w:spacing w:val="8"/>
          <w:sz w:val="22"/>
          <w:szCs w:val="22"/>
          <w:lang w:val="en-US" w:eastAsia="en-US"/>
        </w:rPr>
      </w:pPr>
      <w:ins w:id="520" w:author="André Oliveira" w:date="2020-09-03T20:41:00Z">
        <w:r>
          <w:rPr>
            <w:rFonts w:eastAsiaTheme="minorHAnsi"/>
            <w:spacing w:val="8"/>
            <w:sz w:val="22"/>
            <w:szCs w:val="22"/>
            <w:lang w:val="en-US" w:eastAsia="en-US"/>
          </w:rPr>
          <w:t>Docker Swarm focuses on ease of use with integration with Docker core components, providing a simple solution that is fast to get started, while Kubernetes remains open and modular, aiming to support higher demands with higher complexity. For much of the same reasons, Docker has been popular among developers who prefer simplicity and fast deployments. At the same time, Kubernetes is used in production environments by many high-profile internet companies running popular services.</w:t>
        </w:r>
      </w:ins>
    </w:p>
    <w:p w14:paraId="7B78A66E" w14:textId="77777777" w:rsidR="00257874" w:rsidRDefault="00257874">
      <w:pPr>
        <w:spacing w:after="200"/>
        <w:rPr>
          <w:ins w:id="521" w:author="André Oliveira" w:date="2020-09-03T20:41:00Z"/>
          <w:rFonts w:eastAsiaTheme="minorHAnsi"/>
          <w:spacing w:val="8"/>
          <w:sz w:val="22"/>
          <w:szCs w:val="22"/>
          <w:lang w:val="en-US" w:eastAsia="en-US"/>
        </w:rPr>
      </w:pPr>
    </w:p>
    <w:p w14:paraId="5E95BFE6" w14:textId="77777777" w:rsidR="00257874" w:rsidRDefault="002D0913">
      <w:pPr>
        <w:pStyle w:val="Ttulo3"/>
        <w:rPr>
          <w:ins w:id="522" w:author="André Oliveira" w:date="2020-09-03T20:41:00Z"/>
          <w:sz w:val="28"/>
          <w:szCs w:val="28"/>
          <w:lang w:val="en-US"/>
        </w:rPr>
      </w:pPr>
      <w:ins w:id="523" w:author="André Oliveira" w:date="2020-09-03T20:42:00Z">
        <w:r>
          <w:rPr>
            <w:color w:val="auto"/>
            <w:sz w:val="28"/>
            <w:szCs w:val="28"/>
            <w:lang w:val="en-US"/>
          </w:rPr>
          <w:t xml:space="preserve">8.2.1. </w:t>
        </w:r>
        <w:commentRangeStart w:id="524"/>
        <w:r>
          <w:rPr>
            <w:color w:val="auto"/>
            <w:sz w:val="28"/>
            <w:szCs w:val="28"/>
            <w:lang w:val="en-US"/>
          </w:rPr>
          <w:t xml:space="preserve">Application </w:t>
        </w:r>
      </w:ins>
      <w:ins w:id="525" w:author="André Oliveira" w:date="2020-09-03T20:45:00Z">
        <w:r>
          <w:rPr>
            <w:color w:val="auto"/>
            <w:sz w:val="28"/>
            <w:szCs w:val="28"/>
            <w:lang w:val="en-US"/>
          </w:rPr>
          <w:t>d</w:t>
        </w:r>
      </w:ins>
      <w:ins w:id="526" w:author="André Oliveira" w:date="2020-09-03T20:42:00Z">
        <w:r>
          <w:rPr>
            <w:color w:val="auto"/>
            <w:sz w:val="28"/>
            <w:szCs w:val="28"/>
            <w:lang w:val="en-US"/>
          </w:rPr>
          <w:t>e</w:t>
        </w:r>
      </w:ins>
      <w:ins w:id="527" w:author="joao eduardo santos" w:date="2020-09-09T19:18:00Z">
        <w:r w:rsidR="00B80622">
          <w:rPr>
            <w:color w:val="auto"/>
            <w:sz w:val="28"/>
            <w:szCs w:val="28"/>
            <w:lang w:val="en-US"/>
          </w:rPr>
          <w:t>ployment</w:t>
        </w:r>
      </w:ins>
      <w:ins w:id="528" w:author="André Oliveira" w:date="2020-09-03T20:42:00Z">
        <w:del w:id="529" w:author="joao eduardo santos" w:date="2020-09-09T19:18:00Z">
          <w:r w:rsidDel="00B80622">
            <w:rPr>
              <w:color w:val="auto"/>
              <w:sz w:val="28"/>
              <w:szCs w:val="28"/>
              <w:lang w:val="en-US"/>
            </w:rPr>
            <w:delText>finition</w:delText>
          </w:r>
        </w:del>
      </w:ins>
      <w:commentRangeEnd w:id="524"/>
      <w:ins w:id="530" w:author="Unknown Author" w:date="2020-09-08T12:06:00Z">
        <w:r>
          <w:commentReference w:id="524"/>
        </w:r>
      </w:ins>
    </w:p>
    <w:p w14:paraId="31EFB0CC" w14:textId="77777777" w:rsidR="00257874" w:rsidRDefault="002D0913">
      <w:pPr>
        <w:spacing w:after="200"/>
        <w:rPr>
          <w:ins w:id="531" w:author="André Oliveira" w:date="2020-09-03T20:41:00Z"/>
          <w:rFonts w:eastAsiaTheme="minorHAnsi"/>
          <w:sz w:val="22"/>
          <w:szCs w:val="22"/>
          <w:highlight w:val="white"/>
          <w:lang w:val="en-US" w:eastAsia="en-US"/>
        </w:rPr>
      </w:pPr>
      <w:ins w:id="532" w:author="André Oliveira" w:date="2020-09-03T20:41:00Z">
        <w:r>
          <w:rPr>
            <w:rFonts w:eastAsiaTheme="minorHAnsi"/>
            <w:sz w:val="22"/>
            <w:szCs w:val="22"/>
            <w:shd w:val="clear" w:color="auto" w:fill="FFFFFF"/>
            <w:lang w:val="en-US" w:eastAsia="en-US"/>
          </w:rPr>
          <w:t>Docker Swarm:</w:t>
        </w:r>
      </w:ins>
      <w:ins w:id="533" w:author="André Oliveira" w:date="2020-09-03T20:43:00Z">
        <w:r>
          <w:rPr>
            <w:rFonts w:eastAsiaTheme="minorHAnsi"/>
            <w:sz w:val="22"/>
            <w:szCs w:val="22"/>
            <w:shd w:val="clear" w:color="auto" w:fill="FFFFFF"/>
            <w:lang w:val="en-US" w:eastAsia="en-US"/>
          </w:rPr>
          <w:t xml:space="preserve"> </w:t>
        </w:r>
      </w:ins>
      <w:ins w:id="534" w:author="André Oliveira" w:date="2020-09-03T20:41:00Z">
        <w:r>
          <w:rPr>
            <w:rFonts w:eastAsiaTheme="minorHAnsi"/>
            <w:sz w:val="22"/>
            <w:szCs w:val="22"/>
            <w:shd w:val="clear" w:color="auto" w:fill="FFFFFF"/>
            <w:lang w:val="en-US" w:eastAsia="en-US"/>
          </w:rPr>
          <w:t>Applications can be deployed as services in a Swarm cluster. Multi-container applications can specify using YAML files. Docker Compose can deploy the app. Tasks (an instance of a service running on a node) can be distributed across datacenters using labels. Multiple placement preferences can be used to distribute tasks further.</w:t>
        </w:r>
      </w:ins>
    </w:p>
    <w:p w14:paraId="535E5E92" w14:textId="77777777" w:rsidR="00257874" w:rsidRDefault="002D0913">
      <w:pPr>
        <w:spacing w:after="200"/>
        <w:rPr>
          <w:ins w:id="535" w:author="André Oliveira" w:date="2020-09-03T20:41:00Z"/>
          <w:rFonts w:eastAsiaTheme="minorHAnsi"/>
          <w:sz w:val="22"/>
          <w:szCs w:val="22"/>
          <w:highlight w:val="white"/>
          <w:lang w:val="en-US" w:eastAsia="en-US"/>
        </w:rPr>
      </w:pPr>
      <w:ins w:id="536" w:author="André Oliveira" w:date="2020-09-03T20:41:00Z">
        <w:r>
          <w:rPr>
            <w:rFonts w:eastAsiaTheme="minorHAnsi"/>
            <w:sz w:val="22"/>
            <w:szCs w:val="22"/>
            <w:shd w:val="clear" w:color="auto" w:fill="FFFFFF"/>
            <w:lang w:val="en-US" w:eastAsia="en-US"/>
          </w:rPr>
          <w:t>Kubernetes:</w:t>
        </w:r>
      </w:ins>
      <w:ins w:id="537" w:author="André Oliveira" w:date="2020-09-03T20:43:00Z">
        <w:r>
          <w:rPr>
            <w:rFonts w:eastAsiaTheme="minorHAnsi"/>
            <w:sz w:val="22"/>
            <w:szCs w:val="22"/>
            <w:shd w:val="clear" w:color="auto" w:fill="FFFFFF"/>
            <w:lang w:val="en-US" w:eastAsia="en-US"/>
          </w:rPr>
          <w:t xml:space="preserve"> </w:t>
        </w:r>
      </w:ins>
      <w:ins w:id="538" w:author="André Oliveira" w:date="2020-09-03T20:41:00Z">
        <w:r>
          <w:rPr>
            <w:rFonts w:eastAsiaTheme="minorHAnsi"/>
            <w:sz w:val="22"/>
            <w:szCs w:val="22"/>
            <w:shd w:val="clear" w:color="auto" w:fill="FFFFFF"/>
            <w:lang w:val="en-US" w:eastAsia="en-US"/>
          </w:rPr>
          <w:t>Applications can be deployed using a combination of pods, deployments, and services. A pod is a group of co-located containers and is the atomic unit of a deployment. A deployment can have replicas across multiple nodes. A service is the “external face” of container workloads and integrates with DNS to round-robin incoming requests.</w:t>
        </w:r>
      </w:ins>
    </w:p>
    <w:p w14:paraId="665EE66C" w14:textId="77777777" w:rsidR="00257874" w:rsidRDefault="00257874">
      <w:pPr>
        <w:spacing w:after="200"/>
        <w:rPr>
          <w:ins w:id="539" w:author="André Oliveira" w:date="2020-09-03T20:43:00Z"/>
          <w:rFonts w:eastAsiaTheme="minorHAnsi"/>
          <w:sz w:val="22"/>
          <w:szCs w:val="22"/>
          <w:highlight w:val="white"/>
          <w:lang w:val="en-US" w:eastAsia="en-US"/>
        </w:rPr>
      </w:pPr>
    </w:p>
    <w:p w14:paraId="61BA9FD7" w14:textId="77777777" w:rsidR="00257874" w:rsidRDefault="002D0913">
      <w:pPr>
        <w:pStyle w:val="Ttulo3"/>
        <w:rPr>
          <w:ins w:id="540" w:author="André Oliveira" w:date="2020-09-03T20:43:00Z"/>
          <w:color w:val="auto"/>
          <w:sz w:val="28"/>
          <w:szCs w:val="28"/>
          <w:lang w:val="en-US"/>
        </w:rPr>
      </w:pPr>
      <w:ins w:id="541" w:author="André Oliveira" w:date="2020-09-03T20:43:00Z">
        <w:r>
          <w:rPr>
            <w:color w:val="auto"/>
            <w:sz w:val="28"/>
            <w:szCs w:val="28"/>
            <w:lang w:val="en-US"/>
          </w:rPr>
          <w:t>8.2.</w:t>
        </w:r>
      </w:ins>
      <w:ins w:id="542" w:author="André Oliveira" w:date="2020-09-03T20:44:00Z">
        <w:r>
          <w:rPr>
            <w:color w:val="auto"/>
            <w:sz w:val="28"/>
            <w:szCs w:val="28"/>
            <w:lang w:val="en-US"/>
          </w:rPr>
          <w:t>2</w:t>
        </w:r>
      </w:ins>
      <w:ins w:id="543" w:author="André Oliveira" w:date="2020-09-03T20:43:00Z">
        <w:r>
          <w:rPr>
            <w:color w:val="auto"/>
            <w:sz w:val="28"/>
            <w:szCs w:val="28"/>
            <w:lang w:val="en-US"/>
          </w:rPr>
          <w:t xml:space="preserve">. Application </w:t>
        </w:r>
      </w:ins>
      <w:ins w:id="544" w:author="André Oliveira" w:date="2020-09-03T20:45:00Z">
        <w:r>
          <w:rPr>
            <w:color w:val="auto"/>
            <w:sz w:val="28"/>
            <w:szCs w:val="28"/>
            <w:lang w:val="en-US"/>
          </w:rPr>
          <w:t>s</w:t>
        </w:r>
      </w:ins>
      <w:ins w:id="545" w:author="André Oliveira" w:date="2020-09-03T20:44:00Z">
        <w:r>
          <w:rPr>
            <w:color w:val="auto"/>
            <w:sz w:val="28"/>
            <w:szCs w:val="28"/>
            <w:lang w:val="en-US"/>
          </w:rPr>
          <w:t xml:space="preserve">calability </w:t>
        </w:r>
      </w:ins>
      <w:ins w:id="546" w:author="André Oliveira" w:date="2020-09-03T20:45:00Z">
        <w:r>
          <w:rPr>
            <w:color w:val="auto"/>
            <w:sz w:val="28"/>
            <w:szCs w:val="28"/>
            <w:lang w:val="en-US"/>
          </w:rPr>
          <w:t>c</w:t>
        </w:r>
      </w:ins>
      <w:ins w:id="547" w:author="André Oliveira" w:date="2020-09-03T20:44:00Z">
        <w:r>
          <w:rPr>
            <w:color w:val="auto"/>
            <w:sz w:val="28"/>
            <w:szCs w:val="28"/>
            <w:lang w:val="en-US"/>
          </w:rPr>
          <w:t>onstructs</w:t>
        </w:r>
      </w:ins>
    </w:p>
    <w:p w14:paraId="4F92D671" w14:textId="77777777" w:rsidR="00257874" w:rsidRDefault="002D0913">
      <w:pPr>
        <w:spacing w:after="200"/>
        <w:rPr>
          <w:ins w:id="548" w:author="André Oliveira" w:date="2020-09-03T20:41:00Z"/>
          <w:rFonts w:eastAsiaTheme="minorHAnsi"/>
          <w:sz w:val="22"/>
          <w:szCs w:val="22"/>
          <w:highlight w:val="white"/>
          <w:lang w:val="en-US" w:eastAsia="en-US"/>
        </w:rPr>
      </w:pPr>
      <w:ins w:id="549" w:author="André Oliveira" w:date="2020-09-03T20:41:00Z">
        <w:r>
          <w:rPr>
            <w:rFonts w:eastAsiaTheme="minorHAnsi"/>
            <w:sz w:val="22"/>
            <w:szCs w:val="22"/>
            <w:shd w:val="clear" w:color="auto" w:fill="FFFFFF"/>
            <w:lang w:val="en-US" w:eastAsia="en-US"/>
          </w:rPr>
          <w:t>Docker Swarm:</w:t>
        </w:r>
      </w:ins>
      <w:ins w:id="550" w:author="André Oliveira" w:date="2020-09-03T20:44:00Z">
        <w:r>
          <w:rPr>
            <w:rFonts w:eastAsiaTheme="minorHAnsi"/>
            <w:sz w:val="22"/>
            <w:szCs w:val="22"/>
            <w:shd w:val="clear" w:color="auto" w:fill="FFFFFF"/>
            <w:lang w:val="en-US" w:eastAsia="en-US"/>
          </w:rPr>
          <w:t xml:space="preserve"> </w:t>
        </w:r>
      </w:ins>
      <w:ins w:id="551" w:author="André Oliveira" w:date="2020-09-03T20:41:00Z">
        <w:r>
          <w:rPr>
            <w:rFonts w:eastAsiaTheme="minorHAnsi"/>
            <w:sz w:val="22"/>
            <w:szCs w:val="22"/>
            <w:shd w:val="clear" w:color="auto" w:fill="FFFFFF"/>
            <w:lang w:val="en-US" w:eastAsia="en-US"/>
          </w:rPr>
          <w:t>Services can be scaled using Docker Compose YAML templates. Services can be global or replicated. Global services run on all nodes, replicated services run replicas (tasks) of the services across nodes. Tasks can be scaled up or down and deployed in parallel or in sequence.</w:t>
        </w:r>
      </w:ins>
    </w:p>
    <w:p w14:paraId="4F399700" w14:textId="77777777" w:rsidR="00257874" w:rsidRDefault="002D0913">
      <w:pPr>
        <w:spacing w:after="200"/>
        <w:rPr>
          <w:ins w:id="552" w:author="André Oliveira" w:date="2020-09-03T20:41:00Z"/>
          <w:rFonts w:eastAsiaTheme="minorHAnsi"/>
          <w:sz w:val="22"/>
          <w:szCs w:val="22"/>
          <w:highlight w:val="white"/>
          <w:lang w:val="en-US" w:eastAsia="en-US"/>
        </w:rPr>
      </w:pPr>
      <w:ins w:id="553" w:author="André Oliveira" w:date="2020-09-03T20:41:00Z">
        <w:r>
          <w:rPr>
            <w:rFonts w:eastAsiaTheme="minorHAnsi"/>
            <w:sz w:val="22"/>
            <w:szCs w:val="22"/>
            <w:shd w:val="clear" w:color="auto" w:fill="FFFFFF"/>
            <w:lang w:val="en-US" w:eastAsia="en-US"/>
          </w:rPr>
          <w:t>Kubernetes:</w:t>
        </w:r>
      </w:ins>
      <w:ins w:id="554" w:author="André Oliveira" w:date="2020-09-03T20:44:00Z">
        <w:r>
          <w:rPr>
            <w:rFonts w:eastAsiaTheme="minorHAnsi"/>
            <w:sz w:val="22"/>
            <w:szCs w:val="22"/>
            <w:shd w:val="clear" w:color="auto" w:fill="FFFFFF"/>
            <w:lang w:val="en-US" w:eastAsia="en-US"/>
          </w:rPr>
          <w:t xml:space="preserve"> </w:t>
        </w:r>
      </w:ins>
      <w:ins w:id="555" w:author="André Oliveira" w:date="2020-09-03T20:41:00Z">
        <w:r>
          <w:rPr>
            <w:rFonts w:eastAsiaTheme="minorHAnsi"/>
            <w:sz w:val="22"/>
            <w:szCs w:val="22"/>
            <w:shd w:val="clear" w:color="auto" w:fill="FFFFFF"/>
            <w:lang w:val="en-US" w:eastAsia="en-US"/>
          </w:rPr>
          <w:t>Each application tier is defined as a pod and can be scaled when managed by a deployment, which is specified in YAML. The scaling can be manual or automated and pods can be used to run vertically integrated application stacks such.</w:t>
        </w:r>
      </w:ins>
    </w:p>
    <w:p w14:paraId="6F62AEB1" w14:textId="77777777" w:rsidR="00257874" w:rsidRDefault="00257874">
      <w:pPr>
        <w:spacing w:after="200"/>
        <w:rPr>
          <w:ins w:id="556" w:author="André Oliveira" w:date="2020-09-03T20:41:00Z"/>
          <w:rFonts w:eastAsiaTheme="minorHAnsi"/>
          <w:sz w:val="22"/>
          <w:szCs w:val="22"/>
          <w:highlight w:val="white"/>
          <w:lang w:val="en-US" w:eastAsia="en-US"/>
        </w:rPr>
      </w:pPr>
    </w:p>
    <w:p w14:paraId="37D4B862" w14:textId="77777777" w:rsidR="00257874" w:rsidRDefault="002D0913">
      <w:pPr>
        <w:pStyle w:val="Ttulo3"/>
        <w:rPr>
          <w:ins w:id="557" w:author="André Oliveira" w:date="2020-09-03T20:44:00Z"/>
          <w:color w:val="auto"/>
          <w:sz w:val="28"/>
          <w:szCs w:val="28"/>
          <w:lang w:val="en-US"/>
        </w:rPr>
      </w:pPr>
      <w:ins w:id="558" w:author="André Oliveira" w:date="2020-09-03T20:44:00Z">
        <w:r>
          <w:rPr>
            <w:color w:val="auto"/>
            <w:sz w:val="28"/>
            <w:szCs w:val="28"/>
            <w:lang w:val="en-US"/>
          </w:rPr>
          <w:t>8.2.3. High availability</w:t>
        </w:r>
      </w:ins>
    </w:p>
    <w:p w14:paraId="76B259A5" w14:textId="77777777" w:rsidR="00257874" w:rsidRDefault="002D0913">
      <w:pPr>
        <w:spacing w:after="200"/>
        <w:rPr>
          <w:ins w:id="559" w:author="André Oliveira" w:date="2020-09-03T20:41:00Z"/>
          <w:rFonts w:eastAsiaTheme="minorHAnsi"/>
          <w:sz w:val="22"/>
          <w:szCs w:val="22"/>
          <w:highlight w:val="white"/>
          <w:lang w:val="en-US" w:eastAsia="en-US"/>
        </w:rPr>
      </w:pPr>
      <w:ins w:id="560" w:author="André Oliveira" w:date="2020-09-03T20:41:00Z">
        <w:r>
          <w:rPr>
            <w:rFonts w:eastAsiaTheme="minorHAnsi"/>
            <w:sz w:val="22"/>
            <w:szCs w:val="22"/>
            <w:shd w:val="clear" w:color="auto" w:fill="FFFFFF"/>
            <w:lang w:val="en-US" w:eastAsia="en-US"/>
          </w:rPr>
          <w:t>Docker Swarm:</w:t>
        </w:r>
      </w:ins>
      <w:ins w:id="561" w:author="André Oliveira" w:date="2020-09-03T20:44:00Z">
        <w:r>
          <w:rPr>
            <w:rFonts w:eastAsiaTheme="minorHAnsi"/>
            <w:sz w:val="22"/>
            <w:szCs w:val="22"/>
            <w:shd w:val="clear" w:color="auto" w:fill="FFFFFF"/>
            <w:lang w:val="en-US" w:eastAsia="en-US"/>
          </w:rPr>
          <w:t xml:space="preserve"> </w:t>
        </w:r>
      </w:ins>
      <w:ins w:id="562" w:author="André Oliveira" w:date="2020-09-03T20:41:00Z">
        <w:r>
          <w:rPr>
            <w:rFonts w:eastAsia="Times New Roman"/>
            <w:sz w:val="22"/>
            <w:szCs w:val="22"/>
            <w:lang w:val="en-US" w:eastAsia="pt-PT"/>
          </w:rPr>
          <w:t>Services can be replicated among Swarm nodes. </w:t>
        </w:r>
        <w:r>
          <w:fldChar w:fldCharType="begin"/>
        </w:r>
        <w:r>
          <w:rPr>
            <w:rFonts w:eastAsia="Times New Roman"/>
            <w:sz w:val="22"/>
            <w:szCs w:val="22"/>
            <w:lang w:val="en-US" w:eastAsia="pt-PT"/>
          </w:rPr>
          <w:instrText>HYPERLINK "https://docs.docker.com/engine/swarm/how-swarm-mode-works/nodes/" \l "manager-nodes" \n _blank</w:instrText>
        </w:r>
      </w:ins>
      <w:r>
        <w:rPr>
          <w:rFonts w:eastAsia="Times New Roman"/>
          <w:sz w:val="22"/>
          <w:szCs w:val="22"/>
          <w:lang w:val="en-US" w:eastAsia="pt-PT"/>
        </w:rPr>
        <w:fldChar w:fldCharType="separate"/>
      </w:r>
      <w:ins w:id="563" w:author="André Oliveira" w:date="2020-09-03T20:41:00Z">
        <w:r>
          <w:rPr>
            <w:rFonts w:eastAsia="Times New Roman"/>
            <w:sz w:val="22"/>
            <w:szCs w:val="22"/>
            <w:lang w:val="en-US" w:eastAsia="pt-PT"/>
          </w:rPr>
          <w:t>Swarm managers</w:t>
        </w:r>
      </w:ins>
      <w:r>
        <w:rPr>
          <w:rFonts w:eastAsia="Times New Roman"/>
          <w:sz w:val="22"/>
          <w:szCs w:val="22"/>
          <w:lang w:val="en-US" w:eastAsia="pt-PT"/>
        </w:rPr>
        <w:fldChar w:fldCharType="end"/>
      </w:r>
      <w:ins w:id="564" w:author="André Oliveira" w:date="2020-09-03T20:41:00Z">
        <w:r>
          <w:rPr>
            <w:rFonts w:eastAsia="Times New Roman"/>
            <w:sz w:val="22"/>
            <w:szCs w:val="22"/>
            <w:lang w:val="en-US" w:eastAsia="pt-PT"/>
          </w:rPr>
          <w:t> are responsible for the entire cluster and manage the resources of worker nodes. Managers use ingress load balancing to expose services externally.</w:t>
        </w:r>
      </w:ins>
      <w:ins w:id="565" w:author="André Oliveira" w:date="2020-09-03T20:44:00Z">
        <w:r>
          <w:rPr>
            <w:rFonts w:eastAsiaTheme="minorHAnsi"/>
            <w:sz w:val="22"/>
            <w:szCs w:val="22"/>
            <w:shd w:val="clear" w:color="auto" w:fill="FFFFFF"/>
            <w:lang w:val="en-US" w:eastAsia="en-US"/>
          </w:rPr>
          <w:t xml:space="preserve"> </w:t>
        </w:r>
      </w:ins>
      <w:ins w:id="566" w:author="André Oliveira" w:date="2020-09-03T20:41:00Z">
        <w:r>
          <w:rPr>
            <w:rFonts w:eastAsia="Times New Roman"/>
            <w:sz w:val="22"/>
            <w:szCs w:val="22"/>
            <w:lang w:val="en-US" w:eastAsia="pt-PT"/>
          </w:rPr>
          <w:t xml:space="preserve">Swarm managers use Raft Consensus algorithm to ensure that they have consistent state information. </w:t>
        </w:r>
      </w:ins>
    </w:p>
    <w:p w14:paraId="33260B2C" w14:textId="77777777" w:rsidR="00257874" w:rsidRDefault="002D0913">
      <w:pPr>
        <w:spacing w:after="200"/>
        <w:rPr>
          <w:ins w:id="567" w:author="André Oliveira" w:date="2020-09-03T20:41:00Z"/>
          <w:rFonts w:eastAsiaTheme="minorHAnsi"/>
          <w:sz w:val="22"/>
          <w:szCs w:val="22"/>
          <w:highlight w:val="white"/>
          <w:lang w:val="en-US" w:eastAsia="en-US"/>
        </w:rPr>
      </w:pPr>
      <w:ins w:id="568" w:author="André Oliveira" w:date="2020-09-03T20:41:00Z">
        <w:r>
          <w:rPr>
            <w:rFonts w:eastAsiaTheme="minorHAnsi"/>
            <w:sz w:val="22"/>
            <w:szCs w:val="22"/>
            <w:shd w:val="clear" w:color="auto" w:fill="FFFFFF"/>
            <w:lang w:val="en-US" w:eastAsia="en-US"/>
          </w:rPr>
          <w:t>Kubernetes:</w:t>
        </w:r>
      </w:ins>
      <w:ins w:id="569" w:author="André Oliveira" w:date="2020-09-03T20:44:00Z">
        <w:r>
          <w:rPr>
            <w:rFonts w:eastAsiaTheme="minorHAnsi"/>
            <w:sz w:val="22"/>
            <w:szCs w:val="22"/>
            <w:shd w:val="clear" w:color="auto" w:fill="FFFFFF"/>
            <w:lang w:val="en-US" w:eastAsia="en-US"/>
          </w:rPr>
          <w:t xml:space="preserve"> </w:t>
        </w:r>
      </w:ins>
      <w:ins w:id="570" w:author="André Oliveira" w:date="2020-09-03T20:41:00Z">
        <w:r>
          <w:rPr>
            <w:rFonts w:eastAsia="Times New Roman"/>
            <w:sz w:val="22"/>
            <w:szCs w:val="22"/>
            <w:lang w:val="en-US" w:eastAsia="pt-PT"/>
          </w:rPr>
          <w:t>Deployments allow pods to be distributed among nodes to provide HA, thereby tolerating application failures. Load-balanced services detect unhealthy pods and remove them. </w:t>
        </w:r>
      </w:ins>
      <w:ins w:id="571" w:author="André Oliveira" w:date="2020-09-03T20:44:00Z">
        <w:r>
          <w:rPr>
            <w:rFonts w:eastAsia="Times New Roman"/>
            <w:sz w:val="22"/>
            <w:szCs w:val="22"/>
            <w:lang w:val="en-US" w:eastAsia="pt-PT"/>
          </w:rPr>
          <w:t xml:space="preserve"> </w:t>
        </w:r>
      </w:ins>
      <w:ins w:id="572" w:author="André Oliveira" w:date="2020-09-03T20:41:00Z">
        <w:r>
          <w:rPr>
            <w:rFonts w:eastAsia="Times New Roman"/>
            <w:sz w:val="22"/>
            <w:szCs w:val="22"/>
            <w:lang w:val="en-US" w:eastAsia="pt-PT"/>
          </w:rPr>
          <w:t xml:space="preserve">High availability of Kubernetes is supported. Multiple master nodes and worker nodes can be load balanced for requests from </w:t>
        </w:r>
        <w:proofErr w:type="spellStart"/>
        <w:r>
          <w:rPr>
            <w:rFonts w:eastAsia="Times New Roman"/>
            <w:sz w:val="22"/>
            <w:szCs w:val="22"/>
            <w:lang w:val="en-US" w:eastAsia="pt-PT"/>
          </w:rPr>
          <w:t>kubelet</w:t>
        </w:r>
        <w:proofErr w:type="spellEnd"/>
        <w:r>
          <w:rPr>
            <w:rFonts w:eastAsia="Times New Roman"/>
            <w:sz w:val="22"/>
            <w:szCs w:val="22"/>
            <w:lang w:val="en-US" w:eastAsia="pt-PT"/>
          </w:rPr>
          <w:t xml:space="preserve"> and clients. </w:t>
        </w:r>
        <w:proofErr w:type="spellStart"/>
        <w:r>
          <w:rPr>
            <w:rFonts w:eastAsia="Times New Roman"/>
            <w:sz w:val="22"/>
            <w:szCs w:val="22"/>
            <w:lang w:val="en-US" w:eastAsia="pt-PT"/>
          </w:rPr>
          <w:t>etcd</w:t>
        </w:r>
        <w:proofErr w:type="spellEnd"/>
        <w:r>
          <w:rPr>
            <w:rFonts w:eastAsia="Times New Roman"/>
            <w:sz w:val="22"/>
            <w:szCs w:val="22"/>
            <w:lang w:val="en-US" w:eastAsia="pt-PT"/>
          </w:rPr>
          <w:t xml:space="preserve"> can be clustered and API Servers can be replicated.</w:t>
        </w:r>
      </w:ins>
    </w:p>
    <w:p w14:paraId="5587771E" w14:textId="77777777" w:rsidR="00257874" w:rsidRDefault="00257874">
      <w:pPr>
        <w:spacing w:after="200"/>
        <w:rPr>
          <w:ins w:id="573" w:author="André Oliveira" w:date="2020-09-03T20:45:00Z"/>
          <w:rFonts w:eastAsiaTheme="minorHAnsi"/>
          <w:sz w:val="22"/>
          <w:szCs w:val="22"/>
          <w:lang w:val="en-US" w:eastAsia="en-US"/>
        </w:rPr>
      </w:pPr>
    </w:p>
    <w:p w14:paraId="48F19576" w14:textId="77777777" w:rsidR="00257874" w:rsidRDefault="002D0913">
      <w:pPr>
        <w:pStyle w:val="Ttulo3"/>
        <w:rPr>
          <w:ins w:id="574" w:author="André Oliveira" w:date="2020-09-03T20:45:00Z"/>
          <w:color w:val="auto"/>
          <w:sz w:val="28"/>
          <w:szCs w:val="28"/>
          <w:lang w:val="en-US"/>
        </w:rPr>
      </w:pPr>
      <w:ins w:id="575" w:author="André Oliveira" w:date="2020-09-03T20:45:00Z">
        <w:r>
          <w:rPr>
            <w:color w:val="auto"/>
            <w:sz w:val="28"/>
            <w:szCs w:val="28"/>
            <w:lang w:val="en-US"/>
          </w:rPr>
          <w:t>8.2.3. Load balancing</w:t>
        </w:r>
      </w:ins>
    </w:p>
    <w:p w14:paraId="76FFA85B" w14:textId="77777777" w:rsidR="00257874" w:rsidRDefault="002D0913">
      <w:pPr>
        <w:spacing w:after="200"/>
        <w:rPr>
          <w:ins w:id="576" w:author="André Oliveira" w:date="2020-09-03T20:41:00Z"/>
          <w:rFonts w:eastAsiaTheme="minorHAnsi"/>
          <w:sz w:val="22"/>
          <w:szCs w:val="22"/>
          <w:highlight w:val="white"/>
          <w:lang w:val="en-US" w:eastAsia="en-US"/>
        </w:rPr>
      </w:pPr>
      <w:ins w:id="577" w:author="André Oliveira" w:date="2020-09-03T20:41:00Z">
        <w:r>
          <w:rPr>
            <w:rFonts w:eastAsiaTheme="minorHAnsi"/>
            <w:sz w:val="22"/>
            <w:szCs w:val="22"/>
            <w:shd w:val="clear" w:color="auto" w:fill="FFFFFF"/>
            <w:lang w:val="en-US" w:eastAsia="en-US"/>
          </w:rPr>
          <w:t>Docker Swarm:</w:t>
        </w:r>
      </w:ins>
      <w:ins w:id="578" w:author="André Oliveira" w:date="2020-09-03T20:45:00Z">
        <w:r>
          <w:rPr>
            <w:rFonts w:eastAsiaTheme="minorHAnsi"/>
            <w:sz w:val="22"/>
            <w:szCs w:val="22"/>
            <w:shd w:val="clear" w:color="auto" w:fill="FFFFFF"/>
            <w:lang w:val="en-US" w:eastAsia="en-US"/>
          </w:rPr>
          <w:t xml:space="preserve"> </w:t>
        </w:r>
      </w:ins>
      <w:ins w:id="579" w:author="André Oliveira" w:date="2020-09-03T20:41:00Z">
        <w:r>
          <w:rPr>
            <w:rFonts w:eastAsiaTheme="minorHAnsi"/>
            <w:sz w:val="22"/>
            <w:szCs w:val="22"/>
            <w:shd w:val="clear" w:color="auto" w:fill="FFFFFF"/>
            <w:lang w:val="en-US" w:eastAsia="en-US"/>
          </w:rPr>
          <w:t>Swarm mode has a DNS component that can be used to distribute incoming requests to a service name. Services can run on ports specified by the user or can be assigned automatically.</w:t>
        </w:r>
      </w:ins>
    </w:p>
    <w:p w14:paraId="48EA98C1" w14:textId="77777777" w:rsidR="00257874" w:rsidRDefault="002D0913">
      <w:pPr>
        <w:spacing w:after="200"/>
        <w:rPr>
          <w:ins w:id="580" w:author="André Oliveira" w:date="2020-09-03T20:41:00Z"/>
          <w:rFonts w:eastAsiaTheme="minorHAnsi"/>
          <w:sz w:val="22"/>
          <w:szCs w:val="22"/>
          <w:highlight w:val="white"/>
          <w:lang w:val="en-US" w:eastAsia="en-US"/>
        </w:rPr>
      </w:pPr>
      <w:ins w:id="581" w:author="André Oliveira" w:date="2020-09-03T20:41:00Z">
        <w:r>
          <w:rPr>
            <w:rFonts w:eastAsiaTheme="minorHAnsi"/>
            <w:sz w:val="22"/>
            <w:szCs w:val="22"/>
            <w:shd w:val="clear" w:color="auto" w:fill="FFFFFF"/>
            <w:lang w:val="en-US" w:eastAsia="en-US"/>
          </w:rPr>
          <w:t>Kubernetes:</w:t>
        </w:r>
      </w:ins>
      <w:ins w:id="582" w:author="André Oliveira" w:date="2020-09-03T20:45:00Z">
        <w:r>
          <w:rPr>
            <w:rFonts w:eastAsiaTheme="minorHAnsi"/>
            <w:sz w:val="22"/>
            <w:szCs w:val="22"/>
            <w:shd w:val="clear" w:color="auto" w:fill="FFFFFF"/>
            <w:lang w:val="en-US" w:eastAsia="en-US"/>
          </w:rPr>
          <w:t xml:space="preserve"> </w:t>
        </w:r>
      </w:ins>
      <w:ins w:id="583" w:author="André Oliveira" w:date="2020-09-03T20:41:00Z">
        <w:r>
          <w:rPr>
            <w:rFonts w:eastAsiaTheme="minorHAnsi"/>
            <w:sz w:val="22"/>
            <w:szCs w:val="22"/>
            <w:shd w:val="clear" w:color="auto" w:fill="FFFFFF"/>
            <w:lang w:val="en-US" w:eastAsia="en-US"/>
          </w:rPr>
          <w:t>Pods are exposed through a </w:t>
        </w:r>
      </w:ins>
      <w:r>
        <w:fldChar w:fldCharType="begin"/>
      </w:r>
      <w:r w:rsidRPr="002D0913">
        <w:rPr>
          <w:lang w:val="en-GB"/>
          <w:rPrChange w:id="584" w:author="joao eduardo santos" w:date="2020-09-09T18:37:00Z">
            <w:rPr/>
          </w:rPrChange>
        </w:rPr>
        <w:instrText xml:space="preserve"> HYPERLINK "http://kubernetes.io/v1.1/docs/user-guide/services.html" \t "_blank" \h </w:instrText>
      </w:r>
      <w:r>
        <w:fldChar w:fldCharType="separate"/>
      </w:r>
      <w:ins w:id="585" w:author="André Oliveira" w:date="2020-09-03T20:41:00Z">
        <w:r>
          <w:rPr>
            <w:rFonts w:eastAsiaTheme="minorHAnsi" w:cstheme="minorHAnsi"/>
            <w:sz w:val="22"/>
            <w:szCs w:val="22"/>
            <w:shd w:val="clear" w:color="auto" w:fill="FFFFFF"/>
            <w:lang w:val="en-US" w:eastAsia="en-US"/>
          </w:rPr>
          <w:t>service</w:t>
        </w:r>
      </w:ins>
      <w:r>
        <w:rPr>
          <w:rFonts w:eastAsiaTheme="minorHAnsi" w:cstheme="minorHAnsi"/>
          <w:sz w:val="22"/>
          <w:szCs w:val="22"/>
          <w:shd w:val="clear" w:color="auto" w:fill="FFFFFF"/>
          <w:lang w:val="en-US" w:eastAsia="en-US"/>
        </w:rPr>
        <w:fldChar w:fldCharType="end"/>
      </w:r>
      <w:ins w:id="586" w:author="André Oliveira" w:date="2020-09-03T20:41:00Z">
        <w:r>
          <w:rPr>
            <w:rFonts w:eastAsiaTheme="minorHAnsi"/>
            <w:sz w:val="22"/>
            <w:szCs w:val="22"/>
            <w:shd w:val="clear" w:color="auto" w:fill="FFFFFF"/>
            <w:lang w:val="en-US" w:eastAsia="en-US"/>
          </w:rPr>
          <w:t>, which can be used as a load-balancer within the cluster. Typically, an </w:t>
        </w:r>
      </w:ins>
      <w:ins w:id="587" w:author="André Oliveira" w:date="2020-09-03T20:46:00Z">
        <w:r>
          <w:rPr>
            <w:rFonts w:eastAsiaTheme="minorHAnsi" w:cstheme="minorHAnsi"/>
            <w:sz w:val="22"/>
            <w:szCs w:val="22"/>
            <w:shd w:val="clear" w:color="auto" w:fill="FFFFFF"/>
            <w:lang w:val="en-US" w:eastAsia="en-US"/>
          </w:rPr>
          <w:t>ingress</w:t>
        </w:r>
      </w:ins>
      <w:ins w:id="588" w:author="André Oliveira" w:date="2020-09-03T20:41:00Z">
        <w:r>
          <w:rPr>
            <w:rFonts w:eastAsiaTheme="minorHAnsi"/>
            <w:sz w:val="22"/>
            <w:szCs w:val="22"/>
            <w:shd w:val="clear" w:color="auto" w:fill="FFFFFF"/>
            <w:lang w:val="en-US" w:eastAsia="en-US"/>
          </w:rPr>
          <w:t> is used for load balancing.</w:t>
        </w:r>
      </w:ins>
    </w:p>
    <w:p w14:paraId="6AF2FAF4" w14:textId="77777777" w:rsidR="00257874" w:rsidRDefault="00257874">
      <w:pPr>
        <w:spacing w:after="200"/>
        <w:rPr>
          <w:ins w:id="589" w:author="André Oliveira" w:date="2020-09-03T20:45:00Z"/>
          <w:rFonts w:eastAsiaTheme="minorHAnsi"/>
          <w:sz w:val="22"/>
          <w:szCs w:val="22"/>
          <w:highlight w:val="white"/>
          <w:lang w:val="en-US" w:eastAsia="en-US"/>
        </w:rPr>
      </w:pPr>
    </w:p>
    <w:p w14:paraId="0692507D" w14:textId="77777777" w:rsidR="00257874" w:rsidRDefault="002D0913">
      <w:pPr>
        <w:pStyle w:val="Ttulo3"/>
        <w:rPr>
          <w:ins w:id="590" w:author="André Oliveira" w:date="2020-09-03T20:45:00Z"/>
          <w:color w:val="auto"/>
          <w:sz w:val="28"/>
          <w:szCs w:val="28"/>
          <w:lang w:val="en-US"/>
        </w:rPr>
      </w:pPr>
      <w:ins w:id="591" w:author="André Oliveira" w:date="2020-09-03T20:45:00Z">
        <w:r>
          <w:rPr>
            <w:color w:val="auto"/>
            <w:sz w:val="28"/>
            <w:szCs w:val="28"/>
            <w:lang w:val="en-US"/>
          </w:rPr>
          <w:t xml:space="preserve">8.2.4. </w:t>
        </w:r>
        <w:commentRangeStart w:id="592"/>
        <w:r>
          <w:rPr>
            <w:color w:val="auto"/>
            <w:sz w:val="28"/>
            <w:szCs w:val="28"/>
            <w:lang w:val="en-US"/>
          </w:rPr>
          <w:t>Auto-scaling</w:t>
        </w:r>
        <w:del w:id="593" w:author="joao eduardo santos" w:date="2020-09-09T19:19:00Z">
          <w:r w:rsidDel="00B80622">
            <w:rPr>
              <w:color w:val="auto"/>
              <w:sz w:val="28"/>
              <w:szCs w:val="28"/>
              <w:lang w:val="en-US"/>
            </w:rPr>
            <w:delText xml:space="preserve"> for the Application</w:delText>
          </w:r>
        </w:del>
      </w:ins>
      <w:commentRangeEnd w:id="592"/>
      <w:ins w:id="594" w:author="Unknown Author" w:date="2020-09-08T12:07:00Z">
        <w:del w:id="595" w:author="joao eduardo santos" w:date="2020-09-09T19:19:00Z">
          <w:r w:rsidDel="00B80622">
            <w:commentReference w:id="592"/>
          </w:r>
        </w:del>
      </w:ins>
    </w:p>
    <w:p w14:paraId="362689FA" w14:textId="77777777" w:rsidR="00257874" w:rsidRDefault="002D0913">
      <w:pPr>
        <w:spacing w:after="200"/>
        <w:rPr>
          <w:ins w:id="596" w:author="André Oliveira" w:date="2020-09-03T20:41:00Z"/>
          <w:rFonts w:eastAsiaTheme="minorHAnsi"/>
          <w:sz w:val="22"/>
          <w:szCs w:val="22"/>
          <w:highlight w:val="white"/>
          <w:lang w:val="en-US" w:eastAsia="en-US"/>
        </w:rPr>
      </w:pPr>
      <w:ins w:id="597" w:author="André Oliveira" w:date="2020-09-03T20:41:00Z">
        <w:r>
          <w:rPr>
            <w:rFonts w:eastAsiaTheme="minorHAnsi"/>
            <w:sz w:val="22"/>
            <w:szCs w:val="22"/>
            <w:shd w:val="clear" w:color="auto" w:fill="FFFFFF"/>
            <w:lang w:val="en-US" w:eastAsia="en-US"/>
          </w:rPr>
          <w:t>Docker Swarm:</w:t>
        </w:r>
      </w:ins>
      <w:ins w:id="598" w:author="André Oliveira" w:date="2020-09-03T20:46:00Z">
        <w:r>
          <w:rPr>
            <w:rFonts w:eastAsiaTheme="minorHAnsi"/>
            <w:sz w:val="22"/>
            <w:szCs w:val="22"/>
            <w:shd w:val="clear" w:color="auto" w:fill="FFFFFF"/>
            <w:lang w:val="en-US" w:eastAsia="en-US"/>
          </w:rPr>
          <w:t xml:space="preserve"> </w:t>
        </w:r>
      </w:ins>
      <w:ins w:id="599" w:author="André Oliveira" w:date="2020-09-03T20:41:00Z">
        <w:r>
          <w:rPr>
            <w:rFonts w:eastAsiaTheme="minorHAnsi"/>
            <w:sz w:val="22"/>
            <w:szCs w:val="22"/>
            <w:shd w:val="clear" w:color="auto" w:fill="FFFFFF"/>
            <w:lang w:val="en-US" w:eastAsia="en-US"/>
          </w:rPr>
          <w:t>Not directly available. For each service, it is possible to declare the number of tasks to be run. Manually scale up or down can be done and the Swarm manager automatically adapts by adding or removing tasks.</w:t>
        </w:r>
      </w:ins>
    </w:p>
    <w:p w14:paraId="7F8808FE" w14:textId="77777777" w:rsidR="00257874" w:rsidRDefault="002D0913">
      <w:pPr>
        <w:spacing w:after="200"/>
        <w:rPr>
          <w:ins w:id="600" w:author="André Oliveira" w:date="2020-09-03T20:41:00Z"/>
          <w:rFonts w:eastAsiaTheme="minorHAnsi"/>
          <w:sz w:val="22"/>
          <w:szCs w:val="22"/>
          <w:highlight w:val="white"/>
          <w:lang w:val="en-US" w:eastAsia="en-US"/>
        </w:rPr>
      </w:pPr>
      <w:ins w:id="601" w:author="André Oliveira" w:date="2020-09-03T20:46:00Z">
        <w:r>
          <w:rPr>
            <w:rFonts w:eastAsiaTheme="minorHAnsi"/>
            <w:sz w:val="22"/>
            <w:szCs w:val="22"/>
            <w:shd w:val="clear" w:color="auto" w:fill="FFFFFF"/>
            <w:lang w:val="en-US" w:eastAsia="en-US"/>
          </w:rPr>
          <w:t>Kubernetes: Auto-scaling using a simple number-of-pods target is defined declaratively using deployments. CPU-utilization-per-pod target is available. Other targets are on the roadmap.</w:t>
        </w:r>
      </w:ins>
    </w:p>
    <w:p w14:paraId="20CDFBED" w14:textId="77777777" w:rsidR="00257874" w:rsidRDefault="002D0913">
      <w:pPr>
        <w:spacing w:after="200"/>
        <w:rPr>
          <w:ins w:id="602" w:author="André Oliveira" w:date="2020-09-03T20:41:00Z"/>
          <w:rFonts w:eastAsiaTheme="minorHAnsi"/>
          <w:strike/>
          <w:sz w:val="22"/>
          <w:szCs w:val="22"/>
          <w:u w:val="single"/>
          <w:lang w:val="en-US" w:eastAsia="en-US"/>
        </w:rPr>
      </w:pPr>
      <w:ins w:id="603" w:author="André Oliveira" w:date="2020-09-03T20:41:00Z">
        <w:r>
          <w:rPr>
            <w:rFonts w:eastAsiaTheme="minorHAnsi"/>
            <w:strike/>
            <w:sz w:val="22"/>
            <w:szCs w:val="22"/>
            <w:u w:val="single"/>
            <w:lang w:val="en-US" w:eastAsia="en-US"/>
          </w:rPr>
          <w:t>Rolling Application Upgrades and Rollback</w:t>
        </w:r>
      </w:ins>
    </w:p>
    <w:p w14:paraId="19466C1F" w14:textId="77777777" w:rsidR="00257874" w:rsidRDefault="002D0913">
      <w:pPr>
        <w:spacing w:after="200"/>
        <w:rPr>
          <w:ins w:id="604" w:author="André Oliveira" w:date="2020-09-03T20:41:00Z"/>
          <w:rFonts w:eastAsiaTheme="minorHAnsi"/>
          <w:strike/>
          <w:sz w:val="22"/>
          <w:szCs w:val="22"/>
          <w:highlight w:val="white"/>
          <w:lang w:val="en-US" w:eastAsia="en-US"/>
        </w:rPr>
      </w:pPr>
      <w:ins w:id="605" w:author="André Oliveira" w:date="2020-09-03T20:41:00Z">
        <w:r>
          <w:rPr>
            <w:rFonts w:eastAsiaTheme="minorHAnsi"/>
            <w:strike/>
            <w:sz w:val="22"/>
            <w:szCs w:val="22"/>
            <w:shd w:val="clear" w:color="auto" w:fill="FFFFFF"/>
            <w:lang w:val="en-US" w:eastAsia="en-US"/>
          </w:rPr>
          <w:t>Docker Swarm:</w:t>
        </w:r>
      </w:ins>
    </w:p>
    <w:p w14:paraId="3DAE9D81" w14:textId="77777777" w:rsidR="00257874" w:rsidRDefault="002D0913">
      <w:pPr>
        <w:spacing w:after="200"/>
        <w:rPr>
          <w:ins w:id="606" w:author="André Oliveira" w:date="2020-09-03T20:41:00Z"/>
          <w:rFonts w:eastAsiaTheme="minorHAnsi"/>
          <w:strike/>
          <w:sz w:val="22"/>
          <w:szCs w:val="22"/>
          <w:highlight w:val="white"/>
          <w:lang w:val="en-US" w:eastAsia="en-US"/>
        </w:rPr>
      </w:pPr>
      <w:ins w:id="607" w:author="André Oliveira" w:date="2020-09-03T20:41:00Z">
        <w:r>
          <w:rPr>
            <w:rFonts w:eastAsiaTheme="minorHAnsi"/>
            <w:strike/>
            <w:sz w:val="22"/>
            <w:szCs w:val="22"/>
            <w:shd w:val="clear" w:color="auto" w:fill="FFFFFF"/>
            <w:lang w:val="en-US" w:eastAsia="en-US"/>
          </w:rPr>
          <w:t>At rollout time, you can </w:t>
        </w:r>
        <w:r>
          <w:fldChar w:fldCharType="begin"/>
        </w:r>
        <w:r>
          <w:rPr>
            <w:rFonts w:eastAsia="Calibri" w:cs="Calibri"/>
            <w:strike/>
            <w:sz w:val="22"/>
            <w:szCs w:val="22"/>
            <w:shd w:val="clear" w:color="auto" w:fill="FFFFFF"/>
            <w:lang w:val="en-US" w:eastAsia="en-US"/>
          </w:rPr>
          <w:instrText>HYPERLINK "https://docs.docker.com/engine/swarm/swarm-tutorial/rolling-update/" \l "apply-rolling-updates-to-a-service" \n _blank</w:instrText>
        </w:r>
      </w:ins>
      <w:r>
        <w:rPr>
          <w:rFonts w:eastAsia="Calibri" w:cs="Calibri"/>
          <w:strike/>
          <w:sz w:val="22"/>
          <w:szCs w:val="22"/>
          <w:shd w:val="clear" w:color="auto" w:fill="FFFFFF"/>
          <w:lang w:val="en-US" w:eastAsia="en-US"/>
        </w:rPr>
        <w:fldChar w:fldCharType="separate"/>
      </w:r>
      <w:ins w:id="608" w:author="André Oliveira" w:date="2020-09-03T20:41:00Z">
        <w:r>
          <w:rPr>
            <w:rFonts w:eastAsiaTheme="minorHAnsi" w:cstheme="minorHAnsi"/>
            <w:strike/>
            <w:sz w:val="22"/>
            <w:szCs w:val="22"/>
            <w:shd w:val="clear" w:color="auto" w:fill="FFFFFF"/>
            <w:lang w:val="en-US" w:eastAsia="en-US"/>
          </w:rPr>
          <w:t>apply rolling updates to services</w:t>
        </w:r>
      </w:ins>
      <w:r>
        <w:rPr>
          <w:rFonts w:eastAsia="Calibri" w:cs="Calibri"/>
          <w:strike/>
          <w:sz w:val="22"/>
          <w:szCs w:val="22"/>
          <w:shd w:val="clear" w:color="auto" w:fill="FFFFFF"/>
          <w:lang w:val="en-US" w:eastAsia="en-US"/>
        </w:rPr>
        <w:fldChar w:fldCharType="end"/>
      </w:r>
      <w:ins w:id="609" w:author="André Oliveira" w:date="2020-09-03T20:41:00Z">
        <w:r>
          <w:rPr>
            <w:rFonts w:eastAsiaTheme="minorHAnsi"/>
            <w:strike/>
            <w:sz w:val="22"/>
            <w:szCs w:val="22"/>
            <w:shd w:val="clear" w:color="auto" w:fill="FFFFFF"/>
            <w:lang w:val="en-US" w:eastAsia="en-US"/>
          </w:rPr>
          <w:t>. The Swarm manager lets you control the delay between service deployment to different sets of nodes, thereby updating only 1 task at a time.</w:t>
        </w:r>
      </w:ins>
    </w:p>
    <w:p w14:paraId="6EDD3933" w14:textId="77777777" w:rsidR="00257874" w:rsidRDefault="002D0913">
      <w:pPr>
        <w:spacing w:after="200"/>
        <w:rPr>
          <w:ins w:id="610" w:author="André Oliveira" w:date="2020-09-03T20:41:00Z"/>
          <w:rFonts w:eastAsiaTheme="minorHAnsi"/>
          <w:strike/>
          <w:sz w:val="22"/>
          <w:szCs w:val="22"/>
          <w:highlight w:val="white"/>
          <w:lang w:val="en-US" w:eastAsia="en-US"/>
        </w:rPr>
      </w:pPr>
      <w:ins w:id="611" w:author="André Oliveira" w:date="2020-09-03T20:41:00Z">
        <w:r>
          <w:rPr>
            <w:rFonts w:eastAsiaTheme="minorHAnsi"/>
            <w:strike/>
            <w:sz w:val="22"/>
            <w:szCs w:val="22"/>
            <w:shd w:val="clear" w:color="auto" w:fill="FFFFFF"/>
            <w:lang w:val="en-US" w:eastAsia="en-US"/>
          </w:rPr>
          <w:t>Kubernetes:</w:t>
        </w:r>
      </w:ins>
    </w:p>
    <w:p w14:paraId="37E8437A" w14:textId="77777777" w:rsidR="00257874" w:rsidRDefault="002D0913">
      <w:pPr>
        <w:spacing w:after="200"/>
        <w:rPr>
          <w:ins w:id="612" w:author="André Oliveira" w:date="2020-09-03T20:41:00Z"/>
          <w:rFonts w:eastAsiaTheme="minorHAnsi"/>
          <w:strike/>
          <w:sz w:val="22"/>
          <w:szCs w:val="22"/>
          <w:highlight w:val="white"/>
          <w:lang w:val="en-US" w:eastAsia="en-US"/>
        </w:rPr>
      </w:pPr>
      <w:ins w:id="613" w:author="André Oliveira" w:date="2020-09-03T20:41:00Z">
        <w:r>
          <w:rPr>
            <w:rFonts w:eastAsiaTheme="minorHAnsi"/>
            <w:strike/>
            <w:sz w:val="22"/>
            <w:szCs w:val="22"/>
            <w:shd w:val="clear" w:color="auto" w:fill="FFFFFF"/>
            <w:lang w:val="en-US" w:eastAsia="en-US"/>
          </w:rPr>
          <w:t>The deployment controller  supports both </w:t>
        </w:r>
        <w:r>
          <w:fldChar w:fldCharType="begin"/>
        </w:r>
        <w:r>
          <w:rPr>
            <w:rFonts w:eastAsia="Calibri" w:cs="Calibri"/>
            <w:strike/>
            <w:sz w:val="22"/>
            <w:szCs w:val="22"/>
            <w:lang w:val="en-US" w:eastAsia="en-US"/>
          </w:rPr>
          <w:instrText>HYPERLINK "https://kubernetes.io/docs/concepts/workloads/controllers/deployment/" \l "strategy" \n _blank</w:instrText>
        </w:r>
      </w:ins>
      <w:r>
        <w:rPr>
          <w:rFonts w:eastAsia="Calibri" w:cs="Calibri"/>
          <w:strike/>
          <w:sz w:val="22"/>
          <w:szCs w:val="22"/>
          <w:lang w:val="en-US" w:eastAsia="en-US"/>
        </w:rPr>
        <w:fldChar w:fldCharType="separate"/>
      </w:r>
      <w:ins w:id="614" w:author="André Oliveira" w:date="2020-09-03T20:41:00Z">
        <w:r>
          <w:rPr>
            <w:rFonts w:eastAsiaTheme="minorHAnsi" w:cstheme="minorHAnsi"/>
            <w:strike/>
            <w:sz w:val="22"/>
            <w:szCs w:val="22"/>
            <w:lang w:val="en-US" w:eastAsia="en-US"/>
          </w:rPr>
          <w:t>“rolling-update” and “recreate” strategies</w:t>
        </w:r>
      </w:ins>
      <w:r>
        <w:rPr>
          <w:rFonts w:eastAsia="Calibri" w:cs="Calibri"/>
          <w:strike/>
          <w:sz w:val="22"/>
          <w:szCs w:val="22"/>
          <w:lang w:val="en-US" w:eastAsia="en-US"/>
        </w:rPr>
        <w:fldChar w:fldCharType="end"/>
      </w:r>
      <w:ins w:id="615" w:author="André Oliveira" w:date="2020-09-03T20:41:00Z">
        <w:r>
          <w:rPr>
            <w:rFonts w:eastAsiaTheme="minorHAnsi"/>
            <w:strike/>
            <w:sz w:val="22"/>
            <w:szCs w:val="22"/>
            <w:shd w:val="clear" w:color="auto" w:fill="FFFFFF"/>
            <w:lang w:val="en-US" w:eastAsia="en-US"/>
          </w:rPr>
          <w:t>. Rolling updates can specify maximum number of pods unavailable or maximum number running during the process.</w:t>
        </w:r>
      </w:ins>
    </w:p>
    <w:p w14:paraId="6471732A" w14:textId="77777777" w:rsidR="00257874" w:rsidRDefault="00257874">
      <w:pPr>
        <w:spacing w:after="200"/>
        <w:rPr>
          <w:ins w:id="616" w:author="André Oliveira" w:date="2020-09-03T20:41:00Z"/>
          <w:rFonts w:eastAsiaTheme="minorHAnsi"/>
          <w:sz w:val="22"/>
          <w:szCs w:val="22"/>
          <w:highlight w:val="white"/>
          <w:lang w:val="en-US" w:eastAsia="en-US"/>
        </w:rPr>
      </w:pPr>
    </w:p>
    <w:p w14:paraId="6F5BF5E9" w14:textId="77777777" w:rsidR="00257874" w:rsidRDefault="002D0913">
      <w:pPr>
        <w:spacing w:after="200"/>
        <w:rPr>
          <w:ins w:id="617" w:author="André Oliveira" w:date="2020-09-03T20:41:00Z"/>
          <w:rFonts w:eastAsiaTheme="minorHAnsi"/>
          <w:strike/>
          <w:sz w:val="22"/>
          <w:szCs w:val="22"/>
          <w:u w:val="single"/>
          <w:lang w:val="en-US" w:eastAsia="en-US"/>
        </w:rPr>
      </w:pPr>
      <w:ins w:id="618" w:author="André Oliveira" w:date="2020-09-03T20:41:00Z">
        <w:r>
          <w:rPr>
            <w:rFonts w:eastAsiaTheme="minorHAnsi"/>
            <w:strike/>
            <w:sz w:val="22"/>
            <w:szCs w:val="22"/>
            <w:u w:val="single"/>
            <w:lang w:val="en-US" w:eastAsia="en-US"/>
          </w:rPr>
          <w:t>Health Checks</w:t>
        </w:r>
      </w:ins>
    </w:p>
    <w:p w14:paraId="35F5DBD0" w14:textId="77777777" w:rsidR="00257874" w:rsidRDefault="002D0913">
      <w:pPr>
        <w:spacing w:after="200"/>
        <w:rPr>
          <w:ins w:id="619" w:author="André Oliveira" w:date="2020-09-03T20:41:00Z"/>
          <w:rFonts w:eastAsiaTheme="minorHAnsi"/>
          <w:strike/>
          <w:sz w:val="22"/>
          <w:szCs w:val="22"/>
          <w:highlight w:val="white"/>
          <w:lang w:val="en-US" w:eastAsia="en-US"/>
        </w:rPr>
      </w:pPr>
      <w:ins w:id="620" w:author="André Oliveira" w:date="2020-09-03T20:41:00Z">
        <w:r>
          <w:rPr>
            <w:rFonts w:eastAsiaTheme="minorHAnsi"/>
            <w:strike/>
            <w:sz w:val="22"/>
            <w:szCs w:val="22"/>
            <w:shd w:val="clear" w:color="auto" w:fill="FFFFFF"/>
            <w:lang w:val="en-US" w:eastAsia="en-US"/>
          </w:rPr>
          <w:lastRenderedPageBreak/>
          <w:t>Docker Swarm:</w:t>
        </w:r>
      </w:ins>
    </w:p>
    <w:p w14:paraId="33FE9141" w14:textId="77777777" w:rsidR="00257874" w:rsidRDefault="002D0913">
      <w:pPr>
        <w:spacing w:after="200"/>
        <w:rPr>
          <w:ins w:id="621" w:author="André Oliveira" w:date="2020-09-03T20:41:00Z"/>
          <w:rFonts w:eastAsia="Times New Roman"/>
          <w:strike/>
          <w:sz w:val="22"/>
          <w:szCs w:val="22"/>
          <w:lang w:val="en-US" w:eastAsia="pt-PT"/>
        </w:rPr>
      </w:pPr>
      <w:r>
        <w:fldChar w:fldCharType="begin"/>
      </w:r>
      <w:r w:rsidRPr="002D0913">
        <w:rPr>
          <w:lang w:val="en-GB"/>
          <w:rPrChange w:id="622" w:author="joao eduardo santos" w:date="2020-09-09T18:37:00Z">
            <w:rPr/>
          </w:rPrChange>
        </w:rPr>
        <w:instrText xml:space="preserve"> HYPERLINK "https://forums.docker.com/t/how-does-the-health-check-work-in-a-swarm/22151" \t "_blank" \h </w:instrText>
      </w:r>
      <w:r>
        <w:fldChar w:fldCharType="separate"/>
      </w:r>
      <w:ins w:id="623" w:author="André Oliveira" w:date="2020-09-03T20:41:00Z">
        <w:r>
          <w:rPr>
            <w:rFonts w:eastAsia="Times New Roman"/>
            <w:strike/>
            <w:sz w:val="22"/>
            <w:szCs w:val="22"/>
            <w:lang w:val="en-US" w:eastAsia="pt-PT"/>
          </w:rPr>
          <w:t>Docker Swarm health checks</w:t>
        </w:r>
      </w:ins>
      <w:r>
        <w:rPr>
          <w:rFonts w:eastAsia="Times New Roman"/>
          <w:strike/>
          <w:sz w:val="22"/>
          <w:szCs w:val="22"/>
          <w:lang w:val="en-US" w:eastAsia="pt-PT"/>
        </w:rPr>
        <w:fldChar w:fldCharType="end"/>
      </w:r>
      <w:ins w:id="624" w:author="André Oliveira" w:date="2020-09-03T20:41:00Z">
        <w:r>
          <w:rPr>
            <w:rFonts w:eastAsia="Times New Roman"/>
            <w:strike/>
            <w:sz w:val="22"/>
            <w:szCs w:val="22"/>
            <w:lang w:val="en-US" w:eastAsia="pt-PT"/>
          </w:rPr>
          <w:t> are limited to services. If a container backing the service does not come up (running state), a new container is kicked off</w:t>
        </w:r>
        <w:r>
          <w:rPr>
            <w:rFonts w:eastAsia="Times New Roman"/>
            <w:strike/>
            <w:sz w:val="22"/>
            <w:szCs w:val="22"/>
            <w:shd w:val="clear" w:color="auto" w:fill="FFFFFF"/>
            <w:lang w:val="en-US" w:eastAsia="pt-PT"/>
          </w:rPr>
          <w:t>.</w:t>
        </w:r>
      </w:ins>
    </w:p>
    <w:p w14:paraId="48174A85" w14:textId="77777777" w:rsidR="00257874" w:rsidRDefault="002D0913">
      <w:pPr>
        <w:spacing w:after="200"/>
        <w:rPr>
          <w:ins w:id="625" w:author="André Oliveira" w:date="2020-09-03T20:41:00Z"/>
          <w:rFonts w:eastAsiaTheme="minorHAnsi"/>
          <w:strike/>
          <w:sz w:val="22"/>
          <w:szCs w:val="22"/>
          <w:highlight w:val="white"/>
          <w:lang w:val="en-US" w:eastAsia="en-US"/>
        </w:rPr>
      </w:pPr>
      <w:ins w:id="626" w:author="André Oliveira" w:date="2020-09-03T20:41:00Z">
        <w:r>
          <w:rPr>
            <w:rFonts w:eastAsiaTheme="minorHAnsi"/>
            <w:strike/>
            <w:sz w:val="22"/>
            <w:szCs w:val="22"/>
            <w:shd w:val="clear" w:color="auto" w:fill="FFFFFF"/>
            <w:lang w:val="en-US" w:eastAsia="en-US"/>
          </w:rPr>
          <w:t>Kubernetes:</w:t>
        </w:r>
      </w:ins>
    </w:p>
    <w:p w14:paraId="4092BD56" w14:textId="77777777" w:rsidR="00257874" w:rsidRDefault="002D0913">
      <w:pPr>
        <w:spacing w:after="200"/>
        <w:rPr>
          <w:ins w:id="627" w:author="André Oliveira" w:date="2020-09-03T20:41:00Z"/>
          <w:rFonts w:eastAsia="Times New Roman"/>
          <w:strike/>
          <w:sz w:val="22"/>
          <w:szCs w:val="22"/>
          <w:lang w:val="en-US" w:eastAsia="pt-PT"/>
        </w:rPr>
      </w:pPr>
      <w:ins w:id="628" w:author="André Oliveira" w:date="2020-09-03T20:41:00Z">
        <w:r>
          <w:fldChar w:fldCharType="begin"/>
        </w:r>
        <w:r>
          <w:rPr>
            <w:rFonts w:eastAsia="Times New Roman"/>
            <w:strike/>
            <w:sz w:val="22"/>
            <w:szCs w:val="22"/>
            <w:lang w:val="en-US" w:eastAsia="pt-PT"/>
          </w:rPr>
          <w:instrText>HYPERLINK "http://kubernetes.io/v1.1/docs/user-guide/production-pods.html" \l "liveness-and-readiness-probes-aka-health-checks" \n _blank</w:instrText>
        </w:r>
      </w:ins>
      <w:r>
        <w:rPr>
          <w:rFonts w:eastAsia="Times New Roman"/>
          <w:strike/>
          <w:sz w:val="22"/>
          <w:szCs w:val="22"/>
          <w:lang w:val="en-US" w:eastAsia="pt-PT"/>
        </w:rPr>
        <w:fldChar w:fldCharType="separate"/>
      </w:r>
      <w:ins w:id="629" w:author="André Oliveira" w:date="2020-09-03T20:41:00Z">
        <w:r>
          <w:rPr>
            <w:rFonts w:eastAsia="Times New Roman"/>
            <w:strike/>
            <w:sz w:val="22"/>
            <w:szCs w:val="22"/>
            <w:lang w:val="en-US" w:eastAsia="pt-PT"/>
          </w:rPr>
          <w:t>Health checks of two kinds</w:t>
        </w:r>
      </w:ins>
      <w:r>
        <w:rPr>
          <w:rFonts w:eastAsia="Times New Roman"/>
          <w:strike/>
          <w:sz w:val="22"/>
          <w:szCs w:val="22"/>
          <w:lang w:val="en-US" w:eastAsia="pt-PT"/>
        </w:rPr>
        <w:fldChar w:fldCharType="end"/>
      </w:r>
      <w:ins w:id="630" w:author="André Oliveira" w:date="2020-09-03T20:41:00Z">
        <w:r>
          <w:rPr>
            <w:rFonts w:eastAsia="Times New Roman"/>
            <w:strike/>
            <w:sz w:val="22"/>
            <w:szCs w:val="22"/>
            <w:lang w:val="en-US" w:eastAsia="pt-PT"/>
          </w:rPr>
          <w:t>: liveness (is app responsive) and readiness (is app responsive, but busy preparing and not yet able to serve)</w:t>
        </w:r>
      </w:ins>
    </w:p>
    <w:p w14:paraId="58767118" w14:textId="77777777" w:rsidR="00257874" w:rsidRDefault="002D0913">
      <w:pPr>
        <w:spacing w:after="200"/>
        <w:rPr>
          <w:ins w:id="631" w:author="André Oliveira" w:date="2020-09-03T20:41:00Z"/>
          <w:rFonts w:eastAsia="Times New Roman"/>
          <w:strike/>
          <w:sz w:val="22"/>
          <w:szCs w:val="22"/>
          <w:highlight w:val="white"/>
          <w:lang w:val="en-US" w:eastAsia="pt-PT"/>
        </w:rPr>
      </w:pPr>
      <w:ins w:id="632" w:author="André Oliveira" w:date="2020-09-03T20:41:00Z">
        <w:r>
          <w:rPr>
            <w:rFonts w:eastAsia="Times New Roman"/>
            <w:strike/>
            <w:sz w:val="22"/>
            <w:szCs w:val="22"/>
            <w:shd w:val="clear" w:color="auto" w:fill="FFFFFF"/>
            <w:lang w:val="en-US" w:eastAsia="pt-PT"/>
          </w:rPr>
          <w:t>Out-of-the-box K8S provides </w:t>
        </w:r>
      </w:ins>
      <w:r>
        <w:fldChar w:fldCharType="begin"/>
      </w:r>
      <w:r w:rsidRPr="002D0913">
        <w:rPr>
          <w:lang w:val="en-GB"/>
          <w:rPrChange w:id="633" w:author="joao eduardo santos" w:date="2020-09-09T18:37:00Z">
            <w:rPr/>
          </w:rPrChange>
        </w:rPr>
        <w:instrText xml:space="preserve"> HYPERLINK "https://kubernetes.io/docs/concepts/cluster-administration/logging/" \t "_blank" \h </w:instrText>
      </w:r>
      <w:r>
        <w:fldChar w:fldCharType="separate"/>
      </w:r>
      <w:ins w:id="634" w:author="André Oliveira" w:date="2020-09-03T20:41:00Z">
        <w:r>
          <w:rPr>
            <w:rFonts w:eastAsia="Times New Roman"/>
            <w:strike/>
            <w:sz w:val="22"/>
            <w:szCs w:val="22"/>
            <w:lang w:val="en-US" w:eastAsia="pt-PT"/>
          </w:rPr>
          <w:t>a basic logging mechanism</w:t>
        </w:r>
      </w:ins>
      <w:r>
        <w:rPr>
          <w:rFonts w:eastAsia="Times New Roman"/>
          <w:strike/>
          <w:sz w:val="22"/>
          <w:szCs w:val="22"/>
          <w:lang w:val="en-US" w:eastAsia="pt-PT"/>
        </w:rPr>
        <w:fldChar w:fldCharType="end"/>
      </w:r>
      <w:ins w:id="635" w:author="André Oliveira" w:date="2020-09-03T20:41:00Z">
        <w:r>
          <w:rPr>
            <w:rFonts w:eastAsia="Times New Roman"/>
            <w:strike/>
            <w:sz w:val="22"/>
            <w:szCs w:val="22"/>
            <w:shd w:val="clear" w:color="auto" w:fill="FFFFFF"/>
            <w:lang w:val="en-US" w:eastAsia="pt-PT"/>
          </w:rPr>
          <w:t> to pull aggregate logs for a set of containers that make up a pod.</w:t>
        </w:r>
      </w:ins>
    </w:p>
    <w:p w14:paraId="52DD924A" w14:textId="77777777" w:rsidR="00257874" w:rsidRDefault="00257874">
      <w:pPr>
        <w:spacing w:after="200"/>
        <w:rPr>
          <w:ins w:id="636" w:author="André Oliveira" w:date="2020-09-03T20:41:00Z"/>
          <w:rFonts w:eastAsia="Times New Roman"/>
          <w:sz w:val="22"/>
          <w:szCs w:val="22"/>
          <w:highlight w:val="white"/>
          <w:lang w:val="en-US" w:eastAsia="pt-PT"/>
        </w:rPr>
      </w:pPr>
    </w:p>
    <w:p w14:paraId="1942024B" w14:textId="77777777" w:rsidR="00257874" w:rsidRDefault="002D0913">
      <w:pPr>
        <w:spacing w:after="200"/>
        <w:rPr>
          <w:ins w:id="637" w:author="André Oliveira" w:date="2020-09-03T20:41:00Z"/>
          <w:rFonts w:eastAsiaTheme="minorHAnsi"/>
          <w:strike/>
          <w:sz w:val="22"/>
          <w:szCs w:val="22"/>
          <w:u w:val="single"/>
          <w:lang w:val="en-US" w:eastAsia="en-US"/>
        </w:rPr>
      </w:pPr>
      <w:commentRangeStart w:id="638"/>
      <w:ins w:id="639" w:author="André Oliveira" w:date="2020-09-03T20:41:00Z">
        <w:r>
          <w:rPr>
            <w:rFonts w:eastAsiaTheme="minorHAnsi"/>
            <w:strike/>
            <w:sz w:val="22"/>
            <w:szCs w:val="22"/>
            <w:u w:val="single"/>
            <w:lang w:val="en-US" w:eastAsia="en-US"/>
          </w:rPr>
          <w:t>Storage</w:t>
        </w:r>
      </w:ins>
      <w:commentRangeEnd w:id="638"/>
      <w:r>
        <w:commentReference w:id="638"/>
      </w:r>
    </w:p>
    <w:p w14:paraId="145EAFD2" w14:textId="77777777" w:rsidR="00257874" w:rsidRDefault="002D0913">
      <w:pPr>
        <w:spacing w:after="200"/>
        <w:rPr>
          <w:ins w:id="640" w:author="André Oliveira" w:date="2020-09-03T20:41:00Z"/>
          <w:rFonts w:eastAsiaTheme="minorHAnsi"/>
          <w:strike/>
          <w:sz w:val="22"/>
          <w:szCs w:val="22"/>
          <w:highlight w:val="white"/>
          <w:lang w:val="en-US" w:eastAsia="en-US"/>
        </w:rPr>
      </w:pPr>
      <w:ins w:id="641" w:author="André Oliveira" w:date="2020-09-03T20:41:00Z">
        <w:r>
          <w:rPr>
            <w:rFonts w:eastAsiaTheme="minorHAnsi"/>
            <w:strike/>
            <w:sz w:val="22"/>
            <w:szCs w:val="22"/>
            <w:shd w:val="clear" w:color="auto" w:fill="FFFFFF"/>
            <w:lang w:val="en-US" w:eastAsia="en-US"/>
          </w:rPr>
          <w:t>Docker Swarm:</w:t>
        </w:r>
      </w:ins>
    </w:p>
    <w:p w14:paraId="0F8BC417" w14:textId="77777777" w:rsidR="00257874" w:rsidRDefault="002D0913">
      <w:pPr>
        <w:spacing w:after="200"/>
        <w:rPr>
          <w:ins w:id="642" w:author="André Oliveira" w:date="2020-09-03T20:41:00Z"/>
          <w:rFonts w:eastAsia="Times New Roman"/>
          <w:strike/>
          <w:sz w:val="22"/>
          <w:szCs w:val="22"/>
          <w:lang w:val="en-US" w:eastAsia="pt-PT"/>
        </w:rPr>
      </w:pPr>
      <w:ins w:id="643" w:author="André Oliveira" w:date="2020-09-03T20:41:00Z">
        <w:r>
          <w:rPr>
            <w:rFonts w:eastAsia="Times New Roman"/>
            <w:strike/>
            <w:sz w:val="22"/>
            <w:szCs w:val="22"/>
            <w:lang w:val="en-US" w:eastAsia="pt-PT"/>
          </w:rPr>
          <w:t>Docker Engine and Swarm support </w:t>
        </w:r>
      </w:ins>
      <w:r>
        <w:fldChar w:fldCharType="begin"/>
      </w:r>
      <w:r w:rsidRPr="002D0913">
        <w:rPr>
          <w:lang w:val="en-GB"/>
          <w:rPrChange w:id="644" w:author="joao eduardo santos" w:date="2020-09-09T18:37:00Z">
            <w:rPr/>
          </w:rPrChange>
        </w:rPr>
        <w:instrText xml:space="preserve"> HYPERLINK "https://docs.docker.com/engine/tutorials/dockervolumes/" \h </w:instrText>
      </w:r>
      <w:r>
        <w:fldChar w:fldCharType="separate"/>
      </w:r>
      <w:ins w:id="645" w:author="André Oliveira" w:date="2020-09-03T20:41:00Z">
        <w:r>
          <w:rPr>
            <w:rFonts w:eastAsia="Times New Roman"/>
            <w:strike/>
            <w:sz w:val="22"/>
            <w:szCs w:val="22"/>
            <w:lang w:val="en-US" w:eastAsia="pt-PT"/>
          </w:rPr>
          <w:t>mounting volumes</w:t>
        </w:r>
      </w:ins>
      <w:r>
        <w:rPr>
          <w:rFonts w:eastAsia="Times New Roman"/>
          <w:strike/>
          <w:sz w:val="22"/>
          <w:szCs w:val="22"/>
          <w:lang w:val="en-US" w:eastAsia="pt-PT"/>
        </w:rPr>
        <w:fldChar w:fldCharType="end"/>
      </w:r>
      <w:ins w:id="646" w:author="André Oliveira" w:date="2020-09-03T20:41:00Z">
        <w:r>
          <w:rPr>
            <w:rFonts w:eastAsia="Times New Roman"/>
            <w:strike/>
            <w:sz w:val="22"/>
            <w:szCs w:val="22"/>
            <w:lang w:val="en-US" w:eastAsia="pt-PT"/>
          </w:rPr>
          <w:t xml:space="preserve"> into a container. Shared filesystems, including NFS, iSCSI, and </w:t>
        </w:r>
        <w:proofErr w:type="spellStart"/>
        <w:r>
          <w:rPr>
            <w:rFonts w:eastAsia="Times New Roman"/>
            <w:strike/>
            <w:sz w:val="22"/>
            <w:szCs w:val="22"/>
            <w:lang w:val="en-US" w:eastAsia="pt-PT"/>
          </w:rPr>
          <w:t>fibre</w:t>
        </w:r>
        <w:proofErr w:type="spellEnd"/>
        <w:r>
          <w:rPr>
            <w:rFonts w:eastAsia="Times New Roman"/>
            <w:strike/>
            <w:sz w:val="22"/>
            <w:szCs w:val="22"/>
            <w:lang w:val="en-US" w:eastAsia="pt-PT"/>
          </w:rPr>
          <w:t xml:space="preserve"> channel, can be configured nodes. Plugin options include Azure, Google Cloud Platform, NetApp, Dell EMC, and others.</w:t>
        </w:r>
      </w:ins>
    </w:p>
    <w:p w14:paraId="7FEE4DB0" w14:textId="77777777" w:rsidR="00257874" w:rsidRDefault="002D0913">
      <w:pPr>
        <w:spacing w:after="200"/>
        <w:rPr>
          <w:ins w:id="647" w:author="André Oliveira" w:date="2020-09-03T20:41:00Z"/>
          <w:rFonts w:eastAsiaTheme="minorHAnsi"/>
          <w:strike/>
          <w:sz w:val="22"/>
          <w:szCs w:val="22"/>
          <w:highlight w:val="white"/>
          <w:lang w:val="en-US" w:eastAsia="en-US"/>
        </w:rPr>
      </w:pPr>
      <w:ins w:id="648" w:author="André Oliveira" w:date="2020-09-03T20:41:00Z">
        <w:r>
          <w:rPr>
            <w:rFonts w:eastAsiaTheme="minorHAnsi"/>
            <w:strike/>
            <w:sz w:val="22"/>
            <w:szCs w:val="22"/>
            <w:shd w:val="clear" w:color="auto" w:fill="FFFFFF"/>
            <w:lang w:val="en-US" w:eastAsia="en-US"/>
          </w:rPr>
          <w:t>Kubernetes:</w:t>
        </w:r>
      </w:ins>
    </w:p>
    <w:p w14:paraId="74276700" w14:textId="77777777" w:rsidR="00257874" w:rsidRDefault="002D0913">
      <w:pPr>
        <w:spacing w:after="200"/>
        <w:rPr>
          <w:ins w:id="649" w:author="André Oliveira" w:date="2020-09-03T20:41:00Z"/>
          <w:rFonts w:eastAsia="Times New Roman"/>
          <w:strike/>
          <w:sz w:val="22"/>
          <w:szCs w:val="22"/>
          <w:lang w:val="en-US" w:eastAsia="pt-PT"/>
        </w:rPr>
      </w:pPr>
      <w:ins w:id="650" w:author="André Oliveira" w:date="2020-09-03T20:41:00Z">
        <w:r>
          <w:rPr>
            <w:rFonts w:eastAsia="Times New Roman"/>
            <w:strike/>
            <w:sz w:val="22"/>
            <w:szCs w:val="22"/>
            <w:lang w:val="en-US" w:eastAsia="pt-PT"/>
          </w:rPr>
          <w:t>Two storage APIs:</w:t>
        </w:r>
      </w:ins>
    </w:p>
    <w:p w14:paraId="26A753D4" w14:textId="77777777" w:rsidR="00257874" w:rsidRDefault="002D0913">
      <w:pPr>
        <w:spacing w:after="200"/>
        <w:rPr>
          <w:ins w:id="651" w:author="André Oliveira" w:date="2020-09-03T20:41:00Z"/>
          <w:rFonts w:eastAsia="Times New Roman"/>
          <w:strike/>
          <w:sz w:val="22"/>
          <w:szCs w:val="22"/>
          <w:lang w:val="en-US" w:eastAsia="pt-PT"/>
        </w:rPr>
      </w:pPr>
      <w:ins w:id="652" w:author="André Oliveira" w:date="2020-09-03T20:41:00Z">
        <w:r>
          <w:rPr>
            <w:rFonts w:eastAsia="Times New Roman"/>
            <w:strike/>
            <w:sz w:val="22"/>
            <w:szCs w:val="22"/>
            <w:lang w:val="en-US" w:eastAsia="pt-PT"/>
          </w:rPr>
          <w:t>The first </w:t>
        </w:r>
      </w:ins>
      <w:r>
        <w:fldChar w:fldCharType="begin"/>
      </w:r>
      <w:r w:rsidRPr="002D0913">
        <w:rPr>
          <w:lang w:val="en-GB"/>
          <w:rPrChange w:id="653" w:author="joao eduardo santos" w:date="2020-09-09T18:37:00Z">
            <w:rPr/>
          </w:rPrChange>
        </w:rPr>
        <w:instrText xml:space="preserve"> HYPERLINK "http://kubernetes.io/docs/user-guide/volumes/" \t "_blank" \h </w:instrText>
      </w:r>
      <w:r>
        <w:fldChar w:fldCharType="separate"/>
      </w:r>
      <w:ins w:id="654" w:author="André Oliveira" w:date="2020-09-03T20:41:00Z">
        <w:r>
          <w:rPr>
            <w:rFonts w:eastAsia="Times New Roman"/>
            <w:strike/>
            <w:sz w:val="22"/>
            <w:szCs w:val="22"/>
            <w:lang w:val="en-US" w:eastAsia="pt-PT"/>
          </w:rPr>
          <w:t>provides abstractions for individual storage backends</w:t>
        </w:r>
      </w:ins>
      <w:r>
        <w:rPr>
          <w:rFonts w:eastAsia="Times New Roman"/>
          <w:strike/>
          <w:sz w:val="22"/>
          <w:szCs w:val="22"/>
          <w:lang w:val="en-US" w:eastAsia="pt-PT"/>
        </w:rPr>
        <w:fldChar w:fldCharType="end"/>
      </w:r>
      <w:ins w:id="655" w:author="André Oliveira" w:date="2020-09-03T20:41:00Z">
        <w:r>
          <w:rPr>
            <w:rFonts w:eastAsia="Times New Roman"/>
            <w:strike/>
            <w:sz w:val="22"/>
            <w:szCs w:val="22"/>
            <w:lang w:val="en-US" w:eastAsia="pt-PT"/>
          </w:rPr>
          <w:t xml:space="preserve"> (e.g. NFS, AWS EBS, </w:t>
        </w:r>
        <w:proofErr w:type="spellStart"/>
        <w:r>
          <w:rPr>
            <w:rFonts w:eastAsia="Times New Roman"/>
            <w:strike/>
            <w:sz w:val="22"/>
            <w:szCs w:val="22"/>
            <w:lang w:val="en-US" w:eastAsia="pt-PT"/>
          </w:rPr>
          <w:t>ceph</w:t>
        </w:r>
        <w:proofErr w:type="spellEnd"/>
        <w:r>
          <w:rPr>
            <w:rFonts w:eastAsia="Times New Roman"/>
            <w:strike/>
            <w:sz w:val="22"/>
            <w:szCs w:val="22"/>
            <w:lang w:val="en-US" w:eastAsia="pt-PT"/>
          </w:rPr>
          <w:t xml:space="preserve">, </w:t>
        </w:r>
        <w:proofErr w:type="spellStart"/>
        <w:r>
          <w:rPr>
            <w:rFonts w:eastAsia="Times New Roman"/>
            <w:strike/>
            <w:sz w:val="22"/>
            <w:szCs w:val="22"/>
            <w:lang w:val="en-US" w:eastAsia="pt-PT"/>
          </w:rPr>
          <w:t>flocker</w:t>
        </w:r>
        <w:proofErr w:type="spellEnd"/>
        <w:r>
          <w:rPr>
            <w:rFonts w:eastAsia="Times New Roman"/>
            <w:strike/>
            <w:sz w:val="22"/>
            <w:szCs w:val="22"/>
            <w:lang w:val="en-US" w:eastAsia="pt-PT"/>
          </w:rPr>
          <w:t>).</w:t>
        </w:r>
      </w:ins>
    </w:p>
    <w:p w14:paraId="7C47A3FC" w14:textId="77777777" w:rsidR="00257874" w:rsidRDefault="002D0913">
      <w:pPr>
        <w:spacing w:after="200"/>
        <w:rPr>
          <w:ins w:id="656" w:author="André Oliveira" w:date="2020-09-03T20:41:00Z"/>
          <w:rFonts w:eastAsia="Times New Roman"/>
          <w:strike/>
          <w:sz w:val="22"/>
          <w:szCs w:val="22"/>
          <w:lang w:val="en-US" w:eastAsia="pt-PT"/>
        </w:rPr>
      </w:pPr>
      <w:ins w:id="657" w:author="André Oliveira" w:date="2020-09-03T20:41:00Z">
        <w:r>
          <w:rPr>
            <w:rFonts w:eastAsia="Times New Roman"/>
            <w:strike/>
            <w:sz w:val="22"/>
            <w:szCs w:val="22"/>
            <w:lang w:val="en-US" w:eastAsia="pt-PT"/>
          </w:rPr>
          <w:t>The second provides an </w:t>
        </w:r>
      </w:ins>
      <w:r>
        <w:fldChar w:fldCharType="begin"/>
      </w:r>
      <w:r w:rsidRPr="002D0913">
        <w:rPr>
          <w:lang w:val="en-GB"/>
          <w:rPrChange w:id="658" w:author="joao eduardo santos" w:date="2020-09-09T18:37:00Z">
            <w:rPr/>
          </w:rPrChange>
        </w:rPr>
        <w:instrText xml:space="preserve"> HYPERLINK "http://kubernetes.io/docs/user-guide/persistent-volumes/" \t "_blank" \h </w:instrText>
      </w:r>
      <w:r>
        <w:fldChar w:fldCharType="separate"/>
      </w:r>
      <w:ins w:id="659" w:author="André Oliveira" w:date="2020-09-03T20:41:00Z">
        <w:r>
          <w:rPr>
            <w:rFonts w:eastAsia="Times New Roman"/>
            <w:strike/>
            <w:sz w:val="22"/>
            <w:szCs w:val="22"/>
            <w:lang w:val="en-US" w:eastAsia="pt-PT"/>
          </w:rPr>
          <w:t>abstraction for a storage resource request</w:t>
        </w:r>
      </w:ins>
      <w:r>
        <w:rPr>
          <w:rFonts w:eastAsia="Times New Roman"/>
          <w:strike/>
          <w:sz w:val="22"/>
          <w:szCs w:val="22"/>
          <w:lang w:val="en-US" w:eastAsia="pt-PT"/>
        </w:rPr>
        <w:fldChar w:fldCharType="end"/>
      </w:r>
      <w:ins w:id="660" w:author="André Oliveira" w:date="2020-09-03T20:41:00Z">
        <w:r>
          <w:rPr>
            <w:rFonts w:eastAsia="Times New Roman"/>
            <w:strike/>
            <w:sz w:val="22"/>
            <w:szCs w:val="22"/>
            <w:lang w:val="en-US" w:eastAsia="pt-PT"/>
          </w:rPr>
          <w:t> (e.g. 8 Gb), which can be fulfilled with different storage backends.</w:t>
        </w:r>
      </w:ins>
    </w:p>
    <w:p w14:paraId="636AEEAF" w14:textId="77777777" w:rsidR="00257874" w:rsidRDefault="002D0913">
      <w:pPr>
        <w:spacing w:after="200"/>
        <w:rPr>
          <w:ins w:id="661" w:author="André Oliveira" w:date="2020-09-03T20:41:00Z"/>
          <w:rFonts w:eastAsia="Times New Roman"/>
          <w:strike/>
          <w:sz w:val="22"/>
          <w:szCs w:val="22"/>
          <w:lang w:val="en-US" w:eastAsia="pt-PT"/>
        </w:rPr>
      </w:pPr>
      <w:ins w:id="662" w:author="André Oliveira" w:date="2020-09-03T20:41:00Z">
        <w:r>
          <w:rPr>
            <w:rFonts w:eastAsia="Times New Roman"/>
            <w:strike/>
            <w:sz w:val="22"/>
            <w:szCs w:val="22"/>
            <w:lang w:val="en-US" w:eastAsia="pt-PT"/>
          </w:rPr>
          <w:t>Modifying the storage resource used by the Docker daemon on a cluster node requires temporarily removing the node from the cluster.</w:t>
        </w:r>
      </w:ins>
    </w:p>
    <w:p w14:paraId="18539E65" w14:textId="77777777" w:rsidR="00257874" w:rsidRDefault="002D0913">
      <w:pPr>
        <w:spacing w:after="200"/>
        <w:rPr>
          <w:ins w:id="663" w:author="André Oliveira" w:date="2020-09-03T20:41:00Z"/>
          <w:rFonts w:eastAsia="Times New Roman"/>
          <w:strike/>
          <w:sz w:val="22"/>
          <w:szCs w:val="22"/>
          <w:lang w:val="en-US" w:eastAsia="pt-PT"/>
        </w:rPr>
      </w:pPr>
      <w:ins w:id="664" w:author="André Oliveira" w:date="2020-09-03T20:41:00Z">
        <w:r>
          <w:rPr>
            <w:rFonts w:eastAsia="Times New Roman"/>
            <w:strike/>
            <w:sz w:val="22"/>
            <w:szCs w:val="22"/>
            <w:lang w:val="en-US" w:eastAsia="pt-PT"/>
          </w:rPr>
          <w:t>Kubernetes offers several types of persistent volumes with block or file support. Examples include iSCSI, NFS, FC, Amazon Web Services, Google Cloud Platform, and Microsoft Azure.</w:t>
        </w:r>
      </w:ins>
    </w:p>
    <w:p w14:paraId="5AF054F8" w14:textId="77777777" w:rsidR="00257874" w:rsidRDefault="002D0913">
      <w:pPr>
        <w:spacing w:after="200"/>
        <w:rPr>
          <w:ins w:id="665" w:author="André Oliveira" w:date="2020-09-03T20:41:00Z"/>
          <w:rFonts w:eastAsia="Times New Roman"/>
          <w:strike/>
          <w:sz w:val="22"/>
          <w:szCs w:val="22"/>
          <w:lang w:val="en-US" w:eastAsia="pt-PT"/>
        </w:rPr>
      </w:pPr>
      <w:ins w:id="666" w:author="André Oliveira" w:date="2020-09-03T20:41:00Z">
        <w:r>
          <w:rPr>
            <w:rFonts w:eastAsia="Times New Roman"/>
            <w:strike/>
            <w:sz w:val="22"/>
            <w:szCs w:val="22"/>
            <w:lang w:val="en-US" w:eastAsia="pt-PT"/>
          </w:rPr>
          <w:t xml:space="preserve">The </w:t>
        </w:r>
        <w:proofErr w:type="spellStart"/>
        <w:r>
          <w:rPr>
            <w:rFonts w:eastAsia="Times New Roman"/>
            <w:strike/>
            <w:sz w:val="22"/>
            <w:szCs w:val="22"/>
            <w:lang w:val="en-US" w:eastAsia="pt-PT"/>
          </w:rPr>
          <w:t>emptyDir</w:t>
        </w:r>
        <w:proofErr w:type="spellEnd"/>
        <w:r>
          <w:rPr>
            <w:rFonts w:eastAsia="Times New Roman"/>
            <w:strike/>
            <w:sz w:val="22"/>
            <w:szCs w:val="22"/>
            <w:lang w:val="en-US" w:eastAsia="pt-PT"/>
          </w:rPr>
          <w:t xml:space="preserve"> volume is non-persistent and can used to read and write files with a container.</w:t>
        </w:r>
      </w:ins>
    </w:p>
    <w:p w14:paraId="50F8847C" w14:textId="77777777" w:rsidR="00257874" w:rsidRDefault="00257874">
      <w:pPr>
        <w:spacing w:after="200"/>
        <w:rPr>
          <w:ins w:id="667" w:author="André Oliveira" w:date="2020-09-03T20:47:00Z"/>
          <w:rFonts w:eastAsia="Times New Roman"/>
          <w:sz w:val="22"/>
          <w:szCs w:val="22"/>
          <w:lang w:val="en-US" w:eastAsia="pt-PT"/>
        </w:rPr>
      </w:pPr>
    </w:p>
    <w:p w14:paraId="68FF7371" w14:textId="77777777" w:rsidR="00257874" w:rsidDel="006507D7" w:rsidRDefault="002D0913">
      <w:pPr>
        <w:pStyle w:val="Ttulo3"/>
        <w:rPr>
          <w:ins w:id="668" w:author="André Oliveira" w:date="2020-09-03T20:47:00Z"/>
          <w:del w:id="669" w:author="joao eduardo santos" w:date="2020-09-09T19:20:00Z"/>
          <w:color w:val="auto"/>
          <w:sz w:val="28"/>
          <w:szCs w:val="28"/>
          <w:lang w:val="en-US"/>
        </w:rPr>
      </w:pPr>
      <w:ins w:id="670" w:author="André Oliveira" w:date="2020-09-03T20:47:00Z">
        <w:del w:id="671" w:author="joao eduardo santos" w:date="2020-09-09T19:20:00Z">
          <w:r w:rsidDel="006507D7">
            <w:rPr>
              <w:color w:val="auto"/>
              <w:sz w:val="28"/>
              <w:szCs w:val="28"/>
              <w:lang w:val="en-US"/>
            </w:rPr>
            <w:delText>8.2.4. Networking</w:delText>
          </w:r>
        </w:del>
      </w:ins>
    </w:p>
    <w:p w14:paraId="2AFCB38F" w14:textId="77777777" w:rsidR="00257874" w:rsidDel="006507D7" w:rsidRDefault="002D0913">
      <w:pPr>
        <w:spacing w:after="200"/>
        <w:rPr>
          <w:ins w:id="672" w:author="André Oliveira" w:date="2020-09-03T20:47:00Z"/>
          <w:del w:id="673" w:author="joao eduardo santos" w:date="2020-09-09T19:20:00Z"/>
          <w:rFonts w:eastAsiaTheme="minorHAnsi"/>
          <w:sz w:val="22"/>
          <w:szCs w:val="22"/>
          <w:highlight w:val="white"/>
          <w:lang w:val="en-US" w:eastAsia="en-US"/>
        </w:rPr>
      </w:pPr>
      <w:ins w:id="674" w:author="André Oliveira" w:date="2020-09-03T20:48:00Z">
        <w:del w:id="675" w:author="joao eduardo santos" w:date="2020-09-09T19:20:00Z">
          <w:r w:rsidDel="006507D7">
            <w:rPr>
              <w:rFonts w:eastAsiaTheme="minorHAnsi"/>
              <w:sz w:val="22"/>
              <w:szCs w:val="22"/>
              <w:shd w:val="clear" w:color="auto" w:fill="FFFFFF"/>
              <w:lang w:val="en-US" w:eastAsia="en-US"/>
            </w:rPr>
            <w:delText>Docker Swarm: Node joining a Docker Swarm cluster creates an overlay network for services that span all of the hosts in the Swarm and a host only Docker bridge network for containers. By default, nodes in the Swarm cluster encrypt overlay control and management traffic between themselves. Users can choose to encrypt container data traffic when creating an overlay network by themselves.</w:delText>
          </w:r>
        </w:del>
      </w:ins>
    </w:p>
    <w:p w14:paraId="3B8131F1" w14:textId="77777777" w:rsidR="00257874" w:rsidDel="006507D7" w:rsidRDefault="002D0913">
      <w:pPr>
        <w:spacing w:after="200"/>
        <w:rPr>
          <w:ins w:id="676" w:author="André Oliveira" w:date="2020-09-03T20:48:00Z"/>
          <w:del w:id="677" w:author="joao eduardo santos" w:date="2020-09-09T19:20:00Z"/>
          <w:rFonts w:eastAsiaTheme="minorHAnsi"/>
          <w:sz w:val="22"/>
          <w:szCs w:val="22"/>
          <w:lang w:val="en-US" w:eastAsia="en-US"/>
        </w:rPr>
      </w:pPr>
      <w:ins w:id="678" w:author="André Oliveira" w:date="2020-09-03T20:41:00Z">
        <w:del w:id="679" w:author="joao eduardo santos" w:date="2020-09-09T19:20:00Z">
          <w:r w:rsidDel="006507D7">
            <w:rPr>
              <w:rFonts w:eastAsiaTheme="minorHAnsi"/>
              <w:sz w:val="22"/>
              <w:szCs w:val="22"/>
              <w:shd w:val="clear" w:color="auto" w:fill="FFFFFF"/>
              <w:lang w:val="en-US" w:eastAsia="en-US"/>
            </w:rPr>
            <w:lastRenderedPageBreak/>
            <w:delText>Kubernetes:</w:delText>
          </w:r>
        </w:del>
      </w:ins>
      <w:ins w:id="680" w:author="André Oliveira" w:date="2020-09-03T20:48:00Z">
        <w:del w:id="681" w:author="joao eduardo santos" w:date="2020-09-09T19:20:00Z">
          <w:r w:rsidDel="006507D7">
            <w:rPr>
              <w:rFonts w:eastAsiaTheme="minorHAnsi"/>
              <w:sz w:val="22"/>
              <w:szCs w:val="22"/>
              <w:shd w:val="clear" w:color="auto" w:fill="FFFFFF"/>
              <w:lang w:val="en-US" w:eastAsia="en-US"/>
            </w:rPr>
            <w:delText xml:space="preserve"> </w:delText>
          </w:r>
        </w:del>
      </w:ins>
      <w:ins w:id="682" w:author="André Oliveira" w:date="2020-09-03T20:41:00Z">
        <w:del w:id="683" w:author="joao eduardo santos" w:date="2020-09-09T19:20:00Z">
          <w:r w:rsidDel="006507D7">
            <w:rPr>
              <w:rFonts w:eastAsiaTheme="minorHAnsi"/>
              <w:sz w:val="22"/>
              <w:szCs w:val="22"/>
              <w:lang w:val="en-US" w:eastAsia="en-US"/>
            </w:rPr>
            <w:delText>The networking model is a flat network, enabling all pods to communicate with one another. Network policies specify how pods communicate with each other. The flat network is typically implemented as an overlay.</w:delText>
          </w:r>
        </w:del>
      </w:ins>
      <w:ins w:id="684" w:author="André Oliveira" w:date="2020-09-03T20:48:00Z">
        <w:del w:id="685" w:author="joao eduardo santos" w:date="2020-09-09T19:20:00Z">
          <w:r w:rsidDel="006507D7">
            <w:rPr>
              <w:rFonts w:eastAsiaTheme="minorHAnsi"/>
              <w:sz w:val="22"/>
              <w:szCs w:val="22"/>
              <w:shd w:val="clear" w:color="auto" w:fill="FFFFFF"/>
              <w:lang w:val="en-US" w:eastAsia="en-US"/>
            </w:rPr>
            <w:delText xml:space="preserve"> </w:delText>
          </w:r>
        </w:del>
      </w:ins>
      <w:ins w:id="686" w:author="André Oliveira" w:date="2020-09-03T20:41:00Z">
        <w:del w:id="687" w:author="joao eduardo santos" w:date="2020-09-09T19:20:00Z">
          <w:r w:rsidDel="006507D7">
            <w:rPr>
              <w:rFonts w:eastAsiaTheme="minorHAnsi"/>
              <w:sz w:val="22"/>
              <w:szCs w:val="22"/>
              <w:lang w:val="en-US" w:eastAsia="en-US"/>
            </w:rPr>
            <w:delText>The model requires two CIDRs: one from which pods get an IP address, the other for services.</w:delText>
          </w:r>
        </w:del>
      </w:ins>
    </w:p>
    <w:p w14:paraId="6665BED8" w14:textId="77777777" w:rsidR="00257874" w:rsidRDefault="00257874">
      <w:pPr>
        <w:pStyle w:val="Ttulo3"/>
        <w:rPr>
          <w:ins w:id="688" w:author="André Oliveira" w:date="2020-09-03T20:48:00Z"/>
          <w:color w:val="auto"/>
          <w:sz w:val="28"/>
          <w:szCs w:val="28"/>
          <w:lang w:val="en-US"/>
        </w:rPr>
      </w:pPr>
    </w:p>
    <w:p w14:paraId="68574B91" w14:textId="77777777" w:rsidR="00257874" w:rsidDel="006507D7" w:rsidRDefault="002D0913">
      <w:pPr>
        <w:pStyle w:val="Ttulo3"/>
        <w:rPr>
          <w:ins w:id="689" w:author="André Oliveira" w:date="2020-09-03T20:48:00Z"/>
          <w:del w:id="690" w:author="joao eduardo santos" w:date="2020-09-09T19:20:00Z"/>
          <w:color w:val="auto"/>
          <w:sz w:val="28"/>
          <w:szCs w:val="28"/>
          <w:lang w:val="en-US"/>
        </w:rPr>
      </w:pPr>
      <w:commentRangeStart w:id="691"/>
      <w:ins w:id="692" w:author="André Oliveira" w:date="2020-09-03T20:48:00Z">
        <w:del w:id="693" w:author="joao eduardo santos" w:date="2020-09-09T19:20:00Z">
          <w:r w:rsidDel="006507D7">
            <w:rPr>
              <w:color w:val="auto"/>
              <w:sz w:val="28"/>
              <w:szCs w:val="28"/>
              <w:lang w:val="en-US"/>
            </w:rPr>
            <w:delText>8.2.5. Service discovery</w:delText>
          </w:r>
        </w:del>
      </w:ins>
      <w:commentRangeEnd w:id="691"/>
      <w:ins w:id="694" w:author="Unknown Author" w:date="2020-09-08T12:09:00Z">
        <w:del w:id="695" w:author="joao eduardo santos" w:date="2020-09-09T19:20:00Z">
          <w:r w:rsidDel="006507D7">
            <w:commentReference w:id="691"/>
          </w:r>
          <w:commentRangeStart w:id="696"/>
          <w:commentRangeEnd w:id="696"/>
          <w:r w:rsidDel="006507D7">
            <w:rPr>
              <w:color w:val="auto"/>
              <w:sz w:val="28"/>
              <w:szCs w:val="28"/>
              <w:lang w:val="en-US"/>
            </w:rPr>
            <w:commentReference w:id="696"/>
          </w:r>
        </w:del>
      </w:ins>
    </w:p>
    <w:p w14:paraId="77FAF77A" w14:textId="77777777" w:rsidR="00257874" w:rsidDel="006507D7" w:rsidRDefault="002D0913">
      <w:pPr>
        <w:spacing w:after="200"/>
        <w:rPr>
          <w:ins w:id="697" w:author="André Oliveira" w:date="2020-09-03T20:48:00Z"/>
          <w:del w:id="698" w:author="joao eduardo santos" w:date="2020-09-09T19:20:00Z"/>
          <w:rFonts w:eastAsiaTheme="minorHAnsi"/>
          <w:sz w:val="22"/>
          <w:szCs w:val="22"/>
          <w:highlight w:val="white"/>
          <w:lang w:val="en-US" w:eastAsia="en-US"/>
        </w:rPr>
      </w:pPr>
      <w:ins w:id="699" w:author="André Oliveira" w:date="2020-09-03T20:48:00Z">
        <w:del w:id="700" w:author="joao eduardo santos" w:date="2020-09-09T19:20:00Z">
          <w:r w:rsidDel="006507D7">
            <w:rPr>
              <w:rFonts w:eastAsiaTheme="minorHAnsi"/>
              <w:sz w:val="22"/>
              <w:szCs w:val="22"/>
              <w:shd w:val="clear" w:color="auto" w:fill="FFFFFF"/>
              <w:lang w:val="en-US" w:eastAsia="en-US"/>
            </w:rPr>
            <w:delText>Docker Swarm: Swarm Manager node assigns each service a unique DNS name and load balances running containers. Requests to services are load balanced to the individual containers via the DNS server embedded in the Swarm.</w:delText>
          </w:r>
        </w:del>
      </w:ins>
      <w:ins w:id="701" w:author="André Oliveira" w:date="2020-09-03T20:51:00Z">
        <w:del w:id="702" w:author="joao eduardo santos" w:date="2020-09-09T19:20:00Z">
          <w:r w:rsidDel="006507D7">
            <w:rPr>
              <w:rFonts w:eastAsiaTheme="minorHAnsi"/>
              <w:sz w:val="22"/>
              <w:szCs w:val="22"/>
              <w:shd w:val="clear" w:color="auto" w:fill="FFFFFF"/>
              <w:lang w:val="en-US" w:eastAsia="en-US"/>
            </w:rPr>
            <w:delText xml:space="preserve"> </w:delText>
          </w:r>
        </w:del>
      </w:ins>
      <w:ins w:id="703" w:author="André Oliveira" w:date="2020-09-03T20:48:00Z">
        <w:del w:id="704" w:author="joao eduardo santos" w:date="2020-09-09T19:20:00Z">
          <w:r w:rsidDel="006507D7">
            <w:rPr>
              <w:rFonts w:eastAsiaTheme="minorHAnsi"/>
              <w:sz w:val="22"/>
              <w:szCs w:val="22"/>
              <w:shd w:val="clear" w:color="auto" w:fill="FFFFFF"/>
              <w:lang w:val="en-US" w:eastAsia="en-US"/>
            </w:rPr>
            <w:delText>A static file or list of nodes can be used as a discovery backend. The file must be stored on a host that is accessible from the Swarm Manager. It is possible also to provide a node list as an option at the start of Swarm.</w:delText>
          </w:r>
        </w:del>
      </w:ins>
    </w:p>
    <w:p w14:paraId="71F5028C" w14:textId="77777777" w:rsidR="00257874" w:rsidDel="006507D7" w:rsidRDefault="002D0913">
      <w:pPr>
        <w:spacing w:after="200"/>
        <w:rPr>
          <w:ins w:id="705" w:author="André Oliveira" w:date="2020-09-03T20:41:00Z"/>
          <w:del w:id="706" w:author="joao eduardo santos" w:date="2020-09-09T19:20:00Z"/>
          <w:rFonts w:eastAsiaTheme="minorHAnsi"/>
          <w:sz w:val="22"/>
          <w:szCs w:val="22"/>
          <w:highlight w:val="white"/>
          <w:lang w:val="en-US" w:eastAsia="en-US"/>
        </w:rPr>
      </w:pPr>
      <w:ins w:id="707" w:author="André Oliveira" w:date="2020-09-03T20:41:00Z">
        <w:del w:id="708" w:author="joao eduardo santos" w:date="2020-09-09T19:20:00Z">
          <w:r w:rsidDel="006507D7">
            <w:rPr>
              <w:rFonts w:eastAsiaTheme="minorHAnsi"/>
              <w:sz w:val="22"/>
              <w:szCs w:val="22"/>
              <w:shd w:val="clear" w:color="auto" w:fill="FFFFFF"/>
              <w:lang w:val="en-US" w:eastAsia="en-US"/>
            </w:rPr>
            <w:delText>Kubernetes:</w:delText>
          </w:r>
        </w:del>
      </w:ins>
      <w:ins w:id="709" w:author="André Oliveira" w:date="2020-09-03T20:50:00Z">
        <w:del w:id="710" w:author="joao eduardo santos" w:date="2020-09-09T19:20:00Z">
          <w:r w:rsidDel="006507D7">
            <w:rPr>
              <w:rFonts w:eastAsiaTheme="minorHAnsi"/>
              <w:sz w:val="22"/>
              <w:szCs w:val="22"/>
              <w:shd w:val="clear" w:color="auto" w:fill="FFFFFF"/>
              <w:lang w:val="en-US" w:eastAsia="en-US"/>
            </w:rPr>
            <w:delText xml:space="preserve"> </w:delText>
          </w:r>
        </w:del>
      </w:ins>
      <w:ins w:id="711" w:author="André Oliveira" w:date="2020-09-03T20:41:00Z">
        <w:del w:id="712" w:author="joao eduardo santos" w:date="2020-09-09T19:20:00Z">
          <w:r w:rsidDel="006507D7">
            <w:rPr>
              <w:rFonts w:eastAsia="Times New Roman"/>
              <w:sz w:val="22"/>
              <w:szCs w:val="22"/>
              <w:lang w:val="en-US" w:eastAsia="pt-PT"/>
            </w:rPr>
            <w:delText>Services can be found using environment variables or DNS.</w:delText>
          </w:r>
        </w:del>
      </w:ins>
      <w:ins w:id="713" w:author="André Oliveira" w:date="2020-09-03T20:50:00Z">
        <w:del w:id="714" w:author="joao eduardo santos" w:date="2020-09-09T19:20:00Z">
          <w:r w:rsidDel="006507D7">
            <w:rPr>
              <w:rFonts w:eastAsiaTheme="minorHAnsi"/>
              <w:sz w:val="22"/>
              <w:szCs w:val="22"/>
              <w:shd w:val="clear" w:color="auto" w:fill="FFFFFF"/>
              <w:lang w:val="en-US" w:eastAsia="en-US"/>
            </w:rPr>
            <w:delText xml:space="preserve"> </w:delText>
          </w:r>
        </w:del>
      </w:ins>
      <w:ins w:id="715" w:author="André Oliveira" w:date="2020-09-03T20:41:00Z">
        <w:del w:id="716" w:author="joao eduardo santos" w:date="2020-09-09T19:20:00Z">
          <w:r w:rsidDel="006507D7">
            <w:rPr>
              <w:rFonts w:eastAsia="Times New Roman"/>
              <w:sz w:val="22"/>
              <w:szCs w:val="22"/>
              <w:lang w:val="en-US" w:eastAsia="pt-PT"/>
            </w:rPr>
            <w:delText>Kubelet adds a set of environment variables when a pod is run. Kubelet supports simple {SVCNAME_SERVICE_HOST} AND {SVCNAME_SERVICE_PORT} variables, as well as Docker links compatible variables.</w:delText>
          </w:r>
        </w:del>
      </w:ins>
      <w:ins w:id="717" w:author="André Oliveira" w:date="2020-09-03T20:50:00Z">
        <w:del w:id="718" w:author="joao eduardo santos" w:date="2020-09-09T19:20:00Z">
          <w:r w:rsidDel="006507D7">
            <w:rPr>
              <w:rFonts w:eastAsiaTheme="minorHAnsi"/>
              <w:sz w:val="22"/>
              <w:szCs w:val="22"/>
              <w:shd w:val="clear" w:color="auto" w:fill="FFFFFF"/>
              <w:lang w:val="en-US" w:eastAsia="en-US"/>
            </w:rPr>
            <w:delText xml:space="preserve"> </w:delText>
          </w:r>
        </w:del>
      </w:ins>
      <w:ins w:id="719" w:author="André Oliveira" w:date="2020-09-03T20:41:00Z">
        <w:del w:id="720" w:author="joao eduardo santos" w:date="2020-09-09T19:20:00Z">
          <w:r w:rsidDel="006507D7">
            <w:rPr>
              <w:rFonts w:eastAsia="Times New Roman"/>
              <w:sz w:val="22"/>
              <w:szCs w:val="22"/>
              <w:lang w:val="en-US" w:eastAsia="pt-PT"/>
            </w:rPr>
            <w:delText>DNS Server is available as an addon. For each Kubernetes Service, the DNS Server creates a set of DNS records. If DNS is enabled in the entire cluster, pods will be able to use Service names that automatically resolve.</w:delText>
          </w:r>
        </w:del>
      </w:ins>
    </w:p>
    <w:p w14:paraId="5F6F9F2E" w14:textId="77777777" w:rsidR="00257874" w:rsidRDefault="00257874">
      <w:pPr>
        <w:spacing w:after="200"/>
        <w:rPr>
          <w:ins w:id="721" w:author="André Oliveira" w:date="2020-09-03T20:51:00Z"/>
          <w:rFonts w:eastAsiaTheme="minorHAnsi"/>
          <w:strike/>
          <w:sz w:val="22"/>
          <w:szCs w:val="22"/>
          <w:u w:val="single"/>
          <w:lang w:val="en-US" w:eastAsia="en-US"/>
        </w:rPr>
      </w:pPr>
    </w:p>
    <w:p w14:paraId="583A9E52" w14:textId="77777777" w:rsidR="00257874" w:rsidRDefault="002D0913">
      <w:pPr>
        <w:spacing w:after="200"/>
        <w:rPr>
          <w:ins w:id="722" w:author="André Oliveira" w:date="2020-09-03T20:41:00Z"/>
          <w:rFonts w:eastAsiaTheme="minorHAnsi"/>
          <w:strike/>
          <w:sz w:val="22"/>
          <w:szCs w:val="22"/>
          <w:u w:val="single"/>
          <w:lang w:val="en-US" w:eastAsia="en-US"/>
        </w:rPr>
      </w:pPr>
      <w:ins w:id="723" w:author="André Oliveira" w:date="2020-09-03T20:41:00Z">
        <w:r>
          <w:rPr>
            <w:rFonts w:eastAsiaTheme="minorHAnsi"/>
            <w:strike/>
            <w:sz w:val="22"/>
            <w:szCs w:val="22"/>
            <w:u w:val="single"/>
            <w:lang w:val="en-US" w:eastAsia="en-US"/>
          </w:rPr>
          <w:t>Performance and scalability</w:t>
        </w:r>
      </w:ins>
    </w:p>
    <w:p w14:paraId="5BD89E3B" w14:textId="77777777" w:rsidR="00257874" w:rsidRDefault="002D0913">
      <w:pPr>
        <w:spacing w:after="200"/>
        <w:rPr>
          <w:ins w:id="724" w:author="André Oliveira" w:date="2020-09-03T20:41:00Z"/>
          <w:rFonts w:eastAsiaTheme="minorHAnsi"/>
          <w:strike/>
          <w:sz w:val="22"/>
          <w:szCs w:val="22"/>
          <w:highlight w:val="white"/>
          <w:lang w:val="en-US" w:eastAsia="en-US"/>
        </w:rPr>
      </w:pPr>
      <w:ins w:id="725" w:author="André Oliveira" w:date="2020-09-03T20:41:00Z">
        <w:r>
          <w:rPr>
            <w:rFonts w:eastAsiaTheme="minorHAnsi"/>
            <w:strike/>
            <w:sz w:val="22"/>
            <w:szCs w:val="22"/>
            <w:shd w:val="clear" w:color="auto" w:fill="FFFFFF"/>
            <w:lang w:val="en-US" w:eastAsia="en-US"/>
          </w:rPr>
          <w:t>Docker Swarm:</w:t>
        </w:r>
      </w:ins>
    </w:p>
    <w:p w14:paraId="203B3399" w14:textId="77777777" w:rsidR="00257874" w:rsidRDefault="002D0913">
      <w:pPr>
        <w:spacing w:after="200"/>
        <w:rPr>
          <w:ins w:id="726" w:author="André Oliveira" w:date="2020-09-03T20:41:00Z"/>
          <w:rFonts w:eastAsiaTheme="minorHAnsi"/>
          <w:strike/>
          <w:sz w:val="22"/>
          <w:szCs w:val="22"/>
          <w:highlight w:val="white"/>
          <w:lang w:val="en-US" w:eastAsia="en-US"/>
        </w:rPr>
      </w:pPr>
      <w:ins w:id="727" w:author="André Oliveira" w:date="2020-09-03T20:41:00Z">
        <w:r>
          <w:rPr>
            <w:rFonts w:eastAsiaTheme="minorHAnsi"/>
            <w:strike/>
            <w:sz w:val="22"/>
            <w:szCs w:val="22"/>
            <w:shd w:val="clear" w:color="auto" w:fill="FFFFFF"/>
            <w:lang w:val="en-US" w:eastAsia="en-US"/>
          </w:rPr>
          <w:t>According to the </w:t>
        </w:r>
      </w:ins>
      <w:r>
        <w:fldChar w:fldCharType="begin"/>
      </w:r>
      <w:r w:rsidRPr="002D0913">
        <w:rPr>
          <w:lang w:val="en-GB"/>
          <w:rPrChange w:id="728" w:author="joao eduardo santos" w:date="2020-09-09T18:37:00Z">
            <w:rPr/>
          </w:rPrChange>
        </w:rPr>
        <w:instrText xml:space="preserve"> HYPERLINK "https://blog.docker.com/2015/11/scale-testing-docker-swarm-30000-containers/" \h </w:instrText>
      </w:r>
      <w:r>
        <w:fldChar w:fldCharType="separate"/>
      </w:r>
      <w:ins w:id="729" w:author="André Oliveira" w:date="2020-09-03T20:41:00Z">
        <w:r>
          <w:rPr>
            <w:rFonts w:eastAsiaTheme="minorHAnsi" w:cstheme="minorHAnsi"/>
            <w:strike/>
            <w:sz w:val="22"/>
            <w:szCs w:val="22"/>
            <w:shd w:val="clear" w:color="auto" w:fill="FFFFFF"/>
            <w:lang w:val="en-US" w:eastAsia="en-US"/>
          </w:rPr>
          <w:t>Docker’s blog post on scaling Swarm clusters</w:t>
        </w:r>
      </w:ins>
      <w:r>
        <w:rPr>
          <w:rFonts w:eastAsiaTheme="minorHAnsi" w:cstheme="minorHAnsi"/>
          <w:strike/>
          <w:sz w:val="22"/>
          <w:szCs w:val="22"/>
          <w:shd w:val="clear" w:color="auto" w:fill="FFFFFF"/>
          <w:lang w:val="en-US" w:eastAsia="en-US"/>
        </w:rPr>
        <w:fldChar w:fldCharType="end"/>
      </w:r>
      <w:ins w:id="730" w:author="André Oliveira" w:date="2020-09-03T20:41:00Z">
        <w:r>
          <w:rPr>
            <w:rFonts w:eastAsiaTheme="minorHAnsi"/>
            <w:strike/>
            <w:sz w:val="22"/>
            <w:szCs w:val="22"/>
            <w:shd w:val="clear" w:color="auto" w:fill="FFFFFF"/>
            <w:lang w:val="en-US" w:eastAsia="en-US"/>
          </w:rPr>
          <w:t>, Docker Swarm has been scaled and performance tested up to 30,000 containers and 1,000 nodes with 1 Swarm manager.</w:t>
        </w:r>
      </w:ins>
    </w:p>
    <w:p w14:paraId="1A373938" w14:textId="77777777" w:rsidR="00257874" w:rsidRDefault="002D0913">
      <w:pPr>
        <w:spacing w:after="200"/>
        <w:rPr>
          <w:ins w:id="731" w:author="André Oliveira" w:date="2020-09-03T20:41:00Z"/>
          <w:rFonts w:eastAsiaTheme="minorHAnsi"/>
          <w:strike/>
          <w:sz w:val="22"/>
          <w:szCs w:val="22"/>
          <w:highlight w:val="white"/>
          <w:lang w:val="en-US" w:eastAsia="en-US"/>
        </w:rPr>
      </w:pPr>
      <w:ins w:id="732" w:author="André Oliveira" w:date="2020-09-03T20:41:00Z">
        <w:r>
          <w:rPr>
            <w:rFonts w:eastAsiaTheme="minorHAnsi"/>
            <w:strike/>
            <w:sz w:val="22"/>
            <w:szCs w:val="22"/>
            <w:shd w:val="clear" w:color="auto" w:fill="FFFFFF"/>
            <w:lang w:val="en-US" w:eastAsia="en-US"/>
          </w:rPr>
          <w:t>Kubernetes:</w:t>
        </w:r>
      </w:ins>
    </w:p>
    <w:p w14:paraId="539ADB81" w14:textId="77777777" w:rsidR="00257874" w:rsidRDefault="002D0913">
      <w:pPr>
        <w:spacing w:after="200"/>
        <w:rPr>
          <w:ins w:id="733" w:author="André Oliveira" w:date="2020-09-03T20:41:00Z"/>
          <w:rFonts w:eastAsia="Times New Roman"/>
          <w:strike/>
          <w:sz w:val="22"/>
          <w:szCs w:val="22"/>
          <w:lang w:val="en-US" w:eastAsia="pt-PT"/>
        </w:rPr>
      </w:pPr>
      <w:ins w:id="734" w:author="André Oliveira" w:date="2020-09-03T20:41:00Z">
        <w:r>
          <w:rPr>
            <w:rFonts w:eastAsia="Times New Roman"/>
            <w:strike/>
            <w:sz w:val="22"/>
            <w:szCs w:val="22"/>
            <w:lang w:val="en-US" w:eastAsia="pt-PT"/>
          </w:rPr>
          <w:t>With the release of 1.6, Kubernetes </w:t>
        </w:r>
      </w:ins>
      <w:r>
        <w:fldChar w:fldCharType="begin"/>
      </w:r>
      <w:r w:rsidRPr="002D0913">
        <w:rPr>
          <w:lang w:val="en-GB"/>
          <w:rPrChange w:id="735" w:author="joao eduardo santos" w:date="2020-09-09T18:37:00Z">
            <w:rPr/>
          </w:rPrChange>
        </w:rPr>
        <w:instrText xml:space="preserve"> HYPERLINK "http://blog.kubernetes.io/2017/03/scalability-updates-in-kubernetes-1.6.html" \t "_blank" \h </w:instrText>
      </w:r>
      <w:r>
        <w:fldChar w:fldCharType="separate"/>
      </w:r>
      <w:ins w:id="736" w:author="André Oliveira" w:date="2020-09-03T20:41:00Z">
        <w:r>
          <w:rPr>
            <w:rFonts w:eastAsia="Times New Roman"/>
            <w:strike/>
            <w:sz w:val="22"/>
            <w:szCs w:val="22"/>
            <w:lang w:val="en-US" w:eastAsia="pt-PT"/>
          </w:rPr>
          <w:t>scales to  5,000-node clusters</w:t>
        </w:r>
      </w:ins>
      <w:r>
        <w:rPr>
          <w:rFonts w:eastAsia="Times New Roman"/>
          <w:strike/>
          <w:sz w:val="22"/>
          <w:szCs w:val="22"/>
          <w:lang w:val="en-US" w:eastAsia="pt-PT"/>
        </w:rPr>
        <w:fldChar w:fldCharType="end"/>
      </w:r>
      <w:ins w:id="737" w:author="André Oliveira" w:date="2020-09-03T20:41:00Z">
        <w:r>
          <w:rPr>
            <w:rFonts w:eastAsia="Times New Roman"/>
            <w:strike/>
            <w:sz w:val="22"/>
            <w:szCs w:val="22"/>
            <w:lang w:val="en-US" w:eastAsia="pt-PT"/>
          </w:rPr>
          <w:t>. Kubernetes scalability is benchmarked against the following Service Level Objectives (SLOs):</w:t>
        </w:r>
      </w:ins>
    </w:p>
    <w:p w14:paraId="76E3CC9C" w14:textId="77777777" w:rsidR="00257874" w:rsidRDefault="002D0913">
      <w:pPr>
        <w:spacing w:after="200"/>
        <w:rPr>
          <w:ins w:id="738" w:author="André Oliveira" w:date="2020-09-03T20:41:00Z"/>
          <w:rFonts w:eastAsia="Times New Roman"/>
          <w:strike/>
          <w:sz w:val="22"/>
          <w:szCs w:val="22"/>
          <w:lang w:val="en-US" w:eastAsia="pt-PT"/>
        </w:rPr>
      </w:pPr>
      <w:ins w:id="739" w:author="André Oliveira" w:date="2020-09-03T20:41:00Z">
        <w:r>
          <w:rPr>
            <w:rFonts w:eastAsia="Times New Roman"/>
            <w:strike/>
            <w:sz w:val="22"/>
            <w:szCs w:val="22"/>
            <w:lang w:val="en-US" w:eastAsia="pt-PT"/>
          </w:rPr>
          <w:t>API responsiveness: 99% of all API calls return in less than 1s.</w:t>
        </w:r>
      </w:ins>
    </w:p>
    <w:p w14:paraId="1C2D7A54" w14:textId="77777777" w:rsidR="00257874" w:rsidRDefault="002D0913">
      <w:pPr>
        <w:spacing w:after="200"/>
        <w:rPr>
          <w:ins w:id="740" w:author="André Oliveira" w:date="2020-09-03T20:41:00Z"/>
          <w:rFonts w:eastAsia="Times New Roman"/>
          <w:strike/>
          <w:sz w:val="22"/>
          <w:szCs w:val="22"/>
          <w:lang w:val="en-US" w:eastAsia="pt-PT"/>
        </w:rPr>
      </w:pPr>
      <w:ins w:id="741" w:author="André Oliveira" w:date="2020-09-03T20:41:00Z">
        <w:r>
          <w:rPr>
            <w:rFonts w:eastAsia="Times New Roman"/>
            <w:strike/>
            <w:sz w:val="22"/>
            <w:szCs w:val="22"/>
            <w:lang w:val="en-US" w:eastAsia="pt-PT"/>
          </w:rPr>
          <w:t>Pod startup time: 99% of pods and their containers (with pre-pulled images) start within 5s.</w:t>
        </w:r>
      </w:ins>
    </w:p>
    <w:p w14:paraId="17BAB386" w14:textId="77777777" w:rsidR="00257874" w:rsidRDefault="00257874">
      <w:pPr>
        <w:rPr>
          <w:ins w:id="742" w:author="André Oliveira" w:date="2020-09-03T20:51:00Z"/>
          <w:lang w:val="en-US"/>
        </w:rPr>
      </w:pPr>
    </w:p>
    <w:p w14:paraId="7085C856" w14:textId="77777777" w:rsidR="00257874" w:rsidRDefault="00257874">
      <w:pPr>
        <w:rPr>
          <w:ins w:id="743" w:author="André Oliveira" w:date="2020-09-03T20:51:00Z"/>
          <w:lang w:val="en-US"/>
        </w:rPr>
      </w:pPr>
    </w:p>
    <w:p w14:paraId="57636EF8" w14:textId="77777777" w:rsidR="00257874" w:rsidRDefault="00257874">
      <w:pPr>
        <w:rPr>
          <w:ins w:id="744" w:author="André Oliveira" w:date="2020-09-03T20:51:00Z"/>
          <w:lang w:val="en-US"/>
        </w:rPr>
      </w:pPr>
    </w:p>
    <w:p w14:paraId="1CA5174F" w14:textId="77777777" w:rsidR="00257874" w:rsidRDefault="00257874">
      <w:pPr>
        <w:rPr>
          <w:ins w:id="745" w:author="André Oliveira" w:date="2020-09-03T20:51:00Z"/>
          <w:lang w:val="en-US"/>
        </w:rPr>
      </w:pPr>
    </w:p>
    <w:p w14:paraId="047BE4CE" w14:textId="77777777" w:rsidR="00257874" w:rsidRDefault="00257874">
      <w:pPr>
        <w:rPr>
          <w:ins w:id="746" w:author="André Oliveira" w:date="2020-09-03T20:51:00Z"/>
          <w:lang w:val="en-US"/>
        </w:rPr>
      </w:pPr>
    </w:p>
    <w:p w14:paraId="200561AB" w14:textId="77777777" w:rsidR="00257874" w:rsidRDefault="00257874">
      <w:pPr>
        <w:rPr>
          <w:ins w:id="747" w:author="André Oliveira" w:date="2020-09-03T20:51:00Z"/>
          <w:lang w:val="en-US"/>
        </w:rPr>
      </w:pPr>
    </w:p>
    <w:p w14:paraId="0980A4C2" w14:textId="77777777" w:rsidR="00257874" w:rsidRDefault="00257874">
      <w:pPr>
        <w:rPr>
          <w:ins w:id="748" w:author="André Oliveira" w:date="2020-09-03T20:52:00Z"/>
          <w:lang w:val="en-US"/>
        </w:rPr>
      </w:pPr>
    </w:p>
    <w:p w14:paraId="273D4C78" w14:textId="77777777" w:rsidR="00257874" w:rsidRDefault="00257874">
      <w:pPr>
        <w:rPr>
          <w:ins w:id="749" w:author="André Oliveira" w:date="2020-09-03T20:51:00Z"/>
          <w:lang w:val="en-US"/>
        </w:rPr>
      </w:pPr>
    </w:p>
    <w:p w14:paraId="75AB4E97" w14:textId="77777777" w:rsidR="00257874" w:rsidRDefault="002D0913">
      <w:pPr>
        <w:pStyle w:val="Legenda"/>
        <w:keepNext/>
        <w:rPr>
          <w:lang w:val="en-US"/>
        </w:rPr>
        <w:pPrChange w:id="750" w:author="André Oliveira" w:date="2020-09-03T20:53:00Z">
          <w:pPr/>
        </w:pPrChange>
      </w:pPr>
      <w:commentRangeStart w:id="751"/>
      <w:proofErr w:type="spellStart"/>
      <w:r>
        <w:t>Table</w:t>
      </w:r>
      <w:proofErr w:type="spellEnd"/>
      <w:r>
        <w:t xml:space="preserve"> </w:t>
      </w:r>
      <w:ins w:id="752" w:author="André Oliveira" w:date="2020-09-03T20:53:00Z">
        <w:r>
          <w:fldChar w:fldCharType="begin"/>
        </w:r>
        <w:r>
          <w:instrText>SEQ Table \* ARABIC</w:instrText>
        </w:r>
        <w:r>
          <w:fldChar w:fldCharType="separate"/>
        </w:r>
        <w:r>
          <w:t>3</w:t>
        </w:r>
        <w:r>
          <w:fldChar w:fldCharType="end"/>
        </w:r>
        <w:r>
          <w:t xml:space="preserve"> - Docker </w:t>
        </w:r>
        <w:proofErr w:type="spellStart"/>
        <w:r>
          <w:t>Swarm</w:t>
        </w:r>
        <w:proofErr w:type="spellEnd"/>
        <w:r>
          <w:t xml:space="preserve"> </w:t>
        </w:r>
        <w:proofErr w:type="spellStart"/>
        <w:r>
          <w:t>vs</w:t>
        </w:r>
        <w:proofErr w:type="spellEnd"/>
        <w:r>
          <w:t xml:space="preserve"> </w:t>
        </w:r>
        <w:proofErr w:type="spellStart"/>
        <w:r>
          <w:t>Kubernetes</w:t>
        </w:r>
      </w:ins>
      <w:commentRangeEnd w:id="751"/>
      <w:proofErr w:type="spellEnd"/>
      <w:ins w:id="753" w:author="Unknown Author" w:date="2020-09-08T12:09:00Z">
        <w:r>
          <w:commentReference w:id="751"/>
        </w:r>
      </w:ins>
    </w:p>
    <w:tbl>
      <w:tblPr>
        <w:tblStyle w:val="TabelacomGrelha"/>
        <w:tblW w:w="8645" w:type="dxa"/>
        <w:jc w:val="center"/>
        <w:tblLook w:val="04A0" w:firstRow="1" w:lastRow="0" w:firstColumn="1" w:lastColumn="0" w:noHBand="0" w:noVBand="1"/>
      </w:tblPr>
      <w:tblGrid>
        <w:gridCol w:w="4322"/>
        <w:gridCol w:w="4323"/>
      </w:tblGrid>
      <w:tr w:rsidR="00257874" w14:paraId="4E561BA2" w14:textId="77777777">
        <w:trPr>
          <w:jc w:val="center"/>
          <w:ins w:id="754" w:author="André Oliveira" w:date="2020-09-03T20:51:00Z"/>
        </w:trPr>
        <w:tc>
          <w:tcPr>
            <w:tcW w:w="8644" w:type="dxa"/>
            <w:gridSpan w:val="2"/>
            <w:tcBorders>
              <w:top w:val="nil"/>
              <w:left w:val="nil"/>
              <w:right w:val="nil"/>
            </w:tcBorders>
            <w:vAlign w:val="center"/>
          </w:tcPr>
          <w:p w14:paraId="47F2DD22" w14:textId="77777777" w:rsidR="00257874" w:rsidRDefault="002D0913">
            <w:pPr>
              <w:spacing w:line="240" w:lineRule="auto"/>
              <w:rPr>
                <w:ins w:id="755" w:author="André Oliveira" w:date="2020-09-03T20:51:00Z"/>
                <w:spacing w:val="8"/>
                <w:lang w:val="en-US"/>
              </w:rPr>
            </w:pPr>
            <w:ins w:id="756" w:author="André Oliveira" w:date="2020-09-03T20:51:00Z">
              <w:r>
                <w:rPr>
                  <w:noProof/>
                  <w:spacing w:val="8"/>
                  <w:lang w:val="en-US"/>
                </w:rPr>
                <w:drawing>
                  <wp:anchor distT="0" distB="0" distL="0" distR="0" simplePos="0" relativeHeight="2" behindDoc="0" locked="0" layoutInCell="1" allowOverlap="1" wp14:anchorId="322AC387" wp14:editId="2D9BD003">
                    <wp:simplePos x="0" y="0"/>
                    <wp:positionH relativeFrom="column">
                      <wp:posOffset>4441190</wp:posOffset>
                    </wp:positionH>
                    <wp:positionV relativeFrom="paragraph">
                      <wp:posOffset>105410</wp:posOffset>
                    </wp:positionV>
                    <wp:extent cx="845185" cy="715645"/>
                    <wp:effectExtent l="0" t="0" r="0" b="0"/>
                    <wp:wrapNone/>
                    <wp:docPr id="14" name="Imagem 3" descr="Kubernetes2-e1498075079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3" descr="Kubernetes2-e1498075079188.png"/>
                            <pic:cNvPicPr>
                              <a:picLocks noChangeAspect="1" noChangeArrowheads="1"/>
                            </pic:cNvPicPr>
                          </pic:nvPicPr>
                          <pic:blipFill>
                            <a:blip r:embed="rId30"/>
                            <a:stretch>
                              <a:fillRect/>
                            </a:stretch>
                          </pic:blipFill>
                          <pic:spPr bwMode="auto">
                            <a:xfrm>
                              <a:off x="0" y="0"/>
                              <a:ext cx="845185" cy="715645"/>
                            </a:xfrm>
                            <a:prstGeom prst="rect">
                              <a:avLst/>
                            </a:prstGeom>
                          </pic:spPr>
                        </pic:pic>
                      </a:graphicData>
                    </a:graphic>
                  </wp:anchor>
                </w:drawing>
              </w:r>
              <w:r>
                <w:rPr>
                  <w:noProof/>
                  <w:spacing w:val="8"/>
                  <w:lang w:val="en-US"/>
                </w:rPr>
                <w:drawing>
                  <wp:anchor distT="0" distB="0" distL="0" distR="0" simplePos="0" relativeHeight="3" behindDoc="0" locked="0" layoutInCell="1" allowOverlap="1" wp14:anchorId="4D87BEE2" wp14:editId="6BB2BBFD">
                    <wp:simplePos x="0" y="0"/>
                    <wp:positionH relativeFrom="column">
                      <wp:posOffset>277495</wp:posOffset>
                    </wp:positionH>
                    <wp:positionV relativeFrom="paragraph">
                      <wp:posOffset>71120</wp:posOffset>
                    </wp:positionV>
                    <wp:extent cx="525780" cy="715645"/>
                    <wp:effectExtent l="0" t="0" r="0" b="0"/>
                    <wp:wrapNone/>
                    <wp:docPr id="15" name="Imagem 5" descr="docker-swarm-logo-2-219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5" descr="docker-swarm-logo-2-219x300.png"/>
                            <pic:cNvPicPr>
                              <a:picLocks noChangeAspect="1" noChangeArrowheads="1"/>
                            </pic:cNvPicPr>
                          </pic:nvPicPr>
                          <pic:blipFill>
                            <a:blip r:embed="rId31"/>
                            <a:stretch>
                              <a:fillRect/>
                            </a:stretch>
                          </pic:blipFill>
                          <pic:spPr bwMode="auto">
                            <a:xfrm>
                              <a:off x="0" y="0"/>
                              <a:ext cx="525780" cy="715645"/>
                            </a:xfrm>
                            <a:prstGeom prst="rect">
                              <a:avLst/>
                            </a:prstGeom>
                          </pic:spPr>
                        </pic:pic>
                      </a:graphicData>
                    </a:graphic>
                  </wp:anchor>
                </w:drawing>
              </w:r>
            </w:ins>
          </w:p>
          <w:p w14:paraId="4B1A38F1" w14:textId="77777777" w:rsidR="00257874" w:rsidRDefault="00257874">
            <w:pPr>
              <w:spacing w:line="240" w:lineRule="auto"/>
              <w:rPr>
                <w:ins w:id="757" w:author="André Oliveira" w:date="2020-09-03T20:51:00Z"/>
                <w:spacing w:val="8"/>
                <w:lang w:val="en-US"/>
              </w:rPr>
            </w:pPr>
          </w:p>
          <w:p w14:paraId="48075C5A" w14:textId="77777777" w:rsidR="00257874" w:rsidRDefault="002D0913">
            <w:pPr>
              <w:spacing w:line="240" w:lineRule="auto"/>
              <w:jc w:val="center"/>
              <w:rPr>
                <w:ins w:id="758" w:author="André Oliveira" w:date="2020-09-03T20:51:00Z"/>
                <w:b/>
                <w:spacing w:val="8"/>
                <w:sz w:val="28"/>
                <w:szCs w:val="28"/>
                <w:lang w:val="en-US"/>
              </w:rPr>
            </w:pPr>
            <w:ins w:id="759" w:author="André Oliveira" w:date="2020-09-03T20:51:00Z">
              <w:r>
                <w:rPr>
                  <w:b/>
                  <w:spacing w:val="8"/>
                  <w:sz w:val="28"/>
                  <w:szCs w:val="28"/>
                  <w:lang w:val="en-US"/>
                </w:rPr>
                <w:t>Docker Swarm vs Kubernetes</w:t>
              </w:r>
            </w:ins>
          </w:p>
          <w:p w14:paraId="5D6ECAA0" w14:textId="77777777" w:rsidR="00257874" w:rsidRDefault="00257874">
            <w:pPr>
              <w:spacing w:line="240" w:lineRule="auto"/>
              <w:rPr>
                <w:ins w:id="760" w:author="André Oliveira" w:date="2020-09-03T20:51:00Z"/>
                <w:spacing w:val="8"/>
                <w:lang w:val="en-US"/>
              </w:rPr>
            </w:pPr>
          </w:p>
          <w:p w14:paraId="7E604578" w14:textId="77777777" w:rsidR="00257874" w:rsidRDefault="00257874">
            <w:pPr>
              <w:spacing w:line="240" w:lineRule="auto"/>
              <w:rPr>
                <w:spacing w:val="8"/>
                <w:lang w:val="en-US"/>
              </w:rPr>
            </w:pPr>
          </w:p>
        </w:tc>
      </w:tr>
      <w:tr w:rsidR="00257874" w14:paraId="76EDB881" w14:textId="77777777">
        <w:trPr>
          <w:jc w:val="center"/>
          <w:ins w:id="761" w:author="André Oliveira" w:date="2020-09-03T20:51:00Z"/>
        </w:trPr>
        <w:tc>
          <w:tcPr>
            <w:tcW w:w="8644" w:type="dxa"/>
            <w:gridSpan w:val="2"/>
          </w:tcPr>
          <w:p w14:paraId="586EE640" w14:textId="77777777" w:rsidR="00257874" w:rsidRDefault="00257874">
            <w:pPr>
              <w:spacing w:line="240" w:lineRule="auto"/>
              <w:rPr>
                <w:ins w:id="762" w:author="André Oliveira" w:date="2020-09-03T20:51:00Z"/>
                <w:spacing w:val="8"/>
                <w:lang w:val="en-US"/>
              </w:rPr>
            </w:pPr>
          </w:p>
          <w:p w14:paraId="3183FB45" w14:textId="77777777" w:rsidR="00257874" w:rsidRDefault="002D0913">
            <w:pPr>
              <w:spacing w:line="240" w:lineRule="auto"/>
              <w:jc w:val="center"/>
              <w:rPr>
                <w:ins w:id="763" w:author="André Oliveira" w:date="2020-09-03T20:51:00Z"/>
                <w:b/>
                <w:spacing w:val="8"/>
                <w:sz w:val="28"/>
                <w:szCs w:val="28"/>
                <w:lang w:val="en-US"/>
              </w:rPr>
            </w:pPr>
            <w:ins w:id="764" w:author="André Oliveira" w:date="2020-09-03T20:51:00Z">
              <w:r>
                <w:rPr>
                  <w:b/>
                  <w:spacing w:val="8"/>
                  <w:sz w:val="28"/>
                  <w:szCs w:val="28"/>
                  <w:lang w:val="en-US"/>
                </w:rPr>
                <w:t>Pros</w:t>
              </w:r>
            </w:ins>
          </w:p>
          <w:p w14:paraId="2F4B4DA0" w14:textId="77777777" w:rsidR="00257874" w:rsidRDefault="00257874">
            <w:pPr>
              <w:spacing w:line="240" w:lineRule="auto"/>
              <w:rPr>
                <w:spacing w:val="8"/>
                <w:lang w:val="en-US"/>
              </w:rPr>
            </w:pPr>
          </w:p>
        </w:tc>
      </w:tr>
      <w:tr w:rsidR="00257874" w:rsidRPr="00CD58A2" w14:paraId="33277B9C" w14:textId="77777777">
        <w:trPr>
          <w:jc w:val="center"/>
          <w:ins w:id="765" w:author="André Oliveira" w:date="2020-09-03T20:51:00Z"/>
        </w:trPr>
        <w:tc>
          <w:tcPr>
            <w:tcW w:w="4322" w:type="dxa"/>
          </w:tcPr>
          <w:p w14:paraId="18CC34B6" w14:textId="77777777" w:rsidR="00257874" w:rsidRDefault="002D0913">
            <w:pPr>
              <w:pStyle w:val="PargrafodaLista"/>
              <w:numPr>
                <w:ilvl w:val="0"/>
                <w:numId w:val="14"/>
              </w:numPr>
              <w:spacing w:after="0" w:line="240" w:lineRule="auto"/>
              <w:rPr>
                <w:ins w:id="766" w:author="André Oliveira" w:date="2020-09-03T20:51:00Z"/>
                <w:rFonts w:eastAsia="Times New Roman"/>
                <w:lang w:val="en-US" w:eastAsia="pt-PT"/>
              </w:rPr>
            </w:pPr>
            <w:ins w:id="767" w:author="André Oliveira" w:date="2020-09-03T20:51:00Z">
              <w:r>
                <w:rPr>
                  <w:rFonts w:eastAsia="Times New Roman"/>
                  <w:lang w:val="en-US" w:eastAsia="pt-PT"/>
                </w:rPr>
                <w:t>Deployment is simpler and Swarm mode is included in Docker Engine.</w:t>
              </w:r>
            </w:ins>
          </w:p>
          <w:p w14:paraId="6D0EE9BB" w14:textId="77777777" w:rsidR="00257874" w:rsidRDefault="002D0913">
            <w:pPr>
              <w:pStyle w:val="PargrafodaLista"/>
              <w:numPr>
                <w:ilvl w:val="0"/>
                <w:numId w:val="14"/>
              </w:numPr>
              <w:spacing w:after="0" w:line="240" w:lineRule="auto"/>
              <w:rPr>
                <w:rFonts w:eastAsia="Times New Roman"/>
                <w:lang w:val="en-US" w:eastAsia="pt-PT"/>
              </w:rPr>
            </w:pPr>
            <w:ins w:id="768" w:author="André Oliveira" w:date="2020-09-03T20:51:00Z">
              <w:r>
                <w:rPr>
                  <w:rFonts w:eastAsia="Times New Roman"/>
                  <w:lang w:val="en-US" w:eastAsia="pt-PT"/>
                </w:rPr>
                <w:t>Integrates with Docker Compose and Docker CLI – native Docker tools. Many of the Docker CLI commands will work with Swarm. Easier learning curve.</w:t>
              </w:r>
            </w:ins>
          </w:p>
        </w:tc>
        <w:tc>
          <w:tcPr>
            <w:tcW w:w="4322" w:type="dxa"/>
          </w:tcPr>
          <w:p w14:paraId="70298CF0" w14:textId="77777777" w:rsidR="00257874" w:rsidRDefault="002D0913">
            <w:pPr>
              <w:pStyle w:val="PargrafodaLista"/>
              <w:numPr>
                <w:ilvl w:val="0"/>
                <w:numId w:val="13"/>
              </w:numPr>
              <w:spacing w:after="0" w:line="240" w:lineRule="auto"/>
              <w:rPr>
                <w:ins w:id="769" w:author="André Oliveira" w:date="2020-09-03T20:51:00Z"/>
                <w:rFonts w:eastAsia="Times New Roman"/>
                <w:lang w:val="en-US" w:eastAsia="pt-PT"/>
              </w:rPr>
            </w:pPr>
            <w:ins w:id="770" w:author="André Oliveira" w:date="2020-09-03T20:51:00Z">
              <w:r>
                <w:rPr>
                  <w:rFonts w:eastAsia="Times New Roman"/>
                  <w:lang w:val="en-US" w:eastAsia="pt-PT"/>
                </w:rPr>
                <w:t xml:space="preserve">Based on extensive experience running Linux containers at Google. </w:t>
              </w:r>
            </w:ins>
          </w:p>
          <w:p w14:paraId="0510C382" w14:textId="77777777" w:rsidR="00257874" w:rsidRDefault="002D0913">
            <w:pPr>
              <w:pStyle w:val="PargrafodaLista"/>
              <w:numPr>
                <w:ilvl w:val="0"/>
                <w:numId w:val="13"/>
              </w:numPr>
              <w:spacing w:after="0" w:line="240" w:lineRule="auto"/>
              <w:rPr>
                <w:ins w:id="771" w:author="André Oliveira" w:date="2020-09-03T20:51:00Z"/>
                <w:rFonts w:eastAsia="Times New Roman"/>
                <w:lang w:val="en-US" w:eastAsia="pt-PT"/>
              </w:rPr>
            </w:pPr>
            <w:ins w:id="772" w:author="André Oliveira" w:date="2020-09-03T20:51:00Z">
              <w:r>
                <w:rPr>
                  <w:rFonts w:eastAsia="Times New Roman"/>
                  <w:lang w:val="en-US" w:eastAsia="pt-PT"/>
                </w:rPr>
                <w:t>Easy service organization with pods</w:t>
              </w:r>
            </w:ins>
          </w:p>
          <w:p w14:paraId="6F29107D" w14:textId="77777777" w:rsidR="00257874" w:rsidRDefault="002D0913">
            <w:pPr>
              <w:pStyle w:val="PargrafodaLista"/>
              <w:numPr>
                <w:ilvl w:val="0"/>
                <w:numId w:val="13"/>
              </w:numPr>
              <w:spacing w:after="0" w:line="240" w:lineRule="auto"/>
              <w:rPr>
                <w:ins w:id="773" w:author="André Oliveira" w:date="2020-09-03T20:51:00Z"/>
                <w:rFonts w:eastAsia="Times New Roman"/>
                <w:lang w:val="en-US" w:eastAsia="pt-PT"/>
              </w:rPr>
            </w:pPr>
            <w:ins w:id="774" w:author="André Oliveira" w:date="2020-09-03T20:51:00Z">
              <w:r>
                <w:rPr>
                  <w:rFonts w:eastAsia="Times New Roman"/>
                  <w:lang w:val="en-US" w:eastAsia="pt-PT"/>
                </w:rPr>
                <w:t>Can overcome constraints of Docker and Docker API.</w:t>
              </w:r>
            </w:ins>
          </w:p>
          <w:p w14:paraId="156A8971" w14:textId="77777777" w:rsidR="00257874" w:rsidRDefault="002D0913">
            <w:pPr>
              <w:pStyle w:val="PargrafodaLista"/>
              <w:numPr>
                <w:ilvl w:val="0"/>
                <w:numId w:val="13"/>
              </w:numPr>
              <w:spacing w:after="0" w:line="240" w:lineRule="auto"/>
              <w:rPr>
                <w:rFonts w:eastAsia="Times New Roman"/>
                <w:lang w:val="en-US" w:eastAsia="pt-PT"/>
              </w:rPr>
            </w:pPr>
            <w:ins w:id="775" w:author="André Oliveira" w:date="2020-09-03T20:51:00Z">
              <w:r>
                <w:rPr>
                  <w:rFonts w:eastAsia="Times New Roman"/>
                  <w:lang w:val="en-US" w:eastAsia="pt-PT"/>
                </w:rPr>
                <w:t>Autoscaling based on factors such as CPU utilization.</w:t>
              </w:r>
            </w:ins>
          </w:p>
        </w:tc>
      </w:tr>
      <w:tr w:rsidR="00257874" w14:paraId="0AE89BCF" w14:textId="77777777">
        <w:trPr>
          <w:jc w:val="center"/>
          <w:ins w:id="776" w:author="André Oliveira" w:date="2020-09-03T20:51:00Z"/>
        </w:trPr>
        <w:tc>
          <w:tcPr>
            <w:tcW w:w="8644" w:type="dxa"/>
            <w:gridSpan w:val="2"/>
          </w:tcPr>
          <w:p w14:paraId="0CBDD50F" w14:textId="77777777" w:rsidR="00257874" w:rsidRDefault="00257874">
            <w:pPr>
              <w:spacing w:line="240" w:lineRule="auto"/>
              <w:rPr>
                <w:ins w:id="777" w:author="André Oliveira" w:date="2020-09-03T20:51:00Z"/>
                <w:spacing w:val="8"/>
                <w:lang w:val="en-US"/>
              </w:rPr>
            </w:pPr>
          </w:p>
          <w:p w14:paraId="69A35B91" w14:textId="77777777" w:rsidR="00257874" w:rsidRDefault="002D0913">
            <w:pPr>
              <w:spacing w:line="240" w:lineRule="auto"/>
              <w:jc w:val="center"/>
              <w:rPr>
                <w:ins w:id="778" w:author="André Oliveira" w:date="2020-09-03T20:51:00Z"/>
                <w:b/>
                <w:spacing w:val="8"/>
                <w:sz w:val="28"/>
                <w:szCs w:val="28"/>
                <w:lang w:val="en-US"/>
              </w:rPr>
            </w:pPr>
            <w:ins w:id="779" w:author="André Oliveira" w:date="2020-09-03T20:51:00Z">
              <w:r>
                <w:rPr>
                  <w:b/>
                  <w:spacing w:val="8"/>
                  <w:sz w:val="28"/>
                  <w:szCs w:val="28"/>
                  <w:lang w:val="en-US"/>
                </w:rPr>
                <w:t>Cons</w:t>
              </w:r>
            </w:ins>
          </w:p>
          <w:p w14:paraId="3AFCAF94" w14:textId="77777777" w:rsidR="00257874" w:rsidRDefault="00257874">
            <w:pPr>
              <w:spacing w:line="240" w:lineRule="auto"/>
              <w:rPr>
                <w:spacing w:val="8"/>
                <w:lang w:val="en-US"/>
              </w:rPr>
            </w:pPr>
          </w:p>
        </w:tc>
      </w:tr>
      <w:tr w:rsidR="00257874" w:rsidRPr="00CD58A2" w14:paraId="41FB13DB" w14:textId="77777777">
        <w:trPr>
          <w:jc w:val="center"/>
          <w:ins w:id="780" w:author="André Oliveira" w:date="2020-09-03T20:51:00Z"/>
        </w:trPr>
        <w:tc>
          <w:tcPr>
            <w:tcW w:w="4322" w:type="dxa"/>
          </w:tcPr>
          <w:p w14:paraId="18ADFBEA" w14:textId="77777777" w:rsidR="00257874" w:rsidRDefault="002D0913">
            <w:pPr>
              <w:pStyle w:val="PargrafodaLista"/>
              <w:numPr>
                <w:ilvl w:val="0"/>
                <w:numId w:val="12"/>
              </w:numPr>
              <w:spacing w:after="0" w:line="240" w:lineRule="auto"/>
              <w:rPr>
                <w:ins w:id="781" w:author="André Oliveira" w:date="2020-09-03T20:51:00Z"/>
                <w:rFonts w:eastAsia="Times New Roman"/>
                <w:lang w:val="en-US" w:eastAsia="pt-PT"/>
              </w:rPr>
            </w:pPr>
            <w:ins w:id="782" w:author="André Oliveira" w:date="2020-09-03T20:51:00Z">
              <w:r>
                <w:rPr>
                  <w:rFonts w:eastAsia="Times New Roman"/>
                  <w:lang w:val="en-US" w:eastAsia="pt-PT"/>
                </w:rPr>
                <w:t>Does not have as much experience with production deployments at scale.</w:t>
              </w:r>
            </w:ins>
          </w:p>
          <w:p w14:paraId="65A5FDD2" w14:textId="77777777" w:rsidR="00257874" w:rsidRDefault="002D0913">
            <w:pPr>
              <w:pStyle w:val="PargrafodaLista"/>
              <w:numPr>
                <w:ilvl w:val="0"/>
                <w:numId w:val="12"/>
              </w:numPr>
              <w:spacing w:after="0" w:line="240" w:lineRule="auto"/>
              <w:rPr>
                <w:ins w:id="783" w:author="André Oliveira" w:date="2020-09-03T20:51:00Z"/>
                <w:rFonts w:eastAsia="Times New Roman"/>
                <w:lang w:val="en-US" w:eastAsia="pt-PT"/>
              </w:rPr>
            </w:pPr>
            <w:ins w:id="784" w:author="André Oliveira" w:date="2020-09-03T20:51:00Z">
              <w:r>
                <w:rPr>
                  <w:rFonts w:eastAsia="Times New Roman"/>
                  <w:lang w:val="en-US" w:eastAsia="pt-PT"/>
                </w:rPr>
                <w:t>Limited to the Docker API’s capabilities.</w:t>
              </w:r>
            </w:ins>
          </w:p>
          <w:p w14:paraId="2C075BE0" w14:textId="77777777" w:rsidR="00257874" w:rsidRDefault="002D0913">
            <w:pPr>
              <w:pStyle w:val="PargrafodaLista"/>
              <w:numPr>
                <w:ilvl w:val="0"/>
                <w:numId w:val="12"/>
              </w:numPr>
              <w:spacing w:after="0" w:line="240" w:lineRule="auto"/>
              <w:rPr>
                <w:rFonts w:eastAsia="Times New Roman"/>
                <w:lang w:val="en-US" w:eastAsia="pt-PT"/>
              </w:rPr>
            </w:pPr>
            <w:ins w:id="785" w:author="André Oliveira" w:date="2020-09-03T20:51:00Z">
              <w:r>
                <w:rPr>
                  <w:rFonts w:eastAsia="Times New Roman"/>
                  <w:lang w:val="en-US" w:eastAsia="pt-PT"/>
                </w:rPr>
                <w:t>Services can be scaled manually.</w:t>
              </w:r>
            </w:ins>
          </w:p>
        </w:tc>
        <w:tc>
          <w:tcPr>
            <w:tcW w:w="4322" w:type="dxa"/>
          </w:tcPr>
          <w:p w14:paraId="315C5A25" w14:textId="77777777" w:rsidR="00257874" w:rsidRDefault="002D0913">
            <w:pPr>
              <w:pStyle w:val="PargrafodaLista"/>
              <w:numPr>
                <w:ilvl w:val="0"/>
                <w:numId w:val="11"/>
              </w:numPr>
              <w:spacing w:after="0" w:line="240" w:lineRule="auto"/>
              <w:rPr>
                <w:ins w:id="786" w:author="André Oliveira" w:date="2020-09-03T20:51:00Z"/>
                <w:rFonts w:eastAsia="Times New Roman"/>
                <w:lang w:val="en-US" w:eastAsia="pt-PT"/>
              </w:rPr>
            </w:pPr>
            <w:ins w:id="787" w:author="André Oliveira" w:date="2020-09-03T20:51:00Z">
              <w:r>
                <w:rPr>
                  <w:rFonts w:eastAsia="Times New Roman"/>
                  <w:lang w:val="en-US" w:eastAsia="pt-PT"/>
                </w:rPr>
                <w:t>Do-it-yourself installation can be complex, but flexible.</w:t>
              </w:r>
            </w:ins>
          </w:p>
          <w:p w14:paraId="3EFB1901" w14:textId="77777777" w:rsidR="00257874" w:rsidRDefault="002D0913">
            <w:pPr>
              <w:pStyle w:val="PargrafodaLista"/>
              <w:numPr>
                <w:ilvl w:val="0"/>
                <w:numId w:val="11"/>
              </w:numPr>
              <w:spacing w:after="0" w:line="240" w:lineRule="auto"/>
              <w:rPr>
                <w:rFonts w:eastAsia="Times New Roman"/>
                <w:lang w:val="en-US" w:eastAsia="pt-PT"/>
              </w:rPr>
            </w:pPr>
            <w:ins w:id="788" w:author="André Oliveira" w:date="2020-09-03T20:51:00Z">
              <w:r>
                <w:rPr>
                  <w:rFonts w:eastAsia="Times New Roman"/>
                  <w:lang w:val="en-US" w:eastAsia="pt-PT"/>
                </w:rPr>
                <w:t xml:space="preserve">Uses a separate set of tools for management, including </w:t>
              </w:r>
              <w:proofErr w:type="spellStart"/>
              <w:r>
                <w:rPr>
                  <w:rFonts w:eastAsia="Times New Roman"/>
                  <w:lang w:val="en-US" w:eastAsia="pt-PT"/>
                </w:rPr>
                <w:t>kubelet</w:t>
              </w:r>
              <w:proofErr w:type="spellEnd"/>
              <w:r>
                <w:rPr>
                  <w:rFonts w:eastAsia="Times New Roman"/>
                  <w:lang w:val="en-US" w:eastAsia="pt-PT"/>
                </w:rPr>
                <w:t xml:space="preserve"> CLI.</w:t>
              </w:r>
            </w:ins>
          </w:p>
        </w:tc>
      </w:tr>
      <w:tr w:rsidR="00257874" w14:paraId="2D096583" w14:textId="77777777">
        <w:trPr>
          <w:jc w:val="center"/>
          <w:ins w:id="789" w:author="André Oliveira" w:date="2020-09-03T20:51:00Z"/>
        </w:trPr>
        <w:tc>
          <w:tcPr>
            <w:tcW w:w="8644" w:type="dxa"/>
            <w:gridSpan w:val="2"/>
          </w:tcPr>
          <w:p w14:paraId="58357FE4" w14:textId="77777777" w:rsidR="00257874" w:rsidRDefault="00257874">
            <w:pPr>
              <w:spacing w:line="240" w:lineRule="auto"/>
              <w:rPr>
                <w:ins w:id="790" w:author="André Oliveira" w:date="2020-09-03T20:51:00Z"/>
                <w:spacing w:val="8"/>
                <w:lang w:val="en-US"/>
              </w:rPr>
            </w:pPr>
          </w:p>
          <w:p w14:paraId="177824AC" w14:textId="77777777" w:rsidR="00257874" w:rsidRDefault="002D0913">
            <w:pPr>
              <w:spacing w:line="240" w:lineRule="auto"/>
              <w:jc w:val="center"/>
              <w:rPr>
                <w:ins w:id="791" w:author="André Oliveira" w:date="2020-09-03T20:51:00Z"/>
                <w:b/>
                <w:spacing w:val="8"/>
                <w:sz w:val="28"/>
                <w:szCs w:val="28"/>
                <w:lang w:val="en-US"/>
              </w:rPr>
            </w:pPr>
            <w:ins w:id="792" w:author="André Oliveira" w:date="2020-09-03T20:51:00Z">
              <w:r>
                <w:rPr>
                  <w:b/>
                  <w:spacing w:val="8"/>
                  <w:sz w:val="28"/>
                  <w:szCs w:val="28"/>
                  <w:lang w:val="en-US"/>
                </w:rPr>
                <w:t>Common features</w:t>
              </w:r>
            </w:ins>
          </w:p>
          <w:p w14:paraId="7723A1F7" w14:textId="77777777" w:rsidR="00257874" w:rsidRDefault="00257874">
            <w:pPr>
              <w:spacing w:line="240" w:lineRule="auto"/>
              <w:rPr>
                <w:spacing w:val="8"/>
                <w:lang w:val="en-US"/>
              </w:rPr>
            </w:pPr>
          </w:p>
        </w:tc>
      </w:tr>
      <w:tr w:rsidR="00257874" w:rsidRPr="00CD58A2" w14:paraId="5FB9E5BF" w14:textId="77777777">
        <w:trPr>
          <w:jc w:val="center"/>
          <w:ins w:id="793" w:author="André Oliveira" w:date="2020-09-03T20:51:00Z"/>
        </w:trPr>
        <w:tc>
          <w:tcPr>
            <w:tcW w:w="8644" w:type="dxa"/>
            <w:gridSpan w:val="2"/>
          </w:tcPr>
          <w:p w14:paraId="5C8811E7" w14:textId="77777777" w:rsidR="00257874" w:rsidRDefault="002D0913">
            <w:pPr>
              <w:pStyle w:val="PargrafodaLista"/>
              <w:numPr>
                <w:ilvl w:val="0"/>
                <w:numId w:val="10"/>
              </w:numPr>
              <w:spacing w:after="0" w:line="240" w:lineRule="auto"/>
              <w:rPr>
                <w:ins w:id="794" w:author="André Oliveira" w:date="2020-09-03T20:51:00Z"/>
                <w:rFonts w:eastAsia="Times New Roman"/>
                <w:lang w:val="en-US" w:eastAsia="pt-PT"/>
              </w:rPr>
            </w:pPr>
            <w:ins w:id="795" w:author="André Oliveira" w:date="2020-09-03T20:51:00Z">
              <w:r>
                <w:rPr>
                  <w:rFonts w:eastAsia="Times New Roman"/>
                  <w:lang w:val="en-US" w:eastAsia="pt-PT"/>
                </w:rPr>
                <w:t>Open source projects.</w:t>
              </w:r>
            </w:ins>
          </w:p>
          <w:p w14:paraId="6B23B769" w14:textId="77777777" w:rsidR="00257874" w:rsidRDefault="002D0913">
            <w:pPr>
              <w:pStyle w:val="PargrafodaLista"/>
              <w:numPr>
                <w:ilvl w:val="0"/>
                <w:numId w:val="10"/>
              </w:numPr>
              <w:spacing w:after="0" w:line="240" w:lineRule="auto"/>
              <w:rPr>
                <w:ins w:id="796" w:author="André Oliveira" w:date="2020-09-03T20:51:00Z"/>
                <w:rFonts w:eastAsia="Times New Roman"/>
                <w:lang w:val="en-US" w:eastAsia="pt-PT"/>
              </w:rPr>
            </w:pPr>
            <w:ins w:id="797" w:author="André Oliveira" w:date="2020-09-03T20:51:00Z">
              <w:r>
                <w:rPr>
                  <w:rFonts w:eastAsia="Times New Roman"/>
                  <w:lang w:val="en-US" w:eastAsia="pt-PT"/>
                </w:rPr>
                <w:t>Various storage options.</w:t>
              </w:r>
            </w:ins>
          </w:p>
          <w:p w14:paraId="544037F2" w14:textId="77777777" w:rsidR="00257874" w:rsidRDefault="002D0913">
            <w:pPr>
              <w:pStyle w:val="PargrafodaLista"/>
              <w:numPr>
                <w:ilvl w:val="0"/>
                <w:numId w:val="10"/>
              </w:numPr>
              <w:spacing w:after="0" w:line="240" w:lineRule="auto"/>
              <w:rPr>
                <w:ins w:id="798" w:author="André Oliveira" w:date="2020-09-03T20:51:00Z"/>
                <w:rFonts w:eastAsia="Times New Roman"/>
                <w:lang w:val="en-US" w:eastAsia="pt-PT"/>
              </w:rPr>
            </w:pPr>
            <w:ins w:id="799" w:author="André Oliveira" w:date="2020-09-03T20:51:00Z">
              <w:r>
                <w:rPr>
                  <w:rFonts w:eastAsia="Times New Roman"/>
                  <w:lang w:val="en-US" w:eastAsia="pt-PT"/>
                </w:rPr>
                <w:t>Networking features such as load balancing and DNS.</w:t>
              </w:r>
            </w:ins>
          </w:p>
          <w:p w14:paraId="3EAF220B" w14:textId="77777777" w:rsidR="00257874" w:rsidRDefault="002D0913">
            <w:pPr>
              <w:pStyle w:val="PargrafodaLista"/>
              <w:numPr>
                <w:ilvl w:val="0"/>
                <w:numId w:val="10"/>
              </w:numPr>
              <w:spacing w:after="0" w:line="240" w:lineRule="auto"/>
              <w:rPr>
                <w:rFonts w:eastAsia="Times New Roman"/>
                <w:lang w:val="en-US" w:eastAsia="pt-PT"/>
              </w:rPr>
            </w:pPr>
            <w:ins w:id="800" w:author="André Oliveira" w:date="2020-09-03T20:51:00Z">
              <w:r>
                <w:rPr>
                  <w:rFonts w:eastAsia="Times New Roman"/>
                  <w:lang w:val="en-US" w:eastAsia="pt-PT"/>
                </w:rPr>
                <w:t>Logging and Monitoring add-ons.</w:t>
              </w:r>
            </w:ins>
          </w:p>
        </w:tc>
      </w:tr>
    </w:tbl>
    <w:p w14:paraId="79AFC3D9" w14:textId="77777777" w:rsidR="00257874" w:rsidRDefault="00257874">
      <w:pPr>
        <w:jc w:val="center"/>
        <w:rPr>
          <w:ins w:id="801" w:author="André Oliveira" w:date="2020-09-03T20:51:00Z"/>
          <w:lang w:val="en-US"/>
        </w:rPr>
        <w:pPrChange w:id="802" w:author="André Oliveira" w:date="2020-09-03T20:51:00Z">
          <w:pPr/>
        </w:pPrChange>
      </w:pPr>
    </w:p>
    <w:p w14:paraId="66F95883" w14:textId="77777777" w:rsidR="00257874" w:rsidRDefault="00257874">
      <w:pPr>
        <w:rPr>
          <w:ins w:id="803" w:author="André Oliveira" w:date="2020-09-03T20:35:00Z"/>
          <w:lang w:val="en-US"/>
        </w:rPr>
        <w:pPrChange w:id="804" w:author="André Oliveira" w:date="2020-09-03T20:36:00Z">
          <w:pPr>
            <w:pStyle w:val="Ttulo2"/>
          </w:pPr>
        </w:pPrChange>
      </w:pPr>
    </w:p>
    <w:p w14:paraId="06C57D06" w14:textId="77777777" w:rsidR="00257874" w:rsidRDefault="002D0913">
      <w:pPr>
        <w:pStyle w:val="Ttulo2"/>
        <w:rPr>
          <w:ins w:id="805" w:author="André Oliveira" w:date="2020-09-03T20:39:00Z"/>
          <w:color w:val="auto"/>
          <w:sz w:val="28"/>
          <w:szCs w:val="28"/>
          <w:lang w:val="en-US"/>
        </w:rPr>
      </w:pPr>
      <w:ins w:id="806" w:author="André Oliveira" w:date="2020-09-03T20:39:00Z">
        <w:r>
          <w:rPr>
            <w:color w:val="auto"/>
            <w:sz w:val="28"/>
            <w:szCs w:val="28"/>
            <w:lang w:val="en-US"/>
          </w:rPr>
          <w:lastRenderedPageBreak/>
          <w:t>8.3. Google Cloud Run</w:t>
        </w:r>
      </w:ins>
    </w:p>
    <w:p w14:paraId="615A0414" w14:textId="77777777" w:rsidR="00257874" w:rsidRDefault="002D0913">
      <w:pPr>
        <w:spacing w:after="200"/>
        <w:rPr>
          <w:ins w:id="807" w:author="André Oliveira" w:date="2020-09-03T20:39:00Z"/>
          <w:rFonts w:eastAsiaTheme="minorHAnsi"/>
          <w:sz w:val="22"/>
          <w:szCs w:val="22"/>
          <w:highlight w:val="white"/>
          <w:lang w:val="en-US" w:eastAsia="en-US"/>
        </w:rPr>
      </w:pPr>
      <w:commentRangeStart w:id="808"/>
      <w:ins w:id="809" w:author="André Oliveira" w:date="2020-09-03T20:39:00Z">
        <w:r>
          <w:rPr>
            <w:rFonts w:eastAsiaTheme="minorHAnsi"/>
            <w:sz w:val="22"/>
            <w:szCs w:val="22"/>
            <w:shd w:val="clear" w:color="auto" w:fill="FFFFFF"/>
            <w:lang w:val="en-US" w:eastAsia="en-US"/>
          </w:rPr>
          <w:t xml:space="preserve">In our planning we always aimed to deploy the IS E-Learning platform in a cloud environment </w:t>
        </w:r>
        <w:proofErr w:type="gramStart"/>
        <w:r>
          <w:rPr>
            <w:rFonts w:eastAsiaTheme="minorHAnsi"/>
            <w:sz w:val="22"/>
            <w:szCs w:val="22"/>
            <w:shd w:val="clear" w:color="auto" w:fill="FFFFFF"/>
            <w:lang w:val="en-US" w:eastAsia="en-US"/>
          </w:rPr>
          <w:t>as a way to</w:t>
        </w:r>
        <w:proofErr w:type="gramEnd"/>
        <w:r>
          <w:rPr>
            <w:rFonts w:eastAsiaTheme="minorHAnsi"/>
            <w:sz w:val="22"/>
            <w:szCs w:val="22"/>
            <w:shd w:val="clear" w:color="auto" w:fill="FFFFFF"/>
            <w:lang w:val="en-US" w:eastAsia="en-US"/>
          </w:rPr>
          <w:t xml:space="preserve"> simulate its viability in the future as an online e-learning application that is accessed by multiple users in simultaneous. That said, the details of configuration a container orchestration environment, although interesting, it is </w:t>
        </w:r>
        <w:proofErr w:type="gramStart"/>
        <w:r>
          <w:rPr>
            <w:rFonts w:eastAsiaTheme="minorHAnsi"/>
            <w:sz w:val="22"/>
            <w:szCs w:val="22"/>
            <w:shd w:val="clear" w:color="auto" w:fill="FFFFFF"/>
            <w:lang w:val="en-US" w:eastAsia="en-US"/>
          </w:rPr>
          <w:t>really not</w:t>
        </w:r>
        <w:proofErr w:type="gramEnd"/>
        <w:r>
          <w:rPr>
            <w:rFonts w:eastAsiaTheme="minorHAnsi"/>
            <w:sz w:val="22"/>
            <w:szCs w:val="22"/>
            <w:shd w:val="clear" w:color="auto" w:fill="FFFFFF"/>
            <w:lang w:val="en-US" w:eastAsia="en-US"/>
          </w:rPr>
          <w:t xml:space="preserve"> a subject that we will address in our project, only its practical usage. </w:t>
        </w:r>
      </w:ins>
      <w:commentRangeEnd w:id="808"/>
      <w:ins w:id="810" w:author="Unknown Author" w:date="2020-09-08T12:10:00Z">
        <w:r>
          <w:commentReference w:id="808"/>
        </w:r>
      </w:ins>
    </w:p>
    <w:p w14:paraId="555B563F" w14:textId="77777777" w:rsidR="00257874" w:rsidRDefault="002D0913">
      <w:pPr>
        <w:spacing w:after="200"/>
        <w:rPr>
          <w:ins w:id="811" w:author="André Oliveira" w:date="2020-09-03T20:39:00Z"/>
          <w:rFonts w:eastAsiaTheme="minorHAnsi"/>
          <w:sz w:val="22"/>
          <w:szCs w:val="22"/>
          <w:highlight w:val="white"/>
          <w:lang w:val="en-US" w:eastAsia="en-US"/>
        </w:rPr>
      </w:pPr>
      <w:ins w:id="812" w:author="André Oliveira" w:date="2020-09-03T20:39:00Z">
        <w:r>
          <w:rPr>
            <w:rFonts w:eastAsiaTheme="minorHAnsi"/>
            <w:sz w:val="22"/>
            <w:szCs w:val="22"/>
            <w:shd w:val="clear" w:color="auto" w:fill="FFFFFF"/>
            <w:lang w:val="en-US" w:eastAsia="en-US"/>
          </w:rPr>
          <w:t>Like discussed, Docker Swarm and Kubernetes are great choices for containers orchestration platforms, offering advanced scalability and configuration flexibility, with the possibility to control over every aspect of container orchestration, from networking, to storage. However, at the current state of our project, we don’t need that level of cluster configuration and monitoring, we just want to know how our platform behaves in a cloud environment scenario, and for that reason we choose to deploy our platform on Google Cloud Run.</w:t>
        </w:r>
      </w:ins>
    </w:p>
    <w:p w14:paraId="2C0886B4" w14:textId="77777777" w:rsidR="00257874" w:rsidRDefault="002D0913">
      <w:pPr>
        <w:spacing w:after="200"/>
        <w:rPr>
          <w:ins w:id="813" w:author="André Oliveira" w:date="2020-09-03T20:39:00Z"/>
          <w:rFonts w:eastAsiaTheme="minorHAnsi"/>
          <w:sz w:val="22"/>
          <w:szCs w:val="22"/>
          <w:highlight w:val="white"/>
          <w:lang w:val="en-US" w:eastAsia="en-US"/>
        </w:rPr>
      </w:pPr>
      <w:ins w:id="814" w:author="André Oliveira" w:date="2020-09-03T20:39:00Z">
        <w:r>
          <w:rPr>
            <w:rFonts w:eastAsiaTheme="minorHAnsi"/>
            <w:sz w:val="22"/>
            <w:szCs w:val="22"/>
            <w:shd w:val="clear" w:color="auto" w:fill="FFFFFF"/>
            <w:lang w:val="en-US" w:eastAsia="en-US"/>
          </w:rPr>
          <w:t xml:space="preserve">Cloud Run is a </w:t>
        </w:r>
      </w:ins>
      <w:ins w:id="815" w:author="André Oliveira" w:date="2020-09-03T20:53:00Z">
        <w:r>
          <w:rPr>
            <w:rFonts w:eastAsiaTheme="minorHAnsi" w:cstheme="minorHAnsi"/>
            <w:sz w:val="22"/>
            <w:szCs w:val="22"/>
            <w:shd w:val="clear" w:color="auto" w:fill="FFFFFF"/>
            <w:lang w:val="en-US" w:eastAsia="en-US"/>
          </w:rPr>
          <w:t>serverless platform</w:t>
        </w:r>
      </w:ins>
      <w:ins w:id="816" w:author="André Oliveira" w:date="2020-09-03T20:39:00Z">
        <w:r>
          <w:rPr>
            <w:rFonts w:eastAsiaTheme="minorHAnsi"/>
            <w:sz w:val="22"/>
            <w:szCs w:val="22"/>
            <w:shd w:val="clear" w:color="auto" w:fill="FFFFFF"/>
            <w:lang w:val="en-US" w:eastAsia="en-US"/>
          </w:rPr>
          <w:t> for</w:t>
        </w:r>
      </w:ins>
      <w:ins w:id="817" w:author="joao eduardo santos" w:date="2020-09-09T19:24:00Z">
        <w:r w:rsidR="006507D7">
          <w:rPr>
            <w:rFonts w:eastAsiaTheme="minorHAnsi"/>
            <w:sz w:val="22"/>
            <w:szCs w:val="22"/>
            <w:shd w:val="clear" w:color="auto" w:fill="FFFFFF"/>
            <w:lang w:val="en-US" w:eastAsia="en-US"/>
          </w:rPr>
          <w:t xml:space="preserve"> deploying</w:t>
        </w:r>
      </w:ins>
      <w:ins w:id="818" w:author="André Oliveira" w:date="2020-09-03T20:39:00Z">
        <w:r>
          <w:rPr>
            <w:rFonts w:eastAsiaTheme="minorHAnsi"/>
            <w:sz w:val="22"/>
            <w:szCs w:val="22"/>
            <w:shd w:val="clear" w:color="auto" w:fill="FFFFFF"/>
            <w:lang w:val="en-US" w:eastAsia="en-US"/>
          </w:rPr>
          <w:t xml:space="preserve"> s</w:t>
        </w:r>
        <w:commentRangeStart w:id="819"/>
        <w:r>
          <w:rPr>
            <w:rFonts w:eastAsiaTheme="minorHAnsi"/>
            <w:sz w:val="22"/>
            <w:szCs w:val="22"/>
            <w:shd w:val="clear" w:color="auto" w:fill="FFFFFF"/>
            <w:lang w:val="en-US" w:eastAsia="en-US"/>
          </w:rPr>
          <w:t xml:space="preserve">tateless containerized </w:t>
        </w:r>
        <w:del w:id="820" w:author="joao eduardo santos" w:date="2020-09-09T19:23:00Z">
          <w:r w:rsidDel="006507D7">
            <w:rPr>
              <w:rFonts w:eastAsiaTheme="minorHAnsi"/>
              <w:sz w:val="22"/>
              <w:szCs w:val="22"/>
              <w:shd w:val="clear" w:color="auto" w:fill="FFFFFF"/>
              <w:lang w:val="en-US" w:eastAsia="en-US"/>
            </w:rPr>
            <w:delText>microservices</w:delText>
          </w:r>
        </w:del>
      </w:ins>
      <w:proofErr w:type="spellStart"/>
      <w:ins w:id="821" w:author="joao eduardo santos" w:date="2020-09-09T19:23:00Z">
        <w:r w:rsidR="006507D7">
          <w:rPr>
            <w:rFonts w:eastAsiaTheme="minorHAnsi"/>
            <w:sz w:val="22"/>
            <w:szCs w:val="22"/>
            <w:shd w:val="clear" w:color="auto" w:fill="FFFFFF"/>
            <w:lang w:val="en-US" w:eastAsia="en-US"/>
          </w:rPr>
          <w:t>applications</w:t>
        </w:r>
      </w:ins>
      <w:ins w:id="822" w:author="André Oliveira" w:date="2020-09-03T20:39:00Z">
        <w:del w:id="823" w:author="joao eduardo santos" w:date="2020-09-09T19:24:00Z">
          <w:r w:rsidDel="006507D7">
            <w:rPr>
              <w:rFonts w:eastAsiaTheme="minorHAnsi"/>
              <w:sz w:val="22"/>
              <w:szCs w:val="22"/>
              <w:shd w:val="clear" w:color="auto" w:fill="FFFFFF"/>
              <w:lang w:val="en-US" w:eastAsia="en-US"/>
            </w:rPr>
            <w:delText>,</w:delText>
          </w:r>
          <w:commentRangeEnd w:id="819"/>
          <w:r w:rsidDel="006507D7">
            <w:commentReference w:id="819"/>
          </w:r>
          <w:r w:rsidDel="006507D7">
            <w:rPr>
              <w:rFonts w:eastAsiaTheme="minorHAnsi"/>
              <w:sz w:val="22"/>
              <w:szCs w:val="22"/>
              <w:shd w:val="clear" w:color="auto" w:fill="FFFFFF"/>
              <w:lang w:val="en-US" w:eastAsia="en-US"/>
            </w:rPr>
            <w:delText xml:space="preserve"> based on containers, </w:delText>
          </w:r>
        </w:del>
        <w:r>
          <w:rPr>
            <w:rFonts w:eastAsiaTheme="minorHAnsi"/>
            <w:sz w:val="22"/>
            <w:szCs w:val="22"/>
            <w:shd w:val="clear" w:color="auto" w:fill="FFFFFF"/>
            <w:lang w:val="en-US" w:eastAsia="en-US"/>
          </w:rPr>
          <w:t>that</w:t>
        </w:r>
        <w:proofErr w:type="spellEnd"/>
        <w:r>
          <w:rPr>
            <w:rFonts w:eastAsiaTheme="minorHAnsi"/>
            <w:sz w:val="22"/>
            <w:szCs w:val="22"/>
            <w:shd w:val="clear" w:color="auto" w:fill="FFFFFF"/>
            <w:lang w:val="en-US" w:eastAsia="en-US"/>
          </w:rPr>
          <w:t xml:space="preserve"> don’t require most known container orchestration features like namespaces, or node allocation and management. It is possible to have all its configurations being fully managed by the Google Cloud Services “black box” - meaning that after implementing a microservice, it will have automatically scalable serverless execution, scaling to zero if there no requests, using no resources in such cases. As managed compute platform, managed Cloud Run also supports essential configuration settings: the maximum concurrent requests a single container receives, the memory size to be allocated to the container as well as request timeout can be configured. No additional configurations or management operations are required.</w:t>
        </w:r>
      </w:ins>
    </w:p>
    <w:p w14:paraId="5E247CBC" w14:textId="77777777" w:rsidR="00257874" w:rsidRDefault="002D0913">
      <w:pPr>
        <w:spacing w:after="200"/>
        <w:rPr>
          <w:ins w:id="824" w:author="André Oliveira" w:date="2020-09-03T20:39:00Z"/>
          <w:rFonts w:eastAsiaTheme="minorHAnsi"/>
          <w:sz w:val="22"/>
          <w:szCs w:val="22"/>
          <w:highlight w:val="white"/>
          <w:lang w:val="en-US" w:eastAsia="en-US"/>
        </w:rPr>
      </w:pPr>
      <w:ins w:id="825" w:author="André Oliveira" w:date="2020-09-03T20:39:00Z">
        <w:r>
          <w:rPr>
            <w:rFonts w:eastAsiaTheme="minorHAnsi"/>
            <w:sz w:val="22"/>
            <w:szCs w:val="22"/>
            <w:shd w:val="clear" w:color="auto" w:fill="FFFFFF"/>
            <w:lang w:val="en-US" w:eastAsia="en-US"/>
          </w:rPr>
          <w:t xml:space="preserve">To deploy </w:t>
        </w:r>
        <w:r>
          <w:rPr>
            <w:rFonts w:eastAsiaTheme="minorHAnsi"/>
            <w:i/>
            <w:sz w:val="22"/>
            <w:szCs w:val="22"/>
            <w:shd w:val="clear" w:color="auto" w:fill="FFFFFF"/>
            <w:lang w:val="en-US" w:eastAsia="en-US"/>
          </w:rPr>
          <w:t xml:space="preserve">IS E-Learning </w:t>
        </w:r>
        <w:r>
          <w:rPr>
            <w:rFonts w:eastAsiaTheme="minorHAnsi"/>
            <w:sz w:val="22"/>
            <w:szCs w:val="22"/>
            <w:shd w:val="clear" w:color="auto" w:fill="FFFFFF"/>
            <w:lang w:val="en-US" w:eastAsia="en-US"/>
          </w:rPr>
          <w:t>platform on Cloud Run, all it is necessary to implement an address management service, by creating one containerized service for each operation - this is creating a Docker Image, which is the Cloud Run’s unit of deployment, for each service: API and execution environments. Once the images have been created and registered in a container registry, they can be deployed to the managed Cloud Run with a single command, making the service</w:t>
        </w:r>
        <w:r>
          <w:rPr>
            <w:rFonts w:eastAsiaTheme="minorHAnsi"/>
            <w:i/>
            <w:sz w:val="22"/>
            <w:szCs w:val="22"/>
            <w:shd w:val="clear" w:color="auto" w:fill="FFFFFF"/>
            <w:lang w:val="en-US" w:eastAsia="en-US"/>
          </w:rPr>
          <w:t xml:space="preserve"> </w:t>
        </w:r>
        <w:r>
          <w:rPr>
            <w:rFonts w:eastAsiaTheme="minorHAnsi"/>
            <w:sz w:val="22"/>
            <w:szCs w:val="22"/>
            <w:shd w:val="clear" w:color="auto" w:fill="FFFFFF"/>
            <w:lang w:val="en-US" w:eastAsia="en-US"/>
          </w:rPr>
          <w:t>up and running on a completely serverless platform.</w:t>
        </w:r>
      </w:ins>
    </w:p>
    <w:p w14:paraId="38D20DDE" w14:textId="77777777" w:rsidR="00257874" w:rsidRDefault="00257874">
      <w:pPr>
        <w:rPr>
          <w:ins w:id="826" w:author="André Oliveira" w:date="2020-09-03T20:23:00Z"/>
          <w:lang w:val="en-US"/>
        </w:rPr>
        <w:pPrChange w:id="827" w:author="André Oliveira" w:date="2020-09-03T20:35:00Z">
          <w:pPr>
            <w:spacing w:after="200"/>
            <w:jc w:val="left"/>
          </w:pPr>
        </w:pPrChange>
      </w:pPr>
    </w:p>
    <w:p w14:paraId="6D6AC1C1" w14:textId="77777777" w:rsidR="00257874" w:rsidRDefault="002D0913">
      <w:pPr>
        <w:pStyle w:val="Ttulo1"/>
        <w:numPr>
          <w:ilvl w:val="0"/>
          <w:numId w:val="5"/>
        </w:numPr>
      </w:pPr>
      <w:bookmarkStart w:id="828" w:name="_Toc43055782"/>
      <w:r>
        <w:t xml:space="preserve">Project </w:t>
      </w:r>
      <w:bookmarkStart w:id="829" w:name="_GoBack"/>
      <w:commentRangeStart w:id="830"/>
      <w:commentRangeStart w:id="831"/>
      <w:r>
        <w:t>progress</w:t>
      </w:r>
      <w:bookmarkStart w:id="832" w:name="_Hlk49363043"/>
      <w:bookmarkEnd w:id="828"/>
      <w:bookmarkEnd w:id="832"/>
      <w:bookmarkEnd w:id="829"/>
      <w:commentRangeEnd w:id="830"/>
      <w:commentRangeEnd w:id="831"/>
      <w:r w:rsidR="00CD58A2">
        <w:rPr>
          <w:rStyle w:val="Refdecomentrio"/>
          <w:rFonts w:asciiTheme="minorHAnsi" w:eastAsiaTheme="minorEastAsia" w:hAnsiTheme="minorHAnsi" w:cstheme="minorBidi"/>
          <w:b w:val="0"/>
          <w:bCs w:val="0"/>
          <w:color w:val="auto"/>
          <w:lang w:val="pt-PT"/>
        </w:rPr>
        <w:commentReference w:id="831"/>
      </w:r>
      <w:r w:rsidR="006507D7">
        <w:rPr>
          <w:rStyle w:val="Refdecomentrio"/>
          <w:rFonts w:asciiTheme="minorHAnsi" w:eastAsiaTheme="minorEastAsia" w:hAnsiTheme="minorHAnsi" w:cstheme="minorBidi"/>
          <w:b w:val="0"/>
          <w:bCs w:val="0"/>
          <w:color w:val="auto"/>
          <w:lang w:val="pt-PT"/>
        </w:rPr>
        <w:commentReference w:id="830"/>
      </w:r>
    </w:p>
    <w:p w14:paraId="33980D96" w14:textId="77777777" w:rsidR="00257874" w:rsidRDefault="002D0913">
      <w:pPr>
        <w:rPr>
          <w:lang w:val="en-US"/>
        </w:rPr>
      </w:pPr>
      <w:r>
        <w:rPr>
          <w:lang w:val="en-US"/>
        </w:rPr>
        <w:t>The project continues to be mostly on schedule. Some time constraints have impacted the planned schedule such as jobs or college projects for other courses, specifically projects for other courses have caused significant delay on some developments, resulting in more tasks behind schedule than was the case on the progress report delivery.</w:t>
      </w:r>
    </w:p>
    <w:p w14:paraId="6B4E12B9" w14:textId="77777777" w:rsidR="00257874" w:rsidRDefault="002D0913">
      <w:pPr>
        <w:rPr>
          <w:lang w:val="en-US"/>
        </w:rPr>
      </w:pPr>
      <w:r>
        <w:rPr>
          <w:lang w:val="en-US"/>
        </w:rPr>
        <w:t xml:space="preserve">On </w:t>
      </w:r>
      <w:r>
        <w:rPr>
          <w:lang w:val="en-US"/>
        </w:rPr>
        <w:fldChar w:fldCharType="begin"/>
      </w:r>
      <w:r>
        <w:rPr>
          <w:lang w:val="en-US"/>
        </w:rPr>
        <w:instrText>REF _Ref39226630 \h</w:instrText>
      </w:r>
      <w:r>
        <w:rPr>
          <w:lang w:val="en-US"/>
        </w:rPr>
      </w:r>
      <w:r>
        <w:rPr>
          <w:lang w:val="en-US"/>
        </w:rPr>
        <w:fldChar w:fldCharType="separate"/>
      </w:r>
      <w:r>
        <w:rPr>
          <w:lang w:val="en-US"/>
        </w:rPr>
        <w:t>Figure 12</w:t>
      </w:r>
      <w:r>
        <w:rPr>
          <w:lang w:val="en-US"/>
        </w:rPr>
        <w:fldChar w:fldCharType="end"/>
      </w:r>
      <w:r>
        <w:rPr>
          <w:lang w:val="en-US"/>
        </w:rPr>
        <w:t>, which represents the planned scheduled up to the progress beta delivery, are highlighted the activities which have not been finished. The development of the Questionnaire service has proven more complex than anticipated, and although it is behind schedule it is already in development, as is the Authentication Service. The Fill Questionnaire page have not begun development yet.</w:t>
      </w:r>
    </w:p>
    <w:p w14:paraId="2D313E3E" w14:textId="77777777" w:rsidR="00257874" w:rsidRDefault="002D0913">
      <w:pPr>
        <w:rPr>
          <w:lang w:val="en-US"/>
        </w:rPr>
      </w:pPr>
      <w:r>
        <w:rPr>
          <w:lang w:val="en-US"/>
        </w:rPr>
        <w:lastRenderedPageBreak/>
        <w:t xml:space="preserve">On </w:t>
      </w:r>
      <w:r>
        <w:rPr>
          <w:lang w:val="en-US"/>
        </w:rPr>
        <w:fldChar w:fldCharType="begin"/>
      </w:r>
      <w:r>
        <w:rPr>
          <w:lang w:val="en-US"/>
        </w:rPr>
        <w:instrText>REF _Ref39227464 \h</w:instrText>
      </w:r>
      <w:r>
        <w:rPr>
          <w:lang w:val="en-US"/>
        </w:rPr>
      </w:r>
      <w:r>
        <w:rPr>
          <w:lang w:val="en-US"/>
        </w:rPr>
        <w:fldChar w:fldCharType="separate"/>
      </w:r>
      <w:r>
        <w:rPr>
          <w:lang w:val="en-US"/>
        </w:rPr>
        <w:t>Table 4</w:t>
      </w:r>
      <w:r>
        <w:rPr>
          <w:lang w:val="en-US"/>
        </w:rPr>
        <w:fldChar w:fldCharType="end"/>
      </w:r>
      <w:r>
        <w:rPr>
          <w:lang w:val="en-US"/>
        </w:rPr>
        <w:t xml:space="preserve"> is the necessary information to understand the scheduled plan on </w:t>
      </w:r>
      <w:r>
        <w:rPr>
          <w:lang w:val="en-US"/>
        </w:rPr>
        <w:fldChar w:fldCharType="begin"/>
      </w:r>
      <w:r>
        <w:rPr>
          <w:lang w:val="en-US"/>
        </w:rPr>
        <w:instrText>REF _Ref39226630 \h</w:instrText>
      </w:r>
      <w:r>
        <w:rPr>
          <w:lang w:val="en-US"/>
        </w:rPr>
      </w:r>
      <w:r>
        <w:rPr>
          <w:lang w:val="en-US"/>
        </w:rPr>
        <w:fldChar w:fldCharType="separate"/>
      </w:r>
      <w:r>
        <w:rPr>
          <w:lang w:val="en-US"/>
        </w:rPr>
        <w:t>Figure 12</w:t>
      </w:r>
      <w:r>
        <w:rPr>
          <w:lang w:val="en-US"/>
        </w:rPr>
        <w:fldChar w:fldCharType="end"/>
      </w:r>
      <w:r>
        <w:rPr>
          <w:lang w:val="en-US"/>
        </w:rPr>
        <w:t xml:space="preserve"> and </w:t>
      </w:r>
      <w:r>
        <w:rPr>
          <w:lang w:val="en-US"/>
        </w:rPr>
        <w:fldChar w:fldCharType="begin"/>
      </w:r>
      <w:r>
        <w:rPr>
          <w:lang w:val="en-US"/>
        </w:rPr>
        <w:instrText>REF _Ref39226647 \h</w:instrText>
      </w:r>
      <w:r>
        <w:rPr>
          <w:lang w:val="en-US"/>
        </w:rPr>
      </w:r>
      <w:r>
        <w:rPr>
          <w:lang w:val="en-US"/>
        </w:rPr>
        <w:fldChar w:fldCharType="separate"/>
      </w:r>
      <w:r>
        <w:rPr>
          <w:lang w:val="en-US"/>
        </w:rPr>
        <w:t>Figure 13</w:t>
      </w:r>
      <w:r>
        <w:rPr>
          <w:lang w:val="en-US"/>
        </w:rPr>
        <w:fldChar w:fldCharType="end"/>
      </w:r>
      <w:r>
        <w:rPr>
          <w:lang w:val="en-US"/>
        </w:rPr>
        <w:t>.</w:t>
      </w:r>
    </w:p>
    <w:p w14:paraId="552D8DE4" w14:textId="77777777" w:rsidR="00257874" w:rsidRDefault="00257874">
      <w:pPr>
        <w:rPr>
          <w:lang w:val="en-US"/>
        </w:rPr>
      </w:pPr>
    </w:p>
    <w:p w14:paraId="4FA9349A" w14:textId="77777777" w:rsidR="00257874" w:rsidRDefault="002D0913">
      <w:pPr>
        <w:pStyle w:val="Legenda"/>
        <w:keepNext/>
        <w:rPr>
          <w:lang w:val="en-US"/>
        </w:rPr>
      </w:pPr>
      <w:bookmarkStart w:id="833" w:name="_Ref39227464"/>
      <w:bookmarkStart w:id="834" w:name="_Toc43055789"/>
      <w:r>
        <w:rPr>
          <w:lang w:val="en-US"/>
        </w:rPr>
        <w:t xml:space="preserve">Table </w:t>
      </w:r>
      <w:ins w:id="835" w:author="André Oliveira" w:date="2020-09-03T20:53:00Z">
        <w:r>
          <w:rPr>
            <w:lang w:val="en-US"/>
          </w:rPr>
          <w:fldChar w:fldCharType="begin"/>
        </w:r>
        <w:r>
          <w:rPr>
            <w:lang w:val="en-US"/>
          </w:rPr>
          <w:instrText>SEQ Table \* ARABIC</w:instrText>
        </w:r>
        <w:r>
          <w:rPr>
            <w:lang w:val="en-US"/>
          </w:rPr>
          <w:fldChar w:fldCharType="separate"/>
        </w:r>
        <w:r>
          <w:rPr>
            <w:lang w:val="en-US"/>
          </w:rPr>
          <w:t>4</w:t>
        </w:r>
        <w:r>
          <w:rPr>
            <w:lang w:val="en-US"/>
          </w:rPr>
          <w:fldChar w:fldCharType="end"/>
        </w:r>
      </w:ins>
      <w:bookmarkEnd w:id="833"/>
      <w:del w:id="836" w:author="André Oliveira" w:date="2020-09-03T20:53:00Z">
        <w:r>
          <w:rPr>
            <w:lang w:val="en-US"/>
          </w:rPr>
          <w:fldChar w:fldCharType="begin"/>
        </w:r>
        <w:r>
          <w:rPr>
            <w:lang w:val="en-US"/>
          </w:rPr>
          <w:delInstrText>SEQ Table \* ARABIC</w:delInstrText>
        </w:r>
        <w:r>
          <w:rPr>
            <w:lang w:val="en-US"/>
          </w:rPr>
          <w:fldChar w:fldCharType="separate"/>
        </w:r>
        <w:r>
          <w:rPr>
            <w:lang w:val="en-US"/>
          </w:rPr>
          <w:delText>5</w:delText>
        </w:r>
        <w:r>
          <w:rPr>
            <w:lang w:val="en-US"/>
          </w:rPr>
          <w:fldChar w:fldCharType="end"/>
        </w:r>
      </w:del>
      <w:r>
        <w:rPr>
          <w:lang w:val="en-US"/>
        </w:rPr>
        <w:t xml:space="preserve"> – Assignment Types</w:t>
      </w:r>
      <w:bookmarkEnd w:id="834"/>
    </w:p>
    <w:tbl>
      <w:tblPr>
        <w:tblStyle w:val="TabeladeGrelha1Clara"/>
        <w:tblW w:w="7819" w:type="dxa"/>
        <w:jc w:val="center"/>
        <w:tblLook w:val="04A0" w:firstRow="1" w:lastRow="0" w:firstColumn="1" w:lastColumn="0" w:noHBand="0" w:noVBand="1"/>
      </w:tblPr>
      <w:tblGrid>
        <w:gridCol w:w="2048"/>
        <w:gridCol w:w="5771"/>
      </w:tblGrid>
      <w:tr w:rsidR="00257874" w14:paraId="65881F67" w14:textId="77777777" w:rsidTr="00257874">
        <w:trPr>
          <w:cnfStyle w:val="100000000000" w:firstRow="1" w:lastRow="0" w:firstColumn="0" w:lastColumn="0" w:oddVBand="0" w:evenVBand="0" w:oddHBand="0"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2048" w:type="dxa"/>
            <w:tcBorders>
              <w:bottom w:val="single" w:sz="12" w:space="0" w:color="666666"/>
            </w:tcBorders>
            <w:vAlign w:val="center"/>
          </w:tcPr>
          <w:p w14:paraId="2953CA71" w14:textId="77777777" w:rsidR="00257874" w:rsidRDefault="002D0913">
            <w:pPr>
              <w:spacing w:line="240" w:lineRule="auto"/>
              <w:rPr>
                <w:lang w:val="en-US"/>
              </w:rPr>
            </w:pPr>
            <w:r>
              <w:rPr>
                <w:lang w:val="en-US"/>
              </w:rPr>
              <w:t>Assignment Type</w:t>
            </w:r>
          </w:p>
        </w:tc>
        <w:tc>
          <w:tcPr>
            <w:tcW w:w="5770" w:type="dxa"/>
            <w:tcBorders>
              <w:bottom w:val="single" w:sz="12" w:space="0" w:color="666666"/>
            </w:tcBorders>
            <w:vAlign w:val="center"/>
          </w:tcPr>
          <w:p w14:paraId="0E8A2A5E" w14:textId="77777777" w:rsidR="00257874" w:rsidRDefault="002D0913">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257874" w:rsidRPr="00CD58A2" w14:paraId="167D2B42" w14:textId="77777777" w:rsidTr="00257874">
        <w:trPr>
          <w:trHeight w:val="727"/>
          <w:jc w:val="center"/>
        </w:trPr>
        <w:tc>
          <w:tcPr>
            <w:cnfStyle w:val="001000000000" w:firstRow="0" w:lastRow="0" w:firstColumn="1" w:lastColumn="0" w:oddVBand="0" w:evenVBand="0" w:oddHBand="0" w:evenHBand="0" w:firstRowFirstColumn="0" w:firstRowLastColumn="0" w:lastRowFirstColumn="0" w:lastRowLastColumn="0"/>
            <w:tcW w:w="2048" w:type="dxa"/>
            <w:vAlign w:val="center"/>
          </w:tcPr>
          <w:p w14:paraId="3229A8A8" w14:textId="77777777" w:rsidR="00257874" w:rsidRDefault="002D0913">
            <w:pPr>
              <w:spacing w:line="240" w:lineRule="auto"/>
              <w:jc w:val="center"/>
              <w:rPr>
                <w:lang w:val="en-US"/>
              </w:rPr>
            </w:pPr>
            <w:r>
              <w:rPr>
                <w:lang w:val="en-US"/>
              </w:rPr>
              <w:t>E(x)</w:t>
            </w:r>
          </w:p>
        </w:tc>
        <w:tc>
          <w:tcPr>
            <w:tcW w:w="5770" w:type="dxa"/>
            <w:vAlign w:val="center"/>
          </w:tcPr>
          <w:p w14:paraId="033800A3" w14:textId="77777777" w:rsidR="00257874" w:rsidRDefault="002D0913">
            <w:pPr>
              <w:spacing w:line="240" w:lineRule="auto"/>
              <w:jc w:val="left"/>
              <w:cnfStyle w:val="000000000000" w:firstRow="0" w:lastRow="0" w:firstColumn="0" w:lastColumn="0" w:oddVBand="0" w:evenVBand="0" w:oddHBand="0" w:evenHBand="0" w:firstRowFirstColumn="0" w:firstRowLastColumn="0" w:lastRowFirstColumn="0" w:lastRowLastColumn="0"/>
              <w:rPr>
                <w:lang w:val="en-US"/>
              </w:rPr>
            </w:pPr>
            <w:r>
              <w:rPr>
                <w:lang w:val="en-US"/>
              </w:rPr>
              <w:t>Design and implementation of execution environment for a given language</w:t>
            </w:r>
          </w:p>
        </w:tc>
      </w:tr>
      <w:tr w:rsidR="00257874" w14:paraId="1A86CBF2" w14:textId="77777777" w:rsidTr="00257874">
        <w:trPr>
          <w:trHeight w:val="400"/>
          <w:jc w:val="center"/>
        </w:trPr>
        <w:tc>
          <w:tcPr>
            <w:cnfStyle w:val="001000000000" w:firstRow="0" w:lastRow="0" w:firstColumn="1" w:lastColumn="0" w:oddVBand="0" w:evenVBand="0" w:oddHBand="0" w:evenHBand="0" w:firstRowFirstColumn="0" w:firstRowLastColumn="0" w:lastRowFirstColumn="0" w:lastRowLastColumn="0"/>
            <w:tcW w:w="2048" w:type="dxa"/>
            <w:vAlign w:val="center"/>
          </w:tcPr>
          <w:p w14:paraId="5AF145BD" w14:textId="77777777" w:rsidR="00257874" w:rsidRDefault="002D0913">
            <w:pPr>
              <w:spacing w:line="240" w:lineRule="auto"/>
              <w:jc w:val="center"/>
              <w:rPr>
                <w:lang w:val="en-US"/>
              </w:rPr>
            </w:pPr>
            <w:r>
              <w:rPr>
                <w:lang w:val="en-US"/>
              </w:rPr>
              <w:t>P(x)</w:t>
            </w:r>
          </w:p>
        </w:tc>
        <w:tc>
          <w:tcPr>
            <w:tcW w:w="5770" w:type="dxa"/>
            <w:vAlign w:val="center"/>
          </w:tcPr>
          <w:p w14:paraId="750D4E6E" w14:textId="77777777" w:rsidR="00257874" w:rsidRDefault="002D0913">
            <w:pPr>
              <w:spacing w:line="240" w:lineRule="auto"/>
              <w:jc w:val="left"/>
              <w:cnfStyle w:val="000000000000" w:firstRow="0" w:lastRow="0" w:firstColumn="0" w:lastColumn="0" w:oddVBand="0" w:evenVBand="0" w:oddHBand="0" w:evenHBand="0" w:firstRowFirstColumn="0" w:firstRowLastColumn="0" w:lastRowFirstColumn="0" w:lastRowLastColumn="0"/>
              <w:rPr>
                <w:lang w:val="en-US"/>
              </w:rPr>
            </w:pPr>
            <w:r>
              <w:rPr>
                <w:lang w:val="en-US"/>
              </w:rPr>
              <w:t>Creation of webpage</w:t>
            </w:r>
          </w:p>
        </w:tc>
      </w:tr>
      <w:tr w:rsidR="00257874" w:rsidRPr="00CD58A2" w14:paraId="4DE02597" w14:textId="77777777" w:rsidTr="00257874">
        <w:trPr>
          <w:trHeight w:val="429"/>
          <w:jc w:val="center"/>
        </w:trPr>
        <w:tc>
          <w:tcPr>
            <w:cnfStyle w:val="001000000000" w:firstRow="0" w:lastRow="0" w:firstColumn="1" w:lastColumn="0" w:oddVBand="0" w:evenVBand="0" w:oddHBand="0" w:evenHBand="0" w:firstRowFirstColumn="0" w:firstRowLastColumn="0" w:lastRowFirstColumn="0" w:lastRowLastColumn="0"/>
            <w:tcW w:w="2048" w:type="dxa"/>
            <w:vAlign w:val="center"/>
          </w:tcPr>
          <w:p w14:paraId="404AD1AA" w14:textId="77777777" w:rsidR="00257874" w:rsidRDefault="002D0913">
            <w:pPr>
              <w:spacing w:line="240" w:lineRule="auto"/>
              <w:jc w:val="center"/>
              <w:rPr>
                <w:lang w:val="en-US"/>
              </w:rPr>
            </w:pPr>
            <w:r>
              <w:rPr>
                <w:lang w:val="en-US"/>
              </w:rPr>
              <w:t>S(x)</w:t>
            </w:r>
          </w:p>
        </w:tc>
        <w:tc>
          <w:tcPr>
            <w:tcW w:w="5770" w:type="dxa"/>
            <w:vAlign w:val="center"/>
          </w:tcPr>
          <w:p w14:paraId="115A3CEE" w14:textId="77777777" w:rsidR="00257874" w:rsidRDefault="002D0913">
            <w:pPr>
              <w:spacing w:line="240" w:lineRule="auto"/>
              <w:jc w:val="left"/>
              <w:cnfStyle w:val="000000000000" w:firstRow="0" w:lastRow="0" w:firstColumn="0" w:lastColumn="0" w:oddVBand="0" w:evenVBand="0" w:oddHBand="0" w:evenHBand="0" w:firstRowFirstColumn="0" w:firstRowLastColumn="0" w:lastRowFirstColumn="0" w:lastRowLastColumn="0"/>
              <w:rPr>
                <w:lang w:val="en-US"/>
              </w:rPr>
            </w:pPr>
            <w:r>
              <w:rPr>
                <w:lang w:val="en-US"/>
              </w:rPr>
              <w:t>Design and Implementation of backend service</w:t>
            </w:r>
          </w:p>
        </w:tc>
      </w:tr>
    </w:tbl>
    <w:p w14:paraId="2B0EF55D" w14:textId="77777777" w:rsidR="00257874" w:rsidRDefault="00257874">
      <w:pPr>
        <w:rPr>
          <w:lang w:val="en-US"/>
        </w:rPr>
      </w:pPr>
    </w:p>
    <w:p w14:paraId="77E7ACA6" w14:textId="77777777" w:rsidR="00257874" w:rsidRDefault="002D0913">
      <w:pPr>
        <w:rPr>
          <w:lang w:val="en-US"/>
        </w:rPr>
      </w:pPr>
      <w:r>
        <w:rPr>
          <w:lang w:val="en-US"/>
        </w:rPr>
        <w:t>This means the remaining activities are finished, summarizing:</w:t>
      </w:r>
    </w:p>
    <w:p w14:paraId="0DD76188" w14:textId="77777777" w:rsidR="00257874" w:rsidRDefault="002D0913">
      <w:pPr>
        <w:pStyle w:val="PargrafodaLista"/>
        <w:numPr>
          <w:ilvl w:val="0"/>
          <w:numId w:val="2"/>
        </w:numPr>
        <w:spacing w:after="160" w:line="259" w:lineRule="auto"/>
        <w:jc w:val="left"/>
        <w:rPr>
          <w:lang w:val="en-US"/>
        </w:rPr>
      </w:pPr>
      <w:r>
        <w:rPr>
          <w:lang w:val="en-US"/>
        </w:rPr>
        <w:t>The Database is set up and documented</w:t>
      </w:r>
    </w:p>
    <w:p w14:paraId="1AC55063" w14:textId="77777777" w:rsidR="00257874" w:rsidRDefault="002D0913">
      <w:pPr>
        <w:pStyle w:val="PargrafodaLista"/>
        <w:numPr>
          <w:ilvl w:val="0"/>
          <w:numId w:val="2"/>
        </w:numPr>
        <w:spacing w:after="160" w:line="259" w:lineRule="auto"/>
        <w:jc w:val="left"/>
        <w:rPr>
          <w:lang w:val="en-US"/>
        </w:rPr>
      </w:pPr>
      <w:r>
        <w:rPr>
          <w:lang w:val="en-US"/>
        </w:rPr>
        <w:t>React framework was configured for development</w:t>
      </w:r>
    </w:p>
    <w:p w14:paraId="1EA99F5D" w14:textId="77777777" w:rsidR="00257874" w:rsidRDefault="002D0913">
      <w:pPr>
        <w:pStyle w:val="PargrafodaLista"/>
        <w:numPr>
          <w:ilvl w:val="0"/>
          <w:numId w:val="2"/>
        </w:numPr>
        <w:spacing w:after="160" w:line="259" w:lineRule="auto"/>
        <w:jc w:val="left"/>
        <w:rPr>
          <w:lang w:val="en-US"/>
        </w:rPr>
      </w:pPr>
      <w:r>
        <w:rPr>
          <w:lang w:val="en-US"/>
        </w:rPr>
        <w:t>JVM execution environment is developed and documented, including for Java and Kotlin</w:t>
      </w:r>
    </w:p>
    <w:p w14:paraId="6C536B81" w14:textId="77777777" w:rsidR="00257874" w:rsidRDefault="002D0913">
      <w:pPr>
        <w:pStyle w:val="PargrafodaLista"/>
        <w:numPr>
          <w:ilvl w:val="0"/>
          <w:numId w:val="2"/>
        </w:numPr>
        <w:spacing w:after="160" w:line="259" w:lineRule="auto"/>
        <w:jc w:val="left"/>
        <w:rPr>
          <w:lang w:val="en-US"/>
        </w:rPr>
      </w:pPr>
      <w:r>
        <w:rPr>
          <w:lang w:val="en-US"/>
        </w:rPr>
        <w:t>The page on which the user could execute code is developed</w:t>
      </w:r>
    </w:p>
    <w:p w14:paraId="575020F5" w14:textId="77777777" w:rsidR="00257874" w:rsidRDefault="002D0913">
      <w:pPr>
        <w:pStyle w:val="PargrafodaLista"/>
        <w:numPr>
          <w:ilvl w:val="0"/>
          <w:numId w:val="2"/>
        </w:numPr>
        <w:spacing w:after="160" w:line="259" w:lineRule="auto"/>
        <w:jc w:val="left"/>
        <w:rPr>
          <w:lang w:val="en-US"/>
        </w:rPr>
      </w:pPr>
      <w:r>
        <w:rPr>
          <w:lang w:val="en-US"/>
        </w:rPr>
        <w:t>The home page is developed</w:t>
      </w:r>
    </w:p>
    <w:p w14:paraId="380D42D4" w14:textId="77777777" w:rsidR="00257874" w:rsidRDefault="002D0913">
      <w:pPr>
        <w:pStyle w:val="PargrafodaLista"/>
        <w:numPr>
          <w:ilvl w:val="0"/>
          <w:numId w:val="2"/>
        </w:numPr>
        <w:spacing w:after="160" w:line="259" w:lineRule="auto"/>
        <w:jc w:val="left"/>
        <w:rPr>
          <w:lang w:val="en-US"/>
        </w:rPr>
      </w:pPr>
      <w:r>
        <w:rPr>
          <w:lang w:val="en-US"/>
        </w:rPr>
        <w:t xml:space="preserve">The progress report was </w:t>
      </w:r>
      <w:proofErr w:type="gramStart"/>
      <w:r>
        <w:rPr>
          <w:lang w:val="en-US"/>
        </w:rPr>
        <w:t>finished</w:t>
      </w:r>
      <w:proofErr w:type="gramEnd"/>
      <w:r>
        <w:rPr>
          <w:lang w:val="en-US"/>
        </w:rPr>
        <w:t xml:space="preserve"> and each team member has an individual presentation prepared</w:t>
      </w:r>
    </w:p>
    <w:p w14:paraId="6FC9811A" w14:textId="77777777" w:rsidR="00257874" w:rsidRDefault="002D0913">
      <w:pPr>
        <w:pStyle w:val="PargrafodaLista"/>
        <w:numPr>
          <w:ilvl w:val="0"/>
          <w:numId w:val="2"/>
        </w:numPr>
        <w:spacing w:after="160" w:line="259" w:lineRule="auto"/>
        <w:jc w:val="left"/>
        <w:rPr>
          <w:lang w:val="en-US"/>
        </w:rPr>
      </w:pPr>
      <w:r>
        <w:rPr>
          <w:lang w:val="en-US"/>
        </w:rPr>
        <w:t>Challenges Service</w:t>
      </w:r>
    </w:p>
    <w:p w14:paraId="206AA43B" w14:textId="77777777" w:rsidR="00257874" w:rsidRDefault="002D0913">
      <w:pPr>
        <w:pStyle w:val="PargrafodaLista"/>
        <w:numPr>
          <w:ilvl w:val="0"/>
          <w:numId w:val="2"/>
        </w:numPr>
        <w:spacing w:after="160" w:line="259" w:lineRule="auto"/>
        <w:jc w:val="left"/>
        <w:rPr>
          <w:lang w:val="en-US"/>
        </w:rPr>
      </w:pPr>
      <w:r>
        <w:rPr>
          <w:lang w:val="en-US"/>
        </w:rPr>
        <w:t>User Service</w:t>
      </w:r>
    </w:p>
    <w:p w14:paraId="362B208F" w14:textId="77777777" w:rsidR="00257874" w:rsidRDefault="002D0913">
      <w:pPr>
        <w:pStyle w:val="PargrafodaLista"/>
        <w:numPr>
          <w:ilvl w:val="0"/>
          <w:numId w:val="2"/>
        </w:numPr>
        <w:spacing w:after="160" w:line="259" w:lineRule="auto"/>
        <w:jc w:val="left"/>
        <w:rPr>
          <w:lang w:val="en-US"/>
        </w:rPr>
      </w:pPr>
      <w:r>
        <w:rPr>
          <w:lang w:val="en-US"/>
        </w:rPr>
        <w:t>User’s Profile page</w:t>
      </w:r>
    </w:p>
    <w:p w14:paraId="2F8CDF79" w14:textId="77777777" w:rsidR="00257874" w:rsidRDefault="002D0913">
      <w:pPr>
        <w:pStyle w:val="PargrafodaLista"/>
        <w:numPr>
          <w:ilvl w:val="0"/>
          <w:numId w:val="2"/>
        </w:numPr>
        <w:spacing w:after="160" w:line="259" w:lineRule="auto"/>
        <w:jc w:val="left"/>
        <w:rPr>
          <w:lang w:val="en-US"/>
        </w:rPr>
      </w:pPr>
      <w:r>
        <w:rPr>
          <w:lang w:val="en-US"/>
        </w:rPr>
        <w:t>Beta version was ready for delivery</w:t>
      </w:r>
    </w:p>
    <w:p w14:paraId="4A65F069" w14:textId="77777777" w:rsidR="00257874" w:rsidRDefault="002D0913">
      <w:pPr>
        <w:keepNext/>
        <w:jc w:val="center"/>
        <w:rPr>
          <w:lang w:val="en-US"/>
        </w:rPr>
      </w:pPr>
      <w:r>
        <w:rPr>
          <w:noProof/>
        </w:rPr>
        <w:drawing>
          <wp:inline distT="0" distB="0" distL="0" distR="0" wp14:anchorId="42E2DB96" wp14:editId="140EDAF1">
            <wp:extent cx="6299200" cy="2419350"/>
            <wp:effectExtent l="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noChangeArrowheads="1"/>
                    </pic:cNvPicPr>
                  </pic:nvPicPr>
                  <pic:blipFill>
                    <a:blip r:embed="rId32"/>
                    <a:stretch>
                      <a:fillRect/>
                    </a:stretch>
                  </pic:blipFill>
                  <pic:spPr bwMode="auto">
                    <a:xfrm>
                      <a:off x="0" y="0"/>
                      <a:ext cx="6299200" cy="2419350"/>
                    </a:xfrm>
                    <a:prstGeom prst="rect">
                      <a:avLst/>
                    </a:prstGeom>
                  </pic:spPr>
                </pic:pic>
              </a:graphicData>
            </a:graphic>
          </wp:inline>
        </w:drawing>
      </w:r>
    </w:p>
    <w:p w14:paraId="43C4C29D" w14:textId="77777777" w:rsidR="00257874" w:rsidRDefault="002D0913">
      <w:pPr>
        <w:pStyle w:val="Legenda"/>
        <w:rPr>
          <w:lang w:val="en-US"/>
        </w:rPr>
      </w:pPr>
      <w:bookmarkStart w:id="837" w:name="_Ref39226630"/>
      <w:bookmarkStart w:id="838" w:name="_Toc43055731"/>
      <w:r>
        <w:rPr>
          <w:lang w:val="en-US"/>
        </w:rPr>
        <w:t xml:space="preserve">Figure </w:t>
      </w:r>
      <w:r>
        <w:rPr>
          <w:lang w:val="en-US"/>
        </w:rPr>
        <w:fldChar w:fldCharType="begin"/>
      </w:r>
      <w:r>
        <w:rPr>
          <w:lang w:val="en-US"/>
        </w:rPr>
        <w:instrText>SEQ Figure \* ARABIC</w:instrText>
      </w:r>
      <w:r>
        <w:rPr>
          <w:lang w:val="en-US"/>
        </w:rPr>
        <w:fldChar w:fldCharType="separate"/>
      </w:r>
      <w:r>
        <w:rPr>
          <w:lang w:val="en-US"/>
        </w:rPr>
        <w:t>12</w:t>
      </w:r>
      <w:r>
        <w:rPr>
          <w:lang w:val="en-US"/>
        </w:rPr>
        <w:fldChar w:fldCharType="end"/>
      </w:r>
      <w:bookmarkEnd w:id="837"/>
      <w:r>
        <w:rPr>
          <w:lang w:val="en-US"/>
        </w:rPr>
        <w:t xml:space="preserve"> – Planned Schedule before beta delivery</w:t>
      </w:r>
      <w:bookmarkEnd w:id="838"/>
    </w:p>
    <w:p w14:paraId="6E6ACC09" w14:textId="77777777" w:rsidR="00257874" w:rsidRDefault="00257874">
      <w:pPr>
        <w:rPr>
          <w:lang w:val="en-US"/>
        </w:rPr>
      </w:pPr>
    </w:p>
    <w:p w14:paraId="12226EA8" w14:textId="77777777" w:rsidR="00257874" w:rsidRDefault="002D0913">
      <w:pPr>
        <w:rPr>
          <w:lang w:val="en-US"/>
        </w:rPr>
      </w:pPr>
      <w:r>
        <w:rPr>
          <w:lang w:val="en-US"/>
        </w:rPr>
        <w:t>Despite this set back, the plan is on the right path for a full delivery within the specified timeline.</w:t>
      </w:r>
    </w:p>
    <w:p w14:paraId="4DFBE066" w14:textId="77777777" w:rsidR="00257874" w:rsidRDefault="002D0913">
      <w:pPr>
        <w:rPr>
          <w:lang w:val="en-US"/>
        </w:rPr>
      </w:pPr>
      <w:r>
        <w:rPr>
          <w:lang w:val="en-US"/>
        </w:rPr>
        <w:lastRenderedPageBreak/>
        <w:t xml:space="preserve">On </w:t>
      </w:r>
      <w:r>
        <w:rPr>
          <w:lang w:val="en-US"/>
        </w:rPr>
        <w:fldChar w:fldCharType="begin"/>
      </w:r>
      <w:r>
        <w:rPr>
          <w:lang w:val="en-US"/>
        </w:rPr>
        <w:instrText>REF _Ref39226647 \h</w:instrText>
      </w:r>
      <w:r>
        <w:rPr>
          <w:lang w:val="en-US"/>
        </w:rPr>
      </w:r>
      <w:r>
        <w:rPr>
          <w:lang w:val="en-US"/>
        </w:rPr>
        <w:fldChar w:fldCharType="separate"/>
      </w:r>
      <w:r>
        <w:rPr>
          <w:lang w:val="en-US"/>
        </w:rPr>
        <w:t>Figure 13</w:t>
      </w:r>
      <w:r>
        <w:rPr>
          <w:lang w:val="en-US"/>
        </w:rPr>
        <w:fldChar w:fldCharType="end"/>
      </w:r>
      <w:r>
        <w:rPr>
          <w:lang w:val="en-US"/>
        </w:rPr>
        <w:t xml:space="preserve"> is the planned schedule from the progress report delivery date onwards. An important detail regarding this plan is the login and sign in page, which was planned to be finished on the June 15</w:t>
      </w:r>
      <w:proofErr w:type="gramStart"/>
      <w:r>
        <w:rPr>
          <w:vertAlign w:val="superscript"/>
          <w:lang w:val="en-US"/>
        </w:rPr>
        <w:t>th</w:t>
      </w:r>
      <w:r>
        <w:rPr>
          <w:lang w:val="en-US"/>
        </w:rPr>
        <w:t xml:space="preserve">  have</w:t>
      </w:r>
      <w:proofErr w:type="gramEnd"/>
      <w:r>
        <w:rPr>
          <w:lang w:val="en-US"/>
        </w:rPr>
        <w:t xml:space="preserve"> already been finishing, meaning there is also one task finished ahead of schedule.</w:t>
      </w:r>
    </w:p>
    <w:p w14:paraId="52DC79D4" w14:textId="77777777" w:rsidR="00257874" w:rsidRDefault="00257874">
      <w:pPr>
        <w:rPr>
          <w:lang w:val="en-US"/>
        </w:rPr>
      </w:pPr>
    </w:p>
    <w:p w14:paraId="6F3A8C82" w14:textId="77777777" w:rsidR="00257874" w:rsidRDefault="002D0913">
      <w:pPr>
        <w:keepNext/>
        <w:jc w:val="center"/>
        <w:rPr>
          <w:lang w:val="en-US"/>
        </w:rPr>
      </w:pPr>
      <w:r>
        <w:rPr>
          <w:noProof/>
        </w:rPr>
        <w:drawing>
          <wp:inline distT="0" distB="0" distL="0" distR="0" wp14:anchorId="18F2140A" wp14:editId="19F777DC">
            <wp:extent cx="6299200" cy="1725930"/>
            <wp:effectExtent l="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noChangeArrowheads="1"/>
                    </pic:cNvPicPr>
                  </pic:nvPicPr>
                  <pic:blipFill>
                    <a:blip r:embed="rId33"/>
                    <a:stretch>
                      <a:fillRect/>
                    </a:stretch>
                  </pic:blipFill>
                  <pic:spPr bwMode="auto">
                    <a:xfrm>
                      <a:off x="0" y="0"/>
                      <a:ext cx="6299200" cy="1725930"/>
                    </a:xfrm>
                    <a:prstGeom prst="rect">
                      <a:avLst/>
                    </a:prstGeom>
                  </pic:spPr>
                </pic:pic>
              </a:graphicData>
            </a:graphic>
          </wp:inline>
        </w:drawing>
      </w:r>
    </w:p>
    <w:p w14:paraId="342D56E8" w14:textId="77777777" w:rsidR="00257874" w:rsidRDefault="002D0913">
      <w:pPr>
        <w:pStyle w:val="Legenda"/>
        <w:rPr>
          <w:lang w:val="en-US"/>
        </w:rPr>
      </w:pPr>
      <w:bookmarkStart w:id="839" w:name="_Ref39226647"/>
      <w:bookmarkStart w:id="840" w:name="_Toc43055732"/>
      <w:r>
        <w:rPr>
          <w:lang w:val="en-US"/>
        </w:rPr>
        <w:t xml:space="preserve">Figure </w:t>
      </w:r>
      <w:r>
        <w:rPr>
          <w:lang w:val="en-US"/>
        </w:rPr>
        <w:fldChar w:fldCharType="begin"/>
      </w:r>
      <w:r>
        <w:rPr>
          <w:lang w:val="en-US"/>
        </w:rPr>
        <w:instrText>SEQ Figure \* ARABIC</w:instrText>
      </w:r>
      <w:r>
        <w:rPr>
          <w:lang w:val="en-US"/>
        </w:rPr>
        <w:fldChar w:fldCharType="separate"/>
      </w:r>
      <w:r>
        <w:rPr>
          <w:lang w:val="en-US"/>
        </w:rPr>
        <w:t>13</w:t>
      </w:r>
      <w:r>
        <w:rPr>
          <w:lang w:val="en-US"/>
        </w:rPr>
        <w:fldChar w:fldCharType="end"/>
      </w:r>
      <w:bookmarkEnd w:id="839"/>
      <w:r>
        <w:rPr>
          <w:lang w:val="en-US"/>
        </w:rPr>
        <w:t xml:space="preserve"> – Planned Schedule after progress report delivery</w:t>
      </w:r>
      <w:bookmarkEnd w:id="840"/>
    </w:p>
    <w:p w14:paraId="4A6BC98A" w14:textId="77777777" w:rsidR="00257874" w:rsidRDefault="00257874">
      <w:pPr>
        <w:rPr>
          <w:lang w:val="en-US"/>
        </w:rPr>
      </w:pPr>
    </w:p>
    <w:p w14:paraId="241F8302" w14:textId="77777777" w:rsidR="00257874" w:rsidRDefault="002D0913">
      <w:pPr>
        <w:rPr>
          <w:lang w:val="en-US"/>
        </w:rPr>
      </w:pPr>
      <w:r>
        <w:rPr>
          <w:lang w:val="en-US"/>
        </w:rPr>
        <w:t>Regarding the remaining tasks there is some uncertainty, specifically on execution environments tasks for Python and CLR since some of the technologies necessary to perform those tasks are not yet well known and regarding the cloud environment deployment for similar reasons, the technology is not yet chosen (cloud provider) and the technology is not well known by the team members.</w:t>
      </w:r>
    </w:p>
    <w:p w14:paraId="67F1AF54" w14:textId="77777777" w:rsidR="00257874" w:rsidRDefault="002D0913">
      <w:pPr>
        <w:rPr>
          <w:lang w:val="en-US"/>
        </w:rPr>
      </w:pPr>
      <w:r>
        <w:rPr>
          <w:lang w:val="en-US"/>
        </w:rPr>
        <w:t>Also worthy of note are the changes of official dates of the exam season which was moved now starts and finishes one week later (June 29</w:t>
      </w:r>
      <w:r>
        <w:rPr>
          <w:vertAlign w:val="superscript"/>
          <w:lang w:val="en-US"/>
        </w:rPr>
        <w:t>th</w:t>
      </w:r>
      <w:r>
        <w:rPr>
          <w:lang w:val="en-US"/>
        </w:rPr>
        <w:t xml:space="preserve"> – July 31</w:t>
      </w:r>
      <w:r>
        <w:rPr>
          <w:vertAlign w:val="superscript"/>
          <w:lang w:val="en-US"/>
        </w:rPr>
        <w:t>st</w:t>
      </w:r>
      <w:r>
        <w:rPr>
          <w:lang w:val="en-US"/>
        </w:rPr>
        <w:t>), the beta delivery was also delayed and it was on June 15</w:t>
      </w:r>
      <w:r>
        <w:rPr>
          <w:vertAlign w:val="superscript"/>
          <w:lang w:val="en-US"/>
        </w:rPr>
        <w:t>th</w:t>
      </w:r>
      <w:r>
        <w:rPr>
          <w:lang w:val="en-US"/>
        </w:rPr>
        <w:t xml:space="preserve"> and the final delivery which is on the September 26</w:t>
      </w:r>
      <w:r>
        <w:rPr>
          <w:vertAlign w:val="superscript"/>
          <w:lang w:val="en-US"/>
        </w:rPr>
        <w:t>th</w:t>
      </w:r>
      <w:r>
        <w:rPr>
          <w:lang w:val="en-US"/>
        </w:rPr>
        <w:t>. While this has caused some re-planning the extra weeks before the final delivery will provide a cushion for further the current delays and maybe allow extra implementation.</w:t>
      </w:r>
    </w:p>
    <w:p w14:paraId="3DE00DEC" w14:textId="77777777" w:rsidR="00257874" w:rsidRDefault="002D0913">
      <w:pPr>
        <w:rPr>
          <w:lang w:val="en-US"/>
        </w:rPr>
      </w:pPr>
      <w:r>
        <w:rPr>
          <w:lang w:val="en-US"/>
        </w:rPr>
        <w:t xml:space="preserve">On a brighter note development capacity is predicted to pick up starting on July </w:t>
      </w:r>
      <w:proofErr w:type="gramStart"/>
      <w:r>
        <w:rPr>
          <w:lang w:val="en-US"/>
        </w:rPr>
        <w:t>31</w:t>
      </w:r>
      <w:r>
        <w:rPr>
          <w:vertAlign w:val="superscript"/>
          <w:lang w:val="en-US"/>
        </w:rPr>
        <w:t>th</w:t>
      </w:r>
      <w:proofErr w:type="gramEnd"/>
      <w:r>
        <w:rPr>
          <w:lang w:val="en-US"/>
        </w:rPr>
        <w:t xml:space="preserve"> once the exams are finished and the team will no longer have workload related to other courses.</w:t>
      </w:r>
    </w:p>
    <w:p w14:paraId="5782D97F" w14:textId="77777777" w:rsidR="00257874" w:rsidRDefault="002D0913">
      <w:pPr>
        <w:spacing w:after="200"/>
        <w:jc w:val="left"/>
        <w:rPr>
          <w:lang w:val="en-US"/>
        </w:rPr>
      </w:pPr>
      <w:r w:rsidRPr="002D0913">
        <w:rPr>
          <w:lang w:val="en-GB"/>
          <w:rPrChange w:id="841" w:author="joao eduardo santos" w:date="2020-09-09T18:37:00Z">
            <w:rPr/>
          </w:rPrChange>
        </w:rPr>
        <w:br w:type="page"/>
      </w:r>
    </w:p>
    <w:p w14:paraId="51DEB0E8" w14:textId="77777777" w:rsidR="00257874" w:rsidRDefault="002D0913">
      <w:pPr>
        <w:spacing w:after="200"/>
        <w:jc w:val="left"/>
        <w:rPr>
          <w:lang w:val="en-US"/>
        </w:rPr>
      </w:pPr>
      <w:r w:rsidRPr="002D0913">
        <w:rPr>
          <w:lang w:val="en-GB"/>
          <w:rPrChange w:id="842" w:author="joao eduardo santos" w:date="2020-09-09T18:37:00Z">
            <w:rPr/>
          </w:rPrChange>
        </w:rPr>
        <w:lastRenderedPageBreak/>
        <w:br w:type="page"/>
      </w:r>
    </w:p>
    <w:p w14:paraId="673590F7" w14:textId="77777777" w:rsidR="00257874" w:rsidRDefault="002D0913">
      <w:pPr>
        <w:pStyle w:val="Ttulo1"/>
        <w:numPr>
          <w:ilvl w:val="0"/>
          <w:numId w:val="5"/>
        </w:numPr>
      </w:pPr>
      <w:bookmarkStart w:id="843" w:name="_Toc43055783"/>
      <w:r>
        <w:lastRenderedPageBreak/>
        <w:t>Lexicon</w:t>
      </w:r>
      <w:bookmarkEnd w:id="843"/>
    </w:p>
    <w:p w14:paraId="0D074806" w14:textId="77777777" w:rsidR="00257874" w:rsidRDefault="002D0913">
      <w:pPr>
        <w:rPr>
          <w:ins w:id="844" w:author="André Oliveira" w:date="2020-09-03T20:36:00Z"/>
          <w:lang w:val="en-US"/>
        </w:rPr>
      </w:pPr>
      <w:r>
        <w:rPr>
          <w:lang w:val="en-US"/>
        </w:rPr>
        <w:t>API – Application Program Interface</w:t>
      </w:r>
    </w:p>
    <w:p w14:paraId="6B62BE0E" w14:textId="77777777" w:rsidR="00257874" w:rsidRDefault="002D0913">
      <w:pPr>
        <w:rPr>
          <w:lang w:val="en-US"/>
        </w:rPr>
      </w:pPr>
      <w:ins w:id="845" w:author="André Oliveira" w:date="2020-09-03T20:36:00Z">
        <w:r>
          <w:rPr>
            <w:lang w:val="en-US"/>
          </w:rPr>
          <w:t>CaaS – Container-</w:t>
        </w:r>
      </w:ins>
      <w:ins w:id="846" w:author="André Oliveira" w:date="2020-09-03T20:37:00Z">
        <w:r>
          <w:rPr>
            <w:lang w:val="en-US"/>
          </w:rPr>
          <w:t>as-a-Service</w:t>
        </w:r>
      </w:ins>
    </w:p>
    <w:p w14:paraId="462221E9" w14:textId="77777777" w:rsidR="00257874" w:rsidRDefault="002D0913">
      <w:pPr>
        <w:rPr>
          <w:lang w:val="en-US"/>
        </w:rPr>
      </w:pPr>
      <w:r>
        <w:rPr>
          <w:lang w:val="en-US"/>
        </w:rPr>
        <w:t>CLR – Common Language Runtime</w:t>
      </w:r>
    </w:p>
    <w:p w14:paraId="267BC72E" w14:textId="77777777" w:rsidR="00257874" w:rsidRDefault="002D0913">
      <w:pPr>
        <w:rPr>
          <w:lang w:val="en-US"/>
        </w:rPr>
      </w:pPr>
      <w:r>
        <w:t xml:space="preserve">DB – </w:t>
      </w:r>
      <w:proofErr w:type="spellStart"/>
      <w:r>
        <w:t>Database</w:t>
      </w:r>
      <w:proofErr w:type="spellEnd"/>
    </w:p>
    <w:p w14:paraId="7594F9E3" w14:textId="77777777" w:rsidR="00257874" w:rsidRPr="002D0913" w:rsidRDefault="002D0913">
      <w:pPr>
        <w:rPr>
          <w:rPrChange w:id="847" w:author="joao eduardo santos" w:date="2020-09-09T18:37:00Z">
            <w:rPr>
              <w:lang w:val="en-US"/>
            </w:rPr>
          </w:rPrChange>
        </w:rPr>
      </w:pPr>
      <w:r>
        <w:t>ISEL – Instituto Superior de Engenharia de Lisboa</w:t>
      </w:r>
    </w:p>
    <w:p w14:paraId="6F4372EC" w14:textId="77777777" w:rsidR="00257874" w:rsidRDefault="002D0913">
      <w:pPr>
        <w:rPr>
          <w:lang w:val="en-US"/>
        </w:rPr>
      </w:pPr>
      <w:r>
        <w:rPr>
          <w:lang w:val="en-US"/>
        </w:rPr>
        <w:t>IT – Information Technology</w:t>
      </w:r>
    </w:p>
    <w:p w14:paraId="099CB283" w14:textId="77777777" w:rsidR="00257874" w:rsidRDefault="002D0913">
      <w:pPr>
        <w:rPr>
          <w:lang w:val="en-US"/>
        </w:rPr>
      </w:pPr>
      <w:r>
        <w:rPr>
          <w:lang w:val="en-US"/>
        </w:rPr>
        <w:t>HTML – Hypertext Markup Language</w:t>
      </w:r>
    </w:p>
    <w:p w14:paraId="5B78F8EC" w14:textId="77777777" w:rsidR="00257874" w:rsidRDefault="002D0913">
      <w:pPr>
        <w:rPr>
          <w:lang w:val="en-US"/>
        </w:rPr>
      </w:pPr>
      <w:r>
        <w:rPr>
          <w:lang w:val="en-US"/>
        </w:rPr>
        <w:t>HTTP – Hypertext Transfer Protocol</w:t>
      </w:r>
    </w:p>
    <w:p w14:paraId="4AF24B74" w14:textId="77777777" w:rsidR="00257874" w:rsidRDefault="002D0913">
      <w:pPr>
        <w:rPr>
          <w:lang w:val="en-US"/>
        </w:rPr>
      </w:pPr>
      <w:r>
        <w:rPr>
          <w:lang w:val="en-US"/>
        </w:rPr>
        <w:t>JDK – Java Development Kit</w:t>
      </w:r>
    </w:p>
    <w:p w14:paraId="4C457330" w14:textId="77777777" w:rsidR="00257874" w:rsidRDefault="002D0913">
      <w:pPr>
        <w:rPr>
          <w:lang w:val="en-US"/>
        </w:rPr>
      </w:pPr>
      <w:r>
        <w:rPr>
          <w:lang w:val="en-US"/>
        </w:rPr>
        <w:t>JSX – JavaScript XML</w:t>
      </w:r>
    </w:p>
    <w:p w14:paraId="1F60CE4F" w14:textId="77777777" w:rsidR="00257874" w:rsidRDefault="002D0913">
      <w:pPr>
        <w:rPr>
          <w:ins w:id="848" w:author="André Oliveira" w:date="2020-09-03T20:37:00Z"/>
          <w:lang w:val="en-US"/>
        </w:rPr>
      </w:pPr>
      <w:r>
        <w:rPr>
          <w:lang w:val="en-US"/>
        </w:rPr>
        <w:t>JVM – Java Virtual Machine</w:t>
      </w:r>
    </w:p>
    <w:p w14:paraId="5FD76651" w14:textId="77777777" w:rsidR="00257874" w:rsidRDefault="002D0913">
      <w:pPr>
        <w:rPr>
          <w:lang w:val="en-US"/>
        </w:rPr>
      </w:pPr>
      <w:ins w:id="849" w:author="André Oliveira" w:date="2020-09-03T20:37:00Z">
        <w:r>
          <w:rPr>
            <w:lang w:val="en-US"/>
          </w:rPr>
          <w:t xml:space="preserve">PaaS </w:t>
        </w:r>
      </w:ins>
      <w:ins w:id="850" w:author="André Oliveira" w:date="2020-09-03T20:38:00Z">
        <w:r>
          <w:rPr>
            <w:lang w:val="en-US"/>
          </w:rPr>
          <w:t>–</w:t>
        </w:r>
      </w:ins>
      <w:ins w:id="851" w:author="André Oliveira" w:date="2020-09-03T20:37:00Z">
        <w:r>
          <w:rPr>
            <w:lang w:val="en-US"/>
          </w:rPr>
          <w:t xml:space="preserve"> </w:t>
        </w:r>
      </w:ins>
      <w:ins w:id="852" w:author="André Oliveira" w:date="2020-09-03T20:38:00Z">
        <w:r>
          <w:rPr>
            <w:lang w:val="en-US"/>
          </w:rPr>
          <w:t>Platform-as-a-Service</w:t>
        </w:r>
      </w:ins>
    </w:p>
    <w:p w14:paraId="657D256A" w14:textId="77777777" w:rsidR="00257874" w:rsidRDefault="002D0913">
      <w:pPr>
        <w:rPr>
          <w:lang w:val="en-US"/>
        </w:rPr>
      </w:pPr>
      <w:r>
        <w:rPr>
          <w:lang w:val="en-US"/>
        </w:rPr>
        <w:t>REST – Representational State Transfer</w:t>
      </w:r>
    </w:p>
    <w:p w14:paraId="0D11343E" w14:textId="77777777" w:rsidR="00257874" w:rsidRDefault="002D0913">
      <w:pPr>
        <w:rPr>
          <w:lang w:val="en-US"/>
        </w:rPr>
      </w:pPr>
      <w:r>
        <w:rPr>
          <w:lang w:val="en-US"/>
        </w:rPr>
        <w:t>SPA – Single Page Application</w:t>
      </w:r>
    </w:p>
    <w:p w14:paraId="680DF51B" w14:textId="77777777" w:rsidR="00257874" w:rsidRDefault="002D0913">
      <w:pPr>
        <w:rPr>
          <w:lang w:val="en-US"/>
        </w:rPr>
      </w:pPr>
      <w:r>
        <w:rPr>
          <w:lang w:val="en-US"/>
        </w:rPr>
        <w:t>UI – User Interface</w:t>
      </w:r>
    </w:p>
    <w:p w14:paraId="7A80EAB1" w14:textId="77777777" w:rsidR="00257874" w:rsidRDefault="002D0913">
      <w:pPr>
        <w:spacing w:after="200"/>
        <w:jc w:val="left"/>
        <w:rPr>
          <w:lang w:val="en-US"/>
        </w:rPr>
      </w:pPr>
      <w:r w:rsidRPr="002D0913">
        <w:rPr>
          <w:lang w:val="en-GB"/>
          <w:rPrChange w:id="853" w:author="joao eduardo santos" w:date="2020-09-09T18:37:00Z">
            <w:rPr/>
          </w:rPrChange>
        </w:rPr>
        <w:br w:type="page"/>
      </w:r>
    </w:p>
    <w:p w14:paraId="3EB878FE" w14:textId="77777777" w:rsidR="00257874" w:rsidRDefault="00257874">
      <w:pPr>
        <w:spacing w:after="200"/>
        <w:jc w:val="left"/>
        <w:rPr>
          <w:lang w:val="en-US"/>
        </w:rPr>
        <w:sectPr w:rsidR="00257874">
          <w:headerReference w:type="default" r:id="rId34"/>
          <w:footerReference w:type="default" r:id="rId35"/>
          <w:footerReference w:type="first" r:id="rId36"/>
          <w:pgSz w:w="11906" w:h="16838"/>
          <w:pgMar w:top="1701" w:right="993" w:bottom="1418" w:left="993" w:header="709" w:footer="709" w:gutter="0"/>
          <w:cols w:space="720"/>
          <w:formProt w:val="0"/>
          <w:titlePg/>
          <w:docGrid w:linePitch="360"/>
        </w:sectPr>
      </w:pPr>
    </w:p>
    <w:bookmarkStart w:id="854" w:name="_Toc43055784" w:displacedByCustomXml="next"/>
    <w:sdt>
      <w:sdtPr>
        <w:rPr>
          <w:rFonts w:asciiTheme="minorHAnsi" w:eastAsiaTheme="minorEastAsia" w:hAnsiTheme="minorHAnsi" w:cstheme="minorBidi"/>
          <w:b w:val="0"/>
          <w:bCs w:val="0"/>
          <w:color w:val="auto"/>
          <w:sz w:val="24"/>
          <w:szCs w:val="24"/>
          <w:lang w:val="pt-PT"/>
        </w:rPr>
        <w:id w:val="836715462"/>
        <w:docPartObj>
          <w:docPartGallery w:val="Bibliographies"/>
          <w:docPartUnique/>
        </w:docPartObj>
      </w:sdtPr>
      <w:sdtEndPr/>
      <w:sdtContent>
        <w:p w14:paraId="4606894E" w14:textId="77777777" w:rsidR="00257874" w:rsidRDefault="002D0913">
          <w:pPr>
            <w:pStyle w:val="Ttulo1"/>
            <w:numPr>
              <w:ilvl w:val="0"/>
              <w:numId w:val="5"/>
            </w:numPr>
          </w:pPr>
          <w:r>
            <w:t>References</w:t>
          </w:r>
          <w:bookmarkEnd w:id="854"/>
        </w:p>
        <w:p w14:paraId="03CE57CC" w14:textId="77777777" w:rsidR="00257874" w:rsidRDefault="002D0913">
          <w:pPr>
            <w:rPr>
              <w:sz w:val="22"/>
              <w:szCs w:val="22"/>
              <w:lang w:val="en-US"/>
            </w:rPr>
          </w:pPr>
          <w:r>
            <w:fldChar w:fldCharType="begin"/>
          </w:r>
          <w:r>
            <w:rPr>
              <w:sz w:val="22"/>
              <w:szCs w:val="22"/>
              <w:lang w:val="en-US"/>
            </w:rPr>
            <w:instrText>BIBLIOGRAPHY</w:instrText>
          </w:r>
          <w:r>
            <w:rPr>
              <w:sz w:val="22"/>
              <w:szCs w:val="22"/>
              <w:lang w:val="en-US"/>
            </w:rPr>
            <w:fldChar w:fldCharType="separate"/>
          </w:r>
        </w:p>
      </w:sdtContent>
    </w:sdt>
    <w:tbl>
      <w:tblPr>
        <w:tblW w:w="5000" w:type="pct"/>
        <w:tblCellMar>
          <w:top w:w="15" w:type="dxa"/>
          <w:left w:w="15" w:type="dxa"/>
          <w:bottom w:w="15" w:type="dxa"/>
          <w:right w:w="15" w:type="dxa"/>
        </w:tblCellMar>
        <w:tblLook w:val="04A0" w:firstRow="1" w:lastRow="0" w:firstColumn="1" w:lastColumn="0" w:noHBand="0" w:noVBand="1"/>
      </w:tblPr>
      <w:tblGrid>
        <w:gridCol w:w="463"/>
        <w:gridCol w:w="9487"/>
      </w:tblGrid>
      <w:tr w:rsidR="00257874" w:rsidRPr="00CD58A2" w14:paraId="706EF6CB" w14:textId="77777777">
        <w:trPr>
          <w:ins w:id="855" w:author="André Oliveira" w:date="2020-08-28T14:54:00Z"/>
        </w:trPr>
        <w:tc>
          <w:tcPr>
            <w:tcW w:w="462" w:type="dxa"/>
          </w:tcPr>
          <w:p w14:paraId="1E0AD426" w14:textId="77777777" w:rsidR="00257874" w:rsidRDefault="002D0913">
            <w:pPr>
              <w:pStyle w:val="Bibliografia"/>
              <w:rPr>
                <w:lang w:val="en-US"/>
              </w:rPr>
            </w:pPr>
            <w:ins w:id="856" w:author="André Oliveira" w:date="2020-08-28T14:54:00Z">
              <w:r>
                <w:rPr>
                  <w:lang w:val="en-US"/>
                </w:rPr>
                <w:t xml:space="preserve">[1] </w:t>
              </w:r>
            </w:ins>
          </w:p>
        </w:tc>
        <w:tc>
          <w:tcPr>
            <w:tcW w:w="9457" w:type="dxa"/>
          </w:tcPr>
          <w:p w14:paraId="207981A2" w14:textId="77777777" w:rsidR="00257874" w:rsidRDefault="002D0913">
            <w:pPr>
              <w:pStyle w:val="Bibliografia"/>
              <w:rPr>
                <w:lang w:val="en-US"/>
              </w:rPr>
            </w:pPr>
            <w:ins w:id="857" w:author="André Oliveira" w:date="2020-08-28T14:54:00Z">
              <w:r>
                <w:rPr>
                  <w:lang w:val="en-US"/>
                </w:rPr>
                <w:t xml:space="preserve">S. S. Matthias Muller-Hannemann, Algorithm Engineering: Bridging the Gap Between Algorithm Theory and Practice, Springer; 2010 edition, 2010. </w:t>
              </w:r>
            </w:ins>
          </w:p>
        </w:tc>
      </w:tr>
      <w:tr w:rsidR="00257874" w:rsidRPr="00CD58A2" w14:paraId="74066537" w14:textId="77777777">
        <w:trPr>
          <w:ins w:id="858" w:author="André Oliveira" w:date="2020-08-28T14:54:00Z"/>
        </w:trPr>
        <w:tc>
          <w:tcPr>
            <w:tcW w:w="462" w:type="dxa"/>
          </w:tcPr>
          <w:p w14:paraId="6BFECCDE" w14:textId="77777777" w:rsidR="00257874" w:rsidRDefault="002D0913">
            <w:pPr>
              <w:pStyle w:val="Bibliografia"/>
              <w:rPr>
                <w:lang w:val="en-US"/>
              </w:rPr>
            </w:pPr>
            <w:ins w:id="859" w:author="André Oliveira" w:date="2020-08-28T14:54:00Z">
              <w:r>
                <w:rPr>
                  <w:lang w:val="en-US"/>
                </w:rPr>
                <w:t xml:space="preserve">[2] </w:t>
              </w:r>
            </w:ins>
          </w:p>
        </w:tc>
        <w:tc>
          <w:tcPr>
            <w:tcW w:w="9457" w:type="dxa"/>
          </w:tcPr>
          <w:p w14:paraId="29065C0F" w14:textId="77777777" w:rsidR="00257874" w:rsidRDefault="002D0913">
            <w:pPr>
              <w:pStyle w:val="Bibliografia"/>
              <w:rPr>
                <w:lang w:val="en-US"/>
              </w:rPr>
            </w:pPr>
            <w:ins w:id="860" w:author="André Oliveira" w:date="2020-08-28T14:54:00Z">
              <w:r>
                <w:rPr>
                  <w:lang w:val="en-US"/>
                </w:rPr>
                <w:t xml:space="preserve">K. Wiegers, Software Requirements (Developer Best Practices), Microsoft Press, 2013. </w:t>
              </w:r>
            </w:ins>
          </w:p>
        </w:tc>
      </w:tr>
      <w:tr w:rsidR="00257874" w14:paraId="02DD4F02" w14:textId="77777777">
        <w:trPr>
          <w:ins w:id="861" w:author="André Oliveira" w:date="2020-08-28T14:54:00Z"/>
        </w:trPr>
        <w:tc>
          <w:tcPr>
            <w:tcW w:w="462" w:type="dxa"/>
          </w:tcPr>
          <w:p w14:paraId="3465F0E8" w14:textId="77777777" w:rsidR="00257874" w:rsidRDefault="002D0913">
            <w:pPr>
              <w:pStyle w:val="Bibliografia"/>
              <w:rPr>
                <w:lang w:val="en-US"/>
              </w:rPr>
            </w:pPr>
            <w:ins w:id="862" w:author="André Oliveira" w:date="2020-08-28T14:54:00Z">
              <w:r>
                <w:rPr>
                  <w:lang w:val="en-US"/>
                </w:rPr>
                <w:t xml:space="preserve">[3] </w:t>
              </w:r>
            </w:ins>
          </w:p>
        </w:tc>
        <w:tc>
          <w:tcPr>
            <w:tcW w:w="9457" w:type="dxa"/>
          </w:tcPr>
          <w:p w14:paraId="45D7CCEC" w14:textId="77777777" w:rsidR="00257874" w:rsidRDefault="002D0913">
            <w:pPr>
              <w:pStyle w:val="Bibliografia"/>
              <w:rPr>
                <w:lang w:val="en-US"/>
              </w:rPr>
            </w:pPr>
            <w:ins w:id="863" w:author="André Oliveira" w:date="2020-08-28T14:54:00Z">
              <w:r>
                <w:rPr>
                  <w:lang w:val="en-US"/>
                </w:rPr>
                <w:t>"AlgoExpert," [Online]. Available: https://www.algoexpert.io/product. [Accessed 25 04 2020].</w:t>
              </w:r>
            </w:ins>
          </w:p>
        </w:tc>
      </w:tr>
      <w:tr w:rsidR="00257874" w14:paraId="4AC4B02E" w14:textId="77777777">
        <w:trPr>
          <w:ins w:id="864" w:author="André Oliveira" w:date="2020-08-28T14:54:00Z"/>
        </w:trPr>
        <w:tc>
          <w:tcPr>
            <w:tcW w:w="462" w:type="dxa"/>
          </w:tcPr>
          <w:p w14:paraId="7F2CA7F6" w14:textId="77777777" w:rsidR="00257874" w:rsidRDefault="002D0913">
            <w:pPr>
              <w:pStyle w:val="Bibliografia"/>
              <w:rPr>
                <w:lang w:val="en-US"/>
              </w:rPr>
            </w:pPr>
            <w:ins w:id="865" w:author="André Oliveira" w:date="2020-08-28T14:54:00Z">
              <w:r>
                <w:rPr>
                  <w:lang w:val="en-US"/>
                </w:rPr>
                <w:t xml:space="preserve">[4] </w:t>
              </w:r>
            </w:ins>
          </w:p>
        </w:tc>
        <w:tc>
          <w:tcPr>
            <w:tcW w:w="9457" w:type="dxa"/>
          </w:tcPr>
          <w:p w14:paraId="6F3476F6" w14:textId="77777777" w:rsidR="00257874" w:rsidRDefault="002D0913">
            <w:pPr>
              <w:pStyle w:val="Bibliografia"/>
              <w:rPr>
                <w:lang w:val="en-US"/>
              </w:rPr>
            </w:pPr>
            <w:ins w:id="866" w:author="André Oliveira" w:date="2020-08-28T14:54:00Z">
              <w:r>
                <w:rPr>
                  <w:lang w:val="en-US"/>
                </w:rPr>
                <w:t>"HackerRank," [Online]. Available: https://www.hackerrank.com/. [Accessed 25 04 2020].</w:t>
              </w:r>
            </w:ins>
          </w:p>
        </w:tc>
      </w:tr>
      <w:tr w:rsidR="00257874" w14:paraId="68DBC0AB" w14:textId="77777777">
        <w:trPr>
          <w:ins w:id="867" w:author="André Oliveira" w:date="2020-08-28T14:54:00Z"/>
        </w:trPr>
        <w:tc>
          <w:tcPr>
            <w:tcW w:w="462" w:type="dxa"/>
          </w:tcPr>
          <w:p w14:paraId="76A7B571" w14:textId="77777777" w:rsidR="00257874" w:rsidRDefault="002D0913">
            <w:pPr>
              <w:pStyle w:val="Bibliografia"/>
              <w:rPr>
                <w:lang w:val="en-US"/>
              </w:rPr>
            </w:pPr>
            <w:ins w:id="868" w:author="André Oliveira" w:date="2020-08-28T14:54:00Z">
              <w:r>
                <w:rPr>
                  <w:lang w:val="en-US"/>
                </w:rPr>
                <w:t xml:space="preserve">[5] </w:t>
              </w:r>
            </w:ins>
          </w:p>
        </w:tc>
        <w:tc>
          <w:tcPr>
            <w:tcW w:w="9457" w:type="dxa"/>
          </w:tcPr>
          <w:p w14:paraId="1AE89D00" w14:textId="77777777" w:rsidR="00257874" w:rsidRDefault="002D0913">
            <w:pPr>
              <w:pStyle w:val="Bibliografia"/>
              <w:rPr>
                <w:lang w:val="en-US"/>
              </w:rPr>
            </w:pPr>
            <w:ins w:id="869" w:author="André Oliveira" w:date="2020-08-28T14:54:00Z">
              <w:r>
                <w:rPr>
                  <w:lang w:val="en-US"/>
                </w:rPr>
                <w:t>"LeetCode," [Online]. Available: https://leetcode.com/. [Accessed 25 04 2020].</w:t>
              </w:r>
            </w:ins>
          </w:p>
        </w:tc>
      </w:tr>
      <w:tr w:rsidR="00257874" w14:paraId="56F6C556" w14:textId="77777777">
        <w:trPr>
          <w:ins w:id="870" w:author="André Oliveira" w:date="2020-08-28T14:54:00Z"/>
        </w:trPr>
        <w:tc>
          <w:tcPr>
            <w:tcW w:w="462" w:type="dxa"/>
          </w:tcPr>
          <w:p w14:paraId="517B5EC0" w14:textId="77777777" w:rsidR="00257874" w:rsidRDefault="002D0913">
            <w:pPr>
              <w:pStyle w:val="Bibliografia"/>
              <w:rPr>
                <w:lang w:val="en-US"/>
              </w:rPr>
            </w:pPr>
            <w:ins w:id="871" w:author="André Oliveira" w:date="2020-08-28T14:54:00Z">
              <w:r>
                <w:rPr>
                  <w:lang w:val="en-US"/>
                </w:rPr>
                <w:t xml:space="preserve">[6] </w:t>
              </w:r>
            </w:ins>
          </w:p>
        </w:tc>
        <w:tc>
          <w:tcPr>
            <w:tcW w:w="9457" w:type="dxa"/>
          </w:tcPr>
          <w:p w14:paraId="04EEC48B" w14:textId="77777777" w:rsidR="00257874" w:rsidRDefault="002D0913">
            <w:pPr>
              <w:pStyle w:val="Bibliografia"/>
              <w:rPr>
                <w:lang w:val="en-US"/>
              </w:rPr>
            </w:pPr>
            <w:ins w:id="872" w:author="André Oliveira" w:date="2020-08-28T14:54:00Z">
              <w:r>
                <w:rPr>
                  <w:lang w:val="en-US"/>
                </w:rPr>
                <w:t>"CodeWars," [Online]. Available: https://www.codewars.com/. [Accessed 25 04 2020].</w:t>
              </w:r>
            </w:ins>
          </w:p>
        </w:tc>
      </w:tr>
      <w:tr w:rsidR="00257874" w14:paraId="025798D0" w14:textId="77777777">
        <w:trPr>
          <w:ins w:id="873" w:author="André Oliveira" w:date="2020-08-28T14:54:00Z"/>
        </w:trPr>
        <w:tc>
          <w:tcPr>
            <w:tcW w:w="462" w:type="dxa"/>
          </w:tcPr>
          <w:p w14:paraId="53FD60F6" w14:textId="77777777" w:rsidR="00257874" w:rsidRDefault="002D0913">
            <w:pPr>
              <w:pStyle w:val="Bibliografia"/>
              <w:rPr>
                <w:lang w:val="en-US"/>
              </w:rPr>
            </w:pPr>
            <w:ins w:id="874" w:author="André Oliveira" w:date="2020-08-28T14:54:00Z">
              <w:r>
                <w:rPr>
                  <w:lang w:val="en-US"/>
                </w:rPr>
                <w:t xml:space="preserve">[7] </w:t>
              </w:r>
            </w:ins>
          </w:p>
        </w:tc>
        <w:tc>
          <w:tcPr>
            <w:tcW w:w="9457" w:type="dxa"/>
          </w:tcPr>
          <w:p w14:paraId="3A7DACB6" w14:textId="77777777" w:rsidR="00257874" w:rsidRDefault="002D0913">
            <w:pPr>
              <w:pStyle w:val="Bibliografia"/>
              <w:rPr>
                <w:lang w:val="en-US"/>
              </w:rPr>
            </w:pPr>
            <w:ins w:id="875" w:author="André Oliveira" w:date="2020-08-28T14:54:00Z">
              <w:r>
                <w:rPr>
                  <w:lang w:val="en-US"/>
                </w:rPr>
                <w:t>"CodeChef," [Online]. Available: https://www.codechef.com/. [Accessed 25 04 2020].</w:t>
              </w:r>
            </w:ins>
          </w:p>
        </w:tc>
      </w:tr>
      <w:tr w:rsidR="00257874" w14:paraId="50249DDF" w14:textId="77777777">
        <w:trPr>
          <w:ins w:id="876" w:author="André Oliveira" w:date="2020-08-28T14:54:00Z"/>
        </w:trPr>
        <w:tc>
          <w:tcPr>
            <w:tcW w:w="462" w:type="dxa"/>
          </w:tcPr>
          <w:p w14:paraId="758E1D1B" w14:textId="77777777" w:rsidR="00257874" w:rsidRDefault="002D0913">
            <w:pPr>
              <w:pStyle w:val="Bibliografia"/>
              <w:rPr>
                <w:lang w:val="en-US"/>
              </w:rPr>
            </w:pPr>
            <w:ins w:id="877" w:author="André Oliveira" w:date="2020-08-28T14:54:00Z">
              <w:r>
                <w:rPr>
                  <w:lang w:val="en-US"/>
                </w:rPr>
                <w:t xml:space="preserve">[8] </w:t>
              </w:r>
            </w:ins>
          </w:p>
        </w:tc>
        <w:tc>
          <w:tcPr>
            <w:tcW w:w="9457" w:type="dxa"/>
          </w:tcPr>
          <w:p w14:paraId="67FF81D4" w14:textId="77777777" w:rsidR="00257874" w:rsidRDefault="002D0913">
            <w:pPr>
              <w:pStyle w:val="Bibliografia"/>
              <w:rPr>
                <w:lang w:val="en-US"/>
              </w:rPr>
            </w:pPr>
            <w:ins w:id="878" w:author="André Oliveira" w:date="2020-08-28T14:54:00Z">
              <w:r>
                <w:rPr>
                  <w:lang w:val="en-US"/>
                </w:rPr>
                <w:t>"React – A JavaScript library for building user interfaces," [Online]. Available: https://reactjs.org. [Accessed 24 04 2020].</w:t>
              </w:r>
            </w:ins>
          </w:p>
        </w:tc>
      </w:tr>
      <w:tr w:rsidR="00257874" w:rsidRPr="00CD58A2" w14:paraId="1A7DFAF0" w14:textId="77777777">
        <w:trPr>
          <w:ins w:id="879" w:author="André Oliveira" w:date="2020-08-28T14:54:00Z"/>
        </w:trPr>
        <w:tc>
          <w:tcPr>
            <w:tcW w:w="462" w:type="dxa"/>
          </w:tcPr>
          <w:p w14:paraId="27C95785" w14:textId="77777777" w:rsidR="00257874" w:rsidRDefault="002D0913">
            <w:pPr>
              <w:pStyle w:val="Bibliografia"/>
              <w:rPr>
                <w:lang w:val="en-US"/>
              </w:rPr>
            </w:pPr>
            <w:ins w:id="880" w:author="André Oliveira" w:date="2020-08-28T14:54:00Z">
              <w:r>
                <w:rPr>
                  <w:lang w:val="en-US"/>
                </w:rPr>
                <w:t xml:space="preserve">[9] </w:t>
              </w:r>
            </w:ins>
          </w:p>
        </w:tc>
        <w:tc>
          <w:tcPr>
            <w:tcW w:w="9457" w:type="dxa"/>
          </w:tcPr>
          <w:p w14:paraId="722F452E" w14:textId="77777777" w:rsidR="00257874" w:rsidRDefault="002D0913">
            <w:pPr>
              <w:pStyle w:val="Bibliografia"/>
              <w:rPr>
                <w:lang w:val="en-US"/>
              </w:rPr>
            </w:pPr>
            <w:ins w:id="881" w:author="André Oliveira" w:date="2020-08-28T14:54:00Z">
              <w:r>
                <w:rPr>
                  <w:lang w:val="en-US"/>
                </w:rPr>
                <w:t xml:space="preserve">A. Banks, Learning React: Functional Web Development with React and Redux, O'Reilly Media, 2017. </w:t>
              </w:r>
            </w:ins>
          </w:p>
        </w:tc>
      </w:tr>
      <w:tr w:rsidR="00257874" w:rsidRPr="00CD58A2" w14:paraId="2425AAB0" w14:textId="77777777">
        <w:trPr>
          <w:ins w:id="882" w:author="André Oliveira" w:date="2020-08-28T14:54:00Z"/>
        </w:trPr>
        <w:tc>
          <w:tcPr>
            <w:tcW w:w="462" w:type="dxa"/>
          </w:tcPr>
          <w:p w14:paraId="6E107B2A" w14:textId="77777777" w:rsidR="00257874" w:rsidRDefault="002D0913">
            <w:pPr>
              <w:pStyle w:val="Bibliografia"/>
              <w:rPr>
                <w:lang w:val="en-US"/>
              </w:rPr>
            </w:pPr>
            <w:ins w:id="883" w:author="André Oliveira" w:date="2020-08-28T14:54:00Z">
              <w:r>
                <w:rPr>
                  <w:lang w:val="en-US"/>
                </w:rPr>
                <w:t xml:space="preserve">[10] </w:t>
              </w:r>
            </w:ins>
          </w:p>
        </w:tc>
        <w:tc>
          <w:tcPr>
            <w:tcW w:w="9457" w:type="dxa"/>
          </w:tcPr>
          <w:p w14:paraId="0951DA05" w14:textId="77777777" w:rsidR="00257874" w:rsidRDefault="002D0913">
            <w:pPr>
              <w:pStyle w:val="Bibliografia"/>
              <w:rPr>
                <w:lang w:val="en-US"/>
              </w:rPr>
            </w:pPr>
            <w:ins w:id="884" w:author="André Oliveira" w:date="2020-08-28T14:54:00Z">
              <w:r>
                <w:rPr>
                  <w:lang w:val="en-US"/>
                </w:rPr>
                <w:t>"Introducing JSX – React," [Online]. Available: https://reactjs.org/docs/introducing-jsx.html. [Accessed 24 04 2020].</w:t>
              </w:r>
            </w:ins>
          </w:p>
        </w:tc>
      </w:tr>
      <w:tr w:rsidR="00257874" w14:paraId="22539CAB" w14:textId="77777777">
        <w:trPr>
          <w:ins w:id="885" w:author="André Oliveira" w:date="2020-08-28T14:54:00Z"/>
        </w:trPr>
        <w:tc>
          <w:tcPr>
            <w:tcW w:w="462" w:type="dxa"/>
          </w:tcPr>
          <w:p w14:paraId="5411F69B" w14:textId="77777777" w:rsidR="00257874" w:rsidRDefault="002D0913">
            <w:pPr>
              <w:pStyle w:val="Bibliografia"/>
              <w:rPr>
                <w:lang w:val="en-US"/>
              </w:rPr>
            </w:pPr>
            <w:ins w:id="886" w:author="André Oliveira" w:date="2020-08-28T14:54:00Z">
              <w:r>
                <w:rPr>
                  <w:lang w:val="en-US"/>
                </w:rPr>
                <w:t xml:space="preserve">[11] </w:t>
              </w:r>
            </w:ins>
          </w:p>
        </w:tc>
        <w:tc>
          <w:tcPr>
            <w:tcW w:w="9457" w:type="dxa"/>
          </w:tcPr>
          <w:p w14:paraId="502E7BE3" w14:textId="77777777" w:rsidR="00257874" w:rsidRDefault="002D0913">
            <w:pPr>
              <w:pStyle w:val="Bibliografia"/>
              <w:rPr>
                <w:lang w:val="en-US"/>
              </w:rPr>
            </w:pPr>
            <w:ins w:id="887" w:author="André Oliveira" w:date="2020-08-28T14:54:00Z">
              <w:r>
                <w:rPr>
                  <w:lang w:val="en-US"/>
                </w:rPr>
                <w:t>"Spring Framework," [Online]. Available: https://spring.io/projects/spring-framework. [Accessed 24 04 2020].</w:t>
              </w:r>
            </w:ins>
          </w:p>
        </w:tc>
      </w:tr>
      <w:tr w:rsidR="00257874" w:rsidRPr="00CD58A2" w14:paraId="0B9A27D8" w14:textId="77777777">
        <w:trPr>
          <w:ins w:id="888" w:author="André Oliveira" w:date="2020-08-28T14:54:00Z"/>
        </w:trPr>
        <w:tc>
          <w:tcPr>
            <w:tcW w:w="462" w:type="dxa"/>
          </w:tcPr>
          <w:p w14:paraId="7CAE007E" w14:textId="77777777" w:rsidR="00257874" w:rsidRDefault="002D0913">
            <w:pPr>
              <w:pStyle w:val="Bibliografia"/>
              <w:rPr>
                <w:lang w:val="en-US"/>
              </w:rPr>
            </w:pPr>
            <w:ins w:id="889" w:author="André Oliveira" w:date="2020-08-28T14:54:00Z">
              <w:r>
                <w:rPr>
                  <w:lang w:val="en-US"/>
                </w:rPr>
                <w:t xml:space="preserve">[12] </w:t>
              </w:r>
            </w:ins>
          </w:p>
        </w:tc>
        <w:tc>
          <w:tcPr>
            <w:tcW w:w="9457" w:type="dxa"/>
          </w:tcPr>
          <w:p w14:paraId="3A55E0B4" w14:textId="77777777" w:rsidR="00257874" w:rsidRDefault="002D0913">
            <w:pPr>
              <w:pStyle w:val="Bibliografia"/>
              <w:rPr>
                <w:lang w:val="en-US"/>
              </w:rPr>
            </w:pPr>
            <w:ins w:id="890" w:author="André Oliveira" w:date="2020-08-28T14:54:00Z">
              <w:r>
                <w:rPr>
                  <w:lang w:val="en-US"/>
                </w:rPr>
                <w:t>"2. Introduction to the Spring Framework," [Online]. Available: https://docs.spring.io/spring/docs/4.3.x/spring-framework-reference/html/overview.html. [Accessed 24 04 2020].</w:t>
              </w:r>
            </w:ins>
          </w:p>
        </w:tc>
      </w:tr>
      <w:tr w:rsidR="00257874" w14:paraId="1087B4EF" w14:textId="77777777">
        <w:trPr>
          <w:ins w:id="891" w:author="André Oliveira" w:date="2020-08-28T14:54:00Z"/>
        </w:trPr>
        <w:tc>
          <w:tcPr>
            <w:tcW w:w="462" w:type="dxa"/>
          </w:tcPr>
          <w:p w14:paraId="33F743C4" w14:textId="77777777" w:rsidR="00257874" w:rsidRDefault="002D0913">
            <w:pPr>
              <w:pStyle w:val="Bibliografia"/>
              <w:rPr>
                <w:lang w:val="en-US"/>
              </w:rPr>
            </w:pPr>
            <w:ins w:id="892" w:author="André Oliveira" w:date="2020-08-28T14:54:00Z">
              <w:r>
                <w:rPr>
                  <w:lang w:val="en-US"/>
                </w:rPr>
                <w:t xml:space="preserve">[13] </w:t>
              </w:r>
            </w:ins>
          </w:p>
        </w:tc>
        <w:tc>
          <w:tcPr>
            <w:tcW w:w="9457" w:type="dxa"/>
          </w:tcPr>
          <w:p w14:paraId="2FEF75D2" w14:textId="77777777" w:rsidR="00257874" w:rsidRDefault="002D0913">
            <w:pPr>
              <w:pStyle w:val="Bibliografia"/>
              <w:rPr>
                <w:lang w:val="en-US"/>
              </w:rPr>
            </w:pPr>
            <w:ins w:id="893" w:author="André Oliveira" w:date="2020-08-28T14:54:00Z">
              <w:r>
                <w:rPr>
                  <w:lang w:val="en-US"/>
                </w:rPr>
                <w:t>"Spring Boot," [Online]. Available: https://spring.io/projects/spring-boot. [Accessed 04 24 2020].</w:t>
              </w:r>
            </w:ins>
          </w:p>
        </w:tc>
      </w:tr>
      <w:tr w:rsidR="00257874" w14:paraId="24D6E188" w14:textId="77777777">
        <w:trPr>
          <w:ins w:id="894" w:author="André Oliveira" w:date="2020-08-28T14:54:00Z"/>
        </w:trPr>
        <w:tc>
          <w:tcPr>
            <w:tcW w:w="462" w:type="dxa"/>
          </w:tcPr>
          <w:p w14:paraId="4134FEC7" w14:textId="77777777" w:rsidR="00257874" w:rsidRDefault="002D0913">
            <w:pPr>
              <w:pStyle w:val="Bibliografia"/>
              <w:rPr>
                <w:lang w:val="en-US"/>
              </w:rPr>
            </w:pPr>
            <w:ins w:id="895" w:author="André Oliveira" w:date="2020-08-28T14:54:00Z">
              <w:r>
                <w:rPr>
                  <w:lang w:val="en-US"/>
                </w:rPr>
                <w:t xml:space="preserve">[14] </w:t>
              </w:r>
            </w:ins>
          </w:p>
        </w:tc>
        <w:tc>
          <w:tcPr>
            <w:tcW w:w="9457" w:type="dxa"/>
          </w:tcPr>
          <w:p w14:paraId="291EFCD9" w14:textId="77777777" w:rsidR="00257874" w:rsidRDefault="002D0913">
            <w:pPr>
              <w:pStyle w:val="Bibliografia"/>
              <w:rPr>
                <w:lang w:val="en-US"/>
              </w:rPr>
            </w:pPr>
            <w:ins w:id="896" w:author="André Oliveira" w:date="2020-08-28T14:54:00Z">
              <w:r>
                <w:rPr>
                  <w:lang w:val="en-US"/>
                </w:rPr>
                <w:t>"API Documentation &amp; Design Tools for Teams | Swagger | Swagger," [Online]. Available: https://swagger.io/. [Accessed 24 04 2020].</w:t>
              </w:r>
            </w:ins>
          </w:p>
        </w:tc>
      </w:tr>
      <w:tr w:rsidR="00257874" w14:paraId="5F1BF838" w14:textId="77777777">
        <w:trPr>
          <w:ins w:id="897" w:author="André Oliveira" w:date="2020-08-28T14:54:00Z"/>
        </w:trPr>
        <w:tc>
          <w:tcPr>
            <w:tcW w:w="462" w:type="dxa"/>
          </w:tcPr>
          <w:p w14:paraId="6296E9EF" w14:textId="77777777" w:rsidR="00257874" w:rsidRDefault="002D0913">
            <w:pPr>
              <w:pStyle w:val="Bibliografia"/>
              <w:rPr>
                <w:lang w:val="en-US"/>
              </w:rPr>
            </w:pPr>
            <w:ins w:id="898" w:author="André Oliveira" w:date="2020-08-28T14:54:00Z">
              <w:r>
                <w:rPr>
                  <w:lang w:val="en-US"/>
                </w:rPr>
                <w:t xml:space="preserve">[15] </w:t>
              </w:r>
            </w:ins>
          </w:p>
        </w:tc>
        <w:tc>
          <w:tcPr>
            <w:tcW w:w="9457" w:type="dxa"/>
          </w:tcPr>
          <w:p w14:paraId="52995342" w14:textId="77777777" w:rsidR="00257874" w:rsidRDefault="002D0913">
            <w:pPr>
              <w:pStyle w:val="Bibliografia"/>
              <w:rPr>
                <w:lang w:val="en-US"/>
              </w:rPr>
            </w:pPr>
            <w:ins w:id="899" w:author="André Oliveira" w:date="2020-08-28T14:54:00Z">
              <w:r>
                <w:rPr>
                  <w:lang w:val="en-US"/>
                </w:rPr>
                <w:t>"Empowering App Development for Developers | Docker," [Online]. Available: https://www.docker.com/. [Accessed 17 04 2020].</w:t>
              </w:r>
            </w:ins>
          </w:p>
        </w:tc>
      </w:tr>
      <w:tr w:rsidR="00257874" w14:paraId="36F42033" w14:textId="77777777">
        <w:trPr>
          <w:ins w:id="900" w:author="André Oliveira" w:date="2020-08-28T14:54:00Z"/>
        </w:trPr>
        <w:tc>
          <w:tcPr>
            <w:tcW w:w="462" w:type="dxa"/>
          </w:tcPr>
          <w:p w14:paraId="4F0E761A" w14:textId="77777777" w:rsidR="00257874" w:rsidRDefault="002D0913">
            <w:pPr>
              <w:pStyle w:val="Bibliografia"/>
              <w:rPr>
                <w:lang w:val="en-US"/>
              </w:rPr>
            </w:pPr>
            <w:ins w:id="901" w:author="André Oliveira" w:date="2020-08-28T14:54:00Z">
              <w:r>
                <w:rPr>
                  <w:lang w:val="en-US"/>
                </w:rPr>
                <w:t xml:space="preserve">[16] </w:t>
              </w:r>
            </w:ins>
          </w:p>
        </w:tc>
        <w:tc>
          <w:tcPr>
            <w:tcW w:w="9457" w:type="dxa"/>
          </w:tcPr>
          <w:p w14:paraId="78D5A3A6" w14:textId="77777777" w:rsidR="00257874" w:rsidRDefault="002D0913">
            <w:pPr>
              <w:pStyle w:val="Bibliografia"/>
              <w:rPr>
                <w:lang w:val="en-US"/>
              </w:rPr>
            </w:pPr>
            <w:ins w:id="902" w:author="André Oliveira" w:date="2020-08-28T14:54:00Z">
              <w:r>
                <w:rPr>
                  <w:lang w:val="en-US"/>
                </w:rPr>
                <w:t>"Docker Documentation | Docker Documentation," [Online]. Available: https://docs.docker.com/. [Accessed 17 04 2020].</w:t>
              </w:r>
            </w:ins>
          </w:p>
        </w:tc>
      </w:tr>
      <w:tr w:rsidR="00257874" w:rsidRPr="00CD58A2" w14:paraId="0050028E" w14:textId="77777777">
        <w:trPr>
          <w:ins w:id="903" w:author="André Oliveira" w:date="2020-08-28T14:54:00Z"/>
        </w:trPr>
        <w:tc>
          <w:tcPr>
            <w:tcW w:w="462" w:type="dxa"/>
          </w:tcPr>
          <w:p w14:paraId="4E8418F9" w14:textId="77777777" w:rsidR="00257874" w:rsidRDefault="002D0913">
            <w:pPr>
              <w:pStyle w:val="Bibliografia"/>
              <w:rPr>
                <w:lang w:val="en-US"/>
              </w:rPr>
            </w:pPr>
            <w:ins w:id="904" w:author="André Oliveira" w:date="2020-08-28T14:54:00Z">
              <w:r>
                <w:rPr>
                  <w:lang w:val="en-US"/>
                </w:rPr>
                <w:t xml:space="preserve">[17] </w:t>
              </w:r>
            </w:ins>
          </w:p>
        </w:tc>
        <w:tc>
          <w:tcPr>
            <w:tcW w:w="9457" w:type="dxa"/>
          </w:tcPr>
          <w:p w14:paraId="3CBED722" w14:textId="77777777" w:rsidR="00257874" w:rsidRDefault="002D0913">
            <w:pPr>
              <w:pStyle w:val="Bibliografia"/>
              <w:rPr>
                <w:lang w:val="en-US"/>
              </w:rPr>
            </w:pPr>
            <w:ins w:id="905" w:author="André Oliveira" w:date="2020-08-28T14:54:00Z">
              <w:r>
                <w:rPr>
                  <w:lang w:val="en-US"/>
                </w:rPr>
                <w:t xml:space="preserve">S. M. Jain, Linux Containers and Virtualization - A kernel perspective, Independently published, 2019. </w:t>
              </w:r>
            </w:ins>
          </w:p>
        </w:tc>
      </w:tr>
      <w:tr w:rsidR="00257874" w14:paraId="391A5722" w14:textId="77777777">
        <w:trPr>
          <w:ins w:id="906" w:author="André Oliveira" w:date="2020-08-28T14:54:00Z"/>
        </w:trPr>
        <w:tc>
          <w:tcPr>
            <w:tcW w:w="462" w:type="dxa"/>
          </w:tcPr>
          <w:p w14:paraId="187EB4D7" w14:textId="77777777" w:rsidR="00257874" w:rsidRDefault="002D0913">
            <w:pPr>
              <w:pStyle w:val="Bibliografia"/>
              <w:rPr>
                <w:lang w:val="en-US"/>
              </w:rPr>
            </w:pPr>
            <w:ins w:id="907" w:author="André Oliveira" w:date="2020-08-28T14:54:00Z">
              <w:r>
                <w:rPr>
                  <w:lang w:val="en-US"/>
                </w:rPr>
                <w:lastRenderedPageBreak/>
                <w:t xml:space="preserve">[18] </w:t>
              </w:r>
            </w:ins>
          </w:p>
        </w:tc>
        <w:tc>
          <w:tcPr>
            <w:tcW w:w="9457" w:type="dxa"/>
          </w:tcPr>
          <w:p w14:paraId="4FEC58E0" w14:textId="77777777" w:rsidR="00257874" w:rsidRDefault="002D0913">
            <w:pPr>
              <w:pStyle w:val="Bibliografia"/>
              <w:rPr>
                <w:lang w:val="en-US"/>
              </w:rPr>
            </w:pPr>
            <w:ins w:id="908" w:author="André Oliveira" w:date="2020-08-28T14:54:00Z">
              <w:r>
                <w:rPr>
                  <w:lang w:val="en-US"/>
                </w:rPr>
                <w:t>"Docker Hub," [Online]. Available: https://hub.docker.com/. [Accessed 17 04 2020].</w:t>
              </w:r>
            </w:ins>
          </w:p>
        </w:tc>
      </w:tr>
      <w:tr w:rsidR="00257874" w:rsidRPr="00CD58A2" w14:paraId="53493973" w14:textId="77777777">
        <w:trPr>
          <w:ins w:id="909" w:author="André Oliveira" w:date="2020-08-28T14:54:00Z"/>
        </w:trPr>
        <w:tc>
          <w:tcPr>
            <w:tcW w:w="462" w:type="dxa"/>
          </w:tcPr>
          <w:p w14:paraId="428D8386" w14:textId="77777777" w:rsidR="00257874" w:rsidRDefault="002D0913">
            <w:pPr>
              <w:pStyle w:val="Bibliografia"/>
              <w:rPr>
                <w:lang w:val="en-US"/>
              </w:rPr>
            </w:pPr>
            <w:ins w:id="910" w:author="André Oliveira" w:date="2020-08-28T14:54:00Z">
              <w:r>
                <w:rPr>
                  <w:lang w:val="en-US"/>
                </w:rPr>
                <w:t xml:space="preserve">[19] </w:t>
              </w:r>
            </w:ins>
          </w:p>
        </w:tc>
        <w:tc>
          <w:tcPr>
            <w:tcW w:w="9457" w:type="dxa"/>
          </w:tcPr>
          <w:p w14:paraId="49FB9328" w14:textId="77777777" w:rsidR="00257874" w:rsidRDefault="002D0913">
            <w:pPr>
              <w:pStyle w:val="Bibliografia"/>
              <w:rPr>
                <w:lang w:val="en-US"/>
              </w:rPr>
            </w:pPr>
            <w:ins w:id="911" w:author="André Oliveira" w:date="2020-08-28T14:54:00Z">
              <w:r>
                <w:rPr>
                  <w:lang w:val="en-US"/>
                </w:rPr>
                <w:t>"What is REST – Learn to create timeless REST APIs," [Online]. Available: https://restfulapi.net/. [Accessed 01 05 2020].</w:t>
              </w:r>
            </w:ins>
          </w:p>
        </w:tc>
      </w:tr>
      <w:tr w:rsidR="00257874" w14:paraId="5ADDF070" w14:textId="77777777">
        <w:trPr>
          <w:ins w:id="912" w:author="André Oliveira" w:date="2020-08-28T14:54:00Z"/>
        </w:trPr>
        <w:tc>
          <w:tcPr>
            <w:tcW w:w="462" w:type="dxa"/>
          </w:tcPr>
          <w:p w14:paraId="3B2DDB67" w14:textId="77777777" w:rsidR="00257874" w:rsidRDefault="002D0913">
            <w:pPr>
              <w:pStyle w:val="Bibliografia"/>
              <w:rPr>
                <w:lang w:val="en-US"/>
              </w:rPr>
            </w:pPr>
            <w:ins w:id="913" w:author="André Oliveira" w:date="2020-08-28T14:54:00Z">
              <w:r>
                <w:rPr>
                  <w:lang w:val="en-US"/>
                </w:rPr>
                <w:t xml:space="preserve">[20] </w:t>
              </w:r>
            </w:ins>
          </w:p>
        </w:tc>
        <w:tc>
          <w:tcPr>
            <w:tcW w:w="9457" w:type="dxa"/>
          </w:tcPr>
          <w:p w14:paraId="6946C419" w14:textId="77777777" w:rsidR="00257874" w:rsidRDefault="002D0913">
            <w:pPr>
              <w:pStyle w:val="Bibliografia"/>
              <w:rPr>
                <w:lang w:val="en-US"/>
              </w:rPr>
            </w:pPr>
            <w:ins w:id="914" w:author="André Oliveira" w:date="2020-08-28T14:54:00Z">
              <w:r>
                <w:rPr>
                  <w:lang w:val="en-US"/>
                </w:rPr>
                <w:t>"Material-UI," [Online]. Available: https://material-ui.com/. [Accessed 13 06 2020].</w:t>
              </w:r>
            </w:ins>
          </w:p>
        </w:tc>
      </w:tr>
      <w:tr w:rsidR="00257874" w14:paraId="766B1C51" w14:textId="77777777">
        <w:trPr>
          <w:ins w:id="915" w:author="André Oliveira" w:date="2020-08-28T14:54:00Z"/>
        </w:trPr>
        <w:tc>
          <w:tcPr>
            <w:tcW w:w="462" w:type="dxa"/>
          </w:tcPr>
          <w:p w14:paraId="0F5DCE1C" w14:textId="77777777" w:rsidR="00257874" w:rsidRDefault="002D0913">
            <w:pPr>
              <w:pStyle w:val="Bibliografia"/>
              <w:rPr>
                <w:lang w:val="en-US"/>
              </w:rPr>
            </w:pPr>
            <w:ins w:id="916" w:author="André Oliveira" w:date="2020-08-28T14:54:00Z">
              <w:r>
                <w:rPr>
                  <w:lang w:val="en-US"/>
                </w:rPr>
                <w:t xml:space="preserve">[21] </w:t>
              </w:r>
            </w:ins>
          </w:p>
        </w:tc>
        <w:tc>
          <w:tcPr>
            <w:tcW w:w="9457" w:type="dxa"/>
          </w:tcPr>
          <w:p w14:paraId="1CB8BE59" w14:textId="77777777" w:rsidR="00257874" w:rsidRDefault="002D0913">
            <w:pPr>
              <w:pStyle w:val="Bibliografia"/>
              <w:rPr>
                <w:lang w:val="en-US"/>
              </w:rPr>
            </w:pPr>
            <w:ins w:id="917" w:author="André Oliveira" w:date="2020-08-28T14:54:00Z">
              <w:r>
                <w:rPr>
                  <w:lang w:val="en-US"/>
                </w:rPr>
                <w:t>"Material Design," [Online]. Available: https://material.io/design. [Accessed 13 06 2020].</w:t>
              </w:r>
            </w:ins>
          </w:p>
        </w:tc>
      </w:tr>
      <w:tr w:rsidR="00257874" w14:paraId="2D067461" w14:textId="77777777">
        <w:trPr>
          <w:ins w:id="918" w:author="André Oliveira" w:date="2020-08-28T14:54:00Z"/>
        </w:trPr>
        <w:tc>
          <w:tcPr>
            <w:tcW w:w="462" w:type="dxa"/>
          </w:tcPr>
          <w:p w14:paraId="062A5447" w14:textId="77777777" w:rsidR="00257874" w:rsidRDefault="002D0913">
            <w:pPr>
              <w:pStyle w:val="Bibliografia"/>
              <w:rPr>
                <w:lang w:val="en-US"/>
              </w:rPr>
            </w:pPr>
            <w:ins w:id="919" w:author="André Oliveira" w:date="2020-08-28T14:54:00Z">
              <w:r>
                <w:rPr>
                  <w:lang w:val="en-US"/>
                </w:rPr>
                <w:t xml:space="preserve">[22] </w:t>
              </w:r>
            </w:ins>
          </w:p>
        </w:tc>
        <w:tc>
          <w:tcPr>
            <w:tcW w:w="9457" w:type="dxa"/>
          </w:tcPr>
          <w:p w14:paraId="20EFDD38" w14:textId="77777777" w:rsidR="00257874" w:rsidRDefault="002D0913">
            <w:pPr>
              <w:pStyle w:val="Bibliografia"/>
              <w:rPr>
                <w:lang w:val="en-US"/>
              </w:rPr>
            </w:pPr>
            <w:ins w:id="920" w:author="André Oliveira" w:date="2020-08-28T14:54:00Z">
              <w:r>
                <w:rPr>
                  <w:lang w:val="en-US"/>
                </w:rPr>
                <w:t>"CodeMirror," [Online]. Available: https://codemirror.net/. [Accessed 13 06 2020].</w:t>
              </w:r>
            </w:ins>
          </w:p>
        </w:tc>
      </w:tr>
      <w:tr w:rsidR="00257874" w14:paraId="34D4F4C6" w14:textId="77777777">
        <w:trPr>
          <w:ins w:id="921" w:author="André Oliveira" w:date="2020-08-28T14:54:00Z"/>
        </w:trPr>
        <w:tc>
          <w:tcPr>
            <w:tcW w:w="462" w:type="dxa"/>
          </w:tcPr>
          <w:p w14:paraId="6BAB6834" w14:textId="77777777" w:rsidR="00257874" w:rsidRDefault="002D0913">
            <w:pPr>
              <w:pStyle w:val="Bibliografia"/>
              <w:rPr>
                <w:lang w:val="en-US"/>
              </w:rPr>
            </w:pPr>
            <w:ins w:id="922" w:author="André Oliveira" w:date="2020-08-28T14:54:00Z">
              <w:r>
                <w:rPr>
                  <w:lang w:val="en-US"/>
                </w:rPr>
                <w:t xml:space="preserve">[23] </w:t>
              </w:r>
            </w:ins>
          </w:p>
        </w:tc>
        <w:tc>
          <w:tcPr>
            <w:tcW w:w="9457" w:type="dxa"/>
          </w:tcPr>
          <w:p w14:paraId="29C99139" w14:textId="77777777" w:rsidR="00257874" w:rsidRDefault="002D0913">
            <w:pPr>
              <w:pStyle w:val="Bibliografia"/>
              <w:rPr>
                <w:lang w:val="en-US"/>
              </w:rPr>
            </w:pPr>
            <w:ins w:id="923" w:author="André Oliveira" w:date="2020-08-28T14:54:00Z">
              <w:r>
                <w:rPr>
                  <w:lang w:val="en-US"/>
                </w:rPr>
                <w:t>"Formik · Build forms in React, without the tears.," [Online]. Available: https://jaredpalmer.com/formik/. [Accessed 06 2020].</w:t>
              </w:r>
            </w:ins>
          </w:p>
        </w:tc>
      </w:tr>
      <w:tr w:rsidR="00257874" w14:paraId="67F7A578" w14:textId="77777777">
        <w:trPr>
          <w:ins w:id="924" w:author="André Oliveira" w:date="2020-08-28T14:54:00Z"/>
        </w:trPr>
        <w:tc>
          <w:tcPr>
            <w:tcW w:w="462" w:type="dxa"/>
          </w:tcPr>
          <w:p w14:paraId="68BF2B31" w14:textId="77777777" w:rsidR="00257874" w:rsidRDefault="002D0913">
            <w:pPr>
              <w:pStyle w:val="Bibliografia"/>
              <w:rPr>
                <w:lang w:val="en-US"/>
              </w:rPr>
            </w:pPr>
            <w:ins w:id="925" w:author="André Oliveira" w:date="2020-08-28T14:54:00Z">
              <w:r>
                <w:rPr>
                  <w:lang w:val="en-US"/>
                </w:rPr>
                <w:t xml:space="preserve">[24] </w:t>
              </w:r>
            </w:ins>
          </w:p>
        </w:tc>
        <w:tc>
          <w:tcPr>
            <w:tcW w:w="9457" w:type="dxa"/>
          </w:tcPr>
          <w:p w14:paraId="08E8D9C9" w14:textId="77777777" w:rsidR="00257874" w:rsidRDefault="002D0913">
            <w:pPr>
              <w:pStyle w:val="Bibliografia"/>
              <w:rPr>
                <w:lang w:val="en-US"/>
              </w:rPr>
            </w:pPr>
            <w:ins w:id="926" w:author="André Oliveira" w:date="2020-08-28T14:54:00Z">
              <w:r>
                <w:rPr>
                  <w:lang w:val="en-US"/>
                </w:rPr>
                <w:t>"Formik Material-UI," [Online]. Available: https://stackworx.github.io/formik-material-ui/. [Accessed 06 2020].</w:t>
              </w:r>
            </w:ins>
          </w:p>
        </w:tc>
      </w:tr>
      <w:tr w:rsidR="00257874" w14:paraId="017F439C" w14:textId="77777777">
        <w:trPr>
          <w:ins w:id="927" w:author="André Oliveira" w:date="2020-08-28T14:54:00Z"/>
        </w:trPr>
        <w:tc>
          <w:tcPr>
            <w:tcW w:w="462" w:type="dxa"/>
          </w:tcPr>
          <w:p w14:paraId="2293E84D" w14:textId="77777777" w:rsidR="00257874" w:rsidRDefault="002D0913">
            <w:pPr>
              <w:pStyle w:val="Bibliografia"/>
              <w:rPr>
                <w:lang w:val="en-US"/>
              </w:rPr>
            </w:pPr>
            <w:ins w:id="928" w:author="André Oliveira" w:date="2020-08-28T14:54:00Z">
              <w:r>
                <w:rPr>
                  <w:lang w:val="en-US"/>
                </w:rPr>
                <w:t xml:space="preserve">[25] </w:t>
              </w:r>
            </w:ins>
          </w:p>
        </w:tc>
        <w:tc>
          <w:tcPr>
            <w:tcW w:w="9457" w:type="dxa"/>
          </w:tcPr>
          <w:p w14:paraId="1F43A78B" w14:textId="77777777" w:rsidR="00257874" w:rsidRDefault="002D0913">
            <w:pPr>
              <w:pStyle w:val="Bibliografia"/>
              <w:rPr>
                <w:lang w:val="en-US"/>
              </w:rPr>
            </w:pPr>
            <w:ins w:id="929" w:author="André Oliveira" w:date="2020-08-28T14:54:00Z">
              <w:r>
                <w:rPr>
                  <w:lang w:val="en-US"/>
                </w:rPr>
                <w:t>"yup - npm," [Online]. Available: https://www.npmjs.com/package/yup. [Accessed 06 2020].</w:t>
              </w:r>
            </w:ins>
          </w:p>
        </w:tc>
      </w:tr>
      <w:tr w:rsidR="00257874" w14:paraId="48E45AFB" w14:textId="77777777">
        <w:trPr>
          <w:ins w:id="930" w:author="André Oliveira" w:date="2020-08-28T14:54:00Z"/>
        </w:trPr>
        <w:tc>
          <w:tcPr>
            <w:tcW w:w="462" w:type="dxa"/>
          </w:tcPr>
          <w:p w14:paraId="0A516F6C" w14:textId="77777777" w:rsidR="00257874" w:rsidRDefault="002D0913">
            <w:pPr>
              <w:pStyle w:val="Bibliografia"/>
              <w:rPr>
                <w:lang w:val="en-US"/>
              </w:rPr>
            </w:pPr>
            <w:ins w:id="931" w:author="André Oliveira" w:date="2020-08-28T14:54:00Z">
              <w:r>
                <w:rPr>
                  <w:lang w:val="en-US"/>
                </w:rPr>
                <w:t xml:space="preserve">[26] </w:t>
              </w:r>
            </w:ins>
          </w:p>
        </w:tc>
        <w:tc>
          <w:tcPr>
            <w:tcW w:w="9457" w:type="dxa"/>
          </w:tcPr>
          <w:p w14:paraId="712C3B1A" w14:textId="77777777" w:rsidR="00257874" w:rsidRDefault="002D0913">
            <w:pPr>
              <w:pStyle w:val="Bibliografia"/>
              <w:rPr>
                <w:lang w:val="en-US"/>
              </w:rPr>
            </w:pPr>
            <w:ins w:id="932" w:author="André Oliveira" w:date="2020-08-28T14:54:00Z">
              <w:r>
                <w:rPr>
                  <w:lang w:val="en-US"/>
                </w:rPr>
                <w:t>"Tutorial · Formik," [Online]. Available: https://jaredpalmer.com/formik/docs/tutorial#schema-validation-with-yup. [Accessed 06 2020].</w:t>
              </w:r>
            </w:ins>
          </w:p>
        </w:tc>
      </w:tr>
      <w:tr w:rsidR="00257874" w:rsidRPr="00CD58A2" w14:paraId="3F6A40EC" w14:textId="77777777">
        <w:trPr>
          <w:ins w:id="933" w:author="André Oliveira" w:date="2020-08-28T14:54:00Z"/>
        </w:trPr>
        <w:tc>
          <w:tcPr>
            <w:tcW w:w="462" w:type="dxa"/>
          </w:tcPr>
          <w:p w14:paraId="7B831B15" w14:textId="77777777" w:rsidR="00257874" w:rsidRDefault="002D0913">
            <w:pPr>
              <w:pStyle w:val="Bibliografia"/>
              <w:rPr>
                <w:lang w:val="en-US"/>
              </w:rPr>
            </w:pPr>
            <w:ins w:id="934" w:author="André Oliveira" w:date="2020-08-28T14:54:00Z">
              <w:r>
                <w:rPr>
                  <w:lang w:val="en-US"/>
                </w:rPr>
                <w:t xml:space="preserve">[27] </w:t>
              </w:r>
            </w:ins>
          </w:p>
        </w:tc>
        <w:tc>
          <w:tcPr>
            <w:tcW w:w="9457" w:type="dxa"/>
          </w:tcPr>
          <w:p w14:paraId="6FB2F4E7" w14:textId="77777777" w:rsidR="00257874" w:rsidRDefault="002D0913">
            <w:pPr>
              <w:pStyle w:val="Bibliografia"/>
              <w:rPr>
                <w:lang w:val="en-US"/>
              </w:rPr>
            </w:pPr>
            <w:ins w:id="935" w:author="André Oliveira" w:date="2020-08-28T14:54:00Z">
              <w:r>
                <w:rPr>
                  <w:lang w:val="en-US"/>
                </w:rPr>
                <w:t>"OpenAPI-Specification/3.0.2.md at master · OAI/OpenAPI-Specification," [Online]. Available: https://github.com/OAI/OpenAPI-Specification/blob/master/versions/3.0.2.md. [Accessed 27 04 2020].</w:t>
              </w:r>
            </w:ins>
          </w:p>
        </w:tc>
      </w:tr>
      <w:tr w:rsidR="00257874" w14:paraId="43F724DA" w14:textId="77777777">
        <w:trPr>
          <w:ins w:id="936" w:author="André Oliveira" w:date="2020-08-28T14:54:00Z"/>
        </w:trPr>
        <w:tc>
          <w:tcPr>
            <w:tcW w:w="462" w:type="dxa"/>
          </w:tcPr>
          <w:p w14:paraId="6A497313" w14:textId="77777777" w:rsidR="00257874" w:rsidRDefault="002D0913">
            <w:pPr>
              <w:pStyle w:val="Bibliografia"/>
              <w:rPr>
                <w:lang w:val="en-US"/>
              </w:rPr>
            </w:pPr>
            <w:ins w:id="937" w:author="André Oliveira" w:date="2020-08-28T14:54:00Z">
              <w:r>
                <w:rPr>
                  <w:lang w:val="en-US"/>
                </w:rPr>
                <w:t xml:space="preserve">[28] </w:t>
              </w:r>
            </w:ins>
          </w:p>
        </w:tc>
        <w:tc>
          <w:tcPr>
            <w:tcW w:w="9457" w:type="dxa"/>
          </w:tcPr>
          <w:p w14:paraId="1ED09BD6" w14:textId="77777777" w:rsidR="00257874" w:rsidRDefault="002D0913">
            <w:pPr>
              <w:pStyle w:val="Bibliografia"/>
              <w:rPr>
                <w:lang w:val="en-US"/>
              </w:rPr>
            </w:pPr>
            <w:ins w:id="938" w:author="André Oliveira" w:date="2020-08-28T14:54:00Z">
              <w:r>
                <w:rPr>
                  <w:lang w:val="en-US"/>
                </w:rPr>
                <w:t>"IS E-Learning Swagger UI," [Online]. Available: https://joaoesantos.github.io/ise_learning/apiDocumentation. [Accessed 27 04 2020].</w:t>
              </w:r>
            </w:ins>
          </w:p>
        </w:tc>
      </w:tr>
      <w:tr w:rsidR="00257874" w:rsidRPr="00CD58A2" w14:paraId="5821EDC8" w14:textId="77777777">
        <w:trPr>
          <w:ins w:id="939" w:author="André Oliveira" w:date="2020-08-28T14:54:00Z"/>
        </w:trPr>
        <w:tc>
          <w:tcPr>
            <w:tcW w:w="462" w:type="dxa"/>
          </w:tcPr>
          <w:p w14:paraId="7B4D9D4D" w14:textId="77777777" w:rsidR="00257874" w:rsidRDefault="002D0913">
            <w:pPr>
              <w:pStyle w:val="Bibliografia"/>
              <w:rPr>
                <w:lang w:val="en-US"/>
              </w:rPr>
            </w:pPr>
            <w:ins w:id="940" w:author="André Oliveira" w:date="2020-08-28T14:54:00Z">
              <w:r>
                <w:rPr>
                  <w:lang w:val="en-US"/>
                </w:rPr>
                <w:t xml:space="preserve">[29] </w:t>
              </w:r>
            </w:ins>
          </w:p>
        </w:tc>
        <w:tc>
          <w:tcPr>
            <w:tcW w:w="9457" w:type="dxa"/>
          </w:tcPr>
          <w:p w14:paraId="6B989891" w14:textId="77777777" w:rsidR="00257874" w:rsidRDefault="002D0913">
            <w:pPr>
              <w:pStyle w:val="Bibliografia"/>
              <w:rPr>
                <w:lang w:val="en-US"/>
              </w:rPr>
            </w:pPr>
            <w:ins w:id="941" w:author="André Oliveira" w:date="2020-08-28T14:54:00Z">
              <w:r>
                <w:rPr>
                  <w:lang w:val="en-US"/>
                </w:rPr>
                <w:t>"Database - Third Normal Form (3NF) - Tutorialspoint," [Online]. Available: https://www.tutorialspoint.com/sql/third-normal-form.htm. [Accessed 27 04 2020].</w:t>
              </w:r>
            </w:ins>
          </w:p>
        </w:tc>
      </w:tr>
      <w:tr w:rsidR="00257874" w:rsidRPr="00CD58A2" w14:paraId="5E0ADE19" w14:textId="77777777">
        <w:trPr>
          <w:ins w:id="942" w:author="André Oliveira" w:date="2020-08-28T14:54:00Z"/>
        </w:trPr>
        <w:tc>
          <w:tcPr>
            <w:tcW w:w="462" w:type="dxa"/>
          </w:tcPr>
          <w:p w14:paraId="28ABFC48" w14:textId="77777777" w:rsidR="00257874" w:rsidRDefault="002D0913">
            <w:pPr>
              <w:pStyle w:val="Bibliografia"/>
              <w:rPr>
                <w:lang w:val="en-US"/>
              </w:rPr>
            </w:pPr>
            <w:ins w:id="943" w:author="André Oliveira" w:date="2020-08-28T14:54:00Z">
              <w:r>
                <w:rPr>
                  <w:lang w:val="en-US"/>
                </w:rPr>
                <w:t xml:space="preserve">[30] </w:t>
              </w:r>
            </w:ins>
          </w:p>
        </w:tc>
        <w:tc>
          <w:tcPr>
            <w:tcW w:w="9457" w:type="dxa"/>
          </w:tcPr>
          <w:p w14:paraId="68FA1BD6" w14:textId="77777777" w:rsidR="00257874" w:rsidRDefault="002D0913">
            <w:pPr>
              <w:pStyle w:val="Bibliografia"/>
              <w:rPr>
                <w:lang w:val="en-US"/>
              </w:rPr>
            </w:pPr>
            <w:ins w:id="944" w:author="André Oliveira" w:date="2020-08-28T14:54:00Z">
              <w:r>
                <w:rPr>
                  <w:lang w:val="en-US"/>
                </w:rPr>
                <w:t xml:space="preserve">S. B. N. a. R. Elmasri, FUNDAMENTALS OF DATABASE SYSTEMS, Pearson Education, Inc., 2004. </w:t>
              </w:r>
            </w:ins>
          </w:p>
        </w:tc>
      </w:tr>
      <w:tr w:rsidR="00257874" w14:paraId="6E42C89E" w14:textId="77777777">
        <w:trPr>
          <w:ins w:id="945" w:author="André Oliveira" w:date="2020-08-28T14:54:00Z"/>
        </w:trPr>
        <w:tc>
          <w:tcPr>
            <w:tcW w:w="462" w:type="dxa"/>
          </w:tcPr>
          <w:p w14:paraId="61F73A80" w14:textId="77777777" w:rsidR="00257874" w:rsidRDefault="002D0913">
            <w:pPr>
              <w:pStyle w:val="Bibliografia"/>
              <w:rPr>
                <w:lang w:val="en-US"/>
              </w:rPr>
            </w:pPr>
            <w:ins w:id="946" w:author="André Oliveira" w:date="2020-08-28T14:54:00Z">
              <w:r>
                <w:rPr>
                  <w:lang w:val="en-US"/>
                </w:rPr>
                <w:t xml:space="preserve">[31] </w:t>
              </w:r>
            </w:ins>
          </w:p>
        </w:tc>
        <w:tc>
          <w:tcPr>
            <w:tcW w:w="9457" w:type="dxa"/>
          </w:tcPr>
          <w:p w14:paraId="648C1D09" w14:textId="77777777" w:rsidR="00257874" w:rsidRDefault="002D0913">
            <w:pPr>
              <w:pStyle w:val="Bibliografia"/>
              <w:rPr>
                <w:lang w:val="en-US"/>
              </w:rPr>
            </w:pPr>
            <w:ins w:id="947" w:author="André Oliveira" w:date="2020-08-28T14:54:00Z">
              <w:r>
                <w:rPr>
                  <w:lang w:val="en-US"/>
                </w:rPr>
                <w:t>"Home · joaoesantos/ise_learning Wiki," [Online]. Available: https://github.com/joaoesantos/ise_learning/wiki. [Accessed 2020].</w:t>
              </w:r>
            </w:ins>
          </w:p>
        </w:tc>
      </w:tr>
      <w:tr w:rsidR="00257874" w:rsidRPr="00CD58A2" w14:paraId="224FF9E2" w14:textId="77777777">
        <w:trPr>
          <w:ins w:id="948" w:author="André Oliveira" w:date="2020-08-28T14:54:00Z"/>
        </w:trPr>
        <w:tc>
          <w:tcPr>
            <w:tcW w:w="462" w:type="dxa"/>
          </w:tcPr>
          <w:p w14:paraId="13175A40" w14:textId="77777777" w:rsidR="00257874" w:rsidRDefault="002D0913">
            <w:pPr>
              <w:pStyle w:val="Bibliografia"/>
              <w:rPr>
                <w:lang w:val="en-US"/>
              </w:rPr>
            </w:pPr>
            <w:ins w:id="949" w:author="André Oliveira" w:date="2020-08-28T14:54:00Z">
              <w:r>
                <w:rPr>
                  <w:lang w:val="en-US"/>
                </w:rPr>
                <w:t xml:space="preserve">[32] </w:t>
              </w:r>
            </w:ins>
          </w:p>
        </w:tc>
        <w:tc>
          <w:tcPr>
            <w:tcW w:w="9457" w:type="dxa"/>
          </w:tcPr>
          <w:p w14:paraId="01EDFEAE" w14:textId="77777777" w:rsidR="00257874" w:rsidRDefault="002D0913">
            <w:pPr>
              <w:pStyle w:val="Bibliografia"/>
              <w:rPr>
                <w:lang w:val="en-US"/>
              </w:rPr>
            </w:pPr>
            <w:ins w:id="950" w:author="André Oliveira" w:date="2020-08-28T14:54:00Z">
              <w:r>
                <w:rPr>
                  <w:lang w:val="en-US"/>
                </w:rPr>
                <w:t>"Flask," [Online]. Available: www.flask.palletsprojects.com. [Accessed 28 08 2020].</w:t>
              </w:r>
            </w:ins>
          </w:p>
        </w:tc>
      </w:tr>
      <w:tr w:rsidR="00257874" w14:paraId="0856D085" w14:textId="77777777">
        <w:trPr>
          <w:ins w:id="951" w:author="André Oliveira" w:date="2020-08-28T14:54:00Z"/>
        </w:trPr>
        <w:tc>
          <w:tcPr>
            <w:tcW w:w="462" w:type="dxa"/>
          </w:tcPr>
          <w:p w14:paraId="71320E12" w14:textId="77777777" w:rsidR="00257874" w:rsidRDefault="002D0913">
            <w:pPr>
              <w:pStyle w:val="Bibliografia"/>
              <w:rPr>
                <w:lang w:val="en-US"/>
              </w:rPr>
            </w:pPr>
            <w:ins w:id="952" w:author="André Oliveira" w:date="2020-08-28T14:54:00Z">
              <w:r>
                <w:rPr>
                  <w:lang w:val="en-US"/>
                </w:rPr>
                <w:t xml:space="preserve">[33] </w:t>
              </w:r>
            </w:ins>
          </w:p>
        </w:tc>
        <w:tc>
          <w:tcPr>
            <w:tcW w:w="9457" w:type="dxa"/>
          </w:tcPr>
          <w:p w14:paraId="2852B782" w14:textId="77777777" w:rsidR="00257874" w:rsidRDefault="002D0913">
            <w:pPr>
              <w:pStyle w:val="Bibliografia"/>
              <w:rPr>
                <w:lang w:val="en-US"/>
              </w:rPr>
            </w:pPr>
            <w:ins w:id="953" w:author="André Oliveira" w:date="2020-08-28T14:54:00Z">
              <w:r>
                <w:rPr>
                  <w:lang w:val="en-US"/>
                </w:rPr>
                <w:t>"Wikipedia," [Online]. Available: https://en.wikipedia.org/wiki/Algorithm_engineering. [Accessed 20 04 2020].</w:t>
              </w:r>
            </w:ins>
          </w:p>
        </w:tc>
      </w:tr>
      <w:tr w:rsidR="00257874" w14:paraId="30397526" w14:textId="77777777">
        <w:trPr>
          <w:ins w:id="954" w:author="André Oliveira" w:date="2020-08-28T14:54:00Z"/>
        </w:trPr>
        <w:tc>
          <w:tcPr>
            <w:tcW w:w="462" w:type="dxa"/>
          </w:tcPr>
          <w:p w14:paraId="058A2D13" w14:textId="77777777" w:rsidR="00257874" w:rsidRDefault="002D0913">
            <w:pPr>
              <w:pStyle w:val="Bibliografia"/>
              <w:rPr>
                <w:lang w:val="en-US"/>
              </w:rPr>
            </w:pPr>
            <w:ins w:id="955" w:author="André Oliveira" w:date="2020-08-28T14:54:00Z">
              <w:r>
                <w:rPr>
                  <w:lang w:val="en-US"/>
                </w:rPr>
                <w:t xml:space="preserve">[34] </w:t>
              </w:r>
            </w:ins>
          </w:p>
        </w:tc>
        <w:tc>
          <w:tcPr>
            <w:tcW w:w="9457" w:type="dxa"/>
          </w:tcPr>
          <w:p w14:paraId="20EFF291" w14:textId="77777777" w:rsidR="00257874" w:rsidRDefault="002D0913">
            <w:pPr>
              <w:pStyle w:val="Bibliografia"/>
              <w:rPr>
                <w:lang w:val="en-US"/>
              </w:rPr>
            </w:pPr>
            <w:ins w:id="956" w:author="André Oliveira" w:date="2020-08-28T14:54:00Z">
              <w:r>
                <w:rPr>
                  <w:lang w:val="en-US"/>
                </w:rPr>
                <w:t>"Spring Security," [Online]. Available: https://spring.io/projects/spring-security. [Accessed 24 04 2020].</w:t>
              </w:r>
            </w:ins>
          </w:p>
        </w:tc>
      </w:tr>
    </w:tbl>
    <w:p w14:paraId="27500FCB" w14:textId="77777777" w:rsidR="00257874" w:rsidRDefault="00257874">
      <w:pPr>
        <w:rPr>
          <w:ins w:id="957" w:author="André Oliveira" w:date="2020-08-28T14:54:00Z"/>
          <w:rFonts w:eastAsia="Times New Roman"/>
          <w:lang w:val="en-US"/>
        </w:rPr>
      </w:pPr>
    </w:p>
    <w:p w14:paraId="457AA22E" w14:textId="77777777" w:rsidR="00257874" w:rsidRDefault="00257874">
      <w:pPr>
        <w:rPr>
          <w:sz w:val="22"/>
          <w:szCs w:val="22"/>
          <w:lang w:val="en-US"/>
        </w:rPr>
      </w:pPr>
    </w:p>
    <w:tbl>
      <w:tblPr>
        <w:tblW w:w="5000" w:type="pct"/>
        <w:tblCellMar>
          <w:top w:w="15" w:type="dxa"/>
          <w:left w:w="15" w:type="dxa"/>
          <w:bottom w:w="15" w:type="dxa"/>
          <w:right w:w="15" w:type="dxa"/>
        </w:tblCellMar>
        <w:tblLook w:val="04A0" w:firstRow="1" w:lastRow="0" w:firstColumn="1" w:lastColumn="0" w:noHBand="0" w:noVBand="1"/>
      </w:tblPr>
      <w:tblGrid>
        <w:gridCol w:w="463"/>
        <w:gridCol w:w="9487"/>
      </w:tblGrid>
      <w:tr w:rsidR="00257874" w14:paraId="634859E7" w14:textId="77777777">
        <w:trPr>
          <w:del w:id="958" w:author="André Oliveira" w:date="2020-08-28T14:54:00Z"/>
        </w:trPr>
        <w:tc>
          <w:tcPr>
            <w:tcW w:w="462" w:type="dxa"/>
          </w:tcPr>
          <w:p w14:paraId="0CACAAD6" w14:textId="77777777" w:rsidR="00257874" w:rsidRDefault="002D0913">
            <w:pPr>
              <w:pStyle w:val="Bibliografia"/>
              <w:rPr>
                <w:lang w:val="en-US"/>
              </w:rPr>
            </w:pPr>
            <w:del w:id="959" w:author="André Oliveira" w:date="2020-08-28T14:54:00Z">
              <w:r>
                <w:rPr>
                  <w:lang w:val="en-US"/>
                </w:rPr>
                <w:lastRenderedPageBreak/>
                <w:delText xml:space="preserve">[1] </w:delText>
              </w:r>
            </w:del>
          </w:p>
        </w:tc>
        <w:tc>
          <w:tcPr>
            <w:tcW w:w="9457" w:type="dxa"/>
          </w:tcPr>
          <w:p w14:paraId="57228B57" w14:textId="77777777" w:rsidR="00257874" w:rsidRDefault="002D0913">
            <w:pPr>
              <w:pStyle w:val="Bibliografia"/>
              <w:rPr>
                <w:lang w:val="en-US"/>
              </w:rPr>
            </w:pPr>
            <w:del w:id="960" w:author="André Oliveira" w:date="2020-08-28T14:54:00Z">
              <w:r>
                <w:rPr>
                  <w:lang w:val="en-US"/>
                </w:rPr>
                <w:delText xml:space="preserve">S. S. Matthias Muller-Hannemann, Algorithm Engineering: Bridging the Gap Between Algorithm Theory and Practice, Springer; 2010 edition, 2010. </w:delText>
              </w:r>
            </w:del>
          </w:p>
        </w:tc>
      </w:tr>
      <w:tr w:rsidR="00257874" w14:paraId="577A80B6" w14:textId="77777777">
        <w:trPr>
          <w:del w:id="961" w:author="André Oliveira" w:date="2020-08-28T14:54:00Z"/>
        </w:trPr>
        <w:tc>
          <w:tcPr>
            <w:tcW w:w="462" w:type="dxa"/>
          </w:tcPr>
          <w:p w14:paraId="69ADCFD4" w14:textId="77777777" w:rsidR="00257874" w:rsidRDefault="002D0913">
            <w:pPr>
              <w:pStyle w:val="Bibliografia"/>
              <w:rPr>
                <w:lang w:val="en-US"/>
              </w:rPr>
            </w:pPr>
            <w:del w:id="962" w:author="André Oliveira" w:date="2020-08-28T14:54:00Z">
              <w:r>
                <w:rPr>
                  <w:lang w:val="en-US"/>
                </w:rPr>
                <w:delText xml:space="preserve">[2] </w:delText>
              </w:r>
            </w:del>
          </w:p>
        </w:tc>
        <w:tc>
          <w:tcPr>
            <w:tcW w:w="9457" w:type="dxa"/>
          </w:tcPr>
          <w:p w14:paraId="4C0ADAD8" w14:textId="77777777" w:rsidR="00257874" w:rsidRDefault="002D0913">
            <w:pPr>
              <w:pStyle w:val="Bibliografia"/>
              <w:rPr>
                <w:lang w:val="en-US"/>
              </w:rPr>
            </w:pPr>
            <w:del w:id="963" w:author="André Oliveira" w:date="2020-08-28T14:54:00Z">
              <w:r>
                <w:rPr>
                  <w:lang w:val="en-US"/>
                </w:rPr>
                <w:delText xml:space="preserve">K. Wiegers, Software Requirements (Developer Best Practices), Microsoft Press, 2013. </w:delText>
              </w:r>
            </w:del>
          </w:p>
        </w:tc>
      </w:tr>
      <w:tr w:rsidR="00257874" w14:paraId="5BDDB3C5" w14:textId="77777777">
        <w:trPr>
          <w:del w:id="964" w:author="André Oliveira" w:date="2020-08-28T14:54:00Z"/>
        </w:trPr>
        <w:tc>
          <w:tcPr>
            <w:tcW w:w="462" w:type="dxa"/>
          </w:tcPr>
          <w:p w14:paraId="11A8A3B5" w14:textId="77777777" w:rsidR="00257874" w:rsidRDefault="002D0913">
            <w:pPr>
              <w:pStyle w:val="Bibliografia"/>
              <w:rPr>
                <w:lang w:val="en-US"/>
              </w:rPr>
            </w:pPr>
            <w:del w:id="965" w:author="André Oliveira" w:date="2020-08-28T14:54:00Z">
              <w:r>
                <w:rPr>
                  <w:lang w:val="en-US"/>
                </w:rPr>
                <w:delText xml:space="preserve">[3] </w:delText>
              </w:r>
            </w:del>
          </w:p>
        </w:tc>
        <w:tc>
          <w:tcPr>
            <w:tcW w:w="9457" w:type="dxa"/>
          </w:tcPr>
          <w:p w14:paraId="0D9D0536" w14:textId="77777777" w:rsidR="00257874" w:rsidRDefault="002D0913">
            <w:pPr>
              <w:pStyle w:val="Bibliografia"/>
              <w:rPr>
                <w:lang w:val="en-US"/>
              </w:rPr>
            </w:pPr>
            <w:del w:id="966" w:author="André Oliveira" w:date="2020-08-28T14:54:00Z">
              <w:r>
                <w:rPr>
                  <w:lang w:val="en-US"/>
                </w:rPr>
                <w:delText>"AlgoExpert," [Online]. Available: https://www.algoexpert.io/product. [Accessed 25 04 2020].</w:delText>
              </w:r>
            </w:del>
          </w:p>
        </w:tc>
      </w:tr>
      <w:tr w:rsidR="00257874" w14:paraId="1D6F0825" w14:textId="77777777">
        <w:trPr>
          <w:del w:id="967" w:author="André Oliveira" w:date="2020-08-28T14:54:00Z"/>
        </w:trPr>
        <w:tc>
          <w:tcPr>
            <w:tcW w:w="462" w:type="dxa"/>
          </w:tcPr>
          <w:p w14:paraId="63466D86" w14:textId="77777777" w:rsidR="00257874" w:rsidRDefault="002D0913">
            <w:pPr>
              <w:pStyle w:val="Bibliografia"/>
              <w:rPr>
                <w:lang w:val="en-US"/>
              </w:rPr>
            </w:pPr>
            <w:del w:id="968" w:author="André Oliveira" w:date="2020-08-28T14:54:00Z">
              <w:r>
                <w:rPr>
                  <w:lang w:val="en-US"/>
                </w:rPr>
                <w:delText xml:space="preserve">[4] </w:delText>
              </w:r>
            </w:del>
          </w:p>
        </w:tc>
        <w:tc>
          <w:tcPr>
            <w:tcW w:w="9457" w:type="dxa"/>
          </w:tcPr>
          <w:p w14:paraId="1FE4892B" w14:textId="77777777" w:rsidR="00257874" w:rsidRDefault="002D0913">
            <w:pPr>
              <w:pStyle w:val="Bibliografia"/>
              <w:rPr>
                <w:lang w:val="en-US"/>
              </w:rPr>
            </w:pPr>
            <w:del w:id="969" w:author="André Oliveira" w:date="2020-08-28T14:54:00Z">
              <w:r>
                <w:rPr>
                  <w:lang w:val="en-US"/>
                </w:rPr>
                <w:delText>"HackerRank," [Online]. Available: https://www.hackerrank.com/. [Accessed 25 04 2020].</w:delText>
              </w:r>
            </w:del>
          </w:p>
        </w:tc>
      </w:tr>
      <w:tr w:rsidR="00257874" w14:paraId="595FF766" w14:textId="77777777">
        <w:trPr>
          <w:del w:id="970" w:author="André Oliveira" w:date="2020-08-28T14:54:00Z"/>
        </w:trPr>
        <w:tc>
          <w:tcPr>
            <w:tcW w:w="462" w:type="dxa"/>
          </w:tcPr>
          <w:p w14:paraId="47983EE5" w14:textId="77777777" w:rsidR="00257874" w:rsidRDefault="002D0913">
            <w:pPr>
              <w:pStyle w:val="Bibliografia"/>
              <w:rPr>
                <w:lang w:val="en-US"/>
              </w:rPr>
            </w:pPr>
            <w:del w:id="971" w:author="André Oliveira" w:date="2020-08-28T14:54:00Z">
              <w:r>
                <w:rPr>
                  <w:lang w:val="en-US"/>
                </w:rPr>
                <w:delText xml:space="preserve">[5] </w:delText>
              </w:r>
            </w:del>
          </w:p>
        </w:tc>
        <w:tc>
          <w:tcPr>
            <w:tcW w:w="9457" w:type="dxa"/>
          </w:tcPr>
          <w:p w14:paraId="36B1ADA9" w14:textId="77777777" w:rsidR="00257874" w:rsidRDefault="002D0913">
            <w:pPr>
              <w:pStyle w:val="Bibliografia"/>
              <w:rPr>
                <w:lang w:val="en-US"/>
              </w:rPr>
            </w:pPr>
            <w:del w:id="972" w:author="André Oliveira" w:date="2020-08-28T14:54:00Z">
              <w:r>
                <w:rPr>
                  <w:lang w:val="en-US"/>
                </w:rPr>
                <w:delText>"LeetCode," [Online]. Available: https://leetcode.com/. [Accessed 25 04 2020].</w:delText>
              </w:r>
            </w:del>
          </w:p>
        </w:tc>
      </w:tr>
      <w:tr w:rsidR="00257874" w14:paraId="005A32A1" w14:textId="77777777">
        <w:trPr>
          <w:del w:id="973" w:author="André Oliveira" w:date="2020-08-28T14:54:00Z"/>
        </w:trPr>
        <w:tc>
          <w:tcPr>
            <w:tcW w:w="462" w:type="dxa"/>
          </w:tcPr>
          <w:p w14:paraId="51A2D713" w14:textId="77777777" w:rsidR="00257874" w:rsidRDefault="002D0913">
            <w:pPr>
              <w:pStyle w:val="Bibliografia"/>
              <w:rPr>
                <w:lang w:val="en-US"/>
              </w:rPr>
            </w:pPr>
            <w:del w:id="974" w:author="André Oliveira" w:date="2020-08-28T14:54:00Z">
              <w:r>
                <w:rPr>
                  <w:lang w:val="en-US"/>
                </w:rPr>
                <w:delText xml:space="preserve">[6] </w:delText>
              </w:r>
            </w:del>
          </w:p>
        </w:tc>
        <w:tc>
          <w:tcPr>
            <w:tcW w:w="9457" w:type="dxa"/>
          </w:tcPr>
          <w:p w14:paraId="6F21D7A1" w14:textId="77777777" w:rsidR="00257874" w:rsidRDefault="002D0913">
            <w:pPr>
              <w:pStyle w:val="Bibliografia"/>
              <w:rPr>
                <w:lang w:val="en-US"/>
              </w:rPr>
            </w:pPr>
            <w:del w:id="975" w:author="André Oliveira" w:date="2020-08-28T14:54:00Z">
              <w:r>
                <w:rPr>
                  <w:lang w:val="en-US"/>
                </w:rPr>
                <w:delText>"CodeWars," [Online]. Available: https://www.codewars.com/. [Accessed 25 04 2020].</w:delText>
              </w:r>
            </w:del>
          </w:p>
        </w:tc>
      </w:tr>
      <w:tr w:rsidR="00257874" w14:paraId="22F0A7B1" w14:textId="77777777">
        <w:trPr>
          <w:del w:id="976" w:author="André Oliveira" w:date="2020-08-28T14:54:00Z"/>
        </w:trPr>
        <w:tc>
          <w:tcPr>
            <w:tcW w:w="462" w:type="dxa"/>
          </w:tcPr>
          <w:p w14:paraId="1F54F6C6" w14:textId="77777777" w:rsidR="00257874" w:rsidRDefault="002D0913">
            <w:pPr>
              <w:pStyle w:val="Bibliografia"/>
              <w:rPr>
                <w:lang w:val="en-US"/>
              </w:rPr>
            </w:pPr>
            <w:del w:id="977" w:author="André Oliveira" w:date="2020-08-28T14:54:00Z">
              <w:r>
                <w:rPr>
                  <w:lang w:val="en-US"/>
                </w:rPr>
                <w:delText xml:space="preserve">[7] </w:delText>
              </w:r>
            </w:del>
          </w:p>
        </w:tc>
        <w:tc>
          <w:tcPr>
            <w:tcW w:w="9457" w:type="dxa"/>
          </w:tcPr>
          <w:p w14:paraId="198BCAD2" w14:textId="77777777" w:rsidR="00257874" w:rsidRDefault="002D0913">
            <w:pPr>
              <w:pStyle w:val="Bibliografia"/>
              <w:rPr>
                <w:lang w:val="en-US"/>
              </w:rPr>
            </w:pPr>
            <w:del w:id="978" w:author="André Oliveira" w:date="2020-08-28T14:54:00Z">
              <w:r>
                <w:rPr>
                  <w:lang w:val="en-US"/>
                </w:rPr>
                <w:delText>"CodeChef," [Online]. Available: https://www.codechef.com/. [Accessed 25 04 2020].</w:delText>
              </w:r>
            </w:del>
          </w:p>
        </w:tc>
      </w:tr>
      <w:tr w:rsidR="00257874" w14:paraId="71518695" w14:textId="77777777">
        <w:trPr>
          <w:del w:id="979" w:author="André Oliveira" w:date="2020-08-28T14:54:00Z"/>
        </w:trPr>
        <w:tc>
          <w:tcPr>
            <w:tcW w:w="462" w:type="dxa"/>
          </w:tcPr>
          <w:p w14:paraId="055DFD22" w14:textId="77777777" w:rsidR="00257874" w:rsidRDefault="002D0913">
            <w:pPr>
              <w:pStyle w:val="Bibliografia"/>
              <w:rPr>
                <w:lang w:val="en-US"/>
              </w:rPr>
            </w:pPr>
            <w:del w:id="980" w:author="André Oliveira" w:date="2020-08-28T14:54:00Z">
              <w:r>
                <w:rPr>
                  <w:lang w:val="en-US"/>
                </w:rPr>
                <w:delText xml:space="preserve">[8] </w:delText>
              </w:r>
            </w:del>
          </w:p>
        </w:tc>
        <w:tc>
          <w:tcPr>
            <w:tcW w:w="9457" w:type="dxa"/>
          </w:tcPr>
          <w:p w14:paraId="01C4ADF0" w14:textId="77777777" w:rsidR="00257874" w:rsidRDefault="002D0913">
            <w:pPr>
              <w:pStyle w:val="Bibliografia"/>
              <w:rPr>
                <w:lang w:val="en-US"/>
              </w:rPr>
            </w:pPr>
            <w:del w:id="981" w:author="André Oliveira" w:date="2020-08-28T14:54:00Z">
              <w:r>
                <w:rPr>
                  <w:lang w:val="en-US"/>
                </w:rPr>
                <w:delText>"React – A JavaScript library for building user interfaces," [Online]. Available: https://reactjs.org. [Accessed 24 04 2020].</w:delText>
              </w:r>
            </w:del>
          </w:p>
        </w:tc>
      </w:tr>
      <w:tr w:rsidR="00257874" w14:paraId="3CD24E20" w14:textId="77777777">
        <w:trPr>
          <w:del w:id="982" w:author="André Oliveira" w:date="2020-08-28T14:54:00Z"/>
        </w:trPr>
        <w:tc>
          <w:tcPr>
            <w:tcW w:w="462" w:type="dxa"/>
          </w:tcPr>
          <w:p w14:paraId="5FA4FD63" w14:textId="77777777" w:rsidR="00257874" w:rsidRDefault="002D0913">
            <w:pPr>
              <w:pStyle w:val="Bibliografia"/>
              <w:rPr>
                <w:lang w:val="en-US"/>
              </w:rPr>
            </w:pPr>
            <w:del w:id="983" w:author="André Oliveira" w:date="2020-08-28T14:54:00Z">
              <w:r>
                <w:rPr>
                  <w:lang w:val="en-US"/>
                </w:rPr>
                <w:delText xml:space="preserve">[9] </w:delText>
              </w:r>
            </w:del>
          </w:p>
        </w:tc>
        <w:tc>
          <w:tcPr>
            <w:tcW w:w="9457" w:type="dxa"/>
          </w:tcPr>
          <w:p w14:paraId="5799A817" w14:textId="77777777" w:rsidR="00257874" w:rsidRDefault="002D0913">
            <w:pPr>
              <w:pStyle w:val="Bibliografia"/>
              <w:rPr>
                <w:lang w:val="en-US"/>
              </w:rPr>
            </w:pPr>
            <w:del w:id="984" w:author="André Oliveira" w:date="2020-08-28T14:54:00Z">
              <w:r>
                <w:rPr>
                  <w:lang w:val="en-US"/>
                </w:rPr>
                <w:delText xml:space="preserve">A. Banks, Learning React: Functional Web Development with React and Redux, O'Reilly Media, 2017. </w:delText>
              </w:r>
            </w:del>
          </w:p>
        </w:tc>
      </w:tr>
      <w:tr w:rsidR="00257874" w14:paraId="0A209028" w14:textId="77777777">
        <w:trPr>
          <w:del w:id="985" w:author="André Oliveira" w:date="2020-08-28T14:54:00Z"/>
        </w:trPr>
        <w:tc>
          <w:tcPr>
            <w:tcW w:w="462" w:type="dxa"/>
          </w:tcPr>
          <w:p w14:paraId="6B0BFE4F" w14:textId="77777777" w:rsidR="00257874" w:rsidRDefault="002D0913">
            <w:pPr>
              <w:pStyle w:val="Bibliografia"/>
              <w:rPr>
                <w:lang w:val="en-US"/>
              </w:rPr>
            </w:pPr>
            <w:del w:id="986" w:author="André Oliveira" w:date="2020-08-28T14:54:00Z">
              <w:r>
                <w:rPr>
                  <w:lang w:val="en-US"/>
                </w:rPr>
                <w:delText xml:space="preserve">[10] </w:delText>
              </w:r>
            </w:del>
          </w:p>
        </w:tc>
        <w:tc>
          <w:tcPr>
            <w:tcW w:w="9457" w:type="dxa"/>
          </w:tcPr>
          <w:p w14:paraId="462810FD" w14:textId="77777777" w:rsidR="00257874" w:rsidRDefault="002D0913">
            <w:pPr>
              <w:pStyle w:val="Bibliografia"/>
              <w:rPr>
                <w:lang w:val="en-US"/>
              </w:rPr>
            </w:pPr>
            <w:del w:id="987" w:author="André Oliveira" w:date="2020-08-28T14:54:00Z">
              <w:r>
                <w:rPr>
                  <w:lang w:val="en-US"/>
                </w:rPr>
                <w:delText>"Introducing JSX – React," [Online]. Available: https://reactjs.org/docs/introducing-jsx.html. [Accessed 24 04 2020].</w:delText>
              </w:r>
            </w:del>
          </w:p>
        </w:tc>
      </w:tr>
      <w:tr w:rsidR="00257874" w14:paraId="252F149F" w14:textId="77777777">
        <w:trPr>
          <w:del w:id="988" w:author="André Oliveira" w:date="2020-08-28T14:54:00Z"/>
        </w:trPr>
        <w:tc>
          <w:tcPr>
            <w:tcW w:w="462" w:type="dxa"/>
          </w:tcPr>
          <w:p w14:paraId="1E4704A2" w14:textId="77777777" w:rsidR="00257874" w:rsidRDefault="002D0913">
            <w:pPr>
              <w:pStyle w:val="Bibliografia"/>
              <w:rPr>
                <w:lang w:val="en-US"/>
              </w:rPr>
            </w:pPr>
            <w:del w:id="989" w:author="André Oliveira" w:date="2020-08-28T14:54:00Z">
              <w:r>
                <w:rPr>
                  <w:lang w:val="en-US"/>
                </w:rPr>
                <w:delText xml:space="preserve">[11] </w:delText>
              </w:r>
            </w:del>
          </w:p>
        </w:tc>
        <w:tc>
          <w:tcPr>
            <w:tcW w:w="9457" w:type="dxa"/>
          </w:tcPr>
          <w:p w14:paraId="258973E0" w14:textId="77777777" w:rsidR="00257874" w:rsidRDefault="002D0913">
            <w:pPr>
              <w:pStyle w:val="Bibliografia"/>
              <w:rPr>
                <w:lang w:val="en-US"/>
              </w:rPr>
            </w:pPr>
            <w:del w:id="990" w:author="André Oliveira" w:date="2020-08-28T14:54:00Z">
              <w:r>
                <w:rPr>
                  <w:lang w:val="en-US"/>
                </w:rPr>
                <w:delText>"Spring Framework," [Online]. Available: https://spring.io/projects/spring-framework. [Accessed 24 04 2020].</w:delText>
              </w:r>
            </w:del>
          </w:p>
        </w:tc>
      </w:tr>
      <w:tr w:rsidR="00257874" w14:paraId="4FE96E95" w14:textId="77777777">
        <w:trPr>
          <w:del w:id="991" w:author="André Oliveira" w:date="2020-08-28T14:54:00Z"/>
        </w:trPr>
        <w:tc>
          <w:tcPr>
            <w:tcW w:w="462" w:type="dxa"/>
          </w:tcPr>
          <w:p w14:paraId="1A36CCBD" w14:textId="77777777" w:rsidR="00257874" w:rsidRDefault="002D0913">
            <w:pPr>
              <w:pStyle w:val="Bibliografia"/>
              <w:rPr>
                <w:lang w:val="en-US"/>
              </w:rPr>
            </w:pPr>
            <w:del w:id="992" w:author="André Oliveira" w:date="2020-08-28T14:54:00Z">
              <w:r>
                <w:rPr>
                  <w:lang w:val="en-US"/>
                </w:rPr>
                <w:delText xml:space="preserve">[12] </w:delText>
              </w:r>
            </w:del>
          </w:p>
        </w:tc>
        <w:tc>
          <w:tcPr>
            <w:tcW w:w="9457" w:type="dxa"/>
          </w:tcPr>
          <w:p w14:paraId="4359323F" w14:textId="77777777" w:rsidR="00257874" w:rsidRDefault="002D0913">
            <w:pPr>
              <w:pStyle w:val="Bibliografia"/>
              <w:rPr>
                <w:lang w:val="en-US"/>
              </w:rPr>
            </w:pPr>
            <w:del w:id="993" w:author="André Oliveira" w:date="2020-08-28T14:54:00Z">
              <w:r>
                <w:rPr>
                  <w:lang w:val="en-US"/>
                </w:rPr>
                <w:delText>"2. Introduction to the Spring Framework," [Online]. Available: https://docs.spring.io/spring/docs/4.3.x/spring-framework-reference/html/overview.html. [Accessed 24 04 2020].</w:delText>
              </w:r>
            </w:del>
          </w:p>
        </w:tc>
      </w:tr>
      <w:tr w:rsidR="00257874" w14:paraId="27CA229C" w14:textId="77777777">
        <w:trPr>
          <w:del w:id="994" w:author="André Oliveira" w:date="2020-08-28T14:54:00Z"/>
        </w:trPr>
        <w:tc>
          <w:tcPr>
            <w:tcW w:w="462" w:type="dxa"/>
          </w:tcPr>
          <w:p w14:paraId="49441FD9" w14:textId="77777777" w:rsidR="00257874" w:rsidRDefault="002D0913">
            <w:pPr>
              <w:pStyle w:val="Bibliografia"/>
              <w:rPr>
                <w:lang w:val="en-US"/>
              </w:rPr>
            </w:pPr>
            <w:del w:id="995" w:author="André Oliveira" w:date="2020-08-28T14:54:00Z">
              <w:r>
                <w:rPr>
                  <w:lang w:val="en-US"/>
                </w:rPr>
                <w:delText xml:space="preserve">[13] </w:delText>
              </w:r>
            </w:del>
          </w:p>
        </w:tc>
        <w:tc>
          <w:tcPr>
            <w:tcW w:w="9457" w:type="dxa"/>
          </w:tcPr>
          <w:p w14:paraId="558699E1" w14:textId="77777777" w:rsidR="00257874" w:rsidRDefault="002D0913">
            <w:pPr>
              <w:pStyle w:val="Bibliografia"/>
              <w:rPr>
                <w:lang w:val="en-US"/>
              </w:rPr>
            </w:pPr>
            <w:del w:id="996" w:author="André Oliveira" w:date="2020-08-28T14:54:00Z">
              <w:r>
                <w:rPr>
                  <w:lang w:val="en-US"/>
                </w:rPr>
                <w:delText>"Spring Boot," [Online]. Available: https://spring.io/projects/spring-boot. [Accessed 04 24 2020].</w:delText>
              </w:r>
            </w:del>
          </w:p>
        </w:tc>
      </w:tr>
      <w:tr w:rsidR="00257874" w14:paraId="187301BF" w14:textId="77777777">
        <w:trPr>
          <w:del w:id="997" w:author="André Oliveira" w:date="2020-08-28T14:54:00Z"/>
        </w:trPr>
        <w:tc>
          <w:tcPr>
            <w:tcW w:w="462" w:type="dxa"/>
          </w:tcPr>
          <w:p w14:paraId="109E744C" w14:textId="77777777" w:rsidR="00257874" w:rsidRDefault="002D0913">
            <w:pPr>
              <w:pStyle w:val="Bibliografia"/>
              <w:rPr>
                <w:lang w:val="en-US"/>
              </w:rPr>
            </w:pPr>
            <w:del w:id="998" w:author="André Oliveira" w:date="2020-08-28T14:54:00Z">
              <w:r>
                <w:rPr>
                  <w:lang w:val="en-US"/>
                </w:rPr>
                <w:delText xml:space="preserve">[14] </w:delText>
              </w:r>
            </w:del>
          </w:p>
        </w:tc>
        <w:tc>
          <w:tcPr>
            <w:tcW w:w="9457" w:type="dxa"/>
          </w:tcPr>
          <w:p w14:paraId="29E02EE0" w14:textId="77777777" w:rsidR="00257874" w:rsidRDefault="002D0913">
            <w:pPr>
              <w:pStyle w:val="Bibliografia"/>
              <w:rPr>
                <w:lang w:val="en-US"/>
              </w:rPr>
            </w:pPr>
            <w:del w:id="999" w:author="André Oliveira" w:date="2020-08-28T14:54:00Z">
              <w:r>
                <w:rPr>
                  <w:lang w:val="en-US"/>
                </w:rPr>
                <w:delText>"API Documentation &amp; Design Tools for Teams | Swagger | Swagger," [Online]. Available: https://swagger.io/. [Accessed 24 04 2020].</w:delText>
              </w:r>
            </w:del>
          </w:p>
        </w:tc>
      </w:tr>
      <w:tr w:rsidR="00257874" w14:paraId="4D814483" w14:textId="77777777">
        <w:trPr>
          <w:del w:id="1000" w:author="André Oliveira" w:date="2020-08-28T14:54:00Z"/>
        </w:trPr>
        <w:tc>
          <w:tcPr>
            <w:tcW w:w="462" w:type="dxa"/>
          </w:tcPr>
          <w:p w14:paraId="0F16C2F9" w14:textId="77777777" w:rsidR="00257874" w:rsidRDefault="002D0913">
            <w:pPr>
              <w:pStyle w:val="Bibliografia"/>
              <w:rPr>
                <w:lang w:val="en-US"/>
              </w:rPr>
            </w:pPr>
            <w:del w:id="1001" w:author="André Oliveira" w:date="2020-08-28T14:54:00Z">
              <w:r>
                <w:rPr>
                  <w:lang w:val="en-US"/>
                </w:rPr>
                <w:delText xml:space="preserve">[15] </w:delText>
              </w:r>
            </w:del>
          </w:p>
        </w:tc>
        <w:tc>
          <w:tcPr>
            <w:tcW w:w="9457" w:type="dxa"/>
          </w:tcPr>
          <w:p w14:paraId="774281FA" w14:textId="77777777" w:rsidR="00257874" w:rsidRDefault="002D0913">
            <w:pPr>
              <w:pStyle w:val="Bibliografia"/>
              <w:rPr>
                <w:lang w:val="en-US"/>
              </w:rPr>
            </w:pPr>
            <w:del w:id="1002" w:author="André Oliveira" w:date="2020-08-28T14:54:00Z">
              <w:r>
                <w:rPr>
                  <w:lang w:val="en-US"/>
                </w:rPr>
                <w:delText>"Empowering App Development for Developers | Docker," [Online]. Available: https://www.docker.com/. [Accessed 17 04 2020].</w:delText>
              </w:r>
            </w:del>
          </w:p>
        </w:tc>
      </w:tr>
      <w:tr w:rsidR="00257874" w14:paraId="4195B5E5" w14:textId="77777777">
        <w:trPr>
          <w:del w:id="1003" w:author="André Oliveira" w:date="2020-08-28T14:54:00Z"/>
        </w:trPr>
        <w:tc>
          <w:tcPr>
            <w:tcW w:w="462" w:type="dxa"/>
          </w:tcPr>
          <w:p w14:paraId="732E369F" w14:textId="77777777" w:rsidR="00257874" w:rsidRDefault="002D0913">
            <w:pPr>
              <w:pStyle w:val="Bibliografia"/>
              <w:rPr>
                <w:lang w:val="en-US"/>
              </w:rPr>
            </w:pPr>
            <w:del w:id="1004" w:author="André Oliveira" w:date="2020-08-28T14:54:00Z">
              <w:r>
                <w:rPr>
                  <w:lang w:val="en-US"/>
                </w:rPr>
                <w:delText xml:space="preserve">[16] </w:delText>
              </w:r>
            </w:del>
          </w:p>
        </w:tc>
        <w:tc>
          <w:tcPr>
            <w:tcW w:w="9457" w:type="dxa"/>
          </w:tcPr>
          <w:p w14:paraId="4EF25438" w14:textId="77777777" w:rsidR="00257874" w:rsidRDefault="002D0913">
            <w:pPr>
              <w:pStyle w:val="Bibliografia"/>
              <w:rPr>
                <w:lang w:val="en-US"/>
              </w:rPr>
            </w:pPr>
            <w:del w:id="1005" w:author="André Oliveira" w:date="2020-08-28T14:54:00Z">
              <w:r>
                <w:rPr>
                  <w:lang w:val="en-US"/>
                </w:rPr>
                <w:delText>"Docker Documentation | Docker Documentation," [Online]. Available: https://docs.docker.com/. [Accessed 17 04 2020].</w:delText>
              </w:r>
            </w:del>
          </w:p>
        </w:tc>
      </w:tr>
      <w:tr w:rsidR="00257874" w14:paraId="41A85D44" w14:textId="77777777">
        <w:trPr>
          <w:del w:id="1006" w:author="André Oliveira" w:date="2020-08-28T14:54:00Z"/>
        </w:trPr>
        <w:tc>
          <w:tcPr>
            <w:tcW w:w="462" w:type="dxa"/>
          </w:tcPr>
          <w:p w14:paraId="276FEBF5" w14:textId="77777777" w:rsidR="00257874" w:rsidRDefault="002D0913">
            <w:pPr>
              <w:pStyle w:val="Bibliografia"/>
              <w:rPr>
                <w:lang w:val="en-US"/>
              </w:rPr>
            </w:pPr>
            <w:del w:id="1007" w:author="André Oliveira" w:date="2020-08-28T14:54:00Z">
              <w:r>
                <w:rPr>
                  <w:lang w:val="en-US"/>
                </w:rPr>
                <w:delText xml:space="preserve">[17] </w:delText>
              </w:r>
            </w:del>
          </w:p>
        </w:tc>
        <w:tc>
          <w:tcPr>
            <w:tcW w:w="9457" w:type="dxa"/>
          </w:tcPr>
          <w:p w14:paraId="0BBBE0B6" w14:textId="77777777" w:rsidR="00257874" w:rsidRDefault="002D0913">
            <w:pPr>
              <w:pStyle w:val="Bibliografia"/>
              <w:rPr>
                <w:lang w:val="en-US"/>
              </w:rPr>
            </w:pPr>
            <w:del w:id="1008" w:author="André Oliveira" w:date="2020-08-28T14:54:00Z">
              <w:r>
                <w:rPr>
                  <w:lang w:val="en-US"/>
                </w:rPr>
                <w:delText xml:space="preserve">S. M. Jain, Linux Containers and Virtualization - A kernel perspective, Independently published, 2019. </w:delText>
              </w:r>
            </w:del>
          </w:p>
        </w:tc>
      </w:tr>
      <w:tr w:rsidR="00257874" w14:paraId="3E5915A8" w14:textId="77777777">
        <w:trPr>
          <w:del w:id="1009" w:author="André Oliveira" w:date="2020-08-28T14:54:00Z"/>
        </w:trPr>
        <w:tc>
          <w:tcPr>
            <w:tcW w:w="462" w:type="dxa"/>
          </w:tcPr>
          <w:p w14:paraId="730EC78D" w14:textId="77777777" w:rsidR="00257874" w:rsidRDefault="002D0913">
            <w:pPr>
              <w:pStyle w:val="Bibliografia"/>
              <w:rPr>
                <w:lang w:val="en-US"/>
              </w:rPr>
            </w:pPr>
            <w:del w:id="1010" w:author="André Oliveira" w:date="2020-08-28T14:54:00Z">
              <w:r>
                <w:rPr>
                  <w:lang w:val="en-US"/>
                </w:rPr>
                <w:delText xml:space="preserve">[18] </w:delText>
              </w:r>
            </w:del>
          </w:p>
        </w:tc>
        <w:tc>
          <w:tcPr>
            <w:tcW w:w="9457" w:type="dxa"/>
          </w:tcPr>
          <w:p w14:paraId="190A61DD" w14:textId="77777777" w:rsidR="00257874" w:rsidRDefault="002D0913">
            <w:pPr>
              <w:pStyle w:val="Bibliografia"/>
              <w:rPr>
                <w:lang w:val="en-US"/>
              </w:rPr>
            </w:pPr>
            <w:del w:id="1011" w:author="André Oliveira" w:date="2020-08-28T14:54:00Z">
              <w:r>
                <w:rPr>
                  <w:lang w:val="en-US"/>
                </w:rPr>
                <w:delText>"Docker Hub," [Online]. Available: https://hub.docker.com/. [Accessed 17 04 2020].</w:delText>
              </w:r>
            </w:del>
          </w:p>
        </w:tc>
      </w:tr>
      <w:tr w:rsidR="00257874" w14:paraId="1F98B024" w14:textId="77777777">
        <w:trPr>
          <w:del w:id="1012" w:author="André Oliveira" w:date="2020-08-28T14:54:00Z"/>
        </w:trPr>
        <w:tc>
          <w:tcPr>
            <w:tcW w:w="462" w:type="dxa"/>
          </w:tcPr>
          <w:p w14:paraId="7AA0949C" w14:textId="77777777" w:rsidR="00257874" w:rsidRDefault="002D0913">
            <w:pPr>
              <w:pStyle w:val="Bibliografia"/>
              <w:rPr>
                <w:lang w:val="en-US"/>
              </w:rPr>
            </w:pPr>
            <w:del w:id="1013" w:author="André Oliveira" w:date="2020-08-28T14:54:00Z">
              <w:r>
                <w:rPr>
                  <w:lang w:val="en-US"/>
                </w:rPr>
                <w:delText xml:space="preserve">[19] </w:delText>
              </w:r>
            </w:del>
          </w:p>
        </w:tc>
        <w:tc>
          <w:tcPr>
            <w:tcW w:w="9457" w:type="dxa"/>
          </w:tcPr>
          <w:p w14:paraId="7D7228EB" w14:textId="77777777" w:rsidR="00257874" w:rsidRDefault="002D0913">
            <w:pPr>
              <w:pStyle w:val="Bibliografia"/>
              <w:rPr>
                <w:lang w:val="en-US"/>
              </w:rPr>
            </w:pPr>
            <w:del w:id="1014" w:author="André Oliveira" w:date="2020-08-28T14:54:00Z">
              <w:r>
                <w:rPr>
                  <w:lang w:val="en-US"/>
                </w:rPr>
                <w:delText xml:space="preserve">"What is REST – Learn to create timeless REST APIs," [Online]. Available: https://restfulapi.net/. </w:delText>
              </w:r>
              <w:r>
                <w:rPr>
                  <w:lang w:val="en-US"/>
                </w:rPr>
                <w:lastRenderedPageBreak/>
                <w:delText>[Accessed 01 05 2020].</w:delText>
              </w:r>
            </w:del>
          </w:p>
        </w:tc>
      </w:tr>
      <w:tr w:rsidR="00257874" w14:paraId="5ADAB197" w14:textId="77777777">
        <w:trPr>
          <w:del w:id="1015" w:author="André Oliveira" w:date="2020-08-28T14:54:00Z"/>
        </w:trPr>
        <w:tc>
          <w:tcPr>
            <w:tcW w:w="462" w:type="dxa"/>
          </w:tcPr>
          <w:p w14:paraId="3FAA16CA" w14:textId="77777777" w:rsidR="00257874" w:rsidRDefault="002D0913">
            <w:pPr>
              <w:pStyle w:val="Bibliografia"/>
              <w:rPr>
                <w:lang w:val="en-US"/>
              </w:rPr>
            </w:pPr>
            <w:del w:id="1016" w:author="André Oliveira" w:date="2020-08-28T14:54:00Z">
              <w:r>
                <w:rPr>
                  <w:lang w:val="en-US"/>
                </w:rPr>
                <w:lastRenderedPageBreak/>
                <w:delText xml:space="preserve">[20] </w:delText>
              </w:r>
            </w:del>
          </w:p>
        </w:tc>
        <w:tc>
          <w:tcPr>
            <w:tcW w:w="9457" w:type="dxa"/>
          </w:tcPr>
          <w:p w14:paraId="7B3928AF" w14:textId="77777777" w:rsidR="00257874" w:rsidRDefault="002D0913">
            <w:pPr>
              <w:pStyle w:val="Bibliografia"/>
              <w:rPr>
                <w:lang w:val="en-US"/>
              </w:rPr>
            </w:pPr>
            <w:del w:id="1017" w:author="André Oliveira" w:date="2020-08-28T14:54:00Z">
              <w:r>
                <w:rPr>
                  <w:lang w:val="en-US"/>
                </w:rPr>
                <w:delText>"Material-UI," [Online]. Available: https://material-ui.com/. [Accessed 13 06 2020].</w:delText>
              </w:r>
            </w:del>
          </w:p>
        </w:tc>
      </w:tr>
      <w:tr w:rsidR="00257874" w14:paraId="34BE3A95" w14:textId="77777777">
        <w:trPr>
          <w:del w:id="1018" w:author="André Oliveira" w:date="2020-08-28T14:54:00Z"/>
        </w:trPr>
        <w:tc>
          <w:tcPr>
            <w:tcW w:w="462" w:type="dxa"/>
          </w:tcPr>
          <w:p w14:paraId="12DBDCFA" w14:textId="77777777" w:rsidR="00257874" w:rsidRDefault="002D0913">
            <w:pPr>
              <w:pStyle w:val="Bibliografia"/>
              <w:rPr>
                <w:lang w:val="en-US"/>
              </w:rPr>
            </w:pPr>
            <w:del w:id="1019" w:author="André Oliveira" w:date="2020-08-28T14:54:00Z">
              <w:r>
                <w:rPr>
                  <w:lang w:val="en-US"/>
                </w:rPr>
                <w:delText xml:space="preserve">[21] </w:delText>
              </w:r>
            </w:del>
          </w:p>
        </w:tc>
        <w:tc>
          <w:tcPr>
            <w:tcW w:w="9457" w:type="dxa"/>
          </w:tcPr>
          <w:p w14:paraId="17B9249C" w14:textId="77777777" w:rsidR="00257874" w:rsidRDefault="002D0913">
            <w:pPr>
              <w:pStyle w:val="Bibliografia"/>
              <w:rPr>
                <w:lang w:val="en-US"/>
              </w:rPr>
            </w:pPr>
            <w:del w:id="1020" w:author="André Oliveira" w:date="2020-08-28T14:54:00Z">
              <w:r>
                <w:rPr>
                  <w:lang w:val="en-US"/>
                </w:rPr>
                <w:delText>"Material Design," [Online]. Available: https://material.io/design. [Accessed 13 06 2020].</w:delText>
              </w:r>
            </w:del>
          </w:p>
        </w:tc>
      </w:tr>
      <w:tr w:rsidR="00257874" w14:paraId="77E8C639" w14:textId="77777777">
        <w:trPr>
          <w:del w:id="1021" w:author="André Oliveira" w:date="2020-08-28T14:54:00Z"/>
        </w:trPr>
        <w:tc>
          <w:tcPr>
            <w:tcW w:w="462" w:type="dxa"/>
          </w:tcPr>
          <w:p w14:paraId="00DA2BAB" w14:textId="77777777" w:rsidR="00257874" w:rsidRDefault="002D0913">
            <w:pPr>
              <w:pStyle w:val="Bibliografia"/>
              <w:rPr>
                <w:lang w:val="en-US"/>
              </w:rPr>
            </w:pPr>
            <w:del w:id="1022" w:author="André Oliveira" w:date="2020-08-28T14:54:00Z">
              <w:r>
                <w:rPr>
                  <w:lang w:val="en-US"/>
                </w:rPr>
                <w:delText xml:space="preserve">[22] </w:delText>
              </w:r>
            </w:del>
          </w:p>
        </w:tc>
        <w:tc>
          <w:tcPr>
            <w:tcW w:w="9457" w:type="dxa"/>
          </w:tcPr>
          <w:p w14:paraId="4CC9E1D0" w14:textId="77777777" w:rsidR="00257874" w:rsidRDefault="002D0913">
            <w:pPr>
              <w:pStyle w:val="Bibliografia"/>
              <w:rPr>
                <w:lang w:val="en-US"/>
              </w:rPr>
            </w:pPr>
            <w:del w:id="1023" w:author="André Oliveira" w:date="2020-08-28T14:54:00Z">
              <w:r>
                <w:rPr>
                  <w:lang w:val="en-US"/>
                </w:rPr>
                <w:delText>"CodeMirror," [Online]. Available: https://codemirror.net/. [Accessed 13 06 2020].</w:delText>
              </w:r>
            </w:del>
          </w:p>
        </w:tc>
      </w:tr>
      <w:tr w:rsidR="00257874" w14:paraId="24CD82F8" w14:textId="77777777">
        <w:trPr>
          <w:del w:id="1024" w:author="André Oliveira" w:date="2020-08-28T14:54:00Z"/>
        </w:trPr>
        <w:tc>
          <w:tcPr>
            <w:tcW w:w="462" w:type="dxa"/>
          </w:tcPr>
          <w:p w14:paraId="38095FF6" w14:textId="77777777" w:rsidR="00257874" w:rsidRDefault="002D0913">
            <w:pPr>
              <w:pStyle w:val="Bibliografia"/>
              <w:rPr>
                <w:lang w:val="en-US"/>
              </w:rPr>
            </w:pPr>
            <w:del w:id="1025" w:author="André Oliveira" w:date="2020-08-28T14:54:00Z">
              <w:r>
                <w:rPr>
                  <w:lang w:val="en-US"/>
                </w:rPr>
                <w:delText xml:space="preserve">[23] </w:delText>
              </w:r>
            </w:del>
          </w:p>
        </w:tc>
        <w:tc>
          <w:tcPr>
            <w:tcW w:w="9457" w:type="dxa"/>
          </w:tcPr>
          <w:p w14:paraId="5AB31F88" w14:textId="77777777" w:rsidR="00257874" w:rsidRDefault="002D0913">
            <w:pPr>
              <w:pStyle w:val="Bibliografia"/>
              <w:rPr>
                <w:lang w:val="en-US"/>
              </w:rPr>
            </w:pPr>
            <w:del w:id="1026" w:author="André Oliveira" w:date="2020-08-28T14:54:00Z">
              <w:r>
                <w:rPr>
                  <w:lang w:val="en-US"/>
                </w:rPr>
                <w:delText>"Formik · Build forms in React, without the tears.," [Online]. Available: https://jaredpalmer.com/formik/. [Accessed 06 2020].</w:delText>
              </w:r>
            </w:del>
          </w:p>
        </w:tc>
      </w:tr>
      <w:tr w:rsidR="00257874" w14:paraId="6A86A79A" w14:textId="77777777">
        <w:trPr>
          <w:del w:id="1027" w:author="André Oliveira" w:date="2020-08-28T14:54:00Z"/>
        </w:trPr>
        <w:tc>
          <w:tcPr>
            <w:tcW w:w="462" w:type="dxa"/>
          </w:tcPr>
          <w:p w14:paraId="7B262068" w14:textId="77777777" w:rsidR="00257874" w:rsidRDefault="002D0913">
            <w:pPr>
              <w:pStyle w:val="Bibliografia"/>
              <w:rPr>
                <w:lang w:val="en-US"/>
              </w:rPr>
            </w:pPr>
            <w:del w:id="1028" w:author="André Oliveira" w:date="2020-08-28T14:54:00Z">
              <w:r>
                <w:rPr>
                  <w:lang w:val="en-US"/>
                </w:rPr>
                <w:delText xml:space="preserve">[24] </w:delText>
              </w:r>
            </w:del>
          </w:p>
        </w:tc>
        <w:tc>
          <w:tcPr>
            <w:tcW w:w="9457" w:type="dxa"/>
          </w:tcPr>
          <w:p w14:paraId="00B63E74" w14:textId="77777777" w:rsidR="00257874" w:rsidRDefault="002D0913">
            <w:pPr>
              <w:pStyle w:val="Bibliografia"/>
              <w:rPr>
                <w:lang w:val="en-US"/>
              </w:rPr>
            </w:pPr>
            <w:del w:id="1029" w:author="André Oliveira" w:date="2020-08-28T14:54:00Z">
              <w:r>
                <w:rPr>
                  <w:lang w:val="en-US"/>
                </w:rPr>
                <w:delText>"Formik Material-UI," [Online]. Available: https://stackworx.github.io/formik-material-ui/. [Accessed 06 2020].</w:delText>
              </w:r>
            </w:del>
          </w:p>
        </w:tc>
      </w:tr>
      <w:tr w:rsidR="00257874" w14:paraId="5105A257" w14:textId="77777777">
        <w:trPr>
          <w:del w:id="1030" w:author="André Oliveira" w:date="2020-08-28T14:54:00Z"/>
        </w:trPr>
        <w:tc>
          <w:tcPr>
            <w:tcW w:w="462" w:type="dxa"/>
          </w:tcPr>
          <w:p w14:paraId="4AD8B961" w14:textId="77777777" w:rsidR="00257874" w:rsidRDefault="002D0913">
            <w:pPr>
              <w:pStyle w:val="Bibliografia"/>
              <w:rPr>
                <w:lang w:val="en-US"/>
              </w:rPr>
            </w:pPr>
            <w:del w:id="1031" w:author="André Oliveira" w:date="2020-08-28T14:54:00Z">
              <w:r>
                <w:rPr>
                  <w:lang w:val="en-US"/>
                </w:rPr>
                <w:delText xml:space="preserve">[25] </w:delText>
              </w:r>
            </w:del>
          </w:p>
        </w:tc>
        <w:tc>
          <w:tcPr>
            <w:tcW w:w="9457" w:type="dxa"/>
          </w:tcPr>
          <w:p w14:paraId="774C9BE5" w14:textId="77777777" w:rsidR="00257874" w:rsidRDefault="002D0913">
            <w:pPr>
              <w:pStyle w:val="Bibliografia"/>
              <w:rPr>
                <w:lang w:val="en-US"/>
              </w:rPr>
            </w:pPr>
            <w:del w:id="1032" w:author="André Oliveira" w:date="2020-08-28T14:54:00Z">
              <w:r>
                <w:rPr>
                  <w:lang w:val="en-US"/>
                </w:rPr>
                <w:delText>"yup - npm," [Online]. Available: https://www.npmjs.com/package/yup. [Accessed 06 2020].</w:delText>
              </w:r>
            </w:del>
          </w:p>
        </w:tc>
      </w:tr>
      <w:tr w:rsidR="00257874" w14:paraId="03DDD4BD" w14:textId="77777777">
        <w:trPr>
          <w:del w:id="1033" w:author="André Oliveira" w:date="2020-08-28T14:54:00Z"/>
        </w:trPr>
        <w:tc>
          <w:tcPr>
            <w:tcW w:w="462" w:type="dxa"/>
          </w:tcPr>
          <w:p w14:paraId="6031D113" w14:textId="77777777" w:rsidR="00257874" w:rsidRDefault="002D0913">
            <w:pPr>
              <w:pStyle w:val="Bibliografia"/>
              <w:rPr>
                <w:lang w:val="en-US"/>
              </w:rPr>
            </w:pPr>
            <w:del w:id="1034" w:author="André Oliveira" w:date="2020-08-28T14:54:00Z">
              <w:r>
                <w:rPr>
                  <w:lang w:val="en-US"/>
                </w:rPr>
                <w:delText xml:space="preserve">[26] </w:delText>
              </w:r>
            </w:del>
          </w:p>
        </w:tc>
        <w:tc>
          <w:tcPr>
            <w:tcW w:w="9457" w:type="dxa"/>
          </w:tcPr>
          <w:p w14:paraId="722EAE33" w14:textId="77777777" w:rsidR="00257874" w:rsidRDefault="002D0913">
            <w:pPr>
              <w:pStyle w:val="Bibliografia"/>
              <w:rPr>
                <w:lang w:val="en-US"/>
              </w:rPr>
            </w:pPr>
            <w:del w:id="1035" w:author="André Oliveira" w:date="2020-08-28T14:54:00Z">
              <w:r>
                <w:rPr>
                  <w:lang w:val="en-US"/>
                </w:rPr>
                <w:delText>"Tutorial · Formik," [Online]. Available: https://jaredpalmer.com/formik/docs/tutorial#schema-validation-with-yup. [Accessed 06 2020].</w:delText>
              </w:r>
            </w:del>
          </w:p>
        </w:tc>
      </w:tr>
      <w:tr w:rsidR="00257874" w14:paraId="2EF2F313" w14:textId="77777777">
        <w:trPr>
          <w:del w:id="1036" w:author="André Oliveira" w:date="2020-08-28T14:54:00Z"/>
        </w:trPr>
        <w:tc>
          <w:tcPr>
            <w:tcW w:w="462" w:type="dxa"/>
          </w:tcPr>
          <w:p w14:paraId="70371406" w14:textId="77777777" w:rsidR="00257874" w:rsidRDefault="002D0913">
            <w:pPr>
              <w:pStyle w:val="Bibliografia"/>
              <w:rPr>
                <w:lang w:val="en-US"/>
              </w:rPr>
            </w:pPr>
            <w:del w:id="1037" w:author="André Oliveira" w:date="2020-08-28T14:54:00Z">
              <w:r>
                <w:rPr>
                  <w:lang w:val="en-US"/>
                </w:rPr>
                <w:delText xml:space="preserve">[27] </w:delText>
              </w:r>
            </w:del>
          </w:p>
        </w:tc>
        <w:tc>
          <w:tcPr>
            <w:tcW w:w="9457" w:type="dxa"/>
          </w:tcPr>
          <w:p w14:paraId="0C082152" w14:textId="77777777" w:rsidR="00257874" w:rsidRDefault="002D0913">
            <w:pPr>
              <w:pStyle w:val="Bibliografia"/>
              <w:rPr>
                <w:lang w:val="en-US"/>
              </w:rPr>
            </w:pPr>
            <w:del w:id="1038" w:author="André Oliveira" w:date="2020-08-28T14:54:00Z">
              <w:r>
                <w:rPr>
                  <w:lang w:val="en-US"/>
                </w:rPr>
                <w:delText>"OpenAPI-Specification/3.0.2.md at master · OAI/OpenAPI-Specification," [Online]. Available: https://github.com/OAI/OpenAPI-Specification/blob/master/versions/3.0.2.md. [Accessed 27 04 2020].</w:delText>
              </w:r>
            </w:del>
          </w:p>
        </w:tc>
      </w:tr>
      <w:tr w:rsidR="00257874" w14:paraId="4DDF2B76" w14:textId="77777777">
        <w:trPr>
          <w:del w:id="1039" w:author="André Oliveira" w:date="2020-08-28T14:54:00Z"/>
        </w:trPr>
        <w:tc>
          <w:tcPr>
            <w:tcW w:w="462" w:type="dxa"/>
          </w:tcPr>
          <w:p w14:paraId="3963E0CA" w14:textId="77777777" w:rsidR="00257874" w:rsidRDefault="002D0913">
            <w:pPr>
              <w:pStyle w:val="Bibliografia"/>
              <w:rPr>
                <w:lang w:val="en-US"/>
              </w:rPr>
            </w:pPr>
            <w:del w:id="1040" w:author="André Oliveira" w:date="2020-08-28T14:54:00Z">
              <w:r>
                <w:rPr>
                  <w:lang w:val="en-US"/>
                </w:rPr>
                <w:delText xml:space="preserve">[28] </w:delText>
              </w:r>
            </w:del>
          </w:p>
        </w:tc>
        <w:tc>
          <w:tcPr>
            <w:tcW w:w="9457" w:type="dxa"/>
          </w:tcPr>
          <w:p w14:paraId="47B38AC3" w14:textId="77777777" w:rsidR="00257874" w:rsidRDefault="002D0913">
            <w:pPr>
              <w:pStyle w:val="Bibliografia"/>
              <w:rPr>
                <w:lang w:val="en-US"/>
              </w:rPr>
            </w:pPr>
            <w:del w:id="1041" w:author="André Oliveira" w:date="2020-08-28T14:54:00Z">
              <w:r>
                <w:rPr>
                  <w:lang w:val="en-US"/>
                </w:rPr>
                <w:delText>"IS E-Learning Swagger UI," [Online]. Available: https://joaoesantos.github.io/ise_learning/apiDocumentation. [Accessed 27 04 2020].</w:delText>
              </w:r>
            </w:del>
          </w:p>
        </w:tc>
      </w:tr>
      <w:tr w:rsidR="00257874" w14:paraId="3A70AA0F" w14:textId="77777777">
        <w:trPr>
          <w:del w:id="1042" w:author="André Oliveira" w:date="2020-08-28T14:54:00Z"/>
        </w:trPr>
        <w:tc>
          <w:tcPr>
            <w:tcW w:w="462" w:type="dxa"/>
          </w:tcPr>
          <w:p w14:paraId="059338CB" w14:textId="77777777" w:rsidR="00257874" w:rsidRDefault="002D0913">
            <w:pPr>
              <w:pStyle w:val="Bibliografia"/>
              <w:rPr>
                <w:lang w:val="en-US"/>
              </w:rPr>
            </w:pPr>
            <w:del w:id="1043" w:author="André Oliveira" w:date="2020-08-28T14:54:00Z">
              <w:r>
                <w:rPr>
                  <w:lang w:val="en-US"/>
                </w:rPr>
                <w:delText xml:space="preserve">[29] </w:delText>
              </w:r>
            </w:del>
          </w:p>
        </w:tc>
        <w:tc>
          <w:tcPr>
            <w:tcW w:w="9457" w:type="dxa"/>
          </w:tcPr>
          <w:p w14:paraId="7BF67EF0" w14:textId="77777777" w:rsidR="00257874" w:rsidRDefault="002D0913">
            <w:pPr>
              <w:pStyle w:val="Bibliografia"/>
              <w:rPr>
                <w:lang w:val="en-US"/>
              </w:rPr>
            </w:pPr>
            <w:del w:id="1044" w:author="André Oliveira" w:date="2020-08-28T14:54:00Z">
              <w:r>
                <w:rPr>
                  <w:lang w:val="en-US"/>
                </w:rPr>
                <w:delText>"Database - Third Normal Form (3NF) - Tutorialspoint," [Online]. Available: https://www.tutorialspoint.com/sql/third-normal-form.htm. [Accessed 27 04 2020].</w:delText>
              </w:r>
            </w:del>
          </w:p>
        </w:tc>
      </w:tr>
      <w:tr w:rsidR="00257874" w14:paraId="7320A421" w14:textId="77777777">
        <w:trPr>
          <w:del w:id="1045" w:author="André Oliveira" w:date="2020-08-28T14:54:00Z"/>
        </w:trPr>
        <w:tc>
          <w:tcPr>
            <w:tcW w:w="462" w:type="dxa"/>
          </w:tcPr>
          <w:p w14:paraId="0F38D872" w14:textId="77777777" w:rsidR="00257874" w:rsidRDefault="002D0913">
            <w:pPr>
              <w:pStyle w:val="Bibliografia"/>
              <w:rPr>
                <w:lang w:val="en-US"/>
              </w:rPr>
            </w:pPr>
            <w:del w:id="1046" w:author="André Oliveira" w:date="2020-08-28T14:54:00Z">
              <w:r>
                <w:rPr>
                  <w:lang w:val="en-US"/>
                </w:rPr>
                <w:delText xml:space="preserve">[30] </w:delText>
              </w:r>
            </w:del>
          </w:p>
        </w:tc>
        <w:tc>
          <w:tcPr>
            <w:tcW w:w="9457" w:type="dxa"/>
          </w:tcPr>
          <w:p w14:paraId="12D43C79" w14:textId="77777777" w:rsidR="00257874" w:rsidRDefault="002D0913">
            <w:pPr>
              <w:pStyle w:val="Bibliografia"/>
              <w:rPr>
                <w:lang w:val="en-US"/>
              </w:rPr>
            </w:pPr>
            <w:del w:id="1047" w:author="André Oliveira" w:date="2020-08-28T14:54:00Z">
              <w:r>
                <w:rPr>
                  <w:lang w:val="en-US"/>
                </w:rPr>
                <w:delText xml:space="preserve">S. B. N. a. R. Elmasri, FUNDAMENTALS OF DATABASE SYSTEMS, Pearson Education, Inc., 2004. </w:delText>
              </w:r>
            </w:del>
          </w:p>
        </w:tc>
      </w:tr>
      <w:tr w:rsidR="00257874" w14:paraId="4D2D21CF" w14:textId="77777777">
        <w:trPr>
          <w:del w:id="1048" w:author="André Oliveira" w:date="2020-08-28T14:54:00Z"/>
        </w:trPr>
        <w:tc>
          <w:tcPr>
            <w:tcW w:w="462" w:type="dxa"/>
          </w:tcPr>
          <w:p w14:paraId="46456C57" w14:textId="77777777" w:rsidR="00257874" w:rsidRDefault="002D0913">
            <w:pPr>
              <w:pStyle w:val="Bibliografia"/>
              <w:rPr>
                <w:lang w:val="en-US"/>
              </w:rPr>
            </w:pPr>
            <w:del w:id="1049" w:author="André Oliveira" w:date="2020-08-28T14:54:00Z">
              <w:r>
                <w:rPr>
                  <w:lang w:val="en-US"/>
                </w:rPr>
                <w:delText xml:space="preserve">[31] </w:delText>
              </w:r>
            </w:del>
          </w:p>
        </w:tc>
        <w:tc>
          <w:tcPr>
            <w:tcW w:w="9457" w:type="dxa"/>
          </w:tcPr>
          <w:p w14:paraId="705A243D" w14:textId="77777777" w:rsidR="00257874" w:rsidRDefault="002D0913">
            <w:pPr>
              <w:pStyle w:val="Bibliografia"/>
              <w:rPr>
                <w:lang w:val="en-US"/>
              </w:rPr>
            </w:pPr>
            <w:del w:id="1050" w:author="André Oliveira" w:date="2020-08-28T14:54:00Z">
              <w:r>
                <w:rPr>
                  <w:lang w:val="en-US"/>
                </w:rPr>
                <w:delText>"Home · joaoesantos/ise_learning Wiki," [Online]. Available: https://github.com/joaoesantos/ise_learning/wiki. [Accessed 2020].</w:delText>
              </w:r>
            </w:del>
          </w:p>
        </w:tc>
      </w:tr>
      <w:tr w:rsidR="00257874" w14:paraId="78918429" w14:textId="77777777">
        <w:trPr>
          <w:del w:id="1051" w:author="André Oliveira" w:date="2020-08-28T14:54:00Z"/>
        </w:trPr>
        <w:tc>
          <w:tcPr>
            <w:tcW w:w="462" w:type="dxa"/>
          </w:tcPr>
          <w:p w14:paraId="5776E088" w14:textId="77777777" w:rsidR="00257874" w:rsidRDefault="002D0913">
            <w:pPr>
              <w:pStyle w:val="Bibliografia"/>
              <w:rPr>
                <w:lang w:val="en-US"/>
              </w:rPr>
            </w:pPr>
            <w:del w:id="1052" w:author="André Oliveira" w:date="2020-08-28T14:54:00Z">
              <w:r>
                <w:rPr>
                  <w:lang w:val="en-US"/>
                </w:rPr>
                <w:delText xml:space="preserve">[32] </w:delText>
              </w:r>
            </w:del>
          </w:p>
        </w:tc>
        <w:tc>
          <w:tcPr>
            <w:tcW w:w="9457" w:type="dxa"/>
          </w:tcPr>
          <w:p w14:paraId="0690B58D" w14:textId="77777777" w:rsidR="00257874" w:rsidRDefault="002D0913">
            <w:pPr>
              <w:pStyle w:val="Bibliografia"/>
              <w:rPr>
                <w:lang w:val="en-US"/>
              </w:rPr>
            </w:pPr>
            <w:del w:id="1053" w:author="André Oliveira" w:date="2020-08-28T14:54:00Z">
              <w:r>
                <w:rPr>
                  <w:lang w:val="en-US"/>
                </w:rPr>
                <w:delText>"Wikipedia," [Online]. Available: https://en.wikipedia.org/wiki/Algorithm_engineering. [Accessed 20 04 2020].</w:delText>
              </w:r>
            </w:del>
          </w:p>
        </w:tc>
      </w:tr>
      <w:tr w:rsidR="00257874" w14:paraId="30C0B0A7" w14:textId="77777777">
        <w:trPr>
          <w:del w:id="1054" w:author="André Oliveira" w:date="2020-08-28T14:54:00Z"/>
        </w:trPr>
        <w:tc>
          <w:tcPr>
            <w:tcW w:w="462" w:type="dxa"/>
          </w:tcPr>
          <w:p w14:paraId="018823F7" w14:textId="77777777" w:rsidR="00257874" w:rsidRDefault="002D0913">
            <w:pPr>
              <w:pStyle w:val="Bibliografia"/>
              <w:rPr>
                <w:lang w:val="en-US"/>
              </w:rPr>
            </w:pPr>
            <w:del w:id="1055" w:author="André Oliveira" w:date="2020-08-28T14:54:00Z">
              <w:r>
                <w:rPr>
                  <w:lang w:val="en-US"/>
                </w:rPr>
                <w:delText xml:space="preserve">[33] </w:delText>
              </w:r>
            </w:del>
          </w:p>
        </w:tc>
        <w:tc>
          <w:tcPr>
            <w:tcW w:w="9457" w:type="dxa"/>
          </w:tcPr>
          <w:p w14:paraId="5ED87300" w14:textId="77777777" w:rsidR="00257874" w:rsidRDefault="002D0913">
            <w:pPr>
              <w:pStyle w:val="Bibliografia"/>
              <w:rPr>
                <w:lang w:val="en-US"/>
              </w:rPr>
            </w:pPr>
            <w:del w:id="1056" w:author="André Oliveira" w:date="2020-08-28T14:54:00Z">
              <w:r>
                <w:rPr>
                  <w:lang w:val="en-US"/>
                </w:rPr>
                <w:delText>"Spring Security," [Online]. Available: https://spring.io/projects/spring-security. [Accessed 24 04 2020].</w:delText>
              </w:r>
            </w:del>
          </w:p>
        </w:tc>
      </w:tr>
    </w:tbl>
    <w:p w14:paraId="6B45B9F4" w14:textId="77777777" w:rsidR="00257874" w:rsidRDefault="002D0913">
      <w:pPr>
        <w:rPr>
          <w:lang w:val="en-US"/>
        </w:rPr>
      </w:pPr>
      <w:r>
        <w:rPr>
          <w:lang w:val="en-US"/>
        </w:rPr>
        <w:fldChar w:fldCharType="end"/>
      </w:r>
    </w:p>
    <w:p w14:paraId="6CFBA3D3" w14:textId="77777777" w:rsidR="00257874" w:rsidRDefault="00257874">
      <w:pPr>
        <w:sectPr w:rsidR="00257874">
          <w:headerReference w:type="default" r:id="rId37"/>
          <w:footerReference w:type="default" r:id="rId38"/>
          <w:footerReference w:type="first" r:id="rId39"/>
          <w:pgSz w:w="11906" w:h="16838"/>
          <w:pgMar w:top="1701" w:right="993" w:bottom="1418" w:left="993" w:header="709" w:footer="709" w:gutter="0"/>
          <w:cols w:space="720"/>
          <w:formProt w:val="0"/>
          <w:titlePg/>
          <w:docGrid w:linePitch="360"/>
        </w:sectPr>
      </w:pPr>
    </w:p>
    <w:p w14:paraId="0CC8BBEF" w14:textId="77777777" w:rsidR="00257874" w:rsidRDefault="002D0913">
      <w:pPr>
        <w:pStyle w:val="Ttulo1"/>
        <w:numPr>
          <w:ilvl w:val="0"/>
          <w:numId w:val="5"/>
        </w:numPr>
      </w:pPr>
      <w:bookmarkStart w:id="1057" w:name="_Toc43055785"/>
      <w:r>
        <w:lastRenderedPageBreak/>
        <w:t>Annex</w:t>
      </w:r>
      <w:bookmarkEnd w:id="1057"/>
    </w:p>
    <w:p w14:paraId="0BDE710E" w14:textId="77777777" w:rsidR="00257874" w:rsidRDefault="002D0913">
      <w:pPr>
        <w:pStyle w:val="Annex"/>
        <w:numPr>
          <w:ilvl w:val="0"/>
          <w:numId w:val="6"/>
        </w:numPr>
        <w:rPr>
          <w:lang w:val="en-US"/>
        </w:rPr>
      </w:pPr>
      <w:r>
        <w:rPr>
          <w:lang w:val="en-US"/>
        </w:rPr>
        <w:t xml:space="preserve"> </w:t>
      </w:r>
      <w:bookmarkStart w:id="1058" w:name="_Toc43055786"/>
      <w:r>
        <w:rPr>
          <w:lang w:val="en-US"/>
        </w:rPr>
        <w:t>Supported versions of container dependencies</w:t>
      </w:r>
      <w:bookmarkEnd w:id="1058"/>
    </w:p>
    <w:p w14:paraId="6FA3E686" w14:textId="77777777" w:rsidR="00257874" w:rsidRDefault="00257874">
      <w:pPr>
        <w:rPr>
          <w:lang w:val="en-US"/>
        </w:rPr>
      </w:pPr>
    </w:p>
    <w:tbl>
      <w:tblPr>
        <w:tblStyle w:val="TabeladeGrelha1Clara"/>
        <w:tblW w:w="7598" w:type="dxa"/>
        <w:tblLook w:val="04A0" w:firstRow="1" w:lastRow="0" w:firstColumn="1" w:lastColumn="0" w:noHBand="0" w:noVBand="1"/>
      </w:tblPr>
      <w:tblGrid>
        <w:gridCol w:w="3421"/>
        <w:gridCol w:w="1892"/>
        <w:gridCol w:w="2285"/>
      </w:tblGrid>
      <w:tr w:rsidR="00257874" w14:paraId="149CB1DC" w14:textId="77777777" w:rsidTr="00257874">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421" w:type="dxa"/>
            <w:tcBorders>
              <w:bottom w:val="single" w:sz="12" w:space="0" w:color="666666"/>
            </w:tcBorders>
          </w:tcPr>
          <w:p w14:paraId="7DCF849C"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Container</w:t>
            </w:r>
          </w:p>
        </w:tc>
        <w:tc>
          <w:tcPr>
            <w:tcW w:w="1892" w:type="dxa"/>
            <w:tcBorders>
              <w:bottom w:val="single" w:sz="12" w:space="0" w:color="666666"/>
            </w:tcBorders>
          </w:tcPr>
          <w:p w14:paraId="1D1F3E19" w14:textId="77777777" w:rsidR="00257874" w:rsidRDefault="002D091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Dependency</w:t>
            </w:r>
          </w:p>
        </w:tc>
        <w:tc>
          <w:tcPr>
            <w:tcW w:w="2285" w:type="dxa"/>
            <w:tcBorders>
              <w:bottom w:val="single" w:sz="12" w:space="0" w:color="666666"/>
            </w:tcBorders>
          </w:tcPr>
          <w:p w14:paraId="529E0E70" w14:textId="77777777" w:rsidR="00257874" w:rsidRDefault="002D091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Supported Version</w:t>
            </w:r>
          </w:p>
        </w:tc>
      </w:tr>
      <w:tr w:rsidR="00257874" w14:paraId="30FA6613" w14:textId="77777777" w:rsidTr="00257874">
        <w:trPr>
          <w:trHeight w:val="311"/>
        </w:trPr>
        <w:tc>
          <w:tcPr>
            <w:cnfStyle w:val="001000000000" w:firstRow="0" w:lastRow="0" w:firstColumn="1" w:lastColumn="0" w:oddVBand="0" w:evenVBand="0" w:oddHBand="0" w:evenHBand="0" w:firstRowFirstColumn="0" w:firstRowLastColumn="0" w:lastRowFirstColumn="0" w:lastRowLastColumn="0"/>
            <w:tcW w:w="3421" w:type="dxa"/>
          </w:tcPr>
          <w:p w14:paraId="5A601039"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Java Execution Environment</w:t>
            </w:r>
          </w:p>
        </w:tc>
        <w:tc>
          <w:tcPr>
            <w:tcW w:w="1892" w:type="dxa"/>
          </w:tcPr>
          <w:p w14:paraId="325B499A"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Open JDK</w:t>
            </w:r>
          </w:p>
        </w:tc>
        <w:tc>
          <w:tcPr>
            <w:tcW w:w="2285" w:type="dxa"/>
          </w:tcPr>
          <w:p w14:paraId="73236C30"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w:t>
            </w:r>
          </w:p>
        </w:tc>
      </w:tr>
      <w:tr w:rsidR="00257874" w14:paraId="2E8875BA" w14:textId="77777777" w:rsidTr="00257874">
        <w:trPr>
          <w:trHeight w:val="311"/>
        </w:trPr>
        <w:tc>
          <w:tcPr>
            <w:cnfStyle w:val="001000000000" w:firstRow="0" w:lastRow="0" w:firstColumn="1" w:lastColumn="0" w:oddVBand="0" w:evenVBand="0" w:oddHBand="0" w:evenHBand="0" w:firstRowFirstColumn="0" w:firstRowLastColumn="0" w:lastRowFirstColumn="0" w:lastRowLastColumn="0"/>
            <w:tcW w:w="3421" w:type="dxa"/>
          </w:tcPr>
          <w:p w14:paraId="112AAB77"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Kotlin Execution Environment</w:t>
            </w:r>
          </w:p>
        </w:tc>
        <w:tc>
          <w:tcPr>
            <w:tcW w:w="1892" w:type="dxa"/>
          </w:tcPr>
          <w:p w14:paraId="2D00AF6D"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Open JDK</w:t>
            </w:r>
          </w:p>
        </w:tc>
        <w:tc>
          <w:tcPr>
            <w:tcW w:w="2285" w:type="dxa"/>
          </w:tcPr>
          <w:p w14:paraId="0E56AF1C"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w:t>
            </w:r>
          </w:p>
        </w:tc>
      </w:tr>
      <w:tr w:rsidR="00257874" w14:paraId="7B88C8D4" w14:textId="77777777" w:rsidTr="00257874">
        <w:trPr>
          <w:trHeight w:val="311"/>
        </w:trPr>
        <w:tc>
          <w:tcPr>
            <w:cnfStyle w:val="001000000000" w:firstRow="0" w:lastRow="0" w:firstColumn="1" w:lastColumn="0" w:oddVBand="0" w:evenVBand="0" w:oddHBand="0" w:evenHBand="0" w:firstRowFirstColumn="0" w:firstRowLastColumn="0" w:lastRowFirstColumn="0" w:lastRowLastColumn="0"/>
            <w:tcW w:w="3421" w:type="dxa"/>
          </w:tcPr>
          <w:p w14:paraId="44192F05"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Kotlin Execution Environment</w:t>
            </w:r>
          </w:p>
        </w:tc>
        <w:tc>
          <w:tcPr>
            <w:tcW w:w="1892" w:type="dxa"/>
          </w:tcPr>
          <w:p w14:paraId="152DB37A"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Kotlin compiler</w:t>
            </w:r>
          </w:p>
        </w:tc>
        <w:tc>
          <w:tcPr>
            <w:tcW w:w="2285" w:type="dxa"/>
          </w:tcPr>
          <w:p w14:paraId="154B0EF0"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1.3.71</w:t>
            </w:r>
          </w:p>
        </w:tc>
      </w:tr>
      <w:tr w:rsidR="00257874" w14:paraId="1B801C9A" w14:textId="77777777" w:rsidTr="00257874">
        <w:trPr>
          <w:trHeight w:val="311"/>
        </w:trPr>
        <w:tc>
          <w:tcPr>
            <w:cnfStyle w:val="001000000000" w:firstRow="0" w:lastRow="0" w:firstColumn="1" w:lastColumn="0" w:oddVBand="0" w:evenVBand="0" w:oddHBand="0" w:evenHBand="0" w:firstRowFirstColumn="0" w:firstRowLastColumn="0" w:lastRowFirstColumn="0" w:lastRowLastColumn="0"/>
            <w:tcW w:w="3421" w:type="dxa"/>
          </w:tcPr>
          <w:p w14:paraId="498D5D55" w14:textId="77777777" w:rsidR="00257874" w:rsidRDefault="002D0913">
            <w:pPr>
              <w:spacing w:after="0" w:line="240" w:lineRule="auto"/>
              <w:jc w:val="left"/>
              <w:rPr>
                <w:rFonts w:ascii="Calibri" w:eastAsia="Times New Roman" w:hAnsi="Calibri" w:cs="Calibri"/>
                <w:color w:val="000000"/>
                <w:lang w:val="en-US" w:eastAsia="pt-PT"/>
              </w:rPr>
            </w:pPr>
            <w:proofErr w:type="spellStart"/>
            <w:r>
              <w:rPr>
                <w:rFonts w:eastAsia="Times New Roman" w:cs="Calibri"/>
                <w:color w:val="000000"/>
                <w:lang w:val="en-US" w:eastAsia="pt-PT"/>
              </w:rPr>
              <w:t>Javascript</w:t>
            </w:r>
            <w:proofErr w:type="spellEnd"/>
            <w:r>
              <w:rPr>
                <w:rFonts w:eastAsia="Times New Roman" w:cs="Calibri"/>
                <w:color w:val="000000"/>
                <w:lang w:val="en-US" w:eastAsia="pt-PT"/>
              </w:rPr>
              <w:t xml:space="preserve"> Execution Environment</w:t>
            </w:r>
          </w:p>
        </w:tc>
        <w:tc>
          <w:tcPr>
            <w:tcW w:w="1892" w:type="dxa"/>
          </w:tcPr>
          <w:p w14:paraId="4F426A82"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Nodejs Runtime</w:t>
            </w:r>
          </w:p>
        </w:tc>
        <w:tc>
          <w:tcPr>
            <w:tcW w:w="2285" w:type="dxa"/>
          </w:tcPr>
          <w:p w14:paraId="41FCD4E5"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14.0.0</w:t>
            </w:r>
          </w:p>
        </w:tc>
      </w:tr>
      <w:tr w:rsidR="00257874" w14:paraId="6D57F774" w14:textId="77777777" w:rsidTr="00257874">
        <w:trPr>
          <w:trHeight w:val="311"/>
          <w:ins w:id="1059" w:author="André Oliveira" w:date="2020-08-26T19:49:00Z"/>
        </w:trPr>
        <w:tc>
          <w:tcPr>
            <w:cnfStyle w:val="001000000000" w:firstRow="0" w:lastRow="0" w:firstColumn="1" w:lastColumn="0" w:oddVBand="0" w:evenVBand="0" w:oddHBand="0" w:evenHBand="0" w:firstRowFirstColumn="0" w:firstRowLastColumn="0" w:lastRowFirstColumn="0" w:lastRowLastColumn="0"/>
            <w:tcW w:w="3421" w:type="dxa"/>
          </w:tcPr>
          <w:p w14:paraId="1CD5F765" w14:textId="77777777" w:rsidR="00257874" w:rsidRDefault="002D0913">
            <w:pPr>
              <w:spacing w:after="0" w:line="240" w:lineRule="auto"/>
              <w:jc w:val="left"/>
              <w:rPr>
                <w:rFonts w:ascii="Calibri" w:eastAsia="Times New Roman" w:hAnsi="Calibri" w:cs="Calibri"/>
                <w:color w:val="000000"/>
                <w:lang w:val="en-US" w:eastAsia="pt-PT"/>
              </w:rPr>
            </w:pPr>
            <w:ins w:id="1060" w:author="André Oliveira" w:date="2020-08-26T19:49:00Z">
              <w:r>
                <w:rPr>
                  <w:rFonts w:eastAsia="Times New Roman" w:cs="Calibri"/>
                  <w:color w:val="000000"/>
                  <w:lang w:val="en-US" w:eastAsia="pt-PT"/>
                </w:rPr>
                <w:t>Python Execution Environment</w:t>
              </w:r>
            </w:ins>
          </w:p>
        </w:tc>
        <w:tc>
          <w:tcPr>
            <w:tcW w:w="1892" w:type="dxa"/>
          </w:tcPr>
          <w:p w14:paraId="5780A10D"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ins w:id="1061" w:author="André Oliveira" w:date="2020-08-26T19:54:00Z">
              <w:r>
                <w:rPr>
                  <w:rFonts w:eastAsia="Times New Roman" w:cs="Calibri"/>
                  <w:color w:val="000000"/>
                  <w:lang w:val="en-US" w:eastAsia="pt-PT"/>
                </w:rPr>
                <w:t>Python</w:t>
              </w:r>
            </w:ins>
          </w:p>
        </w:tc>
        <w:tc>
          <w:tcPr>
            <w:tcW w:w="2285" w:type="dxa"/>
          </w:tcPr>
          <w:p w14:paraId="7CAF54DF"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ins w:id="1062" w:author="André Oliveira" w:date="2020-08-26T19:54:00Z">
              <w:r>
                <w:rPr>
                  <w:rFonts w:eastAsia="Times New Roman" w:cs="Calibri"/>
                  <w:color w:val="000000"/>
                  <w:lang w:val="en-US" w:eastAsia="pt-PT"/>
                </w:rPr>
                <w:t>3.8.5</w:t>
              </w:r>
            </w:ins>
          </w:p>
        </w:tc>
      </w:tr>
    </w:tbl>
    <w:p w14:paraId="62BD1480" w14:textId="77777777" w:rsidR="00257874" w:rsidRDefault="00257874">
      <w:pPr>
        <w:spacing w:after="200"/>
        <w:jc w:val="left"/>
        <w:rPr>
          <w:rFonts w:ascii="Calibri" w:hAnsi="Calibri"/>
          <w:lang w:val="en-US"/>
        </w:rPr>
      </w:pPr>
    </w:p>
    <w:p w14:paraId="0AC859FB" w14:textId="77777777" w:rsidR="00257874" w:rsidRDefault="00257874">
      <w:pPr>
        <w:spacing w:after="200"/>
        <w:jc w:val="left"/>
        <w:rPr>
          <w:rFonts w:ascii="Calibri" w:hAnsi="Calibri"/>
          <w:lang w:val="en-US"/>
        </w:rPr>
      </w:pPr>
    </w:p>
    <w:p w14:paraId="43309FBD" w14:textId="77777777" w:rsidR="00257874" w:rsidRDefault="00257874">
      <w:pPr>
        <w:spacing w:after="200"/>
        <w:jc w:val="left"/>
        <w:rPr>
          <w:rFonts w:ascii="Calibri" w:hAnsi="Calibri"/>
          <w:lang w:val="en-US"/>
        </w:rPr>
      </w:pPr>
    </w:p>
    <w:p w14:paraId="3B6D0049" w14:textId="77777777" w:rsidR="00257874" w:rsidRDefault="00257874">
      <w:pPr>
        <w:spacing w:after="200"/>
        <w:jc w:val="left"/>
        <w:rPr>
          <w:rFonts w:ascii="Calibri" w:hAnsi="Calibri"/>
          <w:lang w:val="en-US"/>
        </w:rPr>
      </w:pPr>
    </w:p>
    <w:p w14:paraId="5FB0B634" w14:textId="77777777" w:rsidR="00257874" w:rsidRDefault="00257874">
      <w:pPr>
        <w:spacing w:after="200"/>
        <w:jc w:val="left"/>
        <w:rPr>
          <w:rFonts w:ascii="Calibri" w:hAnsi="Calibri"/>
          <w:lang w:val="en-US"/>
        </w:rPr>
      </w:pPr>
    </w:p>
    <w:p w14:paraId="194ABFE3" w14:textId="77777777" w:rsidR="00257874" w:rsidRDefault="00257874">
      <w:pPr>
        <w:spacing w:after="200"/>
        <w:jc w:val="left"/>
        <w:rPr>
          <w:rFonts w:ascii="Calibri" w:hAnsi="Calibri"/>
          <w:lang w:val="en-US"/>
        </w:rPr>
      </w:pPr>
    </w:p>
    <w:p w14:paraId="63B01685" w14:textId="77777777" w:rsidR="00257874" w:rsidRDefault="00257874">
      <w:pPr>
        <w:spacing w:after="200"/>
        <w:jc w:val="left"/>
        <w:rPr>
          <w:rFonts w:ascii="Calibri" w:hAnsi="Calibri"/>
          <w:lang w:val="en-US"/>
        </w:rPr>
      </w:pPr>
    </w:p>
    <w:p w14:paraId="755CC8DA" w14:textId="77777777" w:rsidR="00257874" w:rsidRDefault="00257874">
      <w:pPr>
        <w:spacing w:after="200"/>
        <w:jc w:val="left"/>
        <w:rPr>
          <w:rFonts w:ascii="Calibri" w:hAnsi="Calibri"/>
          <w:lang w:val="en-US"/>
        </w:rPr>
      </w:pPr>
    </w:p>
    <w:p w14:paraId="0392398D" w14:textId="77777777" w:rsidR="00257874" w:rsidRDefault="00257874">
      <w:pPr>
        <w:spacing w:after="200"/>
        <w:jc w:val="left"/>
        <w:rPr>
          <w:rFonts w:ascii="Calibri" w:hAnsi="Calibri"/>
          <w:lang w:val="en-US"/>
        </w:rPr>
      </w:pPr>
    </w:p>
    <w:p w14:paraId="1BB68E7F" w14:textId="77777777" w:rsidR="00257874" w:rsidRDefault="00257874">
      <w:pPr>
        <w:spacing w:after="200"/>
        <w:jc w:val="left"/>
        <w:rPr>
          <w:rFonts w:ascii="Calibri" w:hAnsi="Calibri"/>
          <w:lang w:val="en-US"/>
        </w:rPr>
      </w:pPr>
    </w:p>
    <w:p w14:paraId="4585616C" w14:textId="77777777" w:rsidR="00257874" w:rsidRDefault="00257874">
      <w:pPr>
        <w:spacing w:after="200"/>
        <w:jc w:val="left"/>
        <w:rPr>
          <w:rFonts w:ascii="Calibri" w:hAnsi="Calibri"/>
          <w:lang w:val="en-US"/>
        </w:rPr>
      </w:pPr>
    </w:p>
    <w:p w14:paraId="28F74A6C" w14:textId="77777777" w:rsidR="00257874" w:rsidRDefault="00257874">
      <w:pPr>
        <w:spacing w:after="200"/>
        <w:jc w:val="left"/>
        <w:rPr>
          <w:rFonts w:ascii="Calibri" w:hAnsi="Calibri"/>
          <w:lang w:val="en-US"/>
        </w:rPr>
      </w:pPr>
    </w:p>
    <w:p w14:paraId="31EED113" w14:textId="77777777" w:rsidR="00257874" w:rsidRDefault="00257874">
      <w:pPr>
        <w:spacing w:after="200"/>
        <w:jc w:val="left"/>
        <w:rPr>
          <w:rFonts w:ascii="Calibri" w:hAnsi="Calibri"/>
          <w:lang w:val="en-US"/>
        </w:rPr>
      </w:pPr>
    </w:p>
    <w:p w14:paraId="31D79674" w14:textId="77777777" w:rsidR="00257874" w:rsidRDefault="00257874">
      <w:pPr>
        <w:spacing w:after="200"/>
        <w:jc w:val="left"/>
        <w:rPr>
          <w:rFonts w:ascii="Calibri" w:hAnsi="Calibri"/>
          <w:lang w:val="en-US"/>
        </w:rPr>
      </w:pPr>
    </w:p>
    <w:p w14:paraId="36B39DBC" w14:textId="77777777" w:rsidR="00257874" w:rsidRDefault="00257874">
      <w:pPr>
        <w:spacing w:after="200"/>
        <w:jc w:val="left"/>
        <w:rPr>
          <w:rFonts w:ascii="Calibri" w:hAnsi="Calibri"/>
          <w:lang w:val="en-US"/>
        </w:rPr>
      </w:pPr>
    </w:p>
    <w:p w14:paraId="23B6F49D" w14:textId="77777777" w:rsidR="00257874" w:rsidRDefault="00257874">
      <w:pPr>
        <w:spacing w:after="200"/>
        <w:jc w:val="left"/>
        <w:rPr>
          <w:rFonts w:ascii="Calibri" w:hAnsi="Calibri"/>
          <w:lang w:val="en-US"/>
        </w:rPr>
      </w:pPr>
    </w:p>
    <w:p w14:paraId="3CD2F12B" w14:textId="77777777" w:rsidR="00257874" w:rsidRDefault="00257874">
      <w:pPr>
        <w:spacing w:after="200"/>
        <w:jc w:val="left"/>
        <w:rPr>
          <w:rFonts w:ascii="Calibri" w:hAnsi="Calibri"/>
          <w:lang w:val="en-US"/>
        </w:rPr>
        <w:sectPr w:rsidR="00257874">
          <w:headerReference w:type="default" r:id="rId40"/>
          <w:footerReference w:type="default" r:id="rId41"/>
          <w:footerReference w:type="first" r:id="rId42"/>
          <w:pgSz w:w="11906" w:h="16838"/>
          <w:pgMar w:top="1701" w:right="993" w:bottom="1418" w:left="993" w:header="709" w:footer="709" w:gutter="0"/>
          <w:cols w:space="720"/>
          <w:formProt w:val="0"/>
          <w:titlePg/>
          <w:docGrid w:linePitch="360"/>
        </w:sectPr>
      </w:pPr>
    </w:p>
    <w:p w14:paraId="037AD910" w14:textId="77777777" w:rsidR="00257874" w:rsidRDefault="002D0913">
      <w:pPr>
        <w:pStyle w:val="Annex"/>
        <w:numPr>
          <w:ilvl w:val="0"/>
          <w:numId w:val="6"/>
        </w:numPr>
        <w:rPr>
          <w:lang w:val="en-US"/>
        </w:rPr>
      </w:pPr>
      <w:bookmarkStart w:id="1063" w:name="_Toc43055787"/>
      <w:bookmarkStart w:id="1064" w:name="_Ref43026149"/>
      <w:r>
        <w:rPr>
          <w:lang w:val="en-US"/>
          <w:rPrChange w:id="1065" w:author="André Oliveira" w:date="2020-09-03T20:38:00Z">
            <w:rPr/>
          </w:rPrChange>
        </w:rPr>
        <w:lastRenderedPageBreak/>
        <w:t>Data Model</w:t>
      </w:r>
      <w:bookmarkEnd w:id="1063"/>
      <w:bookmarkEnd w:id="1064"/>
    </w:p>
    <w:p w14:paraId="1AE5F782" w14:textId="77777777" w:rsidR="00257874" w:rsidRDefault="00257874">
      <w:pPr>
        <w:pStyle w:val="Ttulo2"/>
        <w:rPr>
          <w:color w:val="auto"/>
          <w:sz w:val="28"/>
          <w:szCs w:val="28"/>
          <w:lang w:val="en-US"/>
        </w:rPr>
      </w:pPr>
    </w:p>
    <w:p w14:paraId="0354EEA7" w14:textId="77777777" w:rsidR="00257874" w:rsidRDefault="002D0913">
      <w:pPr>
        <w:keepNext/>
        <w:spacing w:after="200"/>
        <w:ind w:left="360"/>
        <w:jc w:val="center"/>
        <w:rPr>
          <w:lang w:val="en-US"/>
        </w:rPr>
      </w:pPr>
      <w:r>
        <w:rPr>
          <w:noProof/>
        </w:rPr>
        <w:drawing>
          <wp:inline distT="0" distB="0" distL="0" distR="0" wp14:anchorId="45BDFD8D" wp14:editId="24B4E0C4">
            <wp:extent cx="7764780" cy="5389880"/>
            <wp:effectExtent l="0" t="0" r="0" b="0"/>
            <wp:docPr id="21" name="Image1"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descr="Uma imagem com texto, mapa&#10;&#10;Descrição gerada automaticamente"/>
                    <pic:cNvPicPr>
                      <a:picLocks noChangeAspect="1" noChangeArrowheads="1"/>
                    </pic:cNvPicPr>
                  </pic:nvPicPr>
                  <pic:blipFill>
                    <a:blip r:embed="rId43"/>
                    <a:stretch>
                      <a:fillRect/>
                    </a:stretch>
                  </pic:blipFill>
                  <pic:spPr bwMode="auto">
                    <a:xfrm>
                      <a:off x="0" y="0"/>
                      <a:ext cx="7764780" cy="5389880"/>
                    </a:xfrm>
                    <a:prstGeom prst="rect">
                      <a:avLst/>
                    </a:prstGeom>
                  </pic:spPr>
                </pic:pic>
              </a:graphicData>
            </a:graphic>
          </wp:inline>
        </w:drawing>
      </w:r>
    </w:p>
    <w:p w14:paraId="6C542786" w14:textId="77777777" w:rsidR="00257874" w:rsidRDefault="002D0913">
      <w:pPr>
        <w:pStyle w:val="Legenda"/>
        <w:rPr>
          <w:lang w:val="en-US"/>
        </w:rPr>
      </w:pPr>
      <w:bookmarkStart w:id="1066" w:name="_Toc43055733"/>
      <w:bookmarkStart w:id="1067" w:name="_Ref42942854"/>
      <w:r>
        <w:rPr>
          <w:lang w:val="en-US"/>
          <w:rPrChange w:id="1068" w:author="André Oliveira" w:date="2020-09-03T20:38:00Z">
            <w:rPr/>
          </w:rPrChange>
        </w:rPr>
        <w:t xml:space="preserve">Figure </w:t>
      </w:r>
      <w:r>
        <w:rPr>
          <w:lang w:val="en-US"/>
        </w:rPr>
        <w:fldChar w:fldCharType="begin"/>
      </w:r>
      <w:r>
        <w:rPr>
          <w:lang w:val="en-US"/>
        </w:rPr>
        <w:instrText>SEQ Figure \* ARABIC</w:instrText>
      </w:r>
      <w:r>
        <w:rPr>
          <w:lang w:val="en-US"/>
        </w:rPr>
        <w:fldChar w:fldCharType="separate"/>
      </w:r>
      <w:r>
        <w:rPr>
          <w:lang w:val="en-US"/>
        </w:rPr>
        <w:t>14</w:t>
      </w:r>
      <w:r>
        <w:rPr>
          <w:lang w:val="en-US"/>
        </w:rPr>
        <w:fldChar w:fldCharType="end"/>
      </w:r>
      <w:r>
        <w:rPr>
          <w:lang w:val="en-US"/>
          <w:rPrChange w:id="1069" w:author="André Oliveira" w:date="2020-09-03T20:38:00Z">
            <w:rPr/>
          </w:rPrChange>
        </w:rPr>
        <w:t xml:space="preserve"> – Data model</w:t>
      </w:r>
      <w:bookmarkEnd w:id="1066"/>
      <w:bookmarkEnd w:id="1067"/>
    </w:p>
    <w:sectPr w:rsidR="00257874">
      <w:headerReference w:type="default" r:id="rId44"/>
      <w:footerReference w:type="default" r:id="rId45"/>
      <w:footerReference w:type="first" r:id="rId46"/>
      <w:pgSz w:w="16838" w:h="11906" w:orient="landscape"/>
      <w:pgMar w:top="993" w:right="1701" w:bottom="993" w:left="1418" w:header="709" w:footer="709" w:gutter="0"/>
      <w:cols w:space="720"/>
      <w:formProt w:val="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8" w:author="joao eduardo santos" w:date="2020-09-09T19:29:00Z" w:initials="jes">
    <w:p w14:paraId="33274FBF" w14:textId="36BBBA69" w:rsidR="00635FC0" w:rsidRDefault="00635FC0">
      <w:pPr>
        <w:pStyle w:val="Textodecomentrio"/>
      </w:pPr>
      <w:r>
        <w:rPr>
          <w:rStyle w:val="Refdecomentrio"/>
        </w:rPr>
        <w:annotationRef/>
      </w:r>
      <w:r>
        <w:t xml:space="preserve">Acrescentar </w:t>
      </w:r>
      <w:proofErr w:type="spellStart"/>
      <w:r>
        <w:t>sub</w:t>
      </w:r>
      <w:proofErr w:type="spellEnd"/>
      <w:r>
        <w:t xml:space="preserve"> </w:t>
      </w:r>
      <w:proofErr w:type="gramStart"/>
      <w:r>
        <w:t>capitulo</w:t>
      </w:r>
      <w:proofErr w:type="gramEnd"/>
      <w:r>
        <w:t xml:space="preserve"> para metodologia e outro para open </w:t>
      </w:r>
      <w:proofErr w:type="spellStart"/>
      <w:r>
        <w:t>source</w:t>
      </w:r>
      <w:proofErr w:type="spellEnd"/>
    </w:p>
  </w:comment>
  <w:comment w:id="121" w:author="Unknown Author" w:date="2020-09-08T11:54:00Z" w:initials="">
    <w:p w14:paraId="6956FFB4" w14:textId="77777777" w:rsidR="002D0913" w:rsidRDefault="002D0913">
      <w:proofErr w:type="spellStart"/>
      <w:r w:rsidRPr="002D0913">
        <w:rPr>
          <w:rFonts w:ascii="Calibri" w:hAnsi="Calibri"/>
          <w:sz w:val="20"/>
          <w:szCs w:val="22"/>
        </w:rPr>
        <w:t>Epa</w:t>
      </w:r>
      <w:proofErr w:type="spellEnd"/>
      <w:r w:rsidRPr="002D0913">
        <w:rPr>
          <w:rFonts w:ascii="Calibri" w:hAnsi="Calibri"/>
          <w:sz w:val="20"/>
          <w:szCs w:val="22"/>
        </w:rPr>
        <w:t xml:space="preserve"> longe de ser fã deste paragrafo. </w:t>
      </w:r>
      <w:proofErr w:type="spellStart"/>
      <w:r w:rsidRPr="002D0913">
        <w:rPr>
          <w:rFonts w:ascii="Calibri" w:hAnsi="Calibri"/>
          <w:sz w:val="20"/>
          <w:szCs w:val="22"/>
        </w:rPr>
        <w:t>Podiamos</w:t>
      </w:r>
      <w:proofErr w:type="spellEnd"/>
      <w:r w:rsidRPr="002D0913">
        <w:rPr>
          <w:rFonts w:ascii="Calibri" w:hAnsi="Calibri"/>
          <w:sz w:val="20"/>
          <w:szCs w:val="22"/>
        </w:rPr>
        <w:t xml:space="preserve"> apenas dizer que </w:t>
      </w:r>
      <w:proofErr w:type="gramStart"/>
      <w:r w:rsidRPr="002D0913">
        <w:rPr>
          <w:rFonts w:ascii="Calibri" w:hAnsi="Calibri"/>
          <w:sz w:val="20"/>
          <w:szCs w:val="22"/>
        </w:rPr>
        <w:t>hoje em dia</w:t>
      </w:r>
      <w:proofErr w:type="gramEnd"/>
      <w:r w:rsidRPr="002D0913">
        <w:rPr>
          <w:rFonts w:ascii="Calibri" w:hAnsi="Calibri"/>
          <w:sz w:val="20"/>
          <w:szCs w:val="22"/>
        </w:rPr>
        <w:t xml:space="preserve"> há diferentes linguagem de programação que são usadas em diferentes contextos e como tal queremos disponibilizar um </w:t>
      </w:r>
      <w:proofErr w:type="spellStart"/>
      <w:r w:rsidRPr="002D0913">
        <w:rPr>
          <w:rFonts w:ascii="Calibri" w:hAnsi="Calibri"/>
          <w:sz w:val="20"/>
          <w:szCs w:val="22"/>
        </w:rPr>
        <w:t>lenque</w:t>
      </w:r>
      <w:proofErr w:type="spellEnd"/>
      <w:r w:rsidRPr="002D0913">
        <w:rPr>
          <w:rFonts w:ascii="Calibri" w:hAnsi="Calibri"/>
          <w:sz w:val="20"/>
          <w:szCs w:val="22"/>
        </w:rPr>
        <w:t xml:space="preserve"> alargados de </w:t>
      </w:r>
      <w:proofErr w:type="spellStart"/>
      <w:r w:rsidRPr="002D0913">
        <w:rPr>
          <w:rFonts w:ascii="Calibri" w:hAnsi="Calibri"/>
          <w:sz w:val="20"/>
          <w:szCs w:val="22"/>
        </w:rPr>
        <w:t>hipotes</w:t>
      </w:r>
      <w:proofErr w:type="spellEnd"/>
      <w:r w:rsidRPr="002D0913">
        <w:rPr>
          <w:rFonts w:ascii="Calibri" w:hAnsi="Calibri"/>
          <w:sz w:val="20"/>
          <w:szCs w:val="22"/>
        </w:rPr>
        <w:t>.</w:t>
      </w:r>
    </w:p>
  </w:comment>
  <w:comment w:id="122" w:author="joao eduardo santos" w:date="2020-09-09T18:42:00Z" w:initials="jes">
    <w:p w14:paraId="499C78A1" w14:textId="77777777" w:rsidR="002D0913" w:rsidRDefault="002D0913">
      <w:pPr>
        <w:pStyle w:val="Textodecomentrio"/>
      </w:pPr>
      <w:r>
        <w:rPr>
          <w:rStyle w:val="Refdecomentrio"/>
        </w:rPr>
        <w:annotationRef/>
      </w:r>
    </w:p>
  </w:comment>
  <w:comment w:id="136" w:author="joao eduardo santos" w:date="2020-09-09T18:43:00Z" w:initials="jes">
    <w:p w14:paraId="12CC82F8" w14:textId="77777777" w:rsidR="002D0913" w:rsidRDefault="002D0913">
      <w:pPr>
        <w:pStyle w:val="Textodecomentrio"/>
      </w:pPr>
      <w:r>
        <w:rPr>
          <w:rStyle w:val="Refdecomentrio"/>
        </w:rPr>
        <w:annotationRef/>
      </w:r>
      <w:r>
        <w:t>Rever requisitos</w:t>
      </w:r>
    </w:p>
  </w:comment>
  <w:comment w:id="246" w:author="Unknown Author" w:date="2020-09-08T11:59:00Z" w:initials="">
    <w:p w14:paraId="4AC92CB3" w14:textId="77777777" w:rsidR="002D0913" w:rsidRDefault="002D0913">
      <w:r w:rsidRPr="002D0913">
        <w:rPr>
          <w:rFonts w:ascii="Calibri" w:hAnsi="Calibri"/>
          <w:sz w:val="20"/>
          <w:szCs w:val="22"/>
        </w:rPr>
        <w:t xml:space="preserve">Temos </w:t>
      </w:r>
      <w:proofErr w:type="gramStart"/>
      <w:r w:rsidRPr="002D0913">
        <w:rPr>
          <w:rFonts w:ascii="Calibri" w:hAnsi="Calibri"/>
          <w:sz w:val="20"/>
          <w:szCs w:val="22"/>
        </w:rPr>
        <w:t>que</w:t>
      </w:r>
      <w:proofErr w:type="gramEnd"/>
      <w:r w:rsidRPr="002D0913">
        <w:rPr>
          <w:rFonts w:ascii="Calibri" w:hAnsi="Calibri"/>
          <w:sz w:val="20"/>
          <w:szCs w:val="22"/>
        </w:rPr>
        <w:t xml:space="preserve"> repetir isto em todos os pontos?</w:t>
      </w:r>
    </w:p>
  </w:comment>
  <w:comment w:id="256" w:author="joao eduardo santos" w:date="2020-09-09T18:49:00Z" w:initials="jes">
    <w:p w14:paraId="22C4A93E" w14:textId="77777777" w:rsidR="002C70F5" w:rsidRDefault="002C70F5">
      <w:pPr>
        <w:pStyle w:val="Textodecomentrio"/>
      </w:pPr>
      <w:r>
        <w:rPr>
          <w:rStyle w:val="Refdecomentrio"/>
        </w:rPr>
        <w:annotationRef/>
      </w:r>
      <w:r>
        <w:t xml:space="preserve">Acrescentar </w:t>
      </w:r>
      <w:proofErr w:type="gramStart"/>
      <w:r>
        <w:t>capitulo</w:t>
      </w:r>
      <w:proofErr w:type="gramEnd"/>
      <w:r>
        <w:t xml:space="preserve"> de autenticação - Joao</w:t>
      </w:r>
    </w:p>
  </w:comment>
  <w:comment w:id="275" w:author="joao eduardo santos" w:date="2020-09-09T18:52:00Z" w:initials="jes">
    <w:p w14:paraId="6D9D7DAC" w14:textId="77777777" w:rsidR="002C70F5" w:rsidRDefault="002C70F5">
      <w:pPr>
        <w:pStyle w:val="Textodecomentrio"/>
      </w:pPr>
      <w:r>
        <w:rPr>
          <w:rStyle w:val="Refdecomentrio"/>
        </w:rPr>
        <w:annotationRef/>
      </w:r>
      <w:r>
        <w:t xml:space="preserve">Acrescentar </w:t>
      </w:r>
      <w:proofErr w:type="gramStart"/>
      <w:r>
        <w:t>capitulo</w:t>
      </w:r>
      <w:proofErr w:type="gramEnd"/>
      <w:r>
        <w:t xml:space="preserve"> linguagens suportadas – Rodrigo</w:t>
      </w:r>
    </w:p>
  </w:comment>
  <w:comment w:id="293" w:author="joao eduardo santos" w:date="2020-09-09T18:56:00Z" w:initials="jes">
    <w:p w14:paraId="4DEB1AA2" w14:textId="77777777" w:rsidR="002C70F5" w:rsidRDefault="002C70F5">
      <w:pPr>
        <w:pStyle w:val="Textodecomentrio"/>
      </w:pPr>
      <w:r>
        <w:rPr>
          <w:rStyle w:val="Refdecomentrio"/>
        </w:rPr>
        <w:annotationRef/>
      </w:r>
      <w:r>
        <w:t xml:space="preserve">Referir proteção contra ciclos </w:t>
      </w:r>
      <w:proofErr w:type="spellStart"/>
      <w:proofErr w:type="gramStart"/>
      <w:r>
        <w:t>infinitos</w:t>
      </w:r>
      <w:r w:rsidR="00053B60">
        <w:t>,tempo</w:t>
      </w:r>
      <w:proofErr w:type="spellEnd"/>
      <w:proofErr w:type="gramEnd"/>
      <w:r w:rsidR="00053B60">
        <w:t xml:space="preserve"> de </w:t>
      </w:r>
      <w:proofErr w:type="spellStart"/>
      <w:r w:rsidR="00053B60">
        <w:t>execucação</w:t>
      </w:r>
      <w:proofErr w:type="spellEnd"/>
      <w:r w:rsidR="00053B60">
        <w:t xml:space="preserve">, concorrência, </w:t>
      </w:r>
      <w:proofErr w:type="spellStart"/>
      <w:r w:rsidR="00053B60">
        <w:t>etc</w:t>
      </w:r>
      <w:proofErr w:type="spellEnd"/>
      <w:r w:rsidR="00053B60">
        <w:t xml:space="preserve"> -&gt; Rodrigo</w:t>
      </w:r>
    </w:p>
  </w:comment>
  <w:comment w:id="298" w:author="André Oliveira" w:date="2020-08-28T14:32:00Z" w:initials="AO">
    <w:p w14:paraId="4F698919" w14:textId="77777777" w:rsidR="002D0913" w:rsidRDefault="002D0913">
      <w:pPr>
        <w:rPr>
          <w:rFonts w:ascii="Liberation Serif" w:eastAsia="DejaVu Sans" w:hAnsi="Liberation Serif" w:cs="DejaVu Sans"/>
          <w:lang w:eastAsia="en-US" w:bidi="en-US"/>
        </w:rPr>
      </w:pPr>
      <w:r w:rsidRPr="002D0913">
        <w:rPr>
          <w:rFonts w:ascii="Liberation Serif" w:eastAsia="DejaVu Sans" w:hAnsi="Liberation Serif" w:cs="DejaVu Sans"/>
          <w:lang w:eastAsia="en-US" w:bidi="en-US"/>
        </w:rPr>
        <w:t xml:space="preserve">Em algum lugar especificar que se usa o modulo do </w:t>
      </w:r>
      <w:proofErr w:type="spellStart"/>
      <w:r w:rsidRPr="002D0913">
        <w:rPr>
          <w:rFonts w:ascii="Liberation Serif" w:eastAsia="DejaVu Sans" w:hAnsi="Liberation Serif" w:cs="DejaVu Sans"/>
          <w:lang w:eastAsia="en-US" w:bidi="en-US"/>
        </w:rPr>
        <w:t>express</w:t>
      </w:r>
      <w:proofErr w:type="spellEnd"/>
      <w:r w:rsidRPr="002D0913">
        <w:rPr>
          <w:rFonts w:ascii="Liberation Serif" w:eastAsia="DejaVu Sans" w:hAnsi="Liberation Serif" w:cs="DejaVu Sans"/>
          <w:lang w:eastAsia="en-US" w:bidi="en-US"/>
        </w:rPr>
        <w:t xml:space="preserve"> para processar os pedidos </w:t>
      </w:r>
      <w:proofErr w:type="spellStart"/>
      <w:r w:rsidRPr="002D0913">
        <w:rPr>
          <w:rFonts w:ascii="Liberation Serif" w:eastAsia="DejaVu Sans" w:hAnsi="Liberation Serif" w:cs="DejaVu Sans"/>
          <w:lang w:eastAsia="en-US" w:bidi="en-US"/>
        </w:rPr>
        <w:t>http</w:t>
      </w:r>
      <w:proofErr w:type="spellEnd"/>
      <w:r w:rsidRPr="002D0913">
        <w:rPr>
          <w:rFonts w:ascii="Liberation Serif" w:eastAsia="DejaVu Sans" w:hAnsi="Liberation Serif" w:cs="DejaVu Sans"/>
          <w:lang w:eastAsia="en-US" w:bidi="en-US"/>
        </w:rPr>
        <w:t>?</w:t>
      </w:r>
    </w:p>
    <w:p w14:paraId="1EBD7287" w14:textId="77777777" w:rsidR="00053B60" w:rsidRDefault="00053B60">
      <w:r>
        <w:rPr>
          <w:rFonts w:ascii="Liberation Serif" w:eastAsia="DejaVu Sans" w:hAnsi="Liberation Serif" w:cs="DejaVu Sans"/>
          <w:lang w:eastAsia="en-US" w:bidi="en-US"/>
        </w:rPr>
        <w:t xml:space="preserve">Adicionar </w:t>
      </w:r>
      <w:proofErr w:type="spellStart"/>
      <w:r>
        <w:rPr>
          <w:rFonts w:ascii="Liberation Serif" w:eastAsia="DejaVu Sans" w:hAnsi="Liberation Serif" w:cs="DejaVu Sans"/>
          <w:lang w:eastAsia="en-US" w:bidi="en-US"/>
        </w:rPr>
        <w:t>ref</w:t>
      </w:r>
      <w:proofErr w:type="spellEnd"/>
    </w:p>
  </w:comment>
  <w:comment w:id="311" w:author="Rodrigo LeaL" w:date="2020-09-07T23:07:00Z" w:initials="RL">
    <w:p w14:paraId="64DF74D7" w14:textId="77777777" w:rsidR="002D0913" w:rsidRDefault="002D0913">
      <w:r w:rsidRPr="002D0913">
        <w:rPr>
          <w:rFonts w:ascii="Liberation Serif" w:eastAsia="DejaVu Sans" w:hAnsi="Liberation Serif" w:cs="DejaVu Sans"/>
          <w:lang w:eastAsia="en-US" w:bidi="en-US"/>
        </w:rPr>
        <w:t xml:space="preserve">Demasiadas </w:t>
      </w:r>
      <w:proofErr w:type="gramStart"/>
      <w:r w:rsidRPr="002D0913">
        <w:rPr>
          <w:rFonts w:ascii="Liberation Serif" w:eastAsia="DejaVu Sans" w:hAnsi="Liberation Serif" w:cs="DejaVu Sans"/>
          <w:lang w:eastAsia="en-US" w:bidi="en-US"/>
        </w:rPr>
        <w:t>referencias</w:t>
      </w:r>
      <w:proofErr w:type="gramEnd"/>
      <w:r w:rsidRPr="002D0913">
        <w:rPr>
          <w:rFonts w:ascii="Liberation Serif" w:eastAsia="DejaVu Sans" w:hAnsi="Liberation Serif" w:cs="DejaVu Sans"/>
          <w:lang w:eastAsia="en-US" w:bidi="en-US"/>
        </w:rPr>
        <w:t xml:space="preserve"> a classes que estão no </w:t>
      </w:r>
      <w:proofErr w:type="spellStart"/>
      <w:r w:rsidRPr="002D0913">
        <w:rPr>
          <w:rFonts w:ascii="Liberation Serif" w:eastAsia="DejaVu Sans" w:hAnsi="Liberation Serif" w:cs="DejaVu Sans"/>
          <w:lang w:eastAsia="en-US" w:bidi="en-US"/>
        </w:rPr>
        <w:t>codigo</w:t>
      </w:r>
      <w:proofErr w:type="spellEnd"/>
      <w:r w:rsidRPr="002D0913">
        <w:rPr>
          <w:rFonts w:ascii="Liberation Serif" w:eastAsia="DejaVu Sans" w:hAnsi="Liberation Serif" w:cs="DejaVu Sans"/>
          <w:lang w:eastAsia="en-US" w:bidi="en-US"/>
        </w:rPr>
        <w:t xml:space="preserve">, descrição deveria estar mais </w:t>
      </w:r>
      <w:proofErr w:type="spellStart"/>
      <w:r w:rsidRPr="002D0913">
        <w:rPr>
          <w:rFonts w:ascii="Liberation Serif" w:eastAsia="DejaVu Sans" w:hAnsi="Liberation Serif" w:cs="DejaVu Sans"/>
          <w:lang w:eastAsia="en-US" w:bidi="en-US"/>
        </w:rPr>
        <w:t>generica</w:t>
      </w:r>
      <w:proofErr w:type="spellEnd"/>
      <w:r w:rsidRPr="002D0913">
        <w:rPr>
          <w:rFonts w:ascii="Liberation Serif" w:eastAsia="DejaVu Sans" w:hAnsi="Liberation Serif" w:cs="DejaVu Sans"/>
          <w:lang w:eastAsia="en-US" w:bidi="en-US"/>
        </w:rPr>
        <w:t xml:space="preserve"> e menos virada para o </w:t>
      </w:r>
      <w:proofErr w:type="spellStart"/>
      <w:r w:rsidRPr="002D0913">
        <w:rPr>
          <w:rFonts w:ascii="Liberation Serif" w:eastAsia="DejaVu Sans" w:hAnsi="Liberation Serif" w:cs="DejaVu Sans"/>
          <w:lang w:eastAsia="en-US" w:bidi="en-US"/>
        </w:rPr>
        <w:t>codigo</w:t>
      </w:r>
      <w:proofErr w:type="spellEnd"/>
    </w:p>
  </w:comment>
  <w:comment w:id="312" w:author="joao eduardo santos" w:date="2020-09-09T19:01:00Z" w:initials="jes">
    <w:p w14:paraId="6B92471A" w14:textId="77777777" w:rsidR="00053B60" w:rsidRDefault="00053B60">
      <w:pPr>
        <w:pStyle w:val="Textodecomentrio"/>
      </w:pPr>
      <w:r>
        <w:rPr>
          <w:rStyle w:val="Refdecomentrio"/>
        </w:rPr>
        <w:annotationRef/>
      </w:r>
      <w:r>
        <w:t xml:space="preserve">Alterar </w:t>
      </w:r>
      <w:proofErr w:type="spellStart"/>
      <w:r>
        <w:t>quintela</w:t>
      </w:r>
      <w:proofErr w:type="spellEnd"/>
    </w:p>
  </w:comment>
  <w:comment w:id="376" w:author="Unknown Author" w:date="2020-09-08T12:01:00Z" w:initials="">
    <w:p w14:paraId="65BE98F8" w14:textId="77777777" w:rsidR="002D0913" w:rsidRDefault="002D0913">
      <w:r w:rsidRPr="002D0913">
        <w:rPr>
          <w:rFonts w:ascii="Calibri" w:hAnsi="Calibri"/>
          <w:sz w:val="20"/>
          <w:szCs w:val="22"/>
        </w:rPr>
        <w:t>Fez-se alguma alt</w:t>
      </w:r>
      <w:r w:rsidR="00053B60">
        <w:rPr>
          <w:rFonts w:ascii="Calibri" w:hAnsi="Calibri"/>
          <w:sz w:val="20"/>
          <w:szCs w:val="22"/>
        </w:rPr>
        <w:t>e</w:t>
      </w:r>
      <w:r w:rsidRPr="002D0913">
        <w:rPr>
          <w:rFonts w:ascii="Calibri" w:hAnsi="Calibri"/>
          <w:sz w:val="20"/>
          <w:szCs w:val="22"/>
        </w:rPr>
        <w:t>ração referente aos contratos?</w:t>
      </w:r>
    </w:p>
  </w:comment>
  <w:comment w:id="377" w:author="joao eduardo santos" w:date="2020-09-09T19:02:00Z" w:initials="jes">
    <w:p w14:paraId="5BFF4AEB" w14:textId="77777777" w:rsidR="00053B60" w:rsidRDefault="00053B60">
      <w:pPr>
        <w:pStyle w:val="Textodecomentrio"/>
      </w:pPr>
      <w:r>
        <w:rPr>
          <w:rStyle w:val="Refdecomentrio"/>
        </w:rPr>
        <w:annotationRef/>
      </w:r>
      <w:r>
        <w:t>Quintela valida contratos falados aqui</w:t>
      </w:r>
    </w:p>
  </w:comment>
  <w:comment w:id="381" w:author="Unknown Author" w:date="2020-09-08T12:04:00Z" w:initials="">
    <w:p w14:paraId="6BE9F7A1" w14:textId="77777777" w:rsidR="002D0913" w:rsidRDefault="002D0913">
      <w:r w:rsidRPr="002D0913">
        <w:rPr>
          <w:rFonts w:ascii="Calibri" w:hAnsi="Calibri"/>
          <w:sz w:val="20"/>
          <w:szCs w:val="22"/>
        </w:rPr>
        <w:t xml:space="preserve">Não é </w:t>
      </w:r>
      <w:proofErr w:type="spellStart"/>
      <w:r w:rsidRPr="002D0913">
        <w:rPr>
          <w:rFonts w:ascii="Calibri" w:hAnsi="Calibri"/>
          <w:sz w:val="20"/>
          <w:szCs w:val="22"/>
        </w:rPr>
        <w:t>comentario</w:t>
      </w:r>
      <w:proofErr w:type="spellEnd"/>
      <w:r w:rsidRPr="002D0913">
        <w:rPr>
          <w:rFonts w:ascii="Calibri" w:hAnsi="Calibri"/>
          <w:sz w:val="20"/>
          <w:szCs w:val="22"/>
        </w:rPr>
        <w:t xml:space="preserve"> ao texto. Mas para a defesa temos </w:t>
      </w:r>
      <w:proofErr w:type="gramStart"/>
      <w:r w:rsidRPr="002D0913">
        <w:rPr>
          <w:rFonts w:ascii="Calibri" w:hAnsi="Calibri"/>
          <w:sz w:val="20"/>
          <w:szCs w:val="22"/>
        </w:rPr>
        <w:t>que</w:t>
      </w:r>
      <w:proofErr w:type="gramEnd"/>
      <w:r w:rsidRPr="002D0913">
        <w:rPr>
          <w:rFonts w:ascii="Calibri" w:hAnsi="Calibri"/>
          <w:sz w:val="20"/>
          <w:szCs w:val="22"/>
        </w:rPr>
        <w:t xml:space="preserve"> estudar isto</w:t>
      </w:r>
    </w:p>
  </w:comment>
  <w:comment w:id="390" w:author="Rodrigo LeaL" w:date="2020-09-07T23:08:00Z" w:initials="RL">
    <w:p w14:paraId="09CDC8AA" w14:textId="77777777" w:rsidR="002D0913" w:rsidRDefault="002D0913">
      <w:r w:rsidRPr="002D0913">
        <w:rPr>
          <w:rFonts w:ascii="Liberation Serif" w:eastAsia="DejaVu Sans" w:hAnsi="Liberation Serif" w:cs="DejaVu Sans"/>
          <w:lang w:eastAsia="en-US" w:bidi="en-US"/>
        </w:rPr>
        <w:t xml:space="preserve">A nossa aplicação não e de </w:t>
      </w:r>
      <w:proofErr w:type="spellStart"/>
      <w:r w:rsidRPr="002D0913">
        <w:rPr>
          <w:rFonts w:ascii="Liberation Serif" w:eastAsia="DejaVu Sans" w:hAnsi="Liberation Serif" w:cs="DejaVu Sans"/>
          <w:lang w:eastAsia="en-US" w:bidi="en-US"/>
        </w:rPr>
        <w:t>microserviços</w:t>
      </w:r>
      <w:proofErr w:type="spellEnd"/>
      <w:r w:rsidRPr="002D0913">
        <w:rPr>
          <w:rFonts w:ascii="Liberation Serif" w:eastAsia="DejaVu Sans" w:hAnsi="Liberation Serif" w:cs="DejaVu Sans"/>
          <w:lang w:eastAsia="en-US" w:bidi="en-US"/>
        </w:rPr>
        <w:t xml:space="preserve">, nem </w:t>
      </w:r>
      <w:proofErr w:type="spellStart"/>
      <w:r w:rsidRPr="002D0913">
        <w:rPr>
          <w:rFonts w:ascii="Liberation Serif" w:eastAsia="DejaVu Sans" w:hAnsi="Liberation Serif" w:cs="DejaVu Sans"/>
          <w:lang w:eastAsia="en-US" w:bidi="en-US"/>
        </w:rPr>
        <w:t>stateless</w:t>
      </w:r>
      <w:proofErr w:type="spellEnd"/>
      <w:r w:rsidRPr="002D0913">
        <w:rPr>
          <w:rFonts w:ascii="Liberation Serif" w:eastAsia="DejaVu Sans" w:hAnsi="Liberation Serif" w:cs="DejaVu Sans"/>
          <w:lang w:eastAsia="en-US" w:bidi="en-US"/>
        </w:rPr>
        <w:t>, tem muito estado</w:t>
      </w:r>
    </w:p>
  </w:comment>
  <w:comment w:id="407" w:author="Unknown Author" w:date="2020-09-08T12:03:00Z" w:initials="">
    <w:p w14:paraId="3697C7E6" w14:textId="77777777" w:rsidR="002D0913" w:rsidRDefault="002D0913">
      <w:proofErr w:type="spellStart"/>
      <w:r w:rsidRPr="002D0913">
        <w:rPr>
          <w:rFonts w:ascii="Calibri" w:hAnsi="Calibri"/>
          <w:sz w:val="20"/>
          <w:szCs w:val="22"/>
        </w:rPr>
        <w:t>Values</w:t>
      </w:r>
      <w:proofErr w:type="spellEnd"/>
      <w:r w:rsidRPr="002D0913">
        <w:rPr>
          <w:rFonts w:ascii="Calibri" w:hAnsi="Calibri"/>
          <w:sz w:val="20"/>
          <w:szCs w:val="22"/>
        </w:rPr>
        <w:t xml:space="preserve">? Temos </w:t>
      </w:r>
      <w:proofErr w:type="gramStart"/>
      <w:r w:rsidRPr="002D0913">
        <w:rPr>
          <w:rFonts w:ascii="Calibri" w:hAnsi="Calibri"/>
          <w:sz w:val="20"/>
          <w:szCs w:val="22"/>
        </w:rPr>
        <w:t>que</w:t>
      </w:r>
      <w:proofErr w:type="gramEnd"/>
      <w:r w:rsidRPr="002D0913">
        <w:rPr>
          <w:rFonts w:ascii="Calibri" w:hAnsi="Calibri"/>
          <w:sz w:val="20"/>
          <w:szCs w:val="22"/>
        </w:rPr>
        <w:t xml:space="preserve"> rever este </w:t>
      </w:r>
      <w:proofErr w:type="spellStart"/>
      <w:r w:rsidRPr="002D0913">
        <w:rPr>
          <w:rFonts w:ascii="Calibri" w:hAnsi="Calibri"/>
          <w:sz w:val="20"/>
          <w:szCs w:val="22"/>
        </w:rPr>
        <w:t>paragrado</w:t>
      </w:r>
      <w:proofErr w:type="spellEnd"/>
      <w:r w:rsidRPr="002D0913">
        <w:rPr>
          <w:rFonts w:ascii="Calibri" w:hAnsi="Calibri"/>
          <w:sz w:val="20"/>
          <w:szCs w:val="22"/>
        </w:rPr>
        <w:t xml:space="preserve"> e ver o que de facto queremos dizer aqui. Eu estou meio confuso</w:t>
      </w:r>
    </w:p>
  </w:comment>
  <w:comment w:id="524" w:author="Unknown Author" w:date="2020-09-08T12:06:00Z" w:initials="">
    <w:p w14:paraId="77DC877C" w14:textId="77777777" w:rsidR="002D0913" w:rsidRDefault="002D0913">
      <w:r w:rsidRPr="002D0913">
        <w:rPr>
          <w:rFonts w:ascii="Calibri" w:hAnsi="Calibri"/>
          <w:sz w:val="20"/>
          <w:szCs w:val="22"/>
        </w:rPr>
        <w:t xml:space="preserve">Mudar para </w:t>
      </w:r>
      <w:proofErr w:type="spellStart"/>
      <w:r w:rsidRPr="002D0913">
        <w:rPr>
          <w:rFonts w:ascii="Calibri" w:hAnsi="Calibri"/>
          <w:sz w:val="20"/>
          <w:szCs w:val="22"/>
        </w:rPr>
        <w:t>Application</w:t>
      </w:r>
      <w:proofErr w:type="spellEnd"/>
      <w:r w:rsidRPr="002D0913">
        <w:rPr>
          <w:rFonts w:ascii="Calibri" w:hAnsi="Calibri"/>
          <w:sz w:val="20"/>
          <w:szCs w:val="22"/>
        </w:rPr>
        <w:t xml:space="preserve"> </w:t>
      </w:r>
      <w:proofErr w:type="spellStart"/>
      <w:r w:rsidRPr="002D0913">
        <w:rPr>
          <w:rFonts w:ascii="Calibri" w:hAnsi="Calibri"/>
          <w:sz w:val="20"/>
          <w:szCs w:val="22"/>
        </w:rPr>
        <w:t>deployment</w:t>
      </w:r>
      <w:proofErr w:type="spellEnd"/>
      <w:r w:rsidRPr="002D0913">
        <w:rPr>
          <w:rFonts w:ascii="Calibri" w:hAnsi="Calibri"/>
          <w:sz w:val="20"/>
          <w:szCs w:val="22"/>
        </w:rPr>
        <w:t xml:space="preserve"> </w:t>
      </w:r>
      <w:proofErr w:type="spellStart"/>
      <w:r w:rsidRPr="002D0913">
        <w:rPr>
          <w:rFonts w:ascii="Calibri" w:hAnsi="Calibri"/>
          <w:sz w:val="20"/>
          <w:szCs w:val="22"/>
        </w:rPr>
        <w:t>cycle</w:t>
      </w:r>
      <w:proofErr w:type="spellEnd"/>
      <w:r w:rsidRPr="002D0913">
        <w:rPr>
          <w:rFonts w:ascii="Calibri" w:hAnsi="Calibri"/>
          <w:sz w:val="20"/>
          <w:szCs w:val="22"/>
        </w:rPr>
        <w:t xml:space="preserve"> </w:t>
      </w:r>
      <w:proofErr w:type="spellStart"/>
      <w:r w:rsidRPr="002D0913">
        <w:rPr>
          <w:rFonts w:ascii="Calibri" w:hAnsi="Calibri"/>
          <w:sz w:val="20"/>
          <w:szCs w:val="22"/>
        </w:rPr>
        <w:t>or</w:t>
      </w:r>
      <w:proofErr w:type="spellEnd"/>
      <w:r w:rsidRPr="002D0913">
        <w:rPr>
          <w:rFonts w:ascii="Calibri" w:hAnsi="Calibri"/>
          <w:sz w:val="20"/>
          <w:szCs w:val="22"/>
        </w:rPr>
        <w:t xml:space="preserve"> algo do </w:t>
      </w:r>
      <w:proofErr w:type="spellStart"/>
      <w:r w:rsidRPr="002D0913">
        <w:rPr>
          <w:rFonts w:ascii="Calibri" w:hAnsi="Calibri"/>
          <w:sz w:val="20"/>
          <w:szCs w:val="22"/>
        </w:rPr>
        <w:t>genero</w:t>
      </w:r>
      <w:proofErr w:type="spellEnd"/>
      <w:r w:rsidRPr="002D0913">
        <w:rPr>
          <w:rFonts w:ascii="Calibri" w:hAnsi="Calibri"/>
          <w:sz w:val="20"/>
          <w:szCs w:val="22"/>
        </w:rPr>
        <w:t>?</w:t>
      </w:r>
    </w:p>
  </w:comment>
  <w:comment w:id="592" w:author="Unknown Author" w:date="2020-09-08T12:07:00Z" w:initials="">
    <w:p w14:paraId="6246A472" w14:textId="77777777" w:rsidR="002D0913" w:rsidRDefault="002D0913">
      <w:r w:rsidRPr="002D0913">
        <w:rPr>
          <w:rFonts w:ascii="Calibri" w:hAnsi="Calibri"/>
          <w:sz w:val="20"/>
          <w:szCs w:val="22"/>
        </w:rPr>
        <w:t xml:space="preserve">Removia o “for </w:t>
      </w:r>
      <w:proofErr w:type="spellStart"/>
      <w:r w:rsidRPr="002D0913">
        <w:rPr>
          <w:rFonts w:ascii="Calibri" w:hAnsi="Calibri"/>
          <w:sz w:val="20"/>
          <w:szCs w:val="22"/>
        </w:rPr>
        <w:t>the</w:t>
      </w:r>
      <w:proofErr w:type="spellEnd"/>
      <w:r w:rsidRPr="002D0913">
        <w:rPr>
          <w:rFonts w:ascii="Calibri" w:hAnsi="Calibri"/>
          <w:sz w:val="20"/>
          <w:szCs w:val="22"/>
        </w:rPr>
        <w:t xml:space="preserve"> </w:t>
      </w:r>
      <w:proofErr w:type="spellStart"/>
      <w:proofErr w:type="gramStart"/>
      <w:r w:rsidRPr="002D0913">
        <w:rPr>
          <w:rFonts w:ascii="Calibri" w:hAnsi="Calibri"/>
          <w:sz w:val="20"/>
          <w:szCs w:val="22"/>
        </w:rPr>
        <w:t>Application</w:t>
      </w:r>
      <w:proofErr w:type="spellEnd"/>
      <w:r w:rsidRPr="002D0913">
        <w:rPr>
          <w:rFonts w:ascii="Calibri" w:hAnsi="Calibri"/>
          <w:sz w:val="20"/>
          <w:szCs w:val="22"/>
        </w:rPr>
        <w:t>”</w:t>
      </w:r>
      <w:proofErr w:type="gramEnd"/>
      <w:r w:rsidRPr="002D0913">
        <w:rPr>
          <w:rFonts w:ascii="Calibri" w:hAnsi="Calibri"/>
          <w:sz w:val="20"/>
          <w:szCs w:val="22"/>
        </w:rPr>
        <w:t xml:space="preserve"> mas é paneleirice minha</w:t>
      </w:r>
    </w:p>
  </w:comment>
  <w:comment w:id="638" w:author="Rodrigo LeaL" w:date="2020-09-07T23:13:00Z" w:initials="RL">
    <w:p w14:paraId="4B1F81C1" w14:textId="77777777" w:rsidR="002D0913" w:rsidRDefault="002D0913">
      <w:r w:rsidRPr="002D0913">
        <w:rPr>
          <w:rFonts w:ascii="Liberation Serif" w:eastAsia="DejaVu Sans" w:hAnsi="Liberation Serif" w:cs="DejaVu Sans"/>
          <w:lang w:eastAsia="en-US" w:bidi="en-US"/>
        </w:rPr>
        <w:t xml:space="preserve">Talvez alha apena falar de </w:t>
      </w:r>
      <w:proofErr w:type="spellStart"/>
      <w:r w:rsidRPr="002D0913">
        <w:rPr>
          <w:rFonts w:ascii="Liberation Serif" w:eastAsia="DejaVu Sans" w:hAnsi="Liberation Serif" w:cs="DejaVu Sans"/>
          <w:lang w:eastAsia="en-US" w:bidi="en-US"/>
        </w:rPr>
        <w:t>storage</w:t>
      </w:r>
      <w:proofErr w:type="spellEnd"/>
      <w:r w:rsidRPr="002D0913">
        <w:rPr>
          <w:rFonts w:ascii="Liberation Serif" w:eastAsia="DejaVu Sans" w:hAnsi="Liberation Serif" w:cs="DejaVu Sans"/>
          <w:lang w:eastAsia="en-US" w:bidi="en-US"/>
        </w:rPr>
        <w:t xml:space="preserve"> na medida em que os nossos </w:t>
      </w:r>
      <w:proofErr w:type="spellStart"/>
      <w:r w:rsidRPr="002D0913">
        <w:rPr>
          <w:rFonts w:ascii="Liberation Serif" w:eastAsia="DejaVu Sans" w:hAnsi="Liberation Serif" w:cs="DejaVu Sans"/>
          <w:lang w:eastAsia="en-US" w:bidi="en-US"/>
        </w:rPr>
        <w:t>execution</w:t>
      </w:r>
      <w:proofErr w:type="spellEnd"/>
      <w:r w:rsidRPr="002D0913">
        <w:rPr>
          <w:rFonts w:ascii="Liberation Serif" w:eastAsia="DejaVu Sans" w:hAnsi="Liberation Serif" w:cs="DejaVu Sans"/>
          <w:lang w:eastAsia="en-US" w:bidi="en-US"/>
        </w:rPr>
        <w:t xml:space="preserve"> </w:t>
      </w:r>
      <w:proofErr w:type="spellStart"/>
      <w:r w:rsidRPr="002D0913">
        <w:rPr>
          <w:rFonts w:ascii="Liberation Serif" w:eastAsia="DejaVu Sans" w:hAnsi="Liberation Serif" w:cs="DejaVu Sans"/>
          <w:lang w:eastAsia="en-US" w:bidi="en-US"/>
        </w:rPr>
        <w:t>environments</w:t>
      </w:r>
      <w:proofErr w:type="spellEnd"/>
      <w:r w:rsidRPr="002D0913">
        <w:rPr>
          <w:rFonts w:ascii="Liberation Serif" w:eastAsia="DejaVu Sans" w:hAnsi="Liberation Serif" w:cs="DejaVu Sans"/>
          <w:lang w:eastAsia="en-US" w:bidi="en-US"/>
        </w:rPr>
        <w:t xml:space="preserve"> precisam de </w:t>
      </w:r>
      <w:proofErr w:type="spellStart"/>
      <w:r w:rsidRPr="002D0913">
        <w:rPr>
          <w:rFonts w:ascii="Liberation Serif" w:eastAsia="DejaVu Sans" w:hAnsi="Liberation Serif" w:cs="DejaVu Sans"/>
          <w:lang w:eastAsia="en-US" w:bidi="en-US"/>
        </w:rPr>
        <w:t>storage</w:t>
      </w:r>
      <w:proofErr w:type="spellEnd"/>
      <w:r w:rsidRPr="002D0913">
        <w:rPr>
          <w:rFonts w:ascii="Liberation Serif" w:eastAsia="DejaVu Sans" w:hAnsi="Liberation Serif" w:cs="DejaVu Sans"/>
          <w:lang w:eastAsia="en-US" w:bidi="en-US"/>
        </w:rPr>
        <w:t xml:space="preserve"> </w:t>
      </w:r>
      <w:proofErr w:type="spellStart"/>
      <w:r w:rsidRPr="002D0913">
        <w:rPr>
          <w:rFonts w:ascii="Liberation Serif" w:eastAsia="DejaVu Sans" w:hAnsi="Liberation Serif" w:cs="DejaVu Sans"/>
          <w:lang w:eastAsia="en-US" w:bidi="en-US"/>
        </w:rPr>
        <w:t>temporario</w:t>
      </w:r>
      <w:proofErr w:type="spellEnd"/>
      <w:r w:rsidRPr="002D0913">
        <w:rPr>
          <w:rFonts w:ascii="Liberation Serif" w:eastAsia="DejaVu Sans" w:hAnsi="Liberation Serif" w:cs="DejaVu Sans"/>
          <w:lang w:eastAsia="en-US" w:bidi="en-US"/>
        </w:rPr>
        <w:t xml:space="preserve"> para os </w:t>
      </w:r>
      <w:proofErr w:type="spellStart"/>
      <w:r w:rsidRPr="002D0913">
        <w:rPr>
          <w:rFonts w:ascii="Liberation Serif" w:eastAsia="DejaVu Sans" w:hAnsi="Liberation Serif" w:cs="DejaVu Sans"/>
          <w:lang w:eastAsia="en-US" w:bidi="en-US"/>
        </w:rPr>
        <w:t>ifcheiros</w:t>
      </w:r>
      <w:proofErr w:type="spellEnd"/>
      <w:r w:rsidRPr="002D0913">
        <w:rPr>
          <w:rFonts w:ascii="Liberation Serif" w:eastAsia="DejaVu Sans" w:hAnsi="Liberation Serif" w:cs="DejaVu Sans"/>
          <w:lang w:eastAsia="en-US" w:bidi="en-US"/>
        </w:rPr>
        <w:t xml:space="preserve"> a executar</w:t>
      </w:r>
    </w:p>
  </w:comment>
  <w:comment w:id="691" w:author="Rodrigo LeaL" w:date="2020-09-07T23:14:00Z" w:initials="RL">
    <w:p w14:paraId="12C1A8E0" w14:textId="77777777" w:rsidR="002D0913" w:rsidRDefault="002D0913">
      <w:r w:rsidRPr="002D0913">
        <w:rPr>
          <w:rFonts w:ascii="Liberation Serif" w:eastAsia="DejaVu Sans" w:hAnsi="Liberation Serif" w:cs="DejaVu Sans"/>
          <w:lang w:eastAsia="en-US" w:bidi="en-US"/>
        </w:rPr>
        <w:t>Esta talvez não seja tao relevante no nosso caso???</w:t>
      </w:r>
    </w:p>
  </w:comment>
  <w:comment w:id="696" w:author="Unknown Author" w:date="2020-09-08T12:09:00Z" w:initials="">
    <w:p w14:paraId="2A785219" w14:textId="77777777" w:rsidR="002D0913" w:rsidRPr="002D0913" w:rsidRDefault="002D0913">
      <w:pPr>
        <w:rPr>
          <w:lang w:val="en-GB"/>
        </w:rPr>
      </w:pPr>
      <w:r>
        <w:rPr>
          <w:rFonts w:ascii="Calibri" w:hAnsi="Calibri"/>
          <w:i/>
          <w:sz w:val="16"/>
          <w:szCs w:val="22"/>
          <w:lang w:val="en-US"/>
        </w:rPr>
        <w:t xml:space="preserve">Reply to Rodrigo </w:t>
      </w:r>
      <w:proofErr w:type="spellStart"/>
      <w:r>
        <w:rPr>
          <w:rFonts w:ascii="Calibri" w:hAnsi="Calibri"/>
          <w:i/>
          <w:sz w:val="16"/>
          <w:szCs w:val="22"/>
          <w:lang w:val="en-US"/>
        </w:rPr>
        <w:t>LeaL</w:t>
      </w:r>
      <w:proofErr w:type="spellEnd"/>
      <w:r>
        <w:rPr>
          <w:rFonts w:ascii="Calibri" w:hAnsi="Calibri"/>
          <w:i/>
          <w:sz w:val="16"/>
          <w:szCs w:val="22"/>
          <w:lang w:val="en-US"/>
        </w:rPr>
        <w:t xml:space="preserve"> (07-09-2020, 23:14): "..."</w:t>
      </w:r>
    </w:p>
    <w:p w14:paraId="64F24FD0" w14:textId="77777777" w:rsidR="002D0913" w:rsidRDefault="002D0913">
      <w:r>
        <w:rPr>
          <w:rFonts w:ascii="Liberation Serif" w:eastAsia="DejaVu Sans" w:hAnsi="Liberation Serif" w:cs="DejaVu Sans"/>
          <w:sz w:val="20"/>
          <w:lang w:val="en-US"/>
        </w:rPr>
        <w:t xml:space="preserve">Agree. </w:t>
      </w:r>
      <w:r w:rsidRPr="002D0913">
        <w:rPr>
          <w:rFonts w:ascii="Liberation Serif" w:eastAsia="DejaVu Sans" w:hAnsi="Liberation Serif" w:cs="DejaVu Sans"/>
          <w:sz w:val="20"/>
        </w:rPr>
        <w:t xml:space="preserve">Parece-me que a parte mais importante é o do </w:t>
      </w:r>
      <w:proofErr w:type="spellStart"/>
      <w:r w:rsidRPr="002D0913">
        <w:rPr>
          <w:rFonts w:ascii="Liberation Serif" w:eastAsia="DejaVu Sans" w:hAnsi="Liberation Serif" w:cs="DejaVu Sans"/>
          <w:sz w:val="20"/>
        </w:rPr>
        <w:t>load</w:t>
      </w:r>
      <w:proofErr w:type="spellEnd"/>
      <w:r w:rsidRPr="002D0913">
        <w:rPr>
          <w:rFonts w:ascii="Liberation Serif" w:eastAsia="DejaVu Sans" w:hAnsi="Liberation Serif" w:cs="DejaVu Sans"/>
          <w:sz w:val="20"/>
        </w:rPr>
        <w:t xml:space="preserve"> </w:t>
      </w:r>
      <w:proofErr w:type="spellStart"/>
      <w:r w:rsidRPr="002D0913">
        <w:rPr>
          <w:rFonts w:ascii="Liberation Serif" w:eastAsia="DejaVu Sans" w:hAnsi="Liberation Serif" w:cs="DejaVu Sans"/>
          <w:sz w:val="20"/>
        </w:rPr>
        <w:t>balancing</w:t>
      </w:r>
      <w:proofErr w:type="spellEnd"/>
      <w:r w:rsidRPr="002D0913">
        <w:rPr>
          <w:rFonts w:ascii="Liberation Serif" w:eastAsia="DejaVu Sans" w:hAnsi="Liberation Serif" w:cs="DejaVu Sans"/>
          <w:sz w:val="20"/>
        </w:rPr>
        <w:t xml:space="preserve"> que já é discutido acima</w:t>
      </w:r>
    </w:p>
  </w:comment>
  <w:comment w:id="751" w:author="Unknown Author" w:date="2020-09-08T12:09:00Z" w:initials="">
    <w:p w14:paraId="3EECCA62" w14:textId="77777777" w:rsidR="002D0913" w:rsidRDefault="002D0913">
      <w:r>
        <w:rPr>
          <w:rFonts w:ascii="Calibri" w:hAnsi="Calibri"/>
          <w:sz w:val="20"/>
          <w:szCs w:val="22"/>
        </w:rPr>
        <w:t xml:space="preserve">Podemos por isto num anexo? Acho que tornaria o documento mais </w:t>
      </w:r>
      <w:proofErr w:type="spellStart"/>
      <w:r>
        <w:rPr>
          <w:rFonts w:ascii="Calibri" w:hAnsi="Calibri"/>
          <w:sz w:val="20"/>
          <w:szCs w:val="22"/>
        </w:rPr>
        <w:t>facil</w:t>
      </w:r>
      <w:proofErr w:type="spellEnd"/>
      <w:r>
        <w:rPr>
          <w:rFonts w:ascii="Calibri" w:hAnsi="Calibri"/>
          <w:sz w:val="20"/>
          <w:szCs w:val="22"/>
        </w:rPr>
        <w:t xml:space="preserve"> de ler e podemos por a tabela menos “cheia”</w:t>
      </w:r>
    </w:p>
  </w:comment>
  <w:comment w:id="808" w:author="Unknown Author" w:date="2020-09-08T12:10:00Z" w:initials="">
    <w:p w14:paraId="1D1CFA0E" w14:textId="77777777" w:rsidR="002D0913" w:rsidRDefault="002D0913">
      <w:r w:rsidRPr="002D0913">
        <w:rPr>
          <w:rFonts w:ascii="Calibri" w:hAnsi="Calibri"/>
          <w:sz w:val="20"/>
          <w:szCs w:val="22"/>
        </w:rPr>
        <w:t xml:space="preserve">Até ver </w:t>
      </w:r>
      <w:proofErr w:type="spellStart"/>
      <w:r w:rsidRPr="002D0913">
        <w:rPr>
          <w:rFonts w:ascii="Calibri" w:hAnsi="Calibri"/>
          <w:sz w:val="20"/>
          <w:szCs w:val="22"/>
        </w:rPr>
        <w:t>right</w:t>
      </w:r>
      <w:proofErr w:type="spellEnd"/>
      <w:r w:rsidRPr="002D0913">
        <w:rPr>
          <w:rFonts w:ascii="Calibri" w:hAnsi="Calibri"/>
          <w:sz w:val="20"/>
          <w:szCs w:val="22"/>
        </w:rPr>
        <w:t>? Não sabemos se conseguimos fazer isto ou não?</w:t>
      </w:r>
    </w:p>
  </w:comment>
  <w:comment w:id="819" w:author="Unknown Author" w:date="2020-09-08T12:11:00Z" w:initials="">
    <w:p w14:paraId="7BB1A680" w14:textId="77777777" w:rsidR="002D0913" w:rsidRDefault="002D0913">
      <w:proofErr w:type="spellStart"/>
      <w:r w:rsidRPr="002D0913">
        <w:rPr>
          <w:rFonts w:ascii="Calibri" w:hAnsi="Calibri"/>
          <w:sz w:val="20"/>
          <w:szCs w:val="22"/>
        </w:rPr>
        <w:t>Nao</w:t>
      </w:r>
      <w:proofErr w:type="spellEnd"/>
      <w:r w:rsidRPr="002D0913">
        <w:rPr>
          <w:rFonts w:ascii="Calibri" w:hAnsi="Calibri"/>
          <w:sz w:val="20"/>
          <w:szCs w:val="22"/>
        </w:rPr>
        <w:t xml:space="preserve"> é necessariamente para </w:t>
      </w:r>
      <w:proofErr w:type="spellStart"/>
      <w:r w:rsidRPr="002D0913">
        <w:rPr>
          <w:rFonts w:ascii="Calibri" w:hAnsi="Calibri"/>
          <w:sz w:val="20"/>
          <w:szCs w:val="22"/>
        </w:rPr>
        <w:t>microserviços</w:t>
      </w:r>
      <w:proofErr w:type="spellEnd"/>
      <w:r w:rsidRPr="002D0913">
        <w:rPr>
          <w:rFonts w:ascii="Calibri" w:hAnsi="Calibri"/>
          <w:sz w:val="20"/>
          <w:szCs w:val="22"/>
        </w:rPr>
        <w:t xml:space="preserve"> é para aplicações em containers</w:t>
      </w:r>
    </w:p>
  </w:comment>
  <w:comment w:id="831" w:author="joao eduardo santos" w:date="2020-09-09T19:37:00Z" w:initials="jes">
    <w:p w14:paraId="7BB8D961" w14:textId="5FB6665E" w:rsidR="00CD58A2" w:rsidRDefault="00CD58A2">
      <w:pPr>
        <w:pStyle w:val="Textodecomentrio"/>
      </w:pPr>
      <w:r>
        <w:rPr>
          <w:rStyle w:val="Refdecomentrio"/>
        </w:rPr>
        <w:annotationRef/>
      </w:r>
      <w:r>
        <w:t xml:space="preserve">Adicionar à conclusão </w:t>
      </w:r>
      <w:proofErr w:type="spellStart"/>
      <w:proofErr w:type="gramStart"/>
      <w:r>
        <w:t>sub</w:t>
      </w:r>
      <w:proofErr w:type="spellEnd"/>
      <w:r>
        <w:t xml:space="preserve"> capítulos</w:t>
      </w:r>
      <w:proofErr w:type="gramEnd"/>
      <w:r>
        <w:t xml:space="preserve"> de melhorias e trabalho futuro</w:t>
      </w:r>
      <w:r w:rsidR="00D576C3">
        <w:t xml:space="preserve"> -&gt; </w:t>
      </w:r>
      <w:proofErr w:type="spellStart"/>
      <w:r w:rsidR="00D576C3">
        <w:t>quintela</w:t>
      </w:r>
      <w:proofErr w:type="spellEnd"/>
      <w:r w:rsidR="00D576C3">
        <w:t xml:space="preserve"> obrigado</w:t>
      </w:r>
    </w:p>
  </w:comment>
  <w:comment w:id="830" w:author="joao eduardo santos" w:date="2020-09-09T19:25:00Z" w:initials="jes">
    <w:p w14:paraId="694D7E46" w14:textId="77777777" w:rsidR="006507D7" w:rsidRDefault="006507D7">
      <w:pPr>
        <w:pStyle w:val="Textodecomentrio"/>
      </w:pPr>
      <w:r>
        <w:rPr>
          <w:rStyle w:val="Refdecomentrio"/>
        </w:rPr>
        <w:annotationRef/>
      </w:r>
      <w:r>
        <w:t xml:space="preserve">Substituir por </w:t>
      </w:r>
      <w:proofErr w:type="gramStart"/>
      <w:r>
        <w:t>conclusão….</w:t>
      </w:r>
      <w:proofErr w:type="gramEnd"/>
      <w:r>
        <w:t xml:space="preserve">obrigado </w:t>
      </w:r>
      <w:proofErr w:type="spellStart"/>
      <w:r>
        <w:t>quintela</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3274FBF" w15:done="0"/>
  <w15:commentEx w15:paraId="6956FFB4" w15:done="0"/>
  <w15:commentEx w15:paraId="499C78A1" w15:paraIdParent="6956FFB4" w15:done="0"/>
  <w15:commentEx w15:paraId="12CC82F8" w15:done="0"/>
  <w15:commentEx w15:paraId="4AC92CB3" w15:done="0"/>
  <w15:commentEx w15:paraId="22C4A93E" w15:done="0"/>
  <w15:commentEx w15:paraId="6D9D7DAC" w15:done="0"/>
  <w15:commentEx w15:paraId="4DEB1AA2" w15:done="0"/>
  <w15:commentEx w15:paraId="1EBD7287" w15:done="0"/>
  <w15:commentEx w15:paraId="64DF74D7" w15:done="0"/>
  <w15:commentEx w15:paraId="6B92471A" w15:paraIdParent="64DF74D7" w15:done="0"/>
  <w15:commentEx w15:paraId="65BE98F8" w15:done="0"/>
  <w15:commentEx w15:paraId="5BFF4AEB" w15:paraIdParent="65BE98F8" w15:done="0"/>
  <w15:commentEx w15:paraId="6BE9F7A1" w15:done="0"/>
  <w15:commentEx w15:paraId="09CDC8AA" w15:done="0"/>
  <w15:commentEx w15:paraId="3697C7E6" w15:done="0"/>
  <w15:commentEx w15:paraId="77DC877C" w15:done="0"/>
  <w15:commentEx w15:paraId="6246A472" w15:done="0"/>
  <w15:commentEx w15:paraId="4B1F81C1" w15:done="0"/>
  <w15:commentEx w15:paraId="12C1A8E0" w15:done="0"/>
  <w15:commentEx w15:paraId="64F24FD0" w15:done="0"/>
  <w15:commentEx w15:paraId="3EECCA62" w15:done="0"/>
  <w15:commentEx w15:paraId="1D1CFA0E" w15:done="0"/>
  <w15:commentEx w15:paraId="7BB1A680" w15:done="0"/>
  <w15:commentEx w15:paraId="7BB8D961" w15:done="0"/>
  <w15:commentEx w15:paraId="694D7E4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274FBF" w16cid:durableId="2303ABA3"/>
  <w16cid:commentId w16cid:paraId="6956FFB4" w16cid:durableId="23039F14"/>
  <w16cid:commentId w16cid:paraId="499C78A1" w16cid:durableId="2303A08E"/>
  <w16cid:commentId w16cid:paraId="12CC82F8" w16cid:durableId="2303A0C5"/>
  <w16cid:commentId w16cid:paraId="4AC92CB3" w16cid:durableId="23039F15"/>
  <w16cid:commentId w16cid:paraId="22C4A93E" w16cid:durableId="2303A24E"/>
  <w16cid:commentId w16cid:paraId="6D9D7DAC" w16cid:durableId="2303A2FD"/>
  <w16cid:commentId w16cid:paraId="4DEB1AA2" w16cid:durableId="2303A3D7"/>
  <w16cid:commentId w16cid:paraId="1EBD7287" w16cid:durableId="23039F16"/>
  <w16cid:commentId w16cid:paraId="64DF74D7" w16cid:durableId="23039F17"/>
  <w16cid:commentId w16cid:paraId="6B92471A" w16cid:durableId="2303A4F8"/>
  <w16cid:commentId w16cid:paraId="65BE98F8" w16cid:durableId="23039F18"/>
  <w16cid:commentId w16cid:paraId="5BFF4AEB" w16cid:durableId="2303A542"/>
  <w16cid:commentId w16cid:paraId="6BE9F7A1" w16cid:durableId="23039F19"/>
  <w16cid:commentId w16cid:paraId="09CDC8AA" w16cid:durableId="23039F1A"/>
  <w16cid:commentId w16cid:paraId="3697C7E6" w16cid:durableId="23039F1B"/>
  <w16cid:commentId w16cid:paraId="77DC877C" w16cid:durableId="23039F1C"/>
  <w16cid:commentId w16cid:paraId="6246A472" w16cid:durableId="23039F1D"/>
  <w16cid:commentId w16cid:paraId="4B1F81C1" w16cid:durableId="23039F1E"/>
  <w16cid:commentId w16cid:paraId="12C1A8E0" w16cid:durableId="23039F1F"/>
  <w16cid:commentId w16cid:paraId="64F24FD0" w16cid:durableId="23039F20"/>
  <w16cid:commentId w16cid:paraId="3EECCA62" w16cid:durableId="23039F21"/>
  <w16cid:commentId w16cid:paraId="1D1CFA0E" w16cid:durableId="23039F22"/>
  <w16cid:commentId w16cid:paraId="7BB1A680" w16cid:durableId="23039F23"/>
  <w16cid:commentId w16cid:paraId="7BB8D961" w16cid:durableId="2303AD8C"/>
  <w16cid:commentId w16cid:paraId="694D7E46" w16cid:durableId="2303AA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02B046" w14:textId="77777777" w:rsidR="00775CE8" w:rsidRDefault="00775CE8">
      <w:pPr>
        <w:spacing w:after="0" w:line="240" w:lineRule="auto"/>
      </w:pPr>
      <w:r>
        <w:separator/>
      </w:r>
    </w:p>
  </w:endnote>
  <w:endnote w:type="continuationSeparator" w:id="0">
    <w:p w14:paraId="55C281B5" w14:textId="77777777" w:rsidR="00775CE8" w:rsidRDefault="00775C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3931154"/>
      <w:docPartObj>
        <w:docPartGallery w:val="Page Numbers (Bottom of Page)"/>
        <w:docPartUnique/>
      </w:docPartObj>
    </w:sdtPr>
    <w:sdtEndPr/>
    <w:sdtContent>
      <w:p w14:paraId="08E099CC" w14:textId="77777777" w:rsidR="002D0913" w:rsidRDefault="002D0913">
        <w:pPr>
          <w:pStyle w:val="Rodap"/>
          <w:jc w:val="right"/>
        </w:pPr>
        <w:r>
          <w:tab/>
        </w:r>
        <w:r>
          <w:tab/>
        </w:r>
        <w:r>
          <w:fldChar w:fldCharType="begin"/>
        </w:r>
        <w:r>
          <w:instrText>PAGE</w:instrText>
        </w:r>
        <w:r>
          <w:fldChar w:fldCharType="separate"/>
        </w:r>
        <w:r>
          <w:t>ii</w:t>
        </w:r>
        <w: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F7894A" w14:textId="567F6CF4" w:rsidR="002D0913" w:rsidRDefault="00775CE8">
    <w:pPr>
      <w:pStyle w:val="Rodap"/>
      <w:ind w:right="360"/>
      <w:rPr>
        <w:sz w:val="16"/>
        <w:szCs w:val="16"/>
      </w:rPr>
    </w:pPr>
    <w:r>
      <w:rPr>
        <w:noProof/>
      </w:rPr>
      <w:pict w14:anchorId="26BDB2C1">
        <v:shapetype id="_x0000_t202" coordsize="21600,21600" o:spt="202" path="m,l,21600r21600,l21600,xe">
          <v:stroke joinstyle="miter"/>
          <v:path gradientshapeok="t" o:connecttype="rect"/>
        </v:shapetype>
        <v:shape id="_x0000_s2052" type="#_x0000_t202" style="position:absolute;left:0;text-align:left;margin-left:-150.15pt;margin-top:.05pt;width:1.15pt;height:1.15pt;z-index:251658240;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" stroked="f">
          <v:fill opacity="0"/>
          <v:textbox style="mso-fit-shape-to-text:t" inset="0,0,0,0">
            <w:txbxContent>
              <w:p w14:paraId="08EDE35E" w14:textId="77777777" w:rsidR="002D0913" w:rsidRDefault="002D0913">
                <w:pPr>
                  <w:pStyle w:val="Rodap"/>
                  <w:rPr>
                    <w:sz w:val="16"/>
                    <w:szCs w:val="16"/>
                  </w:rPr>
                </w:pPr>
                <w:r>
                  <w:rPr>
                    <w:rStyle w:val="Nmerodepgina"/>
                    <w:sz w:val="16"/>
                    <w:szCs w:val="16"/>
                  </w:rPr>
                  <w:fldChar w:fldCharType="begin"/>
                </w:r>
                <w:r>
                  <w:rPr>
                    <w:rStyle w:val="Nmerodepgina"/>
                    <w:sz w:val="16"/>
                    <w:szCs w:val="16"/>
                  </w:rPr>
                  <w:instrText>PAGE</w:instrText>
                </w:r>
                <w:r>
                  <w:rPr>
                    <w:rStyle w:val="Nmerodepgina"/>
                    <w:sz w:val="16"/>
                    <w:szCs w:val="16"/>
                  </w:rPr>
                  <w:fldChar w:fldCharType="separate"/>
                </w:r>
                <w:r>
                  <w:rPr>
                    <w:rStyle w:val="Nmerodepgina"/>
                    <w:sz w:val="16"/>
                    <w:szCs w:val="16"/>
                  </w:rPr>
                  <w:t>72</w:t>
                </w:r>
                <w:r>
                  <w:rPr>
                    <w:rStyle w:val="Nmerodepgina"/>
                    <w:sz w:val="16"/>
                    <w:szCs w:val="16"/>
                  </w:rPr>
                  <w:fldChar w:fldCharType="end"/>
                </w:r>
              </w:p>
            </w:txbxContent>
          </v:textbox>
          <w10:wrap type="square" side="largest" anchorx="margin"/>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288C52" w14:textId="77777777" w:rsidR="002D0913" w:rsidRDefault="002D0913">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1395078"/>
      <w:docPartObj>
        <w:docPartGallery w:val="Page Numbers (Bottom of Page)"/>
        <w:docPartUnique/>
      </w:docPartObj>
    </w:sdtPr>
    <w:sdtEndPr/>
    <w:sdtContent>
      <w:p w14:paraId="183C2D30" w14:textId="77777777" w:rsidR="002D0913" w:rsidRDefault="002D0913">
        <w:pPr>
          <w:pStyle w:val="Rodap"/>
          <w:jc w:val="right"/>
          <w:rPr>
            <w:sz w:val="18"/>
            <w:szCs w:val="18"/>
          </w:rPr>
        </w:pPr>
        <w:r>
          <w:rPr>
            <w:sz w:val="18"/>
            <w:szCs w:val="18"/>
          </w:rPr>
          <w:tab/>
        </w:r>
        <w:r>
          <w:rPr>
            <w:sz w:val="18"/>
            <w:szCs w:val="18"/>
          </w:rPr>
          <w:fldChar w:fldCharType="begin"/>
        </w:r>
        <w:r>
          <w:rPr>
            <w:sz w:val="18"/>
            <w:szCs w:val="18"/>
          </w:rPr>
          <w:instrText>PAGE</w:instrText>
        </w:r>
        <w:r>
          <w:rPr>
            <w:sz w:val="18"/>
            <w:szCs w:val="18"/>
          </w:rPr>
          <w:fldChar w:fldCharType="separate"/>
        </w:r>
        <w:r>
          <w:rPr>
            <w:sz w:val="18"/>
            <w:szCs w:val="18"/>
          </w:rPr>
          <w:t>vi</w:t>
        </w:r>
        <w:r>
          <w:rPr>
            <w:sz w:val="18"/>
            <w:szCs w:val="18"/>
          </w:rPr>
          <w:fldChar w:fldCharType="end"/>
        </w:r>
      </w:p>
    </w:sdtContent>
  </w:sdt>
  <w:p w14:paraId="579E5849" w14:textId="77777777" w:rsidR="002D0913" w:rsidRDefault="002D0913">
    <w:pPr>
      <w:pStyle w:val="Rodap"/>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30851D" w14:textId="77777777" w:rsidR="002D0913" w:rsidRDefault="002D0913">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C39A6" w14:textId="4320F5F1" w:rsidR="002D0913" w:rsidRDefault="00775CE8">
    <w:pPr>
      <w:pStyle w:val="Rodap"/>
      <w:ind w:right="360"/>
      <w:rPr>
        <w:sz w:val="16"/>
        <w:szCs w:val="16"/>
      </w:rPr>
    </w:pPr>
    <w:r>
      <w:rPr>
        <w:noProof/>
      </w:rPr>
      <w:pict w14:anchorId="558DFC9D">
        <v:shapetype id="_x0000_t202" coordsize="21600,21600" o:spt="202" path="m,l,21600r21600,l21600,xe">
          <v:stroke joinstyle="miter"/>
          <v:path gradientshapeok="t" o:connecttype="rect"/>
        </v:shapetype>
        <v:shape id="Frame1" o:spid="_x0000_s2055" type="#_x0000_t202" style="position:absolute;left:0;text-align:left;margin-left:-122.85pt;margin-top:.05pt;width:10.25pt;height:9.3pt;z-index:76;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" stroked="f">
          <v:fill opacity="0"/>
          <v:textbox style="mso-fit-shape-to-text:t" inset="0,0,0,0">
            <w:txbxContent>
              <w:p w14:paraId="3D91F218" w14:textId="77777777" w:rsidR="002D0913" w:rsidRDefault="002D0913">
                <w:pPr>
                  <w:pStyle w:val="Rodap"/>
                  <w:rPr>
                    <w:sz w:val="16"/>
                    <w:szCs w:val="16"/>
                  </w:rPr>
                </w:pPr>
                <w:r>
                  <w:rPr>
                    <w:rStyle w:val="Nmerodepgina"/>
                    <w:sz w:val="16"/>
                    <w:szCs w:val="16"/>
                  </w:rPr>
                  <w:fldChar w:fldCharType="begin"/>
                </w:r>
                <w:r>
                  <w:rPr>
                    <w:rStyle w:val="Nmerodepgina"/>
                    <w:sz w:val="16"/>
                    <w:szCs w:val="16"/>
                  </w:rPr>
                  <w:instrText>PAGE</w:instrText>
                </w:r>
                <w:r>
                  <w:rPr>
                    <w:rStyle w:val="Nmerodepgina"/>
                    <w:sz w:val="16"/>
                    <w:szCs w:val="16"/>
                  </w:rPr>
                  <w:fldChar w:fldCharType="separate"/>
                </w:r>
                <w:r>
                  <w:rPr>
                    <w:rStyle w:val="Nmerodepgina"/>
                    <w:sz w:val="16"/>
                    <w:szCs w:val="16"/>
                  </w:rPr>
                  <w:t>55</w:t>
                </w:r>
                <w:r>
                  <w:rPr>
                    <w:rStyle w:val="Nmerodepgina"/>
                    <w:sz w:val="16"/>
                    <w:szCs w:val="16"/>
                  </w:rPr>
                  <w:fldChar w:fldCharType="end"/>
                </w:r>
              </w:p>
            </w:txbxContent>
          </v:textbox>
          <w10:wrap type="square" side="largest" anchorx="margin"/>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1EA3A3" w14:textId="77777777" w:rsidR="002D0913" w:rsidRDefault="002D0913">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AD9EE" w14:textId="64C1834A" w:rsidR="002D0913" w:rsidRDefault="00775CE8">
    <w:pPr>
      <w:pStyle w:val="Rodap"/>
      <w:ind w:right="360"/>
      <w:rPr>
        <w:sz w:val="16"/>
        <w:szCs w:val="16"/>
      </w:rPr>
    </w:pPr>
    <w:r>
      <w:rPr>
        <w:noProof/>
      </w:rPr>
      <w:pict w14:anchorId="46707EE9">
        <v:shapetype id="_x0000_t202" coordsize="21600,21600" o:spt="202" path="m,l,21600r21600,l21600,xe">
          <v:stroke joinstyle="miter"/>
          <v:path gradientshapeok="t" o:connecttype="rect"/>
        </v:shapetype>
        <v:shape id="_x0000_s2054" type="#_x0000_t202" style="position:absolute;left:0;text-align:left;margin-left:-122.85pt;margin-top:.05pt;width:10.25pt;height:9.3pt;z-index:80;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" stroked="f">
          <v:fill opacity="0"/>
          <v:textbox style="mso-fit-shape-to-text:t" inset="0,0,0,0">
            <w:txbxContent>
              <w:p w14:paraId="077F1DA8" w14:textId="77777777" w:rsidR="002D0913" w:rsidRDefault="002D0913">
                <w:pPr>
                  <w:pStyle w:val="Rodap"/>
                  <w:rPr>
                    <w:sz w:val="16"/>
                    <w:szCs w:val="16"/>
                  </w:rPr>
                </w:pPr>
                <w:r>
                  <w:rPr>
                    <w:rStyle w:val="Nmerodepgina"/>
                    <w:sz w:val="16"/>
                    <w:szCs w:val="16"/>
                  </w:rPr>
                  <w:fldChar w:fldCharType="begin"/>
                </w:r>
                <w:r>
                  <w:rPr>
                    <w:rStyle w:val="Nmerodepgina"/>
                    <w:sz w:val="16"/>
                    <w:szCs w:val="16"/>
                  </w:rPr>
                  <w:instrText>PAGE</w:instrText>
                </w:r>
                <w:r>
                  <w:rPr>
                    <w:rStyle w:val="Nmerodepgina"/>
                    <w:sz w:val="16"/>
                    <w:szCs w:val="16"/>
                  </w:rPr>
                  <w:fldChar w:fldCharType="separate"/>
                </w:r>
                <w:r>
                  <w:rPr>
                    <w:rStyle w:val="Nmerodepgina"/>
                    <w:sz w:val="16"/>
                    <w:szCs w:val="16"/>
                  </w:rPr>
                  <w:t>64</w:t>
                </w:r>
                <w:r>
                  <w:rPr>
                    <w:rStyle w:val="Nmerodepgina"/>
                    <w:sz w:val="16"/>
                    <w:szCs w:val="16"/>
                  </w:rPr>
                  <w:fldChar w:fldCharType="end"/>
                </w:r>
              </w:p>
            </w:txbxContent>
          </v:textbox>
          <w10:wrap type="square" side="largest" anchorx="margin"/>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E61867" w14:textId="77777777" w:rsidR="002D0913" w:rsidRDefault="002D0913">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9EFC8" w14:textId="1009ABF5" w:rsidR="002D0913" w:rsidRDefault="00775CE8">
    <w:pPr>
      <w:pStyle w:val="Rodap"/>
      <w:ind w:right="360"/>
      <w:rPr>
        <w:sz w:val="16"/>
        <w:szCs w:val="16"/>
      </w:rPr>
    </w:pPr>
    <w:r>
      <w:rPr>
        <w:noProof/>
      </w:rPr>
      <w:pict w14:anchorId="4C5C67DF">
        <v:shapetype id="_x0000_t202" coordsize="21600,21600" o:spt="202" path="m,l,21600r21600,l21600,xe">
          <v:stroke joinstyle="miter"/>
          <v:path gradientshapeok="t" o:connecttype="rect"/>
        </v:shapetype>
        <v:shape id="_x0000_s2053" type="#_x0000_t202" style="position:absolute;left:0;text-align:left;margin-left:-122.85pt;margin-top:.05pt;width:10.25pt;height:9.3pt;z-index:84;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" stroked="f">
          <v:fill opacity="0"/>
          <v:textbox style="mso-fit-shape-to-text:t" inset="0,0,0,0">
            <w:txbxContent>
              <w:p w14:paraId="7792984A" w14:textId="77777777" w:rsidR="002D0913" w:rsidRDefault="002D0913">
                <w:pPr>
                  <w:pStyle w:val="Rodap"/>
                  <w:rPr>
                    <w:sz w:val="16"/>
                    <w:szCs w:val="16"/>
                  </w:rPr>
                </w:pPr>
                <w:r>
                  <w:rPr>
                    <w:rStyle w:val="Nmerodepgina"/>
                    <w:sz w:val="16"/>
                    <w:szCs w:val="16"/>
                  </w:rPr>
                  <w:fldChar w:fldCharType="begin"/>
                </w:r>
                <w:r>
                  <w:rPr>
                    <w:rStyle w:val="Nmerodepgina"/>
                    <w:sz w:val="16"/>
                    <w:szCs w:val="16"/>
                  </w:rPr>
                  <w:instrText>PAGE</w:instrText>
                </w:r>
                <w:r>
                  <w:rPr>
                    <w:rStyle w:val="Nmerodepgina"/>
                    <w:sz w:val="16"/>
                    <w:szCs w:val="16"/>
                  </w:rPr>
                  <w:fldChar w:fldCharType="separate"/>
                </w:r>
                <w:r>
                  <w:rPr>
                    <w:rStyle w:val="Nmerodepgina"/>
                    <w:sz w:val="16"/>
                    <w:szCs w:val="16"/>
                  </w:rPr>
                  <w:t>66</w:t>
                </w:r>
                <w:r>
                  <w:rPr>
                    <w:rStyle w:val="Nmerodepgina"/>
                    <w:sz w:val="16"/>
                    <w:szCs w:val="16"/>
                  </w:rPr>
                  <w:fldChar w:fldCharType="end"/>
                </w:r>
              </w:p>
            </w:txbxContent>
          </v:textbox>
          <w10:wrap type="square" side="largest" anchorx="margin"/>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F634B" w14:textId="77777777" w:rsidR="002D0913" w:rsidRDefault="002D091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D28E78" w14:textId="77777777" w:rsidR="00775CE8" w:rsidRDefault="00775CE8">
      <w:pPr>
        <w:spacing w:after="0" w:line="240" w:lineRule="auto"/>
      </w:pPr>
      <w:r>
        <w:separator/>
      </w:r>
    </w:p>
  </w:footnote>
  <w:footnote w:type="continuationSeparator" w:id="0">
    <w:p w14:paraId="0B316268" w14:textId="77777777" w:rsidR="00775CE8" w:rsidRDefault="00775C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5DCA09" w14:textId="77777777" w:rsidR="002D0913" w:rsidRDefault="002D091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3098"/>
      <w:gridCol w:w="5622"/>
    </w:tblGrid>
    <w:tr w:rsidR="002D0913" w14:paraId="31496055" w14:textId="77777777">
      <w:tc>
        <w:tcPr>
          <w:tcW w:w="3177" w:type="dxa"/>
          <w:tcBorders>
            <w:top w:val="single" w:sz="4" w:space="0" w:color="000000"/>
            <w:left w:val="single" w:sz="4" w:space="0" w:color="000000"/>
            <w:bottom w:val="single" w:sz="4" w:space="0" w:color="000000"/>
            <w:right w:val="single" w:sz="4" w:space="0" w:color="000000"/>
          </w:tcBorders>
        </w:tcPr>
        <w:p w14:paraId="12D9027F" w14:textId="77777777" w:rsidR="002D0913" w:rsidRDefault="002D0913">
          <w:pPr>
            <w:spacing w:before="120"/>
            <w:ind w:right="-153"/>
          </w:pPr>
          <w:r>
            <w:object w:dxaOrig="5627" w:dyaOrig="2151" w14:anchorId="78C6DE0B">
              <v:shape id="ole_rId1" o:spid="_x0000_i1025" style="width:136.5pt;height:43.5pt" coordsize="" o:spt="100" adj="0,,0" path="" stroked="f">
                <v:stroke joinstyle="miter"/>
                <v:imagedata r:id="rId1" o:title=""/>
                <v:formulas/>
                <v:path o:connecttype="segments"/>
              </v:shape>
              <o:OLEObject Type="Embed" ProgID="Visio.Drawing.11" ShapeID="ole_rId1" DrawAspect="Content" ObjectID="_1661185484" r:id="rId2"/>
            </w:object>
          </w:r>
        </w:p>
      </w:tc>
      <w:tc>
        <w:tcPr>
          <w:tcW w:w="6742" w:type="dxa"/>
          <w:tcBorders>
            <w:top w:val="single" w:sz="4" w:space="0" w:color="000000"/>
            <w:left w:val="single" w:sz="4" w:space="0" w:color="000000"/>
            <w:bottom w:val="single" w:sz="4" w:space="0" w:color="000000"/>
            <w:right w:val="single" w:sz="4" w:space="0" w:color="000000"/>
          </w:tcBorders>
        </w:tcPr>
        <w:p w14:paraId="2A418799" w14:textId="77777777" w:rsidR="002D0913" w:rsidRDefault="002D0913">
          <w:pPr>
            <w:spacing w:line="220" w:lineRule="exact"/>
            <w:jc w:val="right"/>
          </w:pPr>
          <w:r>
            <w:t>2019/20</w:t>
          </w:r>
          <w:r>
            <w:rPr>
              <w:b/>
            </w:rPr>
            <w:br/>
          </w:r>
          <w:proofErr w:type="spellStart"/>
          <w:r>
            <w:t>Summer</w:t>
          </w:r>
          <w:proofErr w:type="spellEnd"/>
        </w:p>
        <w:p w14:paraId="2EFBBAAC" w14:textId="77777777" w:rsidR="002D0913" w:rsidRDefault="002D0913">
          <w:pPr>
            <w:keepLine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p>
        <w:p w14:paraId="0A3513E8" w14:textId="77777777" w:rsidR="002D0913" w:rsidRDefault="002D0913">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6701676E" w14:textId="77777777" w:rsidR="002D0913" w:rsidRDefault="002D0913">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3098"/>
      <w:gridCol w:w="5622"/>
    </w:tblGrid>
    <w:tr w:rsidR="002D0913" w14:paraId="558465CA" w14:textId="77777777">
      <w:tc>
        <w:tcPr>
          <w:tcW w:w="3177" w:type="dxa"/>
          <w:tcBorders>
            <w:top w:val="single" w:sz="4" w:space="0" w:color="000000"/>
            <w:left w:val="single" w:sz="4" w:space="0" w:color="000000"/>
            <w:bottom w:val="single" w:sz="4" w:space="0" w:color="000000"/>
            <w:right w:val="single" w:sz="4" w:space="0" w:color="000000"/>
          </w:tcBorders>
        </w:tcPr>
        <w:p w14:paraId="247C00DB" w14:textId="1264B77C" w:rsidR="002D0913" w:rsidRDefault="006507D7">
          <w:pPr>
            <w:spacing w:before="120"/>
            <w:ind w:right="-153"/>
          </w:pPr>
          <w:r>
            <w:rPr>
              <w:noProof/>
            </w:rPr>
            <w:drawing>
              <wp:inline distT="0" distB="0" distL="0" distR="0" wp14:anchorId="6E5F4C9D" wp14:editId="346B45E2">
                <wp:extent cx="1733550" cy="552450"/>
                <wp:effectExtent l="0" t="0" r="0" b="0"/>
                <wp:docPr id="24" name="ole_rId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52450"/>
                        </a:xfrm>
                        <a:prstGeom prst="rect">
                          <a:avLst/>
                        </a:prstGeom>
                        <a:solidFill>
                          <a:srgbClr val="FFFFFF"/>
                        </a:solidFill>
                        <a:ln>
                          <a:noFill/>
                        </a:ln>
                      </pic:spPr>
                    </pic:pic>
                  </a:graphicData>
                </a:graphic>
              </wp:inline>
            </w:drawing>
          </w:r>
        </w:p>
      </w:tc>
      <w:tc>
        <w:tcPr>
          <w:tcW w:w="6742" w:type="dxa"/>
          <w:tcBorders>
            <w:top w:val="single" w:sz="4" w:space="0" w:color="000000"/>
            <w:left w:val="single" w:sz="4" w:space="0" w:color="000000"/>
            <w:bottom w:val="single" w:sz="4" w:space="0" w:color="000000"/>
            <w:right w:val="single" w:sz="4" w:space="0" w:color="000000"/>
          </w:tcBorders>
        </w:tcPr>
        <w:p w14:paraId="4439A5EE" w14:textId="77777777" w:rsidR="002D0913" w:rsidRDefault="002D0913">
          <w:pPr>
            <w:spacing w:line="220" w:lineRule="exact"/>
            <w:jc w:val="right"/>
          </w:pPr>
          <w:r>
            <w:t>2019/20</w:t>
          </w:r>
          <w:r>
            <w:rPr>
              <w:b/>
            </w:rPr>
            <w:br/>
          </w:r>
          <w:proofErr w:type="spellStart"/>
          <w:r>
            <w:t>Summer</w:t>
          </w:r>
          <w:proofErr w:type="spellEnd"/>
        </w:p>
        <w:p w14:paraId="729F632A" w14:textId="77777777" w:rsidR="002D0913" w:rsidRDefault="002D0913">
          <w:pPr>
            <w:keepLine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p>
        <w:p w14:paraId="67AC3BF0" w14:textId="77777777" w:rsidR="002D0913" w:rsidRDefault="002D0913">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5341DD09" w14:textId="77777777" w:rsidR="002D0913" w:rsidRDefault="002D0913">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3098"/>
      <w:gridCol w:w="5622"/>
    </w:tblGrid>
    <w:tr w:rsidR="002D0913" w14:paraId="13C2B029" w14:textId="77777777">
      <w:tc>
        <w:tcPr>
          <w:tcW w:w="3177" w:type="dxa"/>
          <w:tcBorders>
            <w:top w:val="single" w:sz="4" w:space="0" w:color="000000"/>
            <w:left w:val="single" w:sz="4" w:space="0" w:color="000000"/>
            <w:bottom w:val="single" w:sz="4" w:space="0" w:color="000000"/>
            <w:right w:val="single" w:sz="4" w:space="0" w:color="000000"/>
          </w:tcBorders>
        </w:tcPr>
        <w:p w14:paraId="052E7245" w14:textId="4F25777A" w:rsidR="002D0913" w:rsidRDefault="006507D7">
          <w:pPr>
            <w:spacing w:before="120"/>
            <w:ind w:right="-153"/>
          </w:pPr>
          <w:r>
            <w:rPr>
              <w:noProof/>
            </w:rPr>
            <w:drawing>
              <wp:inline distT="0" distB="0" distL="0" distR="0" wp14:anchorId="23F28E19" wp14:editId="37AEFCD0">
                <wp:extent cx="1733550" cy="552450"/>
                <wp:effectExtent l="0" t="0" r="0" b="0"/>
                <wp:docPr id="23" name="ole_rId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52450"/>
                        </a:xfrm>
                        <a:prstGeom prst="rect">
                          <a:avLst/>
                        </a:prstGeom>
                        <a:solidFill>
                          <a:srgbClr val="FFFFFF"/>
                        </a:solidFill>
                        <a:ln>
                          <a:noFill/>
                        </a:ln>
                      </pic:spPr>
                    </pic:pic>
                  </a:graphicData>
                </a:graphic>
              </wp:inline>
            </w:drawing>
          </w:r>
        </w:p>
      </w:tc>
      <w:tc>
        <w:tcPr>
          <w:tcW w:w="6742" w:type="dxa"/>
          <w:tcBorders>
            <w:top w:val="single" w:sz="4" w:space="0" w:color="000000"/>
            <w:left w:val="single" w:sz="4" w:space="0" w:color="000000"/>
            <w:bottom w:val="single" w:sz="4" w:space="0" w:color="000000"/>
            <w:right w:val="single" w:sz="4" w:space="0" w:color="000000"/>
          </w:tcBorders>
        </w:tcPr>
        <w:p w14:paraId="61E26AE0" w14:textId="77777777" w:rsidR="002D0913" w:rsidRDefault="002D0913">
          <w:pPr>
            <w:spacing w:line="220" w:lineRule="exact"/>
            <w:jc w:val="right"/>
          </w:pPr>
          <w:r>
            <w:t>2019/20</w:t>
          </w:r>
          <w:r>
            <w:rPr>
              <w:b/>
            </w:rPr>
            <w:br/>
          </w:r>
          <w:proofErr w:type="spellStart"/>
          <w:r>
            <w:t>Summer</w:t>
          </w:r>
          <w:proofErr w:type="spellEnd"/>
        </w:p>
        <w:p w14:paraId="462AFADA" w14:textId="77777777" w:rsidR="002D0913" w:rsidRDefault="002D0913">
          <w:pPr>
            <w:keepLine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p>
        <w:p w14:paraId="79E6511D" w14:textId="77777777" w:rsidR="002D0913" w:rsidRDefault="002D0913">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2EECDAA7" w14:textId="77777777" w:rsidR="002D0913" w:rsidRDefault="002D0913">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4463"/>
      <w:gridCol w:w="9472"/>
    </w:tblGrid>
    <w:tr w:rsidR="002D0913" w14:paraId="2323BBA4" w14:textId="77777777">
      <w:tc>
        <w:tcPr>
          <w:tcW w:w="2723" w:type="dxa"/>
          <w:tcBorders>
            <w:top w:val="single" w:sz="4" w:space="0" w:color="000000"/>
            <w:left w:val="single" w:sz="4" w:space="0" w:color="000000"/>
            <w:bottom w:val="single" w:sz="4" w:space="0" w:color="000000"/>
            <w:right w:val="single" w:sz="4" w:space="0" w:color="000000"/>
          </w:tcBorders>
        </w:tcPr>
        <w:p w14:paraId="40E4CF15" w14:textId="77777777" w:rsidR="002D0913" w:rsidRDefault="002D0913">
          <w:pPr>
            <w:spacing w:before="120"/>
            <w:ind w:right="-153"/>
          </w:pPr>
        </w:p>
      </w:tc>
      <w:tc>
        <w:tcPr>
          <w:tcW w:w="5780" w:type="dxa"/>
          <w:tcBorders>
            <w:top w:val="single" w:sz="4" w:space="0" w:color="000000"/>
            <w:left w:val="single" w:sz="4" w:space="0" w:color="000000"/>
            <w:bottom w:val="single" w:sz="4" w:space="0" w:color="000000"/>
            <w:right w:val="single" w:sz="4" w:space="0" w:color="000000"/>
          </w:tcBorders>
        </w:tcPr>
        <w:p w14:paraId="24E92955" w14:textId="77777777" w:rsidR="002D0913" w:rsidRDefault="002D0913">
          <w:pPr>
            <w:spacing w:line="220" w:lineRule="exact"/>
            <w:jc w:val="right"/>
          </w:pPr>
          <w:r>
            <w:t>2019/20</w:t>
          </w:r>
          <w:r>
            <w:rPr>
              <w:b/>
            </w:rPr>
            <w:br/>
          </w:r>
          <w:proofErr w:type="spellStart"/>
          <w:r>
            <w:t>Summer</w:t>
          </w:r>
          <w:proofErr w:type="spellEnd"/>
        </w:p>
        <w:p w14:paraId="1FE35E0C" w14:textId="77777777" w:rsidR="002D0913" w:rsidRDefault="002D0913">
          <w:pPr>
            <w:keepLine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p>
        <w:p w14:paraId="709BC6BA" w14:textId="77777777" w:rsidR="002D0913" w:rsidRDefault="002D0913">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2CE255FA" w14:textId="77777777" w:rsidR="002D0913" w:rsidRDefault="002D091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7954DA"/>
    <w:multiLevelType w:val="multilevel"/>
    <w:tmpl w:val="E33884D2"/>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 w15:restartNumberingAfterBreak="0">
    <w:nsid w:val="1D335860"/>
    <w:multiLevelType w:val="multilevel"/>
    <w:tmpl w:val="53E86BF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2" w15:restartNumberingAfterBreak="0">
    <w:nsid w:val="26C05447"/>
    <w:multiLevelType w:val="multilevel"/>
    <w:tmpl w:val="CF1C05B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3" w15:restartNumberingAfterBreak="0">
    <w:nsid w:val="29AA1D3E"/>
    <w:multiLevelType w:val="multilevel"/>
    <w:tmpl w:val="0DA600C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4" w15:restartNumberingAfterBreak="0">
    <w:nsid w:val="2E9263C1"/>
    <w:multiLevelType w:val="multilevel"/>
    <w:tmpl w:val="383CC26C"/>
    <w:lvl w:ilvl="0">
      <w:start w:val="1"/>
      <w:numFmt w:val="decimal"/>
      <w:pStyle w:val="Ttulo1"/>
      <w:lvlText w:val="%1."/>
      <w:lvlJc w:val="left"/>
      <w:pPr>
        <w:tabs>
          <w:tab w:val="num" w:pos="0"/>
        </w:tabs>
        <w:ind w:left="720" w:hanging="36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2ECA25E4"/>
    <w:multiLevelType w:val="multilevel"/>
    <w:tmpl w:val="B604595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6" w15:restartNumberingAfterBreak="0">
    <w:nsid w:val="30154A86"/>
    <w:multiLevelType w:val="multilevel"/>
    <w:tmpl w:val="57C0E3A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7" w15:restartNumberingAfterBreak="0">
    <w:nsid w:val="36035615"/>
    <w:multiLevelType w:val="multilevel"/>
    <w:tmpl w:val="4D34483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8" w15:restartNumberingAfterBreak="0">
    <w:nsid w:val="43A3756D"/>
    <w:multiLevelType w:val="multilevel"/>
    <w:tmpl w:val="50568670"/>
    <w:lvl w:ilvl="0">
      <w:start w:val="1"/>
      <w:numFmt w:val="upperLetter"/>
      <w:lvlText w:val="Annex %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9" w15:restartNumberingAfterBreak="0">
    <w:nsid w:val="58C41C58"/>
    <w:multiLevelType w:val="multilevel"/>
    <w:tmpl w:val="23249A94"/>
    <w:lvl w:ilvl="0">
      <w:start w:val="1"/>
      <w:numFmt w:val="decimal"/>
      <w:lvlText w:val="%1."/>
      <w:lvlJc w:val="left"/>
      <w:pPr>
        <w:tabs>
          <w:tab w:val="num" w:pos="644"/>
        </w:tabs>
        <w:ind w:left="644"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0" w15:restartNumberingAfterBreak="0">
    <w:nsid w:val="6B944C3D"/>
    <w:multiLevelType w:val="multilevel"/>
    <w:tmpl w:val="F1FE273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1" w15:restartNumberingAfterBreak="0">
    <w:nsid w:val="6C123A9E"/>
    <w:multiLevelType w:val="multilevel"/>
    <w:tmpl w:val="E866261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2" w15:restartNumberingAfterBreak="0">
    <w:nsid w:val="78AA6E64"/>
    <w:multiLevelType w:val="multilevel"/>
    <w:tmpl w:val="97668FC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3" w15:restartNumberingAfterBreak="0">
    <w:nsid w:val="78FE7619"/>
    <w:multiLevelType w:val="multilevel"/>
    <w:tmpl w:val="DAC2BC38"/>
    <w:lvl w:ilvl="0">
      <w:start w:val="1"/>
      <w:numFmt w:val="decimal"/>
      <w:lvlText w:val="%1."/>
      <w:lvlJc w:val="left"/>
      <w:pPr>
        <w:tabs>
          <w:tab w:val="num" w:pos="720"/>
        </w:tabs>
        <w:ind w:left="720" w:hanging="360"/>
      </w:pPr>
    </w:lvl>
    <w:lvl w:ilvl="1">
      <w:start w:val="1"/>
      <w:numFmt w:val="decimal"/>
      <w:lvlText w:val="%1.%2."/>
      <w:lvlJc w:val="left"/>
      <w:pPr>
        <w:tabs>
          <w:tab w:val="num" w:pos="1080"/>
        </w:tabs>
        <w:ind w:left="850" w:hanging="490"/>
      </w:pPr>
    </w:lvl>
    <w:lvl w:ilvl="2">
      <w:start w:val="1"/>
      <w:numFmt w:val="decimal"/>
      <w:lvlText w:val="%1.%2.%3."/>
      <w:lvlJc w:val="left"/>
      <w:pPr>
        <w:tabs>
          <w:tab w:val="num" w:pos="1440"/>
        </w:tabs>
        <w:ind w:left="1080" w:hanging="720"/>
      </w:pPr>
    </w:lvl>
    <w:lvl w:ilvl="3">
      <w:start w:val="1"/>
      <w:numFmt w:val="decimal"/>
      <w:lvlText w:val="%1.%2.%3.%4."/>
      <w:lvlJc w:val="left"/>
      <w:pPr>
        <w:tabs>
          <w:tab w:val="num" w:pos="1800"/>
        </w:tabs>
        <w:ind w:left="1080" w:hanging="720"/>
      </w:pPr>
    </w:lvl>
    <w:lvl w:ilvl="4">
      <w:start w:val="1"/>
      <w:numFmt w:val="decimal"/>
      <w:lvlText w:val="%1.%2.%3.%4.%5."/>
      <w:lvlJc w:val="left"/>
      <w:pPr>
        <w:tabs>
          <w:tab w:val="num" w:pos="2160"/>
        </w:tabs>
        <w:ind w:left="1440" w:hanging="1080"/>
      </w:pPr>
    </w:lvl>
    <w:lvl w:ilvl="5">
      <w:start w:val="1"/>
      <w:numFmt w:val="decimal"/>
      <w:lvlText w:val="%1.%2.%3.%4.%5.%6."/>
      <w:lvlJc w:val="left"/>
      <w:pPr>
        <w:tabs>
          <w:tab w:val="num" w:pos="2520"/>
        </w:tabs>
        <w:ind w:left="1440" w:hanging="1080"/>
      </w:pPr>
    </w:lvl>
    <w:lvl w:ilvl="6">
      <w:start w:val="1"/>
      <w:numFmt w:val="decimal"/>
      <w:lvlText w:val="%1.%2.%3.%4.%5.%6.%7."/>
      <w:lvlJc w:val="left"/>
      <w:pPr>
        <w:tabs>
          <w:tab w:val="num" w:pos="2880"/>
        </w:tabs>
        <w:ind w:left="1800" w:hanging="1440"/>
      </w:pPr>
    </w:lvl>
    <w:lvl w:ilvl="7">
      <w:start w:val="1"/>
      <w:numFmt w:val="decimal"/>
      <w:lvlText w:val="%1.%2.%3.%4.%5.%6.%7.%8."/>
      <w:lvlJc w:val="left"/>
      <w:pPr>
        <w:tabs>
          <w:tab w:val="num" w:pos="3240"/>
        </w:tabs>
        <w:ind w:left="1800" w:hanging="1440"/>
      </w:pPr>
    </w:lvl>
    <w:lvl w:ilvl="8">
      <w:start w:val="1"/>
      <w:numFmt w:val="decimal"/>
      <w:lvlText w:val="%1.%2.%3.%4.%5.%6.%7.%8.%9."/>
      <w:lvlJc w:val="left"/>
      <w:pPr>
        <w:tabs>
          <w:tab w:val="num" w:pos="3600"/>
        </w:tabs>
        <w:ind w:left="2160" w:hanging="1800"/>
      </w:pPr>
    </w:lvl>
  </w:abstractNum>
  <w:num w:numId="1">
    <w:abstractNumId w:val="4"/>
  </w:num>
  <w:num w:numId="2">
    <w:abstractNumId w:val="0"/>
  </w:num>
  <w:num w:numId="3">
    <w:abstractNumId w:val="13"/>
  </w:num>
  <w:num w:numId="4">
    <w:abstractNumId w:val="1"/>
  </w:num>
  <w:num w:numId="5">
    <w:abstractNumId w:val="9"/>
  </w:num>
  <w:num w:numId="6">
    <w:abstractNumId w:val="8"/>
  </w:num>
  <w:num w:numId="7">
    <w:abstractNumId w:val="10"/>
  </w:num>
  <w:num w:numId="8">
    <w:abstractNumId w:val="3"/>
  </w:num>
  <w:num w:numId="9">
    <w:abstractNumId w:val="5"/>
  </w:num>
  <w:num w:numId="10">
    <w:abstractNumId w:val="12"/>
  </w:num>
  <w:num w:numId="11">
    <w:abstractNumId w:val="11"/>
  </w:num>
  <w:num w:numId="12">
    <w:abstractNumId w:val="2"/>
  </w:num>
  <w:num w:numId="13">
    <w:abstractNumId w:val="7"/>
  </w:num>
  <w:num w:numId="1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ao eduardo santos">
    <w15:presenceInfo w15:providerId="Windows Live" w15:userId="329686ab1dce4f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09"/>
  <w:autoHyphenation/>
  <w:hyphenationZone w:val="425"/>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57874"/>
    <w:rsid w:val="00053B60"/>
    <w:rsid w:val="00257874"/>
    <w:rsid w:val="00266558"/>
    <w:rsid w:val="002C70F5"/>
    <w:rsid w:val="002D0913"/>
    <w:rsid w:val="00635FC0"/>
    <w:rsid w:val="006507D7"/>
    <w:rsid w:val="00775CE8"/>
    <w:rsid w:val="00B80622"/>
    <w:rsid w:val="00CD58A2"/>
    <w:rsid w:val="00D576C3"/>
    <w:rsid w:val="00E63D29"/>
  </w:rsids>
  <m:mathPr>
    <m:mathFont m:val="Cambria Math"/>
    <m:brkBin m:val="before"/>
    <m:brkBinSub m:val="--"/>
    <m:smallFrac m:val="0"/>
    <m:dispDef/>
    <m:lMargin m:val="0"/>
    <m:rMargin m:val="0"/>
    <m:defJc m:val="centerGroup"/>
    <m:wrapIndent m:val="1440"/>
    <m:intLim m:val="subSup"/>
    <m:naryLim m:val="undOvr"/>
  </m:mathPr>
  <w:themeFontLang w:val="pt-PT" w:eastAsia="" w:bidi=""/>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23557452"/>
  <w15:docId w15:val="{67EC3DE1-F1D7-47FB-ABC3-01F309435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2"/>
        <w:lang w:val="pt-PT"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440"/>
    <w:pPr>
      <w:spacing w:after="120" w:line="276" w:lineRule="auto"/>
      <w:jc w:val="both"/>
    </w:pPr>
    <w:rPr>
      <w:sz w:val="24"/>
      <w:szCs w:val="24"/>
    </w:rPr>
  </w:style>
  <w:style w:type="paragraph" w:styleId="Ttulo1">
    <w:name w:val="heading 1"/>
    <w:basedOn w:val="Normal"/>
    <w:next w:val="Normal"/>
    <w:link w:val="Ttulo1Carter"/>
    <w:autoRedefine/>
    <w:uiPriority w:val="9"/>
    <w:qFormat/>
    <w:rsid w:val="00406025"/>
    <w:pPr>
      <w:keepNext/>
      <w:keepLines/>
      <w:numPr>
        <w:numId w:val="1"/>
      </w:numPr>
      <w:spacing w:before="360" w:after="600"/>
      <w:outlineLvl w:val="0"/>
    </w:pPr>
    <w:rPr>
      <w:rFonts w:asciiTheme="majorHAnsi" w:eastAsiaTheme="majorEastAsia" w:hAnsiTheme="majorHAnsi" w:cstheme="majorBidi"/>
      <w:b/>
      <w:bCs/>
      <w:color w:val="000000" w:themeColor="text1"/>
      <w:sz w:val="32"/>
      <w:szCs w:val="32"/>
      <w:lang w:val="en-US"/>
    </w:rPr>
  </w:style>
  <w:style w:type="paragraph" w:styleId="Ttulo2">
    <w:name w:val="heading 2"/>
    <w:basedOn w:val="Normal"/>
    <w:next w:val="Normal"/>
    <w:link w:val="Ttulo2Carte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te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Ttulo5">
    <w:name w:val="heading 5"/>
    <w:basedOn w:val="Normal"/>
    <w:next w:val="Normal"/>
    <w:link w:val="Ttulo5Carte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arter">
    <w:name w:val="Texto de balão Caráter"/>
    <w:basedOn w:val="Tipodeletrapredefinidodopargrafo"/>
    <w:link w:val="Textodebalo"/>
    <w:uiPriority w:val="99"/>
    <w:semiHidden/>
    <w:qFormat/>
    <w:rsid w:val="00C733BE"/>
    <w:rPr>
      <w:rFonts w:ascii="Tahoma" w:hAnsi="Tahoma" w:cs="Tahoma"/>
      <w:sz w:val="16"/>
      <w:szCs w:val="16"/>
    </w:rPr>
  </w:style>
  <w:style w:type="character" w:customStyle="1" w:styleId="TtuloCarter">
    <w:name w:val="Título Caráter"/>
    <w:basedOn w:val="Tipodeletrapredefinidodopargrafo"/>
    <w:link w:val="Ttulo"/>
    <w:uiPriority w:val="10"/>
    <w:qFormat/>
    <w:rsid w:val="00721261"/>
    <w:rPr>
      <w:rFonts w:asciiTheme="majorHAnsi" w:hAnsiTheme="majorHAnsi"/>
      <w:b/>
      <w:sz w:val="28"/>
      <w:szCs w:val="28"/>
      <w:lang w:val="en-US"/>
    </w:rPr>
  </w:style>
  <w:style w:type="character" w:customStyle="1" w:styleId="CabealhoCarter">
    <w:name w:val="Cabeçalho Caráter"/>
    <w:basedOn w:val="Tipodeletrapredefinidodopargrafo"/>
    <w:link w:val="Cabealho"/>
    <w:uiPriority w:val="99"/>
    <w:qFormat/>
    <w:rsid w:val="00DE7218"/>
  </w:style>
  <w:style w:type="character" w:customStyle="1" w:styleId="RodapCarter">
    <w:name w:val="Rodapé Caráter"/>
    <w:basedOn w:val="Tipodeletrapredefinidodopargrafo"/>
    <w:link w:val="Rodap"/>
    <w:uiPriority w:val="99"/>
    <w:qFormat/>
    <w:rsid w:val="00DE7218"/>
  </w:style>
  <w:style w:type="character" w:customStyle="1" w:styleId="Ttulo1Carter">
    <w:name w:val="Título 1 Caráter"/>
    <w:basedOn w:val="Tipodeletrapredefinidodopargrafo"/>
    <w:link w:val="Ttulo1"/>
    <w:uiPriority w:val="9"/>
    <w:qFormat/>
    <w:rsid w:val="00406025"/>
    <w:rPr>
      <w:rFonts w:asciiTheme="majorHAnsi" w:eastAsiaTheme="majorEastAsia" w:hAnsiTheme="majorHAnsi" w:cstheme="majorBidi"/>
      <w:b/>
      <w:bCs/>
      <w:color w:val="000000" w:themeColor="text1"/>
      <w:sz w:val="32"/>
      <w:szCs w:val="32"/>
      <w:lang w:val="en-US"/>
    </w:rPr>
  </w:style>
  <w:style w:type="character" w:customStyle="1" w:styleId="TextoCarcter">
    <w:name w:val="Texto Carácter"/>
    <w:basedOn w:val="Tipodeletrapredefinidodopargrafo"/>
    <w:link w:val="Texto"/>
    <w:qFormat/>
    <w:rsid w:val="00A810D5"/>
    <w:rPr>
      <w:b/>
      <w:sz w:val="24"/>
      <w:szCs w:val="24"/>
    </w:rPr>
  </w:style>
  <w:style w:type="character" w:styleId="TextodoMarcadordePosio">
    <w:name w:val="Placeholder Text"/>
    <w:basedOn w:val="Tipodeletrapredefinidodopargrafo"/>
    <w:uiPriority w:val="99"/>
    <w:semiHidden/>
    <w:qFormat/>
    <w:rsid w:val="00D52D19"/>
    <w:rPr>
      <w:color w:val="808080"/>
    </w:rPr>
  </w:style>
  <w:style w:type="character" w:customStyle="1" w:styleId="ExpressoChar">
    <w:name w:val="Expressão Char"/>
    <w:basedOn w:val="TextoCarcter"/>
    <w:link w:val="Expresso"/>
    <w:qFormat/>
    <w:rsid w:val="00AD353A"/>
    <w:rPr>
      <w:b/>
      <w:sz w:val="24"/>
      <w:szCs w:val="24"/>
    </w:rPr>
  </w:style>
  <w:style w:type="character" w:customStyle="1" w:styleId="FiguraCarcter">
    <w:name w:val="Figura Carácter"/>
    <w:basedOn w:val="TextoCarcter"/>
    <w:link w:val="Figura"/>
    <w:qFormat/>
    <w:rsid w:val="00E1444E"/>
    <w:rPr>
      <w:b/>
      <w:sz w:val="24"/>
      <w:szCs w:val="24"/>
    </w:rPr>
  </w:style>
  <w:style w:type="character" w:customStyle="1" w:styleId="TabelaCarcter">
    <w:name w:val="Tabela Carácter"/>
    <w:basedOn w:val="TextoCarcter"/>
    <w:link w:val="Tabela"/>
    <w:qFormat/>
    <w:rsid w:val="0019106B"/>
    <w:rPr>
      <w:b/>
      <w:bCs/>
      <w:sz w:val="24"/>
      <w:szCs w:val="24"/>
    </w:rPr>
  </w:style>
  <w:style w:type="character" w:customStyle="1" w:styleId="ProgramaCarcter">
    <w:name w:val="Programa Carácter"/>
    <w:basedOn w:val="Tipodeletrapredefinidodopargrafo"/>
    <w:link w:val="Programa"/>
    <w:qFormat/>
    <w:rsid w:val="000154CA"/>
    <w:rPr>
      <w:rFonts w:ascii="Courier New" w:hAnsi="Courier New" w:cs="Courier New"/>
      <w:sz w:val="16"/>
      <w:szCs w:val="16"/>
    </w:rPr>
  </w:style>
  <w:style w:type="character" w:styleId="Hiperligao">
    <w:name w:val="Hyperlink"/>
    <w:basedOn w:val="Tipodeletrapredefinidodopargrafo"/>
    <w:uiPriority w:val="99"/>
    <w:unhideWhenUsed/>
    <w:rsid w:val="0007098F"/>
    <w:rPr>
      <w:color w:val="0000FF" w:themeColor="hyperlink"/>
      <w:u w:val="single"/>
    </w:rPr>
  </w:style>
  <w:style w:type="character" w:customStyle="1" w:styleId="TtulondiceCarcter">
    <w:name w:val="Título Índice Carácter"/>
    <w:basedOn w:val="Ttulo1Carter"/>
    <w:link w:val="Ttulondice"/>
    <w:qFormat/>
    <w:rsid w:val="0019106B"/>
    <w:rPr>
      <w:rFonts w:asciiTheme="majorHAnsi" w:eastAsiaTheme="majorEastAsia" w:hAnsiTheme="majorHAnsi" w:cstheme="majorBidi"/>
      <w:b/>
      <w:bCs/>
      <w:color w:val="000000" w:themeColor="text1"/>
      <w:sz w:val="32"/>
      <w:szCs w:val="32"/>
      <w:lang w:val="en-US"/>
    </w:rPr>
  </w:style>
  <w:style w:type="character" w:customStyle="1" w:styleId="TextodenotaderodapCarter">
    <w:name w:val="Texto de nota de rodapé Caráter"/>
    <w:basedOn w:val="Tipodeletrapredefinidodopargrafo"/>
    <w:link w:val="Textodenotaderodap"/>
    <w:uiPriority w:val="99"/>
    <w:qFormat/>
    <w:rsid w:val="00FA0DF4"/>
    <w:rPr>
      <w:sz w:val="16"/>
      <w:szCs w:val="16"/>
    </w:rPr>
  </w:style>
  <w:style w:type="character" w:customStyle="1" w:styleId="FootnoteCharacters">
    <w:name w:val="Footnote Characters"/>
    <w:basedOn w:val="Tipodeletrapredefinidodopargrafo"/>
    <w:uiPriority w:val="99"/>
    <w:unhideWhenUsed/>
    <w:qFormat/>
    <w:rsid w:val="005D7119"/>
    <w:rPr>
      <w:vertAlign w:val="superscript"/>
    </w:rPr>
  </w:style>
  <w:style w:type="character" w:customStyle="1" w:styleId="FootnoteAnchor">
    <w:name w:val="Footnote Anchor"/>
    <w:rPr>
      <w:vertAlign w:val="superscript"/>
    </w:rPr>
  </w:style>
  <w:style w:type="character" w:styleId="Nmerodepgina">
    <w:name w:val="page number"/>
    <w:basedOn w:val="Tipodeletrapredefinidodopargrafo"/>
    <w:uiPriority w:val="99"/>
    <w:semiHidden/>
    <w:unhideWhenUsed/>
    <w:qFormat/>
    <w:rsid w:val="00B2443B"/>
  </w:style>
  <w:style w:type="character" w:customStyle="1" w:styleId="Ttulo2Carter">
    <w:name w:val="Título 2 Caráter"/>
    <w:basedOn w:val="Tipodeletrapredefinidodopargrafo"/>
    <w:link w:val="Ttulo2"/>
    <w:uiPriority w:val="9"/>
    <w:qFormat/>
    <w:rsid w:val="00941287"/>
    <w:rPr>
      <w:rFonts w:asciiTheme="majorHAnsi" w:eastAsiaTheme="majorEastAsia" w:hAnsiTheme="majorHAnsi" w:cstheme="majorBidi"/>
      <w:color w:val="365F91" w:themeColor="accent1" w:themeShade="BF"/>
      <w:sz w:val="26"/>
      <w:szCs w:val="26"/>
    </w:rPr>
  </w:style>
  <w:style w:type="character" w:customStyle="1" w:styleId="Ttulo3Carter">
    <w:name w:val="Título 3 Caráter"/>
    <w:basedOn w:val="Tipodeletrapredefinidodopargrafo"/>
    <w:link w:val="Ttulo3"/>
    <w:uiPriority w:val="9"/>
    <w:qFormat/>
    <w:rsid w:val="00F57CF8"/>
    <w:rPr>
      <w:rFonts w:asciiTheme="majorHAnsi" w:eastAsiaTheme="majorEastAsia" w:hAnsiTheme="majorHAnsi" w:cstheme="majorBidi"/>
      <w:color w:val="243F60" w:themeColor="accent1" w:themeShade="7F"/>
      <w:sz w:val="24"/>
      <w:szCs w:val="24"/>
    </w:rPr>
  </w:style>
  <w:style w:type="character" w:styleId="Refdecomentrio">
    <w:name w:val="annotation reference"/>
    <w:basedOn w:val="Tipodeletrapredefinidodopargrafo"/>
    <w:uiPriority w:val="99"/>
    <w:semiHidden/>
    <w:unhideWhenUsed/>
    <w:qFormat/>
    <w:rsid w:val="001727C3"/>
    <w:rPr>
      <w:sz w:val="16"/>
      <w:szCs w:val="16"/>
    </w:rPr>
  </w:style>
  <w:style w:type="character" w:customStyle="1" w:styleId="TextodecomentrioCarter">
    <w:name w:val="Texto de comentário Caráter"/>
    <w:basedOn w:val="Tipodeletrapredefinidodopargrafo"/>
    <w:link w:val="Textodecomentrio"/>
    <w:uiPriority w:val="99"/>
    <w:semiHidden/>
    <w:qFormat/>
    <w:rsid w:val="001727C3"/>
    <w:rPr>
      <w:sz w:val="20"/>
      <w:szCs w:val="20"/>
    </w:rPr>
  </w:style>
  <w:style w:type="character" w:customStyle="1" w:styleId="AssuntodecomentrioCarter">
    <w:name w:val="Assunto de comentário Caráter"/>
    <w:basedOn w:val="TextodecomentrioCarter"/>
    <w:link w:val="Assuntodecomentrio"/>
    <w:uiPriority w:val="99"/>
    <w:semiHidden/>
    <w:qFormat/>
    <w:rsid w:val="001727C3"/>
    <w:rPr>
      <w:b/>
      <w:bCs/>
      <w:sz w:val="20"/>
      <w:szCs w:val="20"/>
    </w:rPr>
  </w:style>
  <w:style w:type="character" w:customStyle="1" w:styleId="Ttulo5Carter">
    <w:name w:val="Título 5 Caráter"/>
    <w:basedOn w:val="Tipodeletrapredefinidodopargrafo"/>
    <w:link w:val="Ttulo5"/>
    <w:uiPriority w:val="9"/>
    <w:semiHidden/>
    <w:qFormat/>
    <w:rsid w:val="005B6B81"/>
    <w:rPr>
      <w:rFonts w:asciiTheme="majorHAnsi" w:eastAsiaTheme="majorEastAsia" w:hAnsiTheme="majorHAnsi" w:cstheme="majorBidi"/>
      <w:color w:val="365F91" w:themeColor="accent1" w:themeShade="BF"/>
      <w:sz w:val="24"/>
      <w:szCs w:val="24"/>
    </w:rPr>
  </w:style>
  <w:style w:type="character" w:customStyle="1" w:styleId="MenoNoResolvida1">
    <w:name w:val="Menção Não Resolvida1"/>
    <w:basedOn w:val="Tipodeletrapredefinidodopargrafo"/>
    <w:uiPriority w:val="99"/>
    <w:semiHidden/>
    <w:unhideWhenUsed/>
    <w:qFormat/>
    <w:rsid w:val="001320BB"/>
    <w:rPr>
      <w:color w:val="605E5C"/>
      <w:shd w:val="clear" w:color="auto" w:fill="E1DFDD"/>
    </w:rPr>
  </w:style>
  <w:style w:type="character" w:styleId="MenoNoResolvida">
    <w:name w:val="Unresolved Mention"/>
    <w:basedOn w:val="Tipodeletrapredefinidodopargrafo"/>
    <w:uiPriority w:val="99"/>
    <w:semiHidden/>
    <w:unhideWhenUsed/>
    <w:qFormat/>
    <w:rsid w:val="00B61933"/>
    <w:rPr>
      <w:color w:val="605E5C"/>
      <w:shd w:val="clear" w:color="auto" w:fill="E1DFDD"/>
    </w:rPr>
  </w:style>
  <w:style w:type="character" w:styleId="Hiperligaovisitada">
    <w:name w:val="FollowedHyperlink"/>
    <w:basedOn w:val="Tipodeletrapredefinidodopargrafo"/>
    <w:uiPriority w:val="99"/>
    <w:semiHidden/>
    <w:unhideWhenUsed/>
    <w:rsid w:val="006B4EAC"/>
    <w:rPr>
      <w:color w:val="800080" w:themeColor="followedHyperlink"/>
      <w:u w:val="single"/>
    </w:rPr>
  </w:style>
  <w:style w:type="character" w:customStyle="1" w:styleId="AnnexCarter">
    <w:name w:val="Annex Caráter"/>
    <w:basedOn w:val="Ttulo2Carter"/>
    <w:link w:val="Annex"/>
    <w:qFormat/>
    <w:rsid w:val="00071A4F"/>
    <w:rPr>
      <w:rFonts w:asciiTheme="majorHAnsi" w:eastAsiaTheme="majorEastAsia" w:hAnsiTheme="majorHAnsi" w:cstheme="majorBidi"/>
      <w:color w:val="365F91" w:themeColor="accent1" w:themeShade="BF"/>
      <w:sz w:val="28"/>
      <w:szCs w:val="28"/>
    </w:rPr>
  </w:style>
  <w:style w:type="character" w:customStyle="1" w:styleId="IndexLink">
    <w:name w:val="Index Link"/>
    <w:qFormat/>
  </w:style>
  <w:style w:type="paragraph" w:customStyle="1" w:styleId="Heading">
    <w:name w:val="Heading"/>
    <w:basedOn w:val="Normal"/>
    <w:next w:val="Corpodetexto"/>
    <w:qFormat/>
    <w:pPr>
      <w:keepNext/>
      <w:spacing w:before="240"/>
    </w:pPr>
    <w:rPr>
      <w:rFonts w:ascii="Liberation Sans" w:eastAsia="Noto Sans CJK SC" w:hAnsi="Liberation Sans" w:cs="Lohit Devanagari"/>
      <w:sz w:val="28"/>
      <w:szCs w:val="28"/>
    </w:rPr>
  </w:style>
  <w:style w:type="paragraph" w:styleId="Corpodetexto">
    <w:name w:val="Body Text"/>
    <w:basedOn w:val="Normal"/>
    <w:pPr>
      <w:spacing w:after="140"/>
    </w:pPr>
  </w:style>
  <w:style w:type="paragraph" w:styleId="Lista">
    <w:name w:val="List"/>
    <w:basedOn w:val="Corpodetexto"/>
    <w:rPr>
      <w:rFonts w:cs="Lohit Devanagari"/>
    </w:rPr>
  </w:style>
  <w:style w:type="paragraph" w:styleId="Legenda">
    <w:name w:val="caption"/>
    <w:basedOn w:val="Normal"/>
    <w:next w:val="Normal"/>
    <w:uiPriority w:val="35"/>
    <w:unhideWhenUsed/>
    <w:qFormat/>
    <w:rsid w:val="006676FA"/>
    <w:pPr>
      <w:spacing w:line="240" w:lineRule="auto"/>
      <w:jc w:val="center"/>
    </w:pPr>
    <w:rPr>
      <w:color w:val="000000" w:themeColor="text1"/>
      <w:sz w:val="22"/>
      <w:szCs w:val="22"/>
    </w:rPr>
  </w:style>
  <w:style w:type="paragraph" w:customStyle="1" w:styleId="Index">
    <w:name w:val="Index"/>
    <w:basedOn w:val="Normal"/>
    <w:qFormat/>
    <w:pPr>
      <w:suppressLineNumbers/>
    </w:pPr>
    <w:rPr>
      <w:rFonts w:cs="Lohit Devanagari"/>
    </w:rPr>
  </w:style>
  <w:style w:type="paragraph" w:styleId="Textodebalo">
    <w:name w:val="Balloon Text"/>
    <w:basedOn w:val="Normal"/>
    <w:link w:val="TextodebaloCarter"/>
    <w:uiPriority w:val="99"/>
    <w:semiHidden/>
    <w:unhideWhenUsed/>
    <w:qFormat/>
    <w:rsid w:val="00C733BE"/>
    <w:pPr>
      <w:spacing w:after="0" w:line="240" w:lineRule="auto"/>
    </w:pPr>
    <w:rPr>
      <w:rFonts w:ascii="Tahoma" w:hAnsi="Tahoma" w:cs="Tahoma"/>
      <w:sz w:val="16"/>
      <w:szCs w:val="16"/>
    </w:rPr>
  </w:style>
  <w:style w:type="paragraph" w:styleId="Ttulo">
    <w:name w:val="Title"/>
    <w:basedOn w:val="Normal"/>
    <w:next w:val="Normal"/>
    <w:link w:val="TtuloCarter"/>
    <w:uiPriority w:val="10"/>
    <w:qFormat/>
    <w:rsid w:val="00721261"/>
    <w:pPr>
      <w:spacing w:before="240" w:after="480"/>
      <w:jc w:val="left"/>
    </w:pPr>
    <w:rPr>
      <w:rFonts w:asciiTheme="majorHAnsi" w:hAnsiTheme="majorHAnsi"/>
      <w:b/>
      <w:sz w:val="28"/>
      <w:szCs w:val="28"/>
      <w:lang w:val="en-US"/>
    </w:rPr>
  </w:style>
  <w:style w:type="paragraph" w:customStyle="1" w:styleId="HeaderandFooter">
    <w:name w:val="Header and Footer"/>
    <w:basedOn w:val="Normal"/>
    <w:qFormat/>
  </w:style>
  <w:style w:type="paragraph" w:styleId="Cabealho">
    <w:name w:val="header"/>
    <w:basedOn w:val="Normal"/>
    <w:link w:val="CabealhoCarter"/>
    <w:uiPriority w:val="99"/>
    <w:unhideWhenUsed/>
    <w:rsid w:val="00DE7218"/>
    <w:pPr>
      <w:tabs>
        <w:tab w:val="center" w:pos="4252"/>
        <w:tab w:val="right" w:pos="8504"/>
      </w:tabs>
      <w:spacing w:after="0" w:line="240" w:lineRule="auto"/>
    </w:pPr>
  </w:style>
  <w:style w:type="paragraph" w:styleId="Rodap">
    <w:name w:val="footer"/>
    <w:basedOn w:val="Normal"/>
    <w:link w:val="RodapCarter"/>
    <w:uiPriority w:val="99"/>
    <w:unhideWhenUsed/>
    <w:rsid w:val="00DE7218"/>
    <w:pPr>
      <w:tabs>
        <w:tab w:val="center" w:pos="4252"/>
        <w:tab w:val="right" w:pos="8504"/>
      </w:tabs>
      <w:spacing w:after="0" w:line="240" w:lineRule="auto"/>
    </w:p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qFormat/>
    <w:rsid w:val="00A95392"/>
    <w:pPr>
      <w:spacing w:beforeAutospacing="1" w:afterAutospacing="1" w:line="240" w:lineRule="auto"/>
    </w:pPr>
    <w:rPr>
      <w:rFonts w:ascii="Times New Roman" w:hAnsi="Times New Roman" w:cs="Times New Roman"/>
    </w:rPr>
  </w:style>
  <w:style w:type="paragraph" w:styleId="Bibliografia">
    <w:name w:val="Bibliography"/>
    <w:basedOn w:val="Normal"/>
    <w:next w:val="Normal"/>
    <w:uiPriority w:val="37"/>
    <w:unhideWhenUsed/>
    <w:qFormat/>
    <w:rsid w:val="00A95392"/>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paragraph" w:customStyle="1" w:styleId="Tabela">
    <w:name w:val="Tabela"/>
    <w:basedOn w:val="Texto"/>
    <w:link w:val="TabelaCarcter"/>
    <w:qFormat/>
    <w:rsid w:val="0019106B"/>
    <w:pPr>
      <w:jc w:val="center"/>
    </w:pPr>
    <w:rPr>
      <w:bCs/>
      <w:sz w:val="22"/>
      <w:szCs w:val="22"/>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paragraph" w:styleId="ndice1">
    <w:name w:val="toc 1"/>
    <w:basedOn w:val="Normal"/>
    <w:next w:val="Normal"/>
    <w:autoRedefine/>
    <w:uiPriority w:val="39"/>
    <w:unhideWhenUsed/>
    <w:rsid w:val="0007098F"/>
    <w:pPr>
      <w:spacing w:after="100"/>
    </w:p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paragraph" w:styleId="Textodenotaderodap">
    <w:name w:val="footnote text"/>
    <w:basedOn w:val="Normal"/>
    <w:link w:val="TextodenotaderodapCarter"/>
    <w:uiPriority w:val="99"/>
    <w:unhideWhenUsed/>
    <w:rsid w:val="00FA0DF4"/>
    <w:pPr>
      <w:spacing w:after="0" w:line="240" w:lineRule="auto"/>
    </w:pPr>
    <w:rPr>
      <w:sz w:val="16"/>
      <w:szCs w:val="16"/>
    </w:rPr>
  </w:style>
  <w:style w:type="paragraph" w:customStyle="1" w:styleId="EndNoteBibliographyTitle">
    <w:name w:val="EndNote Bibliography Title"/>
    <w:basedOn w:val="Normal"/>
    <w:qFormat/>
    <w:rsid w:val="00FF1CAC"/>
    <w:pPr>
      <w:spacing w:after="0"/>
      <w:jc w:val="center"/>
    </w:pPr>
    <w:rPr>
      <w:rFonts w:ascii="Times New Roman" w:hAnsi="Times New Roman" w:cs="Times New Roman"/>
    </w:rPr>
  </w:style>
  <w:style w:type="paragraph" w:customStyle="1" w:styleId="EndNoteBibliography">
    <w:name w:val="EndNote Bibliography"/>
    <w:basedOn w:val="Normal"/>
    <w:qFormat/>
    <w:rsid w:val="00FF1CAC"/>
    <w:pPr>
      <w:spacing w:line="240" w:lineRule="auto"/>
    </w:pPr>
    <w:rPr>
      <w:rFonts w:ascii="Times New Roman" w:hAnsi="Times New Roman" w:cs="Times New Roman"/>
    </w:rPr>
  </w:style>
  <w:style w:type="paragraph" w:styleId="ndicedeilustraes">
    <w:name w:val="table of figures"/>
    <w:basedOn w:val="Normal"/>
    <w:next w:val="Normal"/>
    <w:uiPriority w:val="99"/>
    <w:unhideWhenUsed/>
    <w:qFormat/>
    <w:rsid w:val="00FB4304"/>
    <w:pPr>
      <w:ind w:left="440" w:hanging="440"/>
    </w:pPr>
  </w:style>
  <w:style w:type="paragraph" w:styleId="PargrafodaLista">
    <w:name w:val="List Paragraph"/>
    <w:basedOn w:val="Normal"/>
    <w:uiPriority w:val="34"/>
    <w:qFormat/>
    <w:rsid w:val="00721261"/>
    <w:pPr>
      <w:ind w:left="720"/>
      <w:contextualSpacing/>
    </w:pPr>
  </w:style>
  <w:style w:type="paragraph" w:styleId="ndiceremissivo1">
    <w:name w:val="index 1"/>
    <w:basedOn w:val="Normal"/>
    <w:next w:val="Normal"/>
    <w:autoRedefine/>
    <w:uiPriority w:val="99"/>
    <w:unhideWhenUsed/>
    <w:qFormat/>
    <w:rsid w:val="0019106B"/>
    <w:pPr>
      <w:ind w:left="240" w:hanging="240"/>
    </w:pPr>
  </w:style>
  <w:style w:type="paragraph" w:styleId="ndiceremissivo2">
    <w:name w:val="index 2"/>
    <w:basedOn w:val="Normal"/>
    <w:next w:val="Normal"/>
    <w:autoRedefine/>
    <w:uiPriority w:val="99"/>
    <w:unhideWhenUsed/>
    <w:qFormat/>
    <w:rsid w:val="0019106B"/>
    <w:pPr>
      <w:ind w:left="480" w:hanging="240"/>
    </w:pPr>
  </w:style>
  <w:style w:type="paragraph" w:styleId="ndiceremissivo3">
    <w:name w:val="index 3"/>
    <w:basedOn w:val="Normal"/>
    <w:next w:val="Normal"/>
    <w:autoRedefine/>
    <w:uiPriority w:val="99"/>
    <w:unhideWhenUsed/>
    <w:qFormat/>
    <w:rsid w:val="0019106B"/>
    <w:pPr>
      <w:ind w:left="720" w:hanging="240"/>
    </w:pPr>
  </w:style>
  <w:style w:type="paragraph" w:styleId="ndiceremissivo4">
    <w:name w:val="index 4"/>
    <w:basedOn w:val="Normal"/>
    <w:next w:val="Normal"/>
    <w:autoRedefine/>
    <w:uiPriority w:val="99"/>
    <w:unhideWhenUsed/>
    <w:qFormat/>
    <w:rsid w:val="0019106B"/>
    <w:pPr>
      <w:ind w:left="960" w:hanging="240"/>
    </w:pPr>
  </w:style>
  <w:style w:type="paragraph" w:styleId="ndiceremissivo5">
    <w:name w:val="index 5"/>
    <w:basedOn w:val="Normal"/>
    <w:next w:val="Normal"/>
    <w:autoRedefine/>
    <w:uiPriority w:val="99"/>
    <w:unhideWhenUsed/>
    <w:qFormat/>
    <w:rsid w:val="0019106B"/>
    <w:pPr>
      <w:ind w:left="1200" w:hanging="240"/>
    </w:pPr>
  </w:style>
  <w:style w:type="paragraph" w:styleId="ndiceremissivo6">
    <w:name w:val="index 6"/>
    <w:basedOn w:val="Normal"/>
    <w:next w:val="Normal"/>
    <w:autoRedefine/>
    <w:uiPriority w:val="99"/>
    <w:unhideWhenUsed/>
    <w:qFormat/>
    <w:rsid w:val="0019106B"/>
    <w:pPr>
      <w:ind w:left="1440" w:hanging="240"/>
    </w:pPr>
  </w:style>
  <w:style w:type="paragraph" w:styleId="ndiceremissivo7">
    <w:name w:val="index 7"/>
    <w:basedOn w:val="Normal"/>
    <w:next w:val="Normal"/>
    <w:autoRedefine/>
    <w:uiPriority w:val="99"/>
    <w:unhideWhenUsed/>
    <w:qFormat/>
    <w:rsid w:val="0019106B"/>
    <w:pPr>
      <w:ind w:left="1680" w:hanging="240"/>
    </w:pPr>
  </w:style>
  <w:style w:type="paragraph" w:styleId="ndiceremissivo8">
    <w:name w:val="index 8"/>
    <w:basedOn w:val="Normal"/>
    <w:next w:val="Normal"/>
    <w:autoRedefine/>
    <w:uiPriority w:val="99"/>
    <w:unhideWhenUsed/>
    <w:qFormat/>
    <w:rsid w:val="0019106B"/>
    <w:pPr>
      <w:ind w:left="1920" w:hanging="240"/>
    </w:pPr>
  </w:style>
  <w:style w:type="paragraph" w:styleId="ndiceremissivo9">
    <w:name w:val="index 9"/>
    <w:basedOn w:val="Normal"/>
    <w:next w:val="Normal"/>
    <w:autoRedefine/>
    <w:uiPriority w:val="99"/>
    <w:unhideWhenUsed/>
    <w:qFormat/>
    <w:rsid w:val="0019106B"/>
    <w:pPr>
      <w:ind w:left="2160" w:hanging="240"/>
    </w:pPr>
  </w:style>
  <w:style w:type="paragraph" w:styleId="Cabealhodendiceremissivo">
    <w:name w:val="index heading"/>
    <w:basedOn w:val="Normal"/>
    <w:next w:val="ndiceremissivo1"/>
    <w:uiPriority w:val="99"/>
    <w:unhideWhenUsed/>
    <w:qFormat/>
    <w:rsid w:val="0019106B"/>
  </w:style>
  <w:style w:type="paragraph" w:styleId="ndice2">
    <w:name w:val="toc 2"/>
    <w:basedOn w:val="Normal"/>
    <w:next w:val="Normal"/>
    <w:autoRedefine/>
    <w:uiPriority w:val="39"/>
    <w:unhideWhenUsed/>
    <w:rsid w:val="00941287"/>
    <w:pPr>
      <w:spacing w:after="100"/>
      <w:ind w:left="240"/>
    </w:pPr>
  </w:style>
  <w:style w:type="paragraph" w:styleId="ndice3">
    <w:name w:val="toc 3"/>
    <w:basedOn w:val="Normal"/>
    <w:next w:val="Normal"/>
    <w:autoRedefine/>
    <w:uiPriority w:val="39"/>
    <w:unhideWhenUsed/>
    <w:rsid w:val="00F57CF8"/>
    <w:pPr>
      <w:spacing w:after="100"/>
      <w:ind w:left="480"/>
    </w:pPr>
  </w:style>
  <w:style w:type="paragraph" w:styleId="Textodecomentrio">
    <w:name w:val="annotation text"/>
    <w:basedOn w:val="Normal"/>
    <w:link w:val="TextodecomentrioCarter"/>
    <w:uiPriority w:val="99"/>
    <w:semiHidden/>
    <w:unhideWhenUsed/>
    <w:qFormat/>
    <w:rsid w:val="001727C3"/>
    <w:pPr>
      <w:spacing w:line="240" w:lineRule="auto"/>
    </w:pPr>
    <w:rPr>
      <w:sz w:val="20"/>
      <w:szCs w:val="20"/>
    </w:rPr>
  </w:style>
  <w:style w:type="paragraph" w:styleId="Assuntodecomentrio">
    <w:name w:val="annotation subject"/>
    <w:basedOn w:val="Textodecomentrio"/>
    <w:next w:val="Textodecomentrio"/>
    <w:link w:val="AssuntodecomentrioCarter"/>
    <w:uiPriority w:val="99"/>
    <w:semiHidden/>
    <w:unhideWhenUsed/>
    <w:qFormat/>
    <w:rsid w:val="001727C3"/>
    <w:rPr>
      <w:b/>
      <w:bCs/>
    </w:rPr>
  </w:style>
  <w:style w:type="paragraph" w:styleId="SemEspaamento">
    <w:name w:val="No Spacing"/>
    <w:uiPriority w:val="1"/>
    <w:qFormat/>
    <w:rsid w:val="00285CED"/>
    <w:rPr>
      <w:rFonts w:ascii="Calibri" w:eastAsiaTheme="minorHAnsi" w:hAnsi="Calibri"/>
      <w:sz w:val="24"/>
      <w:lang w:eastAsia="en-US"/>
    </w:rPr>
  </w:style>
  <w:style w:type="paragraph" w:customStyle="1" w:styleId="Annex">
    <w:name w:val="Annex"/>
    <w:basedOn w:val="Ttulo2"/>
    <w:link w:val="AnnexCarter"/>
    <w:qFormat/>
    <w:rsid w:val="00071A4F"/>
    <w:rPr>
      <w:color w:val="auto"/>
      <w:sz w:val="28"/>
      <w:szCs w:val="28"/>
    </w:rPr>
  </w:style>
  <w:style w:type="paragraph" w:styleId="Reviso">
    <w:name w:val="Revision"/>
    <w:uiPriority w:val="99"/>
    <w:semiHidden/>
    <w:qFormat/>
    <w:rsid w:val="00796A75"/>
    <w:rPr>
      <w:sz w:val="24"/>
      <w:szCs w:val="24"/>
    </w:rPr>
  </w:style>
  <w:style w:type="paragraph" w:customStyle="1" w:styleId="FrameContents">
    <w:name w:val="Frame Contents"/>
    <w:basedOn w:val="Normal"/>
    <w:qFormat/>
  </w:style>
  <w:style w:type="table" w:styleId="TabelacomGrelha">
    <w:name w:val="Table Grid"/>
    <w:basedOn w:val="Tabelanormal"/>
    <w:uiPriority w:val="59"/>
    <w:rsid w:val="00063E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1Clara">
    <w:name w:val="Grid Table 1 Light"/>
    <w:basedOn w:val="Tabelanormal"/>
    <w:uiPriority w:val="46"/>
    <w:rsid w:val="00E66F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styleId="TabelacomGrelhaClara">
    <w:name w:val="Grid Table Light"/>
    <w:basedOn w:val="Tabelanormal"/>
    <w:uiPriority w:val="40"/>
    <w:rsid w:val="00B00D1A"/>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styleId="TabelaSimples5">
    <w:name w:val="Plain Table 5"/>
    <w:basedOn w:val="Tabelanormal"/>
    <w:uiPriority w:val="45"/>
    <w:rsid w:val="00B00D1A"/>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microsoft.com/office/2016/09/relationships/commentsIds" Target="commentsIds.xml"/><Relationship Id="rId26" Type="http://schemas.openxmlformats.org/officeDocument/2006/relationships/image" Target="media/image9.png"/><Relationship Id="rId39" Type="http://schemas.openxmlformats.org/officeDocument/2006/relationships/footer" Target="footer7.xml"/><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header" Target="header2.xml"/><Relationship Id="rId42" Type="http://schemas.openxmlformats.org/officeDocument/2006/relationships/footer" Target="footer9.xm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oter" Target="footer6.xml"/><Relationship Id="rId46" Type="http://schemas.openxmlformats.org/officeDocument/2006/relationships/footer" Target="footer11.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3.xml"/><Relationship Id="rId40" Type="http://schemas.openxmlformats.org/officeDocument/2006/relationships/header" Target="header4.xml"/><Relationship Id="rId45" Type="http://schemas.openxmlformats.org/officeDocument/2006/relationships/footer" Target="footer10.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5.xm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4.xml"/><Relationship Id="rId43" Type="http://schemas.openxmlformats.org/officeDocument/2006/relationships/image" Target="media/image19.png"/><Relationship Id="rId48" Type="http://schemas.microsoft.com/office/2011/relationships/people" Target="people.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7.emf"/></Relationships>
</file>

<file path=word/_rels/header3.xml.rels><?xml version="1.0" encoding="UTF-8" standalone="yes"?>
<Relationships xmlns="http://schemas.openxmlformats.org/package/2006/relationships"><Relationship Id="rId1" Type="http://schemas.openxmlformats.org/officeDocument/2006/relationships/image" Target="media/image18.emf"/></Relationships>
</file>

<file path=word/_rels/header4.xml.rels><?xml version="1.0" encoding="UTF-8" standalone="yes"?>
<Relationships xmlns="http://schemas.openxmlformats.org/package/2006/relationships"><Relationship Id="rId1" Type="http://schemas.openxmlformats.org/officeDocument/2006/relationships/image" Target="media/image18.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EFC9781338C0E4F99887D095E76976F" ma:contentTypeVersion="9" ma:contentTypeDescription="Create a new document." ma:contentTypeScope="" ma:versionID="ad18ef22bd1703fd94b71ca939df0f30">
  <xsd:schema xmlns:xsd="http://www.w3.org/2001/XMLSchema" xmlns:xs="http://www.w3.org/2001/XMLSchema" xmlns:p="http://schemas.microsoft.com/office/2006/metadata/properties" xmlns:ns2="39272cb7-c79c-4e40-9ac7-422ac53d4b7b" targetNamespace="http://schemas.microsoft.com/office/2006/metadata/properties" ma:root="true" ma:fieldsID="9c8117aa9636398d1d4fd87dc67553f6" ns2:_="">
    <xsd:import namespace="39272cb7-c79c-4e40-9ac7-422ac53d4b7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272cb7-c79c-4e40-9ac7-422ac53d4b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2In20</b:Tag>
    <b:SourceType>InternetSite</b:SourceType>
    <b:Guid>{91F25364-E2D4-4D53-A903-DE4DD1DACD65}</b:Guid>
    <b:Title>2. Introduction to the Spring Framework</b:Title>
    <b:YearAccessed>2020</b:YearAccessed>
    <b:MonthAccessed>04</b:MonthAccessed>
    <b:DayAccessed>24</b:DayAccessed>
    <b:URL>https://docs.spring.io/spring/docs/4.3.x/spring-framework-reference/html/overview.html</b:URL>
    <b:LCID>en-US</b:LCID>
    <b:RefOrder>12</b:RefOrder>
  </b:Source>
  <b:Source>
    <b:Tag>Alg20</b:Tag>
    <b:SourceType>InternetSite</b:SourceType>
    <b:Guid>{F2CED7F3-3664-449D-AF8E-BCAC9C6947FE}</b:Guid>
    <b:Title>AlgoExpert</b:Title>
    <b:YearAccessed>2020</b:YearAccessed>
    <b:MonthAccessed>04</b:MonthAccessed>
    <b:DayAccessed>25</b:DayAccessed>
    <b:URL>https://www.algoexpert.io/product</b:URL>
    <b:LCID>en-US</b:LCID>
    <b:RefOrder>3</b:RefOrder>
  </b:Source>
  <b:Source>
    <b:Tag>Doc201</b:Tag>
    <b:SourceType>InternetSite</b:SourceType>
    <b:Guid>{20AD9786-7E2E-4FE6-81AB-8001A8668233}</b:Guid>
    <b:Title>Docker Hub</b:Title>
    <b:YearAccessed>2020</b:YearAccessed>
    <b:MonthAccessed>04</b:MonthAccessed>
    <b:DayAccessed>17</b:DayAccessed>
    <b:URL>https://hub.docker.com/</b:URL>
    <b:LCID>en-US</b:LCID>
    <b:RefOrder>18</b:RefOrder>
  </b:Source>
  <b:Source>
    <b:Tag>Doc20</b:Tag>
    <b:SourceType>InternetSite</b:SourceType>
    <b:Guid>{973EB04A-BEF2-4B7C-B2E8-7C7110D5E7B7}</b:Guid>
    <b:Title>Docker Documentation | Docker Documentation</b:Title>
    <b:YearAccessed>2020</b:YearAccessed>
    <b:MonthAccessed>04</b:MonthAccessed>
    <b:DayAccessed>17</b:DayAccessed>
    <b:URL>https://docs.docker.com/</b:URL>
    <b:LCID>en-US</b:LCID>
    <b:RefOrder>16</b:RefOrder>
  </b:Source>
  <b:Source>
    <b:Tag>Dat20</b:Tag>
    <b:SourceType>InternetSite</b:SourceType>
    <b:Guid>{A34B38B3-B76D-4854-B98D-6FDBB7304259}</b:Guid>
    <b:Title>Database - Third Normal Form (3NF) - Tutorialspoint</b:Title>
    <b:YearAccessed>2020</b:YearAccessed>
    <b:MonthAccessed>04</b:MonthAccessed>
    <b:DayAccessed>27</b:DayAccessed>
    <b:URL>https://www.tutorialspoint.com/sql/third-normal-form.htm</b:URL>
    <b:LCID>en-US</b:LCID>
    <b:RefOrder>29</b:RefOrder>
  </b:Source>
  <b:Source>
    <b:Tag>API20</b:Tag>
    <b:SourceType>InternetSite</b:SourceType>
    <b:Guid>{B53302BF-4B84-423C-A89F-4958C319577A}</b:Guid>
    <b:Title>API Documentation &amp; Design Tools for Teams | Swagger | Swagger</b:Title>
    <b:YearAccessed>2020</b:YearAccessed>
    <b:MonthAccessed>04</b:MonthAccessed>
    <b:DayAccessed>24</b:DayAccessed>
    <b:URL>https://swagger.io/</b:URL>
    <b:LCID>en-US</b:LCID>
    <b:RefOrder>14</b:RefOrder>
  </b:Source>
  <b:Source>
    <b:Tag>Hac20</b:Tag>
    <b:SourceType>InternetSite</b:SourceType>
    <b:Guid>{5E78B3B1-BE83-411D-8D02-523C4444B46B}</b:Guid>
    <b:LCID>en-US</b:LCID>
    <b:Title>HackerRank</b:Title>
    <b:YearAccessed>2020</b:YearAccessed>
    <b:MonthAccessed>04</b:MonthAccessed>
    <b:DayAccessed>25</b:DayAccessed>
    <b:URL>https://www.hackerrank.com/</b:URL>
    <b:RefOrder>4</b:RefOrder>
  </b:Source>
  <b:Source>
    <b:Tag>Wik20</b:Tag>
    <b:SourceType>InternetSite</b:SourceType>
    <b:Guid>{E7A218BA-F19F-4965-8FF5-460B75025E04}</b:Guid>
    <b:Title>Wikipedia</b:Title>
    <b:YearAccessed>2020</b:YearAccessed>
    <b:MonthAccessed>04</b:MonthAccessed>
    <b:DayAccessed>20</b:DayAccessed>
    <b:URL>https://en.wikipedia.org/wiki/Algorithm_engineering</b:URL>
    <b:LCID>en-US</b:LCID>
    <b:RefOrder>35</b:RefOrder>
  </b:Source>
  <b:Source>
    <b:Tag>Ale17</b:Tag>
    <b:SourceType>Book</b:SourceType>
    <b:Guid>{2592C9F5-0BF5-46F9-96BF-F5C76BFE5FD8}</b:Guid>
    <b:Title>Learning React: Functional Web Development with React and Redux</b:Title>
    <b:Year>2017</b:Year>
    <b:Author>
      <b:Author>
        <b:NameList>
          <b:Person>
            <b:Last>Banks</b:Last>
            <b:First>Alex</b:First>
          </b:Person>
        </b:NameList>
      </b:Author>
    </b:Author>
    <b:Publisher>O'Reilly Media</b:Publisher>
    <b:LCID>en-US</b:LCID>
    <b:RefOrder>9</b:RefOrder>
  </b:Source>
  <b:Source>
    <b:Tag>Wha20</b:Tag>
    <b:SourceType>InternetSite</b:SourceType>
    <b:Guid>{C6F8D652-19D1-4962-A37A-AECA47B6030D}</b:Guid>
    <b:Title>What is REST – Learn to create timeless REST APIs</b:Title>
    <b:YearAccessed>2020</b:YearAccessed>
    <b:MonthAccessed>05</b:MonthAccessed>
    <b:DayAccessed>01</b:DayAccessed>
    <b:URL>https://restfulapi.net/</b:URL>
    <b:LCID>en-US</b:LCID>
    <b:RefOrder>19</b:RefOrder>
  </b:Source>
  <b:Source>
    <b:Tag>Spr202</b:Tag>
    <b:SourceType>InternetSite</b:SourceType>
    <b:Guid>{639F34C3-C268-447A-BD4A-2CFB07B80247}</b:Guid>
    <b:Title>Spring Security</b:Title>
    <b:YearAccessed>2020</b:YearAccessed>
    <b:MonthAccessed>04</b:MonthAccessed>
    <b:DayAccessed>24</b:DayAccessed>
    <b:URL>https://spring.io/projects/spring-security</b:URL>
    <b:LCID>en-US</b:LCID>
    <b:RefOrder>36</b:RefOrder>
  </b:Source>
  <b:Source>
    <b:Tag>Spr20</b:Tag>
    <b:SourceType>InternetSite</b:SourceType>
    <b:Guid>{A6293760-ED05-4534-BB2D-0F27D7ED71DE}</b:Guid>
    <b:Title>Spring Framework</b:Title>
    <b:YearAccessed>2020</b:YearAccessed>
    <b:MonthAccessed>04</b:MonthAccessed>
    <b:DayAccessed>24</b:DayAccessed>
    <b:URL>https://spring.io/projects/spring-framework</b:URL>
    <b:LCID>en-US</b:LCID>
    <b:RefOrder>11</b:RefOrder>
  </b:Source>
  <b:Source>
    <b:Tag>Spr201</b:Tag>
    <b:SourceType>InternetSite</b:SourceType>
    <b:Guid>{517ABC09-C7FF-4C22-8345-1B88BD1D41AF}</b:Guid>
    <b:Title>Spring Boot</b:Title>
    <b:YearAccessed>2020</b:YearAccessed>
    <b:MonthAccessed>24</b:MonthAccessed>
    <b:DayAccessed>04</b:DayAccessed>
    <b:URL>https://spring.io/projects/spring-boot</b:URL>
    <b:LCID>en-US</b:LCID>
    <b:RefOrder>13</b:RefOrder>
  </b:Source>
  <b:Source>
    <b:Tag>Rea20</b:Tag>
    <b:SourceType>InternetSite</b:SourceType>
    <b:Guid>{07994B52-8EB9-4B22-B7E6-CE640E554C23}</b:Guid>
    <b:Title>React – A JavaScript library for building user interfaces</b:Title>
    <b:YearAccessed>2020</b:YearAccessed>
    <b:MonthAccessed>04</b:MonthAccessed>
    <b:DayAccessed>24</b:DayAccessed>
    <b:URL>https://reactjs.org</b:URL>
    <b:LCID>en-US</b:LCID>
    <b:RefOrder>8</b:RefOrder>
  </b:Source>
  <b:Source>
    <b:Tag>Ope20</b:Tag>
    <b:SourceType>InternetSite</b:SourceType>
    <b:Guid>{7DCEA72A-D366-4729-85EE-9760687E8C64}</b:Guid>
    <b:Title>OpenAPI-Specification/3.0.2.md at master · OAI/OpenAPI-Specification</b:Title>
    <b:YearAccessed>2020</b:YearAccessed>
    <b:MonthAccessed>04</b:MonthAccessed>
    <b:DayAccessed>27</b:DayAccessed>
    <b:URL>https://github.com/OAI/OpenAPI-Specification/blob/master/versions/3.0.2.md</b:URL>
    <b:LCID>en-US</b:LCID>
    <b:RefOrder>27</b:RefOrder>
  </b:Source>
  <b:Source>
    <b:Tag>Swa20</b:Tag>
    <b:SourceType>InternetSite</b:SourceType>
    <b:Guid>{ADC2DF89-3320-49C6-8AE1-E3F3887BDB40}</b:Guid>
    <b:Title>IS E-Learning Swagger UI</b:Title>
    <b:YearAccessed>2020</b:YearAccessed>
    <b:MonthAccessed>04</b:MonthAccessed>
    <b:DayAccessed>27</b:DayAccessed>
    <b:URL>https://joaoesantos.github.io/ise_learning/apiDocumentation</b:URL>
    <b:LCID>en-US</b:LCID>
    <b:RefOrder>28</b:RefOrder>
  </b:Source>
  <b:Source>
    <b:Tag>Int20</b:Tag>
    <b:SourceType>InternetSite</b:SourceType>
    <b:Guid>{EC151057-7848-4584-BA96-4C7CF4BBE260}</b:Guid>
    <b:Title>Introducing JSX – React</b:Title>
    <b:YearAccessed>2020</b:YearAccessed>
    <b:MonthAccessed>04</b:MonthAccessed>
    <b:DayAccessed>24</b:DayAccessed>
    <b:URL>https://reactjs.org/docs/introducing-jsx.html</b:URL>
    <b:LCID>en-US</b:LCID>
    <b:RefOrder>10</b:RefOrder>
  </b:Source>
  <b:Source>
    <b:Tag>Emp20</b:Tag>
    <b:SourceType>InternetSite</b:SourceType>
    <b:Guid>{335FE1C1-1EB3-485D-A696-C2DCB75C131C}</b:Guid>
    <b:Title>Empowering App Development for Developers | Docker</b:Title>
    <b:YearAccessed>2020</b:YearAccessed>
    <b:MonthAccessed>04</b:MonthAccessed>
    <b:DayAccessed>17</b:DayAccessed>
    <b:URL>https://www.docker.com/</b:URL>
    <b:LCID>en-US</b:LCID>
    <b:RefOrder>15</b:RefOrder>
  </b:Source>
  <b:Source>
    <b:Tag>Lee20</b:Tag>
    <b:SourceType>InternetSite</b:SourceType>
    <b:Guid>{4D0F09F1-827F-492B-BFEE-E17F4C7B772C}</b:Guid>
    <b:LCID>en-US</b:LCID>
    <b:Title>LeetCode</b:Title>
    <b:YearAccessed>2020</b:YearAccessed>
    <b:MonthAccessed>04</b:MonthAccessed>
    <b:DayAccessed>25</b:DayAccessed>
    <b:URL>https://leetcode.com/</b:URL>
    <b:RefOrder>5</b:RefOrder>
  </b:Source>
  <b:Source>
    <b:Tag>Cod20</b:Tag>
    <b:SourceType>InternetSite</b:SourceType>
    <b:Guid>{274524E0-F0ED-46A3-9B81-CE42AC00F884}</b:Guid>
    <b:LCID>en-US</b:LCID>
    <b:Title>CodeWars</b:Title>
    <b:YearAccessed>2020</b:YearAccessed>
    <b:MonthAccessed>04</b:MonthAccessed>
    <b:DayAccessed>25</b:DayAccessed>
    <b:URL>https://www.codewars.com/</b:URL>
    <b:RefOrder>6</b:RefOrder>
  </b:Source>
  <b:Source>
    <b:Tag>Cod201</b:Tag>
    <b:SourceType>InternetSite</b:SourceType>
    <b:Guid>{9F216EB9-9137-45F8-A5E4-EED17AF1DC06}</b:Guid>
    <b:LCID>en-US</b:LCID>
    <b:Title>CodeChef</b:Title>
    <b:YearAccessed>2020</b:YearAccessed>
    <b:MonthAccessed>04</b:MonthAccessed>
    <b:DayAccessed>25</b:DayAccessed>
    <b:URL>https://www.codechef.com/</b:URL>
    <b:RefOrder>7</b:RefOrder>
  </b:Source>
  <b:Source>
    <b:Tag>Kar13</b:Tag>
    <b:SourceType>Book</b:SourceType>
    <b:Guid>{2FAD262E-F40A-424D-A592-5DECB1BC13DB}</b:Guid>
    <b:LCID>en-GB</b:LCID>
    <b:Author>
      <b:Author>
        <b:NameList>
          <b:Person>
            <b:Last>Wiegers</b:Last>
            <b:First>Karl</b:First>
          </b:Person>
        </b:NameList>
      </b:Author>
    </b:Author>
    <b:Title>Software Requirements (Developer Best Practices)</b:Title>
    <b:Year>2013</b:Year>
    <b:Publisher>Microsoft Press</b:Publisher>
    <b:RefOrder>2</b:RefOrder>
  </b:Source>
  <b:Source>
    <b:Tag>Sha19</b:Tag>
    <b:SourceType>Book</b:SourceType>
    <b:Guid>{A2951FEA-061B-449B-8077-B09F12AA0195}</b:Guid>
    <b:LCID>en-GB</b:LCID>
    <b:Author>
      <b:Author>
        <b:NameList>
          <b:Person>
            <b:Last>Jain</b:Last>
            <b:First>Shashank</b:First>
            <b:Middle>Mohan</b:Middle>
          </b:Person>
        </b:NameList>
      </b:Author>
    </b:Author>
    <b:Title>Linux Containers and Virtualization - A kernel perspective</b:Title>
    <b:Year>2019</b:Year>
    <b:Publisher>Independently published</b:Publisher>
    <b:RefOrder>17</b:RefOrder>
  </b:Source>
  <b:Source>
    <b:Tag>Sha04</b:Tag>
    <b:SourceType>Book</b:SourceType>
    <b:Guid>{26CE225F-A3EC-48CB-A13A-6C7788DDF827}</b:Guid>
    <b:LCID>en-GB</b:LCID>
    <b:Author>
      <b:Author>
        <b:NameList>
          <b:Person>
            <b:Last>Elmasri</b:Last>
            <b:First>Shamkant</b:First>
            <b:Middle>B. Navathe and Ramez</b:Middle>
          </b:Person>
        </b:NameList>
      </b:Author>
    </b:Author>
    <b:Title>FUNDAMENTALS OF DATABASE SYSTEMS</b:Title>
    <b:Year>2004</b:Year>
    <b:Publisher>Pearson Education, Inc.</b:Publisher>
    <b:RefOrder>30</b:RefOrder>
  </b:Source>
  <b:Source>
    <b:Tag>Cod202</b:Tag>
    <b:SourceType>InternetSite</b:SourceType>
    <b:Guid>{3B1DE0E6-28EF-42B2-A808-57CEEEC5C5D2}</b:Guid>
    <b:LCID>en-US</b:LCID>
    <b:Title>CodeMirror</b:Title>
    <b:YearAccessed>2020</b:YearAccessed>
    <b:MonthAccessed>06</b:MonthAccessed>
    <b:DayAccessed>13</b:DayAccessed>
    <b:URL>https://codemirror.net/</b:URL>
    <b:RefOrder>22</b:RefOrder>
  </b:Source>
  <b:Source>
    <b:Tag>Mat20</b:Tag>
    <b:SourceType>InternetSite</b:SourceType>
    <b:Guid>{1A89E12C-28C0-4ADE-A3F8-E3219F17646E}</b:Guid>
    <b:Title>Material-UI</b:Title>
    <b:YearAccessed>2020</b:YearAccessed>
    <b:MonthAccessed>06</b:MonthAccessed>
    <b:DayAccessed>13</b:DayAccessed>
    <b:URL>https://material-ui.com/</b:URL>
    <b:RefOrder>20</b:RefOrder>
  </b:Source>
  <b:Source>
    <b:Tag>Mat201</b:Tag>
    <b:SourceType>InternetSite</b:SourceType>
    <b:Guid>{A12BD853-7060-4302-8642-77A6B13C01B1}</b:Guid>
    <b:Title>Material Design</b:Title>
    <b:YearAccessed>2020</b:YearAccessed>
    <b:MonthAccessed>06</b:MonthAccessed>
    <b:DayAccessed>13</b:DayAccessed>
    <b:URL>https://material.io/design</b:URL>
    <b:RefOrder>21</b:RefOrder>
  </b:Source>
  <b:Source>
    <b:Tag>For20</b:Tag>
    <b:SourceType>InternetSite</b:SourceType>
    <b:Guid>{202A0B23-7182-4267-AC7F-9306FC7DEDBD}</b:Guid>
    <b:LCID>en-US</b:LCID>
    <b:Title>Formik · Build forms in React, without the tears.</b:Title>
    <b:YearAccessed>2020</b:YearAccessed>
    <b:MonthAccessed>06</b:MonthAccessed>
    <b:URL>https://jaredpalmer.com/formik/</b:URL>
    <b:RefOrder>23</b:RefOrder>
  </b:Source>
  <b:Source>
    <b:Tag>For201</b:Tag>
    <b:SourceType>InternetSite</b:SourceType>
    <b:Guid>{140C9EEA-4040-4E12-8AB4-407170993F00}</b:Guid>
    <b:LCID>en-US</b:LCID>
    <b:Title>Formik Material-UI</b:Title>
    <b:YearAccessed>2020</b:YearAccessed>
    <b:MonthAccessed>06</b:MonthAccessed>
    <b:URL>https://stackworx.github.io/formik-material-ui/</b:URL>
    <b:RefOrder>24</b:RefOrder>
  </b:Source>
  <b:Source>
    <b:Tag>yup20</b:Tag>
    <b:SourceType>InternetSite</b:SourceType>
    <b:Guid>{747965C9-9FE1-4B79-AB63-60A4C217B778}</b:Guid>
    <b:Title>yup  -  npm</b:Title>
    <b:YearAccessed>2020</b:YearAccessed>
    <b:MonthAccessed>06</b:MonthAccessed>
    <b:URL>https://www.npmjs.com/package/yup</b:URL>
    <b:RefOrder>25</b:RefOrder>
  </b:Source>
  <b:Source>
    <b:Tag>Tut20</b:Tag>
    <b:SourceType>InternetSite</b:SourceType>
    <b:Guid>{2AE2F266-6B5D-4499-A6AA-3364B12DA842}</b:Guid>
    <b:Title>Tutorial · Formik</b:Title>
    <b:YearAccessed>2020</b:YearAccessed>
    <b:MonthAccessed>06</b:MonthAccessed>
    <b:URL>https://jaredpalmer.com/formik/docs/tutorial#schema-validation-with-yup</b:URL>
    <b:RefOrder>26</b:RefOrder>
  </b:Source>
  <b:Source>
    <b:Tag>Hom20</b:Tag>
    <b:SourceType>InternetSite</b:SourceType>
    <b:Guid>{644FC619-FE98-47BE-98F9-D47827E13959}</b:Guid>
    <b:Title>Home · joaoesantos/ise_learning Wiki</b:Title>
    <b:YearAccessed>2020</b:YearAccessed>
    <b:URL>https://github.com/joaoesantos/ise_learning/wiki</b:URL>
    <b:RefOrder>31</b:RefOrder>
  </b:Source>
  <b:Source>
    <b:Tag>Mat10</b:Tag>
    <b:SourceType>Book</b:SourceType>
    <b:Guid>{C948A42C-3555-4BF4-BE46-718FF818518A}</b:Guid>
    <b:Title>Algorithm Engineering: Bridging the Gap Between Algorithm Theory and Practice</b:Title>
    <b:YearAccessed>2020</b:YearAccessed>
    <b:MonthAccessed>04</b:MonthAccessed>
    <b:DayAccessed>20</b:DayAccessed>
    <b:URL>https://en.wikipedia.org/wiki/Algorithm_engineering</b:URL>
    <b:LCID>en-US</b:LCID>
    <b:Year>2010</b:Year>
    <b:Author>
      <b:Author>
        <b:NameList>
          <b:Person>
            <b:Last>Matthias Muller-Hannemann</b:Last>
            <b:First>Stefan</b:First>
            <b:Middle>Schirra</b:Middle>
          </b:Person>
        </b:NameList>
      </b:Author>
    </b:Author>
    <b:Publisher>Springer; 2010 edition</b:Publisher>
    <b:RefOrder>1</b:RefOrder>
  </b:Source>
  <b:Source>
    <b:Tag>Fla20</b:Tag>
    <b:SourceType>InternetSite</b:SourceType>
    <b:Guid>{2694F6C1-E5C4-4D17-A5E7-2F5A8EFFC5C4}</b:Guid>
    <b:Title>Flask</b:Title>
    <b:LCID>en-US</b:LCID>
    <b:YearAccessed>2020</b:YearAccessed>
    <b:MonthAccessed>08</b:MonthAccessed>
    <b:DayAccessed>28</b:DayAccessed>
    <b:URL>www.flask.palletsprojects.com</b:URL>
    <b:RefOrder>32</b:RefOrder>
  </b:Source>
  <b:Source>
    <b:Tag>kub20</b:Tag>
    <b:SourceType>InternetSite</b:SourceType>
    <b:Guid>{080ECC93-EC47-4BA1-981B-1F036950E470}</b:Guid>
    <b:LCID>en-US</b:LCID>
    <b:Title>Kubernetes</b:Title>
    <b:YearAccessed>2020</b:YearAccessed>
    <b:MonthAccessed>09</b:MonthAccessed>
    <b:DayAccessed>03</b:DayAccessed>
    <b:URL>https://kubernetes.io/</b:URL>
    <b:RefOrder>34</b:RefOrder>
  </b:Source>
  <b:Source>
    <b:Tag>doc20</b:Tag>
    <b:SourceType>InternetSite</b:SourceType>
    <b:Guid>{1D2E8F23-5601-4E96-9AE4-935C0741DEE1}</b:Guid>
    <b:LCID>en-US</b:LCID>
    <b:Title>Docker Swarm Mode</b:Title>
    <b:YearAccessed>2020</b:YearAccessed>
    <b:MonthAccessed>09</b:MonthAccessed>
    <b:DayAccessed>03</b:DayAccessed>
    <b:URL>https://docs.docker.com/engine/swarm/key-concepts/</b:URL>
    <b:RefOrder>33</b:RefOrder>
  </b:Source>
</b:Sources>
</file>

<file path=customXml/itemProps1.xml><?xml version="1.0" encoding="utf-8"?>
<ds:datastoreItem xmlns:ds="http://schemas.openxmlformats.org/officeDocument/2006/customXml" ds:itemID="{6DB1D3D6-AEC3-439D-89B1-4EECEC95FB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272cb7-c79c-4e40-9ac7-422ac53d4b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CF5041B-E35F-46C4-AA95-1F90C9F75376}">
  <ds:schemaRefs>
    <ds:schemaRef ds:uri="http://schemas.microsoft.com/sharepoint/v3/contenttype/forms"/>
  </ds:schemaRefs>
</ds:datastoreItem>
</file>

<file path=customXml/itemProps3.xml><?xml version="1.0" encoding="utf-8"?>
<ds:datastoreItem xmlns:ds="http://schemas.openxmlformats.org/officeDocument/2006/customXml" ds:itemID="{C894BE62-C4BA-4628-AC63-F497FBC6AF2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D797165-B032-4F49-880F-8D4785011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6442</TotalTime>
  <Pages>59</Pages>
  <Words>12960</Words>
  <Characters>73874</Characters>
  <Application>Microsoft Office Word</Application>
  <DocSecurity>0</DocSecurity>
  <Lines>615</Lines>
  <Paragraphs>173</Paragraphs>
  <ScaleCrop>false</ScaleCrop>
  <HeadingPairs>
    <vt:vector size="2" baseType="variant">
      <vt:variant>
        <vt:lpstr>Título</vt:lpstr>
      </vt:variant>
      <vt:variant>
        <vt:i4>1</vt:i4>
      </vt:variant>
    </vt:vector>
  </HeadingPairs>
  <TitlesOfParts>
    <vt:vector size="1" baseType="lpstr">
      <vt:lpstr/>
    </vt:vector>
  </TitlesOfParts>
  <Company>Hiscox</Company>
  <LinksUpToDate>false</LinksUpToDate>
  <CharactersWithSpaces>86661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dc:description/>
  <cp:lastModifiedBy>joao eduardo santos</cp:lastModifiedBy>
  <cp:revision>110</cp:revision>
  <cp:lastPrinted>2020-05-04T21:12:00Z</cp:lastPrinted>
  <dcterms:created xsi:type="dcterms:W3CDTF">2018-10-17T10:07:00Z</dcterms:created>
  <dcterms:modified xsi:type="dcterms:W3CDTF">2020-09-09T18:38:00Z</dcterms:modified>
  <dc:language>pt-PT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Hiscox</vt:lpwstr>
  </property>
  <property fmtid="{D5CDD505-2E9C-101B-9397-08002B2CF9AE}" pid="4" name="ContentTypeId">
    <vt:lpwstr>0x010100EEFC9781338C0E4F99887D095E76976F</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endeley Citation Style_1">
    <vt:lpwstr>http://www.zotero.org/styles/ieee</vt:lpwstr>
  </property>
  <property fmtid="{D5CDD505-2E9C-101B-9397-08002B2CF9AE}" pid="9" name="Mendeley Document_1">
    <vt:lpwstr>True</vt:lpwstr>
  </property>
  <property fmtid="{D5CDD505-2E9C-101B-9397-08002B2CF9AE}" pid="10" name="Mendeley Recent Style Id 0_1">
    <vt:lpwstr>http://www.zotero.org/styles/american-medical-association</vt:lpwstr>
  </property>
  <property fmtid="{D5CDD505-2E9C-101B-9397-08002B2CF9AE}" pid="11" name="Mendeley Recent Style Id 1_1">
    <vt:lpwstr>http://www.zotero.org/styles/american-political-science-association</vt:lpwstr>
  </property>
  <property fmtid="{D5CDD505-2E9C-101B-9397-08002B2CF9AE}" pid="12" name="Mendeley Recent Style Id 2_1">
    <vt:lpwstr>http://www.zotero.org/styles/apa</vt:lpwstr>
  </property>
  <property fmtid="{D5CDD505-2E9C-101B-9397-08002B2CF9AE}" pid="13" name="Mendeley Recent Style Id 3_1">
    <vt:lpwstr>http://www.zotero.org/styles/american-sociological-association</vt:lpwstr>
  </property>
  <property fmtid="{D5CDD505-2E9C-101B-9397-08002B2CF9AE}" pid="14" name="Mendeley Recent Style Id 4_1">
    <vt:lpwstr>http://www.zotero.org/styles/chicago-author-date</vt:lpwstr>
  </property>
  <property fmtid="{D5CDD505-2E9C-101B-9397-08002B2CF9AE}" pid="15" name="Mendeley Recent Style Id 5_1">
    <vt:lpwstr>http://www.zotero.org/styles/harvard1</vt:lpwstr>
  </property>
  <property fmtid="{D5CDD505-2E9C-101B-9397-08002B2CF9AE}" pid="16" name="Mendeley Recent Style Id 6_1">
    <vt:lpwstr>http://www.zotero.org/styles/ieee</vt:lpwstr>
  </property>
  <property fmtid="{D5CDD505-2E9C-101B-9397-08002B2CF9AE}" pid="17" name="Mendeley Recent Style Id 7_1">
    <vt:lpwstr>http://www.zotero.org/styles/modern-humanities-research-association</vt:lpwstr>
  </property>
  <property fmtid="{D5CDD505-2E9C-101B-9397-08002B2CF9AE}" pid="18" name="Mendeley Recent Style Id 8_1">
    <vt:lpwstr>http://www.zotero.org/styles/modern-language-association</vt:lpwstr>
  </property>
  <property fmtid="{D5CDD505-2E9C-101B-9397-08002B2CF9AE}" pid="19" name="Mendeley Recent Style Id 9_1">
    <vt:lpwstr>http://www.zotero.org/styles/nature</vt:lpwstr>
  </property>
  <property fmtid="{D5CDD505-2E9C-101B-9397-08002B2CF9AE}" pid="20" name="Mendeley Recent Style Name 0_1">
    <vt:lpwstr>American Medical Association</vt:lpwstr>
  </property>
  <property fmtid="{D5CDD505-2E9C-101B-9397-08002B2CF9AE}" pid="21" name="Mendeley Recent Style Name 1_1">
    <vt:lpwstr>American Political Science Association</vt:lpwstr>
  </property>
  <property fmtid="{D5CDD505-2E9C-101B-9397-08002B2CF9AE}" pid="22" name="Mendeley Recent Style Name 2_1">
    <vt:lpwstr>American Psychological Association 6th edition</vt:lpwstr>
  </property>
  <property fmtid="{D5CDD505-2E9C-101B-9397-08002B2CF9AE}" pid="23" name="Mendeley Recent Style Name 3_1">
    <vt:lpwstr>American Sociological Association</vt:lpwstr>
  </property>
  <property fmtid="{D5CDD505-2E9C-101B-9397-08002B2CF9AE}" pid="24" name="Mendeley Recent Style Name 4_1">
    <vt:lpwstr>Chicago Manual of Style 16th edition (author-date)</vt:lpwstr>
  </property>
  <property fmtid="{D5CDD505-2E9C-101B-9397-08002B2CF9AE}" pid="25" name="Mendeley Recent Style Name 5_1">
    <vt:lpwstr>Harvard Reference format 1 (author-date)</vt:lpwstr>
  </property>
  <property fmtid="{D5CDD505-2E9C-101B-9397-08002B2CF9AE}" pid="26" name="Mendeley Recent Style Name 6_1">
    <vt:lpwstr>IEEE</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Name 8_1">
    <vt:lpwstr>Modern Language Association 7th edition</vt:lpwstr>
  </property>
  <property fmtid="{D5CDD505-2E9C-101B-9397-08002B2CF9AE}" pid="29" name="Mendeley Recent Style Name 9_1">
    <vt:lpwstr>Nature</vt:lpwstr>
  </property>
  <property fmtid="{D5CDD505-2E9C-101B-9397-08002B2CF9AE}" pid="30" name="Mendeley User Name_1">
    <vt:lpwstr>vsilva@deetc.isel.ipl.pt@www.mendeley.com</vt:lpwstr>
  </property>
  <property fmtid="{D5CDD505-2E9C-101B-9397-08002B2CF9AE}" pid="31" name="ScaleCrop">
    <vt:bool>false</vt:bool>
  </property>
  <property fmtid="{D5CDD505-2E9C-101B-9397-08002B2CF9AE}" pid="32" name="ShareDoc">
    <vt:bool>false</vt:bool>
  </property>
</Properties>
</file>