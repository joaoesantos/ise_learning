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8F1F9C" w:rsidRDefault="0006099D" w:rsidP="00184925">
      <w:pPr>
        <w:pStyle w:val="Title"/>
        <w:jc w:val="both"/>
        <w:rPr>
          <w:noProof w:val="0"/>
          <w:sz w:val="48"/>
        </w:rPr>
      </w:pPr>
      <w:r w:rsidRPr="008F1F9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8F1F9C" w:rsidRDefault="00C733BE" w:rsidP="00184925">
      <w:pPr>
        <w:rPr>
          <w:noProof w:val="0"/>
          <w:lang w:val="en-US"/>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6D7DA04A" w14:textId="77777777" w:rsidR="008F1F9C" w:rsidRDefault="008F1F9C" w:rsidP="0028056F">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Open source e-learning platform</w:t>
      </w:r>
    </w:p>
    <w:p w14:paraId="077B30CC" w14:textId="67FB7ED2" w:rsidR="008F1F9C" w:rsidRPr="00390711" w:rsidRDefault="008F1F9C" w:rsidP="008F1F9C">
      <w:pPr>
        <w:spacing w:before="240" w:after="840"/>
        <w:jc w:val="center"/>
        <w:rPr>
          <w:rFonts w:asciiTheme="majorHAnsi" w:hAnsiTheme="majorHAnsi"/>
          <w:b/>
          <w:noProof w:val="0"/>
          <w:sz w:val="36"/>
          <w:szCs w:val="36"/>
          <w:lang w:val="en-GB"/>
        </w:rPr>
      </w:pPr>
      <w:r>
        <w:rPr>
          <w:rFonts w:asciiTheme="majorHAnsi" w:hAnsiTheme="majorHAnsi"/>
          <w:b/>
          <w:noProof w:val="0"/>
          <w:sz w:val="36"/>
          <w:szCs w:val="36"/>
          <w:lang w:val="en-GB"/>
        </w:rPr>
        <w:t>Beta</w:t>
      </w:r>
      <w:r w:rsidRPr="00390711">
        <w:rPr>
          <w:rFonts w:asciiTheme="majorHAnsi" w:hAnsiTheme="majorHAnsi"/>
          <w:b/>
          <w:noProof w:val="0"/>
          <w:sz w:val="36"/>
          <w:szCs w:val="36"/>
          <w:lang w:val="en-GB"/>
        </w:rPr>
        <w:t xml:space="preserve"> 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8F1F9C" w:rsidRDefault="00384807" w:rsidP="00184925">
            <w:pPr>
              <w:ind w:right="-341"/>
              <w:rPr>
                <w:rFonts w:asciiTheme="majorHAnsi" w:hAnsiTheme="majorHAnsi"/>
                <w:noProof w:val="0"/>
                <w:sz w:val="30"/>
                <w:szCs w:val="30"/>
                <w:lang w:val="en-US"/>
              </w:rPr>
            </w:pPr>
            <w:r w:rsidRPr="008F1F9C">
              <w:rPr>
                <w:rFonts w:asciiTheme="majorHAnsi" w:hAnsiTheme="majorHAnsi"/>
                <w:noProof w:val="0"/>
                <w:sz w:val="30"/>
                <w:szCs w:val="30"/>
                <w:lang w:val="en-US"/>
              </w:rPr>
              <w:t>Authors</w:t>
            </w:r>
            <w:r w:rsidR="000D35BB" w:rsidRPr="008F1F9C">
              <w:rPr>
                <w:rFonts w:asciiTheme="majorHAnsi" w:hAnsiTheme="majorHAnsi"/>
                <w:noProof w:val="0"/>
                <w:sz w:val="30"/>
                <w:szCs w:val="30"/>
                <w:lang w:val="en-US"/>
              </w:rPr>
              <w:t>:</w:t>
            </w:r>
          </w:p>
        </w:tc>
        <w:tc>
          <w:tcPr>
            <w:tcW w:w="1880" w:type="dxa"/>
          </w:tcPr>
          <w:p w14:paraId="7F34A151" w14:textId="77777777" w:rsidR="00B3536A" w:rsidRPr="008F1F9C" w:rsidRDefault="000D35BB" w:rsidP="00184925">
            <w:pPr>
              <w:rPr>
                <w:rFonts w:asciiTheme="majorHAnsi" w:hAnsiTheme="majorHAnsi"/>
                <w:noProof w:val="0"/>
                <w:sz w:val="30"/>
                <w:szCs w:val="30"/>
                <w:lang w:val="en-US"/>
              </w:rPr>
            </w:pPr>
            <w:r w:rsidRPr="008F1F9C">
              <w:rPr>
                <w:rFonts w:asciiTheme="majorHAnsi" w:hAnsiTheme="majorHAnsi"/>
                <w:noProof w:val="0"/>
                <w:sz w:val="30"/>
                <w:szCs w:val="30"/>
                <w:lang w:val="en-US"/>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8F1F9C" w:rsidRDefault="005B6B81" w:rsidP="005B6B81">
            <w:pPr>
              <w:rPr>
                <w:rFonts w:asciiTheme="majorHAnsi" w:hAnsiTheme="majorHAnsi"/>
                <w:noProof w:val="0"/>
                <w:sz w:val="30"/>
                <w:szCs w:val="30"/>
                <w:lang w:val="en-US"/>
              </w:rPr>
            </w:pPr>
            <w:r w:rsidRPr="008F1F9C">
              <w:rPr>
                <w:rFonts w:asciiTheme="majorHAnsi" w:hAnsiTheme="majorHAnsi"/>
                <w:noProof w:val="0"/>
                <w:sz w:val="30"/>
                <w:szCs w:val="30"/>
                <w:lang w:val="en-US"/>
              </w:rPr>
              <w:t>44847</w:t>
            </w:r>
          </w:p>
          <w:p w14:paraId="4D56B578" w14:textId="2A75F845" w:rsidR="00285CED" w:rsidRPr="008F1F9C" w:rsidRDefault="005B6B81" w:rsidP="00465CA6">
            <w:pPr>
              <w:rPr>
                <w:rFonts w:asciiTheme="majorHAnsi" w:hAnsiTheme="majorHAnsi"/>
                <w:noProof w:val="0"/>
                <w:sz w:val="30"/>
                <w:szCs w:val="30"/>
                <w:highlight w:val="yellow"/>
                <w:lang w:val="en-US"/>
              </w:rPr>
            </w:pPr>
            <w:r w:rsidRPr="008F1F9C">
              <w:rPr>
                <w:rFonts w:asciiTheme="majorHAnsi" w:hAnsiTheme="majorHAnsi"/>
                <w:noProof w:val="0"/>
                <w:sz w:val="30"/>
                <w:szCs w:val="30"/>
                <w:lang w:val="en-US"/>
              </w:rPr>
              <w:t>44823</w:t>
            </w:r>
          </w:p>
        </w:tc>
        <w:tc>
          <w:tcPr>
            <w:tcW w:w="3934" w:type="dxa"/>
          </w:tcPr>
          <w:p w14:paraId="791CD458" w14:textId="77777777" w:rsidR="005B6B81" w:rsidRPr="008F1F9C" w:rsidRDefault="005B6B81" w:rsidP="005B6B81">
            <w:pPr>
              <w:rPr>
                <w:rFonts w:asciiTheme="majorHAnsi" w:hAnsiTheme="majorHAnsi"/>
                <w:noProof w:val="0"/>
                <w:sz w:val="30"/>
                <w:szCs w:val="30"/>
              </w:rPr>
            </w:pPr>
            <w:r w:rsidRPr="008F1F9C">
              <w:rPr>
                <w:rFonts w:asciiTheme="majorHAnsi" w:hAnsiTheme="majorHAnsi"/>
                <w:noProof w:val="0"/>
                <w:sz w:val="30"/>
                <w:szCs w:val="30"/>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8F1F9C">
              <w:rPr>
                <w:rFonts w:asciiTheme="majorHAnsi" w:hAnsiTheme="majorHAnsi"/>
                <w:noProof w:val="0"/>
                <w:sz w:val="30"/>
                <w:szCs w:val="30"/>
              </w:rPr>
              <w:t>Rodrigo Mogárrio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19895CD2" w:rsidR="00B3536A" w:rsidRPr="00E431F2" w:rsidRDefault="00984AB5" w:rsidP="00050398">
      <w:pPr>
        <w:jc w:val="center"/>
        <w:rPr>
          <w:rFonts w:asciiTheme="majorHAnsi" w:hAnsiTheme="majorHAnsi"/>
          <w:noProof w:val="0"/>
          <w:sz w:val="30"/>
          <w:szCs w:val="30"/>
        </w:rPr>
      </w:pPr>
      <w:r>
        <w:rPr>
          <w:rFonts w:asciiTheme="majorHAnsi" w:hAnsiTheme="majorHAnsi"/>
          <w:noProof w:val="0"/>
          <w:sz w:val="30"/>
          <w:szCs w:val="30"/>
        </w:rPr>
        <w:t>Beta</w:t>
      </w:r>
      <w:r w:rsidRPr="00E431F2">
        <w:rPr>
          <w:rFonts w:asciiTheme="majorHAnsi" w:hAnsiTheme="majorHAnsi"/>
          <w:noProof w:val="0"/>
          <w:sz w:val="30"/>
          <w:szCs w:val="30"/>
        </w:rPr>
        <w:t xml:space="preserve"> </w:t>
      </w:r>
      <w:r w:rsidR="008F1F9C">
        <w:rPr>
          <w:rFonts w:asciiTheme="majorHAnsi" w:hAnsiTheme="majorHAnsi"/>
          <w:noProof w:val="0"/>
          <w:sz w:val="30"/>
          <w:szCs w:val="30"/>
        </w:rPr>
        <w:t>R</w:t>
      </w:r>
      <w:r w:rsidR="00050398" w:rsidRPr="00E431F2">
        <w:rPr>
          <w:rFonts w:asciiTheme="majorHAnsi" w:hAnsiTheme="majorHAnsi"/>
          <w:noProof w:val="0"/>
          <w:sz w:val="30"/>
          <w:szCs w:val="30"/>
        </w:rPr>
        <w:t>eport for</w:t>
      </w:r>
      <w:r w:rsidR="000D35BB" w:rsidRPr="00E431F2">
        <w:rPr>
          <w:rFonts w:asciiTheme="majorHAnsi" w:hAnsiTheme="majorHAnsi"/>
          <w:noProof w:val="0"/>
          <w:sz w:val="30"/>
          <w:szCs w:val="30"/>
        </w:rPr>
        <w:t xml:space="preserve"> Unidade Curricular de </w:t>
      </w:r>
      <w:r w:rsidR="00A054C7" w:rsidRPr="00E431F2">
        <w:rPr>
          <w:rFonts w:asciiTheme="majorHAnsi" w:hAnsiTheme="majorHAnsi"/>
          <w:noProof w:val="0"/>
          <w:sz w:val="30"/>
          <w:szCs w:val="30"/>
        </w:rPr>
        <w:t>Projecto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8F1F9C" w:rsidRDefault="00384807" w:rsidP="00184925">
      <w:pPr>
        <w:jc w:val="center"/>
        <w:rPr>
          <w:rFonts w:asciiTheme="majorHAnsi" w:hAnsiTheme="majorHAnsi"/>
          <w:noProof w:val="0"/>
          <w:sz w:val="30"/>
          <w:szCs w:val="30"/>
          <w:lang w:val="en-US"/>
        </w:rPr>
      </w:pPr>
      <w:r w:rsidRPr="008F1F9C">
        <w:rPr>
          <w:rFonts w:asciiTheme="majorHAnsi" w:hAnsiTheme="majorHAnsi"/>
          <w:noProof w:val="0"/>
          <w:sz w:val="30"/>
          <w:szCs w:val="30"/>
          <w:lang w:val="en-US"/>
        </w:rPr>
        <w:t>Advisors</w:t>
      </w:r>
      <w:r w:rsidR="000D35BB" w:rsidRPr="008F1F9C">
        <w:rPr>
          <w:rFonts w:asciiTheme="majorHAnsi" w:hAnsiTheme="majorHAnsi"/>
          <w:noProof w:val="0"/>
          <w:sz w:val="30"/>
          <w:szCs w:val="30"/>
          <w:lang w:val="en-US"/>
        </w:rPr>
        <w:t xml:space="preserve">: </w:t>
      </w:r>
      <w:r w:rsidRPr="008F1F9C">
        <w:rPr>
          <w:rFonts w:asciiTheme="majorHAnsi" w:hAnsiTheme="majorHAnsi"/>
          <w:noProof w:val="0"/>
          <w:sz w:val="30"/>
          <w:szCs w:val="30"/>
          <w:lang w:val="en-US"/>
        </w:rPr>
        <w:t>Cátia Vaz, José Simão</w:t>
      </w:r>
    </w:p>
    <w:p w14:paraId="6CDF5997" w14:textId="77777777" w:rsidR="0007098F" w:rsidRPr="008F1F9C" w:rsidRDefault="0007098F" w:rsidP="00184925">
      <w:pPr>
        <w:spacing w:after="0" w:line="240" w:lineRule="auto"/>
        <w:rPr>
          <w:rFonts w:asciiTheme="majorHAnsi" w:hAnsiTheme="majorHAnsi" w:cs="Times New Roman"/>
          <w:noProof w:val="0"/>
          <w:sz w:val="52"/>
          <w:szCs w:val="52"/>
          <w:lang w:val="en-US"/>
        </w:rPr>
      </w:pPr>
    </w:p>
    <w:p w14:paraId="4F7CEABE" w14:textId="0E5B75ED" w:rsidR="00184925" w:rsidRPr="008F1F9C" w:rsidRDefault="00E3439B" w:rsidP="00DC3F91">
      <w:pPr>
        <w:spacing w:after="0" w:line="240" w:lineRule="auto"/>
        <w:jc w:val="center"/>
        <w:rPr>
          <w:rFonts w:asciiTheme="majorHAnsi" w:hAnsiTheme="majorHAnsi" w:cs="Times New Roman"/>
          <w:noProof w:val="0"/>
          <w:sz w:val="30"/>
          <w:szCs w:val="30"/>
          <w:lang w:val="en-US"/>
        </w:rPr>
        <w:sectPr w:rsidR="00184925" w:rsidRPr="008F1F9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Pr>
          <w:rFonts w:asciiTheme="majorHAnsi" w:hAnsiTheme="majorHAnsi" w:cs="Times New Roman"/>
          <w:noProof w:val="0"/>
          <w:sz w:val="30"/>
          <w:szCs w:val="30"/>
          <w:lang w:val="en-US"/>
        </w:rPr>
        <w:t>15</w:t>
      </w:r>
      <w:r w:rsidR="000D35BB" w:rsidRPr="008F1F9C">
        <w:rPr>
          <w:rFonts w:asciiTheme="majorHAnsi" w:hAnsiTheme="majorHAnsi" w:cs="Times New Roman"/>
          <w:noProof w:val="0"/>
          <w:sz w:val="30"/>
          <w:szCs w:val="30"/>
          <w:lang w:val="en-US"/>
        </w:rPr>
        <w:t xml:space="preserve"> – </w:t>
      </w:r>
      <w:r>
        <w:rPr>
          <w:rFonts w:asciiTheme="majorHAnsi" w:hAnsiTheme="majorHAnsi" w:cs="Times New Roman"/>
          <w:noProof w:val="0"/>
          <w:sz w:val="30"/>
          <w:szCs w:val="30"/>
          <w:lang w:val="en-US"/>
        </w:rPr>
        <w:t>June</w:t>
      </w:r>
      <w:r w:rsidRPr="008F1F9C">
        <w:rPr>
          <w:rFonts w:asciiTheme="majorHAnsi" w:hAnsiTheme="majorHAnsi" w:cs="Times New Roman"/>
          <w:noProof w:val="0"/>
          <w:sz w:val="30"/>
          <w:szCs w:val="30"/>
          <w:lang w:val="en-US"/>
        </w:rPr>
        <w:t xml:space="preserve"> </w:t>
      </w:r>
      <w:r w:rsidR="000D35BB" w:rsidRPr="008F1F9C">
        <w:rPr>
          <w:rFonts w:asciiTheme="majorHAnsi" w:hAnsiTheme="majorHAnsi" w:cs="Times New Roman"/>
          <w:noProof w:val="0"/>
          <w:sz w:val="30"/>
          <w:szCs w:val="30"/>
          <w:lang w:val="en-US"/>
        </w:rPr>
        <w:t>– 20</w:t>
      </w:r>
      <w:r>
        <w:rPr>
          <w:rFonts w:asciiTheme="majorHAnsi" w:hAnsiTheme="majorHAnsi" w:cs="Times New Roman"/>
          <w:noProof w:val="0"/>
          <w:sz w:val="30"/>
          <w:szCs w:val="30"/>
          <w:lang w:val="en-US"/>
        </w:rPr>
        <w:t>20</w:t>
      </w:r>
    </w:p>
    <w:p w14:paraId="1DEB0F5D" w14:textId="42A31FA1" w:rsidR="004B3D0E" w:rsidRPr="008F1F9C" w:rsidRDefault="004B3D0E">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64662A7" w14:textId="0F8D4194" w:rsidR="00DC3F91" w:rsidRPr="008F1F9C" w:rsidRDefault="004A2391" w:rsidP="00DC3F91">
      <w:pPr>
        <w:pStyle w:val="Ttulondice"/>
        <w:rPr>
          <w:noProof w:val="0"/>
          <w:lang w:val="en-US"/>
        </w:rPr>
      </w:pPr>
      <w:r w:rsidRPr="008F1F9C">
        <w:rPr>
          <w:noProof w:val="0"/>
          <w:lang w:val="en-US"/>
        </w:rPr>
        <w:lastRenderedPageBreak/>
        <w:t>Index</w:t>
      </w:r>
    </w:p>
    <w:p w14:paraId="3663FFE8" w14:textId="6D20620C" w:rsidR="005153AD" w:rsidRPr="008F1F9C" w:rsidRDefault="00F55374">
      <w:pPr>
        <w:pStyle w:val="TOC1"/>
        <w:tabs>
          <w:tab w:val="left" w:pos="480"/>
          <w:tab w:val="right" w:leader="dot" w:pos="8494"/>
        </w:tabs>
        <w:rPr>
          <w:noProof w:val="0"/>
          <w:sz w:val="22"/>
          <w:szCs w:val="22"/>
          <w:lang w:val="en-US" w:eastAsia="en-GB"/>
        </w:rPr>
      </w:pPr>
      <w:r w:rsidRPr="003C4111">
        <w:rPr>
          <w:noProof w:val="0"/>
          <w:lang w:val="en-US"/>
        </w:rPr>
        <w:fldChar w:fldCharType="begin"/>
      </w:r>
      <w:r w:rsidR="000D35BB" w:rsidRPr="008F1F9C">
        <w:rPr>
          <w:noProof w:val="0"/>
          <w:lang w:val="en-US"/>
        </w:rPr>
        <w:instrText xml:space="preserve"> TOC \o "1-3" \h \z \u </w:instrText>
      </w:r>
      <w:r w:rsidRPr="003C4111">
        <w:rPr>
          <w:noProof w:val="0"/>
          <w:lang w:val="en-US"/>
        </w:rPr>
        <w:fldChar w:fldCharType="separate"/>
      </w:r>
      <w:hyperlink w:anchor="_Toc39522449" w:history="1">
        <w:r w:rsidR="005153AD" w:rsidRPr="008F1F9C">
          <w:rPr>
            <w:rStyle w:val="Hyperlink"/>
            <w:noProof w:val="0"/>
            <w:lang w:val="en-US"/>
          </w:rPr>
          <w:t>1.</w:t>
        </w:r>
        <w:r w:rsidR="005153AD" w:rsidRPr="008F1F9C">
          <w:rPr>
            <w:noProof w:val="0"/>
            <w:sz w:val="22"/>
            <w:szCs w:val="22"/>
            <w:lang w:val="en-US" w:eastAsia="en-GB"/>
          </w:rPr>
          <w:tab/>
        </w:r>
        <w:r w:rsidR="005153AD" w:rsidRPr="008F1F9C">
          <w:rPr>
            <w:rStyle w:val="Hyperlink"/>
            <w:noProof w:val="0"/>
            <w:lang w:val="en-US"/>
          </w:rPr>
          <w:t>Introduction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_Toc39522449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8</w:t>
        </w:r>
        <w:r w:rsidR="005153AD" w:rsidRPr="003C4111">
          <w:rPr>
            <w:noProof w:val="0"/>
            <w:webHidden/>
            <w:lang w:val="en-US"/>
          </w:rPr>
          <w:fldChar w:fldCharType="end"/>
        </w:r>
      </w:hyperlink>
    </w:p>
    <w:p w14:paraId="355D2F37" w14:textId="71D5D342" w:rsidR="005153AD" w:rsidRPr="008F1F9C" w:rsidRDefault="00765B71">
      <w:pPr>
        <w:pStyle w:val="TOC2"/>
        <w:tabs>
          <w:tab w:val="right" w:leader="dot" w:pos="8494"/>
        </w:tabs>
        <w:rPr>
          <w:noProof w:val="0"/>
          <w:sz w:val="22"/>
          <w:szCs w:val="22"/>
          <w:lang w:val="en-US" w:eastAsia="en-GB"/>
        </w:rPr>
      </w:pPr>
      <w:hyperlink w:anchor="_Toc39522450" w:history="1">
        <w:r w:rsidR="005153AD" w:rsidRPr="003C4111">
          <w:rPr>
            <w:rStyle w:val="Hyperlink"/>
            <w:noProof w:val="0"/>
            <w:lang w:val="en-US"/>
          </w:rPr>
          <w:t>1.1. Outline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9</w:t>
        </w:r>
        <w:r w:rsidR="005153AD" w:rsidRPr="003C4111">
          <w:rPr>
            <w:noProof w:val="0"/>
            <w:webHidden/>
            <w:lang w:val="en-US"/>
          </w:rPr>
          <w:fldChar w:fldCharType="end"/>
        </w:r>
      </w:hyperlink>
    </w:p>
    <w:p w14:paraId="52E929D8" w14:textId="7E5CE9B4" w:rsidR="005153AD" w:rsidRPr="008F1F9C" w:rsidRDefault="00765B71">
      <w:pPr>
        <w:pStyle w:val="TOC1"/>
        <w:tabs>
          <w:tab w:val="left" w:pos="480"/>
          <w:tab w:val="right" w:leader="dot" w:pos="8494"/>
        </w:tabs>
        <w:rPr>
          <w:noProof w:val="0"/>
          <w:sz w:val="22"/>
          <w:szCs w:val="22"/>
          <w:lang w:val="en-US" w:eastAsia="en-GB"/>
        </w:rPr>
      </w:pPr>
      <w:hyperlink w:anchor="_Toc39522451" w:history="1">
        <w:r w:rsidR="005153AD" w:rsidRPr="008F1F9C">
          <w:rPr>
            <w:rStyle w:val="Hyperlink"/>
            <w:noProof w:val="0"/>
            <w:lang w:val="en-US"/>
          </w:rPr>
          <w:t>2.</w:t>
        </w:r>
        <w:r w:rsidR="005153AD" w:rsidRPr="008F1F9C">
          <w:rPr>
            <w:noProof w:val="0"/>
            <w:sz w:val="22"/>
            <w:szCs w:val="22"/>
            <w:lang w:val="en-US" w:eastAsia="en-GB"/>
          </w:rPr>
          <w:tab/>
        </w:r>
        <w:r w:rsidR="005153AD" w:rsidRPr="008F1F9C">
          <w:rPr>
            <w:rStyle w:val="Hyperlink"/>
            <w:noProof w:val="0"/>
            <w:lang w:val="en-US"/>
          </w:rPr>
          <w:t>Requirements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12</w:t>
        </w:r>
        <w:r w:rsidR="005153AD" w:rsidRPr="003C4111">
          <w:rPr>
            <w:noProof w:val="0"/>
            <w:webHidden/>
            <w:lang w:val="en-US"/>
          </w:rPr>
          <w:fldChar w:fldCharType="end"/>
        </w:r>
      </w:hyperlink>
    </w:p>
    <w:p w14:paraId="55F72DA4" w14:textId="0B1BBBA0" w:rsidR="005153AD" w:rsidRPr="008F1F9C" w:rsidRDefault="00765B71">
      <w:pPr>
        <w:pStyle w:val="TOC2"/>
        <w:tabs>
          <w:tab w:val="right" w:leader="dot" w:pos="8494"/>
        </w:tabs>
        <w:rPr>
          <w:noProof w:val="0"/>
          <w:sz w:val="22"/>
          <w:szCs w:val="22"/>
          <w:lang w:val="en-US" w:eastAsia="en-GB"/>
        </w:rPr>
      </w:pPr>
      <w:hyperlink w:anchor="_Toc39522452" w:history="1">
        <w:r w:rsidR="005153AD" w:rsidRPr="003C4111">
          <w:rPr>
            <w:rStyle w:val="Hyperlink"/>
            <w:rFonts w:asciiTheme="majorHAnsi" w:eastAsiaTheme="majorEastAsia" w:hAnsiTheme="majorHAnsi" w:cstheme="majorBidi"/>
            <w:noProof w:val="0"/>
            <w:lang w:val="en-US"/>
          </w:rPr>
          <w:t>2.1. Functional Requirements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12</w:t>
        </w:r>
        <w:r w:rsidR="005153AD" w:rsidRPr="003C4111">
          <w:rPr>
            <w:noProof w:val="0"/>
            <w:webHidden/>
            <w:lang w:val="en-US"/>
          </w:rPr>
          <w:fldChar w:fldCharType="end"/>
        </w:r>
      </w:hyperlink>
    </w:p>
    <w:p w14:paraId="069ED52F" w14:textId="2080AB8B" w:rsidR="005153AD" w:rsidRPr="008F1F9C" w:rsidRDefault="00765B71">
      <w:pPr>
        <w:pStyle w:val="TOC2"/>
        <w:tabs>
          <w:tab w:val="right" w:leader="dot" w:pos="8494"/>
        </w:tabs>
        <w:rPr>
          <w:noProof w:val="0"/>
          <w:sz w:val="22"/>
          <w:szCs w:val="22"/>
          <w:lang w:val="en-US" w:eastAsia="en-GB"/>
        </w:rPr>
      </w:pPr>
      <w:hyperlink w:anchor="_Toc39522453" w:history="1">
        <w:r w:rsidR="005153AD" w:rsidRPr="003C4111">
          <w:rPr>
            <w:rStyle w:val="Hyperlink"/>
            <w:rFonts w:asciiTheme="majorHAnsi" w:eastAsiaTheme="majorEastAsia" w:hAnsiTheme="majorHAnsi" w:cstheme="majorBidi"/>
            <w:noProof w:val="0"/>
            <w:lang w:val="en-US"/>
          </w:rPr>
          <w:t>2.3. User Journeys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13</w:t>
        </w:r>
        <w:r w:rsidR="005153AD" w:rsidRPr="003C4111">
          <w:rPr>
            <w:noProof w:val="0"/>
            <w:webHidden/>
            <w:lang w:val="en-US"/>
          </w:rPr>
          <w:fldChar w:fldCharType="end"/>
        </w:r>
      </w:hyperlink>
    </w:p>
    <w:p w14:paraId="16650F12" w14:textId="08565424" w:rsidR="005153AD" w:rsidRPr="008F1F9C" w:rsidRDefault="00765B71">
      <w:pPr>
        <w:pStyle w:val="TOC3"/>
        <w:tabs>
          <w:tab w:val="right" w:leader="dot" w:pos="8494"/>
        </w:tabs>
        <w:rPr>
          <w:noProof w:val="0"/>
          <w:sz w:val="22"/>
          <w:szCs w:val="22"/>
          <w:lang w:val="en-US" w:eastAsia="en-GB"/>
        </w:rPr>
      </w:pPr>
      <w:hyperlink w:anchor="_Toc39522454" w:history="1">
        <w:r w:rsidR="005153AD" w:rsidRPr="008F1F9C">
          <w:rPr>
            <w:rStyle w:val="Hyperlink"/>
            <w:noProof w:val="0"/>
            <w:lang w:val="en-US"/>
          </w:rPr>
          <w:t>2.3.1. Registration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_Toc39522454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14</w:t>
        </w:r>
        <w:r w:rsidR="005153AD" w:rsidRPr="003C4111">
          <w:rPr>
            <w:noProof w:val="0"/>
            <w:webHidden/>
            <w:lang w:val="en-US"/>
          </w:rPr>
          <w:fldChar w:fldCharType="end"/>
        </w:r>
      </w:hyperlink>
    </w:p>
    <w:p w14:paraId="3DFFD259" w14:textId="15E5672D" w:rsidR="005153AD" w:rsidRPr="008F1F9C" w:rsidRDefault="00765B71">
      <w:pPr>
        <w:pStyle w:val="TOC3"/>
        <w:tabs>
          <w:tab w:val="right" w:leader="dot" w:pos="8494"/>
        </w:tabs>
        <w:rPr>
          <w:noProof w:val="0"/>
          <w:sz w:val="22"/>
          <w:szCs w:val="22"/>
          <w:lang w:val="en-US" w:eastAsia="en-GB"/>
        </w:rPr>
      </w:pPr>
      <w:hyperlink w:anchor="_Toc39522455" w:history="1">
        <w:r w:rsidR="005153AD" w:rsidRPr="008F1F9C">
          <w:rPr>
            <w:rStyle w:val="Hyperlink"/>
            <w:noProof w:val="0"/>
            <w:lang w:val="en-US"/>
          </w:rPr>
          <w:t>2.3.2. Solving a Challenge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_Toc39522455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15</w:t>
        </w:r>
        <w:r w:rsidR="005153AD" w:rsidRPr="003C4111">
          <w:rPr>
            <w:noProof w:val="0"/>
            <w:webHidden/>
            <w:lang w:val="en-US"/>
          </w:rPr>
          <w:fldChar w:fldCharType="end"/>
        </w:r>
      </w:hyperlink>
    </w:p>
    <w:p w14:paraId="1A356BA3" w14:textId="3A4B266A" w:rsidR="005153AD" w:rsidRPr="008F1F9C" w:rsidRDefault="00765B71">
      <w:pPr>
        <w:pStyle w:val="TOC3"/>
        <w:tabs>
          <w:tab w:val="right" w:leader="dot" w:pos="8494"/>
        </w:tabs>
        <w:rPr>
          <w:noProof w:val="0"/>
          <w:sz w:val="22"/>
          <w:szCs w:val="22"/>
          <w:lang w:val="en-US" w:eastAsia="en-GB"/>
        </w:rPr>
      </w:pPr>
      <w:hyperlink w:anchor="_Toc39522456" w:history="1">
        <w:r w:rsidR="005153AD" w:rsidRPr="008F1F9C">
          <w:rPr>
            <w:rStyle w:val="Hyperlink"/>
            <w:noProof w:val="0"/>
            <w:lang w:val="en-US"/>
          </w:rPr>
          <w:t>2.3.3. Create a Challenge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_Toc39522456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16</w:t>
        </w:r>
        <w:r w:rsidR="005153AD" w:rsidRPr="003C4111">
          <w:rPr>
            <w:noProof w:val="0"/>
            <w:webHidden/>
            <w:lang w:val="en-US"/>
          </w:rPr>
          <w:fldChar w:fldCharType="end"/>
        </w:r>
      </w:hyperlink>
    </w:p>
    <w:p w14:paraId="0E6F14C0" w14:textId="4EDDF3E8" w:rsidR="005153AD" w:rsidRPr="008F1F9C" w:rsidRDefault="00765B71">
      <w:pPr>
        <w:pStyle w:val="TOC3"/>
        <w:tabs>
          <w:tab w:val="right" w:leader="dot" w:pos="8494"/>
        </w:tabs>
        <w:rPr>
          <w:noProof w:val="0"/>
          <w:sz w:val="22"/>
          <w:szCs w:val="22"/>
          <w:lang w:val="en-US" w:eastAsia="en-GB"/>
        </w:rPr>
      </w:pPr>
      <w:hyperlink w:anchor="_Toc39522457" w:history="1">
        <w:r w:rsidR="005153AD" w:rsidRPr="008F1F9C">
          <w:rPr>
            <w:rStyle w:val="Hyperlink"/>
            <w:noProof w:val="0"/>
            <w:lang w:val="en-US"/>
          </w:rPr>
          <w:t>2.3.4. Create a Questionnaire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_Toc39522457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17</w:t>
        </w:r>
        <w:r w:rsidR="005153AD" w:rsidRPr="003C4111">
          <w:rPr>
            <w:noProof w:val="0"/>
            <w:webHidden/>
            <w:lang w:val="en-US"/>
          </w:rPr>
          <w:fldChar w:fldCharType="end"/>
        </w:r>
      </w:hyperlink>
    </w:p>
    <w:p w14:paraId="567BB6A2" w14:textId="2151B563" w:rsidR="005153AD" w:rsidRPr="008F1F9C" w:rsidRDefault="00765B71">
      <w:pPr>
        <w:pStyle w:val="TOC3"/>
        <w:tabs>
          <w:tab w:val="right" w:leader="dot" w:pos="8494"/>
        </w:tabs>
        <w:rPr>
          <w:noProof w:val="0"/>
          <w:sz w:val="22"/>
          <w:szCs w:val="22"/>
          <w:lang w:val="en-US" w:eastAsia="en-GB"/>
        </w:rPr>
      </w:pPr>
      <w:hyperlink w:anchor="_Toc39522458" w:history="1">
        <w:r w:rsidR="005153AD" w:rsidRPr="008F1F9C">
          <w:rPr>
            <w:rStyle w:val="Hyperlink"/>
            <w:noProof w:val="0"/>
            <w:lang w:val="en-US"/>
          </w:rPr>
          <w:t>2.3.5. Run code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_Toc39522458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18</w:t>
        </w:r>
        <w:r w:rsidR="005153AD" w:rsidRPr="003C4111">
          <w:rPr>
            <w:noProof w:val="0"/>
            <w:webHidden/>
            <w:lang w:val="en-US"/>
          </w:rPr>
          <w:fldChar w:fldCharType="end"/>
        </w:r>
      </w:hyperlink>
    </w:p>
    <w:p w14:paraId="631A371F" w14:textId="1228581F" w:rsidR="005153AD" w:rsidRPr="008F1F9C" w:rsidRDefault="00765B71">
      <w:pPr>
        <w:pStyle w:val="TOC3"/>
        <w:tabs>
          <w:tab w:val="right" w:leader="dot" w:pos="8494"/>
        </w:tabs>
        <w:rPr>
          <w:noProof w:val="0"/>
          <w:sz w:val="22"/>
          <w:szCs w:val="22"/>
          <w:lang w:val="en-US" w:eastAsia="en-GB"/>
        </w:rPr>
      </w:pPr>
      <w:hyperlink w:anchor="_Toc39522459" w:history="1">
        <w:r w:rsidR="005153AD" w:rsidRPr="008F1F9C">
          <w:rPr>
            <w:rStyle w:val="Hyperlink"/>
            <w:noProof w:val="0"/>
            <w:lang w:val="en-US"/>
          </w:rPr>
          <w:t>2.3.6. Answer a Questionnaire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19</w:t>
        </w:r>
        <w:r w:rsidR="005153AD" w:rsidRPr="003C4111">
          <w:rPr>
            <w:noProof w:val="0"/>
            <w:webHidden/>
            <w:lang w:val="en-US"/>
          </w:rPr>
          <w:fldChar w:fldCharType="end"/>
        </w:r>
      </w:hyperlink>
    </w:p>
    <w:p w14:paraId="7FC18B08" w14:textId="3733A86F" w:rsidR="005153AD" w:rsidRPr="008F1F9C" w:rsidRDefault="00765B71">
      <w:pPr>
        <w:pStyle w:val="TOC1"/>
        <w:tabs>
          <w:tab w:val="left" w:pos="480"/>
          <w:tab w:val="right" w:leader="dot" w:pos="8494"/>
        </w:tabs>
        <w:rPr>
          <w:noProof w:val="0"/>
          <w:sz w:val="22"/>
          <w:szCs w:val="22"/>
          <w:lang w:val="en-US" w:eastAsia="en-GB"/>
        </w:rPr>
      </w:pPr>
      <w:hyperlink w:anchor="_Toc39522460" w:history="1">
        <w:r w:rsidR="005153AD" w:rsidRPr="008F1F9C">
          <w:rPr>
            <w:rStyle w:val="Hyperlink"/>
            <w:noProof w:val="0"/>
            <w:lang w:val="en-US"/>
          </w:rPr>
          <w:t>3.</w:t>
        </w:r>
        <w:r w:rsidR="005153AD" w:rsidRPr="008F1F9C">
          <w:rPr>
            <w:noProof w:val="0"/>
            <w:sz w:val="22"/>
            <w:szCs w:val="22"/>
            <w:lang w:val="en-US" w:eastAsia="en-GB"/>
          </w:rPr>
          <w:tab/>
        </w:r>
        <w:r w:rsidR="005153AD" w:rsidRPr="008F1F9C">
          <w:rPr>
            <w:rStyle w:val="Hyperlink"/>
            <w:noProof w:val="0"/>
            <w:lang w:val="en-US"/>
          </w:rPr>
          <w:t>Related work</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3EFFABE4" w14:textId="286349F3" w:rsidR="005153AD" w:rsidRPr="008F1F9C" w:rsidRDefault="00765B71">
      <w:pPr>
        <w:pStyle w:val="TOC2"/>
        <w:tabs>
          <w:tab w:val="left" w:pos="880"/>
          <w:tab w:val="right" w:leader="dot" w:pos="8494"/>
        </w:tabs>
        <w:rPr>
          <w:noProof w:val="0"/>
          <w:sz w:val="22"/>
          <w:szCs w:val="22"/>
          <w:lang w:val="en-US" w:eastAsia="en-GB"/>
        </w:rPr>
      </w:pPr>
      <w:hyperlink w:anchor="_Toc39522461" w:history="1">
        <w:r w:rsidR="005153AD" w:rsidRPr="003C4111">
          <w:rPr>
            <w:rStyle w:val="Hyperlink"/>
            <w:noProof w:val="0"/>
            <w:lang w:val="en-US"/>
          </w:rPr>
          <w:t>3.1.</w:t>
        </w:r>
        <w:r w:rsidR="005153AD" w:rsidRPr="008F1F9C">
          <w:rPr>
            <w:noProof w:val="0"/>
            <w:sz w:val="22"/>
            <w:szCs w:val="22"/>
            <w:lang w:val="en-US" w:eastAsia="en-GB"/>
          </w:rPr>
          <w:tab/>
        </w:r>
        <w:r w:rsidR="005153AD" w:rsidRPr="003C4111">
          <w:rPr>
            <w:rStyle w:val="Hyperlink"/>
            <w:noProof w:val="0"/>
            <w:lang w:val="en-US"/>
          </w:rPr>
          <w:t>AlgoExpert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71721893" w14:textId="413C8B5F" w:rsidR="005153AD" w:rsidRPr="008F1F9C" w:rsidRDefault="00765B71">
      <w:pPr>
        <w:pStyle w:val="TOC2"/>
        <w:tabs>
          <w:tab w:val="left" w:pos="880"/>
          <w:tab w:val="right" w:leader="dot" w:pos="8494"/>
        </w:tabs>
        <w:rPr>
          <w:noProof w:val="0"/>
          <w:sz w:val="22"/>
          <w:szCs w:val="22"/>
          <w:lang w:val="en-US" w:eastAsia="en-GB"/>
        </w:rPr>
      </w:pPr>
      <w:hyperlink w:anchor="_Toc39522462" w:history="1">
        <w:r w:rsidR="005153AD" w:rsidRPr="003C4111">
          <w:rPr>
            <w:rStyle w:val="Hyperlink"/>
            <w:noProof w:val="0"/>
            <w:lang w:val="en-US"/>
          </w:rPr>
          <w:t>3.2.</w:t>
        </w:r>
        <w:r w:rsidR="005153AD" w:rsidRPr="008F1F9C">
          <w:rPr>
            <w:noProof w:val="0"/>
            <w:sz w:val="22"/>
            <w:szCs w:val="22"/>
            <w:lang w:val="en-US" w:eastAsia="en-GB"/>
          </w:rPr>
          <w:tab/>
        </w:r>
        <w:r w:rsidR="005153AD" w:rsidRPr="003C4111">
          <w:rPr>
            <w:rStyle w:val="Hyperlink"/>
            <w:noProof w:val="0"/>
            <w:lang w:val="en-US"/>
          </w:rPr>
          <w:t>HackerRank</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4125BBEF" w14:textId="178044D7" w:rsidR="005153AD" w:rsidRPr="008F1F9C" w:rsidRDefault="00765B71">
      <w:pPr>
        <w:pStyle w:val="TOC2"/>
        <w:tabs>
          <w:tab w:val="left" w:pos="880"/>
          <w:tab w:val="right" w:leader="dot" w:pos="8494"/>
        </w:tabs>
        <w:rPr>
          <w:noProof w:val="0"/>
          <w:sz w:val="22"/>
          <w:szCs w:val="22"/>
          <w:lang w:val="en-US" w:eastAsia="en-GB"/>
        </w:rPr>
      </w:pPr>
      <w:hyperlink w:anchor="_Toc39522463" w:history="1">
        <w:r w:rsidR="005153AD" w:rsidRPr="003C4111">
          <w:rPr>
            <w:rStyle w:val="Hyperlink"/>
            <w:noProof w:val="0"/>
            <w:lang w:val="en-US"/>
          </w:rPr>
          <w:t>3.3.</w:t>
        </w:r>
        <w:r w:rsidR="005153AD" w:rsidRPr="008F1F9C">
          <w:rPr>
            <w:noProof w:val="0"/>
            <w:sz w:val="22"/>
            <w:szCs w:val="22"/>
            <w:lang w:val="en-US" w:eastAsia="en-GB"/>
          </w:rPr>
          <w:tab/>
        </w:r>
        <w:r w:rsidR="005153AD" w:rsidRPr="003C4111">
          <w:rPr>
            <w:rStyle w:val="Hyperlink"/>
            <w:noProof w:val="0"/>
            <w:lang w:val="en-US"/>
          </w:rPr>
          <w:t>LeetCode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5FA79577" w14:textId="063774B4" w:rsidR="005153AD" w:rsidRPr="008F1F9C" w:rsidRDefault="00765B71">
      <w:pPr>
        <w:pStyle w:val="TOC2"/>
        <w:tabs>
          <w:tab w:val="left" w:pos="880"/>
          <w:tab w:val="right" w:leader="dot" w:pos="8494"/>
        </w:tabs>
        <w:rPr>
          <w:noProof w:val="0"/>
          <w:sz w:val="22"/>
          <w:szCs w:val="22"/>
          <w:lang w:val="en-US" w:eastAsia="en-GB"/>
        </w:rPr>
      </w:pPr>
      <w:hyperlink w:anchor="_Toc39522464" w:history="1">
        <w:r w:rsidR="005153AD" w:rsidRPr="003C4111">
          <w:rPr>
            <w:rStyle w:val="Hyperlink"/>
            <w:noProof w:val="0"/>
            <w:lang w:val="en-US"/>
          </w:rPr>
          <w:t>3.4.</w:t>
        </w:r>
        <w:r w:rsidR="005153AD" w:rsidRPr="008F1F9C">
          <w:rPr>
            <w:noProof w:val="0"/>
            <w:sz w:val="22"/>
            <w:szCs w:val="22"/>
            <w:lang w:val="en-US" w:eastAsia="en-GB"/>
          </w:rPr>
          <w:tab/>
        </w:r>
        <w:r w:rsidR="005153AD" w:rsidRPr="003C4111">
          <w:rPr>
            <w:rStyle w:val="Hyperlink"/>
            <w:noProof w:val="0"/>
            <w:lang w:val="en-US"/>
          </w:rPr>
          <w:t>Codewars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_Toc39522464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21</w:t>
        </w:r>
        <w:r w:rsidR="005153AD" w:rsidRPr="003C4111">
          <w:rPr>
            <w:noProof w:val="0"/>
            <w:webHidden/>
            <w:lang w:val="en-US"/>
          </w:rPr>
          <w:fldChar w:fldCharType="end"/>
        </w:r>
      </w:hyperlink>
    </w:p>
    <w:p w14:paraId="3B1DE7AC" w14:textId="398FEEDB" w:rsidR="005153AD" w:rsidRPr="008F1F9C" w:rsidRDefault="00765B71">
      <w:pPr>
        <w:pStyle w:val="TOC2"/>
        <w:tabs>
          <w:tab w:val="left" w:pos="880"/>
          <w:tab w:val="right" w:leader="dot" w:pos="8494"/>
        </w:tabs>
        <w:rPr>
          <w:noProof w:val="0"/>
          <w:sz w:val="22"/>
          <w:szCs w:val="22"/>
          <w:lang w:val="en-US" w:eastAsia="en-GB"/>
        </w:rPr>
      </w:pPr>
      <w:hyperlink w:anchor="_Toc39522465" w:history="1">
        <w:r w:rsidR="005153AD" w:rsidRPr="003C4111">
          <w:rPr>
            <w:rStyle w:val="Hyperlink"/>
            <w:noProof w:val="0"/>
            <w:lang w:val="en-US"/>
          </w:rPr>
          <w:t>3.5.</w:t>
        </w:r>
        <w:r w:rsidR="005153AD" w:rsidRPr="008F1F9C">
          <w:rPr>
            <w:noProof w:val="0"/>
            <w:sz w:val="22"/>
            <w:szCs w:val="22"/>
            <w:lang w:val="en-US" w:eastAsia="en-GB"/>
          </w:rPr>
          <w:tab/>
        </w:r>
        <w:r w:rsidR="005153AD" w:rsidRPr="003C4111">
          <w:rPr>
            <w:rStyle w:val="Hyperlink"/>
            <w:noProof w:val="0"/>
            <w:lang w:val="en-US"/>
          </w:rPr>
          <w:t>CodeChef</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_Toc39522465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21</w:t>
        </w:r>
        <w:r w:rsidR="005153AD" w:rsidRPr="003C4111">
          <w:rPr>
            <w:noProof w:val="0"/>
            <w:webHidden/>
            <w:lang w:val="en-US"/>
          </w:rPr>
          <w:fldChar w:fldCharType="end"/>
        </w:r>
      </w:hyperlink>
    </w:p>
    <w:p w14:paraId="054D8B7A" w14:textId="4940128E" w:rsidR="005153AD" w:rsidRPr="008F1F9C" w:rsidRDefault="00765B71">
      <w:pPr>
        <w:pStyle w:val="TOC1"/>
        <w:tabs>
          <w:tab w:val="left" w:pos="480"/>
          <w:tab w:val="right" w:leader="dot" w:pos="8494"/>
        </w:tabs>
        <w:rPr>
          <w:noProof w:val="0"/>
          <w:sz w:val="22"/>
          <w:szCs w:val="22"/>
          <w:lang w:val="en-US" w:eastAsia="en-GB"/>
        </w:rPr>
      </w:pPr>
      <w:hyperlink w:anchor="_Toc39522466" w:history="1">
        <w:r w:rsidR="005153AD" w:rsidRPr="008F1F9C">
          <w:rPr>
            <w:rStyle w:val="Hyperlink"/>
            <w:noProof w:val="0"/>
            <w:lang w:val="en-US"/>
          </w:rPr>
          <w:t>4.</w:t>
        </w:r>
        <w:r w:rsidR="005153AD" w:rsidRPr="008F1F9C">
          <w:rPr>
            <w:noProof w:val="0"/>
            <w:sz w:val="22"/>
            <w:szCs w:val="22"/>
            <w:lang w:val="en-US" w:eastAsia="en-GB"/>
          </w:rPr>
          <w:tab/>
        </w:r>
        <w:r w:rsidR="005153AD" w:rsidRPr="008F1F9C">
          <w:rPr>
            <w:rStyle w:val="Hyperlink"/>
            <w:noProof w:val="0"/>
            <w:lang w:val="en-US"/>
          </w:rPr>
          <w:t>Related Technologies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_Toc39522466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0AEC8092" w14:textId="443B1AB4" w:rsidR="005153AD" w:rsidRPr="008F1F9C" w:rsidRDefault="00765B71">
      <w:pPr>
        <w:pStyle w:val="TOC2"/>
        <w:tabs>
          <w:tab w:val="right" w:leader="dot" w:pos="8494"/>
        </w:tabs>
        <w:rPr>
          <w:noProof w:val="0"/>
          <w:sz w:val="22"/>
          <w:szCs w:val="22"/>
          <w:lang w:val="en-US" w:eastAsia="en-GB"/>
        </w:rPr>
      </w:pPr>
      <w:hyperlink w:anchor="_Toc39522467" w:history="1">
        <w:r w:rsidR="005153AD" w:rsidRPr="003C4111">
          <w:rPr>
            <w:rStyle w:val="Hyperlink"/>
            <w:noProof w:val="0"/>
            <w:lang w:val="en-US"/>
          </w:rPr>
          <w:t>4.1. React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_Toc39522467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2E0D0BD3" w14:textId="7C3F3CB0" w:rsidR="005153AD" w:rsidRPr="008F1F9C" w:rsidRDefault="00765B71">
      <w:pPr>
        <w:pStyle w:val="TOC2"/>
        <w:tabs>
          <w:tab w:val="right" w:leader="dot" w:pos="8494"/>
        </w:tabs>
        <w:rPr>
          <w:noProof w:val="0"/>
          <w:sz w:val="22"/>
          <w:szCs w:val="22"/>
          <w:lang w:val="en-US" w:eastAsia="en-GB"/>
        </w:rPr>
      </w:pPr>
      <w:hyperlink w:anchor="_Toc39522468" w:history="1">
        <w:r w:rsidR="005153AD" w:rsidRPr="003C4111">
          <w:rPr>
            <w:rStyle w:val="Hyperlink"/>
            <w:noProof w:val="0"/>
            <w:lang w:val="en-US"/>
          </w:rPr>
          <w:t>4.2. Spring</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_Toc39522468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458B6CA0" w14:textId="525B69C5" w:rsidR="005153AD" w:rsidRPr="008F1F9C" w:rsidRDefault="00765B71">
      <w:pPr>
        <w:pStyle w:val="TOC3"/>
        <w:tabs>
          <w:tab w:val="right" w:leader="dot" w:pos="8494"/>
        </w:tabs>
        <w:rPr>
          <w:noProof w:val="0"/>
          <w:sz w:val="22"/>
          <w:szCs w:val="22"/>
          <w:lang w:val="en-US" w:eastAsia="en-GB"/>
        </w:rPr>
      </w:pPr>
      <w:hyperlink w:anchor="_Toc39522469" w:history="1">
        <w:r w:rsidR="005153AD" w:rsidRPr="008F1F9C">
          <w:rPr>
            <w:rStyle w:val="Hyperlink"/>
            <w:noProof w:val="0"/>
            <w:lang w:val="en-US"/>
          </w:rPr>
          <w:t>4.2.1. Spring Boot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10D32133" w14:textId="44A29063" w:rsidR="005153AD" w:rsidRPr="008F1F9C" w:rsidRDefault="00765B71">
      <w:pPr>
        <w:pStyle w:val="TOC3"/>
        <w:tabs>
          <w:tab w:val="right" w:leader="dot" w:pos="8494"/>
        </w:tabs>
        <w:rPr>
          <w:noProof w:val="0"/>
          <w:sz w:val="22"/>
          <w:szCs w:val="22"/>
          <w:lang w:val="en-US" w:eastAsia="en-GB"/>
        </w:rPr>
      </w:pPr>
      <w:hyperlink w:anchor="_Toc39522470" w:history="1">
        <w:r w:rsidR="005153AD" w:rsidRPr="008F1F9C">
          <w:rPr>
            <w:rStyle w:val="Hyperlink"/>
            <w:noProof w:val="0"/>
            <w:lang w:val="en-US"/>
          </w:rPr>
          <w:t>4.2.2. Spring Security</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0EAD6AA9" w14:textId="69666527" w:rsidR="005153AD" w:rsidRPr="008F1F9C" w:rsidRDefault="00765B71">
      <w:pPr>
        <w:pStyle w:val="TOC2"/>
        <w:tabs>
          <w:tab w:val="right" w:leader="dot" w:pos="8494"/>
        </w:tabs>
        <w:rPr>
          <w:noProof w:val="0"/>
          <w:sz w:val="22"/>
          <w:szCs w:val="22"/>
          <w:lang w:val="en-US" w:eastAsia="en-GB"/>
        </w:rPr>
      </w:pPr>
      <w:hyperlink w:anchor="_Toc39522471" w:history="1">
        <w:r w:rsidR="005153AD" w:rsidRPr="003C4111">
          <w:rPr>
            <w:rStyle w:val="Hyperlink"/>
            <w:noProof w:val="0"/>
            <w:lang w:val="en-US"/>
          </w:rPr>
          <w:t>4.3. Swagger</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2DE193A9" w14:textId="6C98F121" w:rsidR="005153AD" w:rsidRPr="008F1F9C" w:rsidRDefault="00765B71">
      <w:pPr>
        <w:pStyle w:val="TOC2"/>
        <w:tabs>
          <w:tab w:val="right" w:leader="dot" w:pos="8494"/>
        </w:tabs>
        <w:rPr>
          <w:noProof w:val="0"/>
          <w:sz w:val="22"/>
          <w:szCs w:val="22"/>
          <w:lang w:val="en-US" w:eastAsia="en-GB"/>
        </w:rPr>
      </w:pPr>
      <w:hyperlink w:anchor="_Toc39522472" w:history="1">
        <w:r w:rsidR="005153AD" w:rsidRPr="003C4111">
          <w:rPr>
            <w:rStyle w:val="Hyperlink"/>
            <w:noProof w:val="0"/>
            <w:lang w:val="en-US"/>
          </w:rPr>
          <w:t>4.4. Docker</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41EA9210" w14:textId="1454117C" w:rsidR="005153AD" w:rsidRPr="008F1F9C" w:rsidRDefault="00765B71">
      <w:pPr>
        <w:pStyle w:val="TOC1"/>
        <w:tabs>
          <w:tab w:val="left" w:pos="480"/>
          <w:tab w:val="right" w:leader="dot" w:pos="8494"/>
        </w:tabs>
        <w:rPr>
          <w:noProof w:val="0"/>
          <w:sz w:val="22"/>
          <w:szCs w:val="22"/>
          <w:lang w:val="en-US" w:eastAsia="en-GB"/>
        </w:rPr>
      </w:pPr>
      <w:hyperlink w:anchor="_Toc39522473" w:history="1">
        <w:r w:rsidR="005153AD" w:rsidRPr="008F1F9C">
          <w:rPr>
            <w:rStyle w:val="Hyperlink"/>
            <w:noProof w:val="0"/>
            <w:lang w:val="en-US"/>
          </w:rPr>
          <w:t>5.</w:t>
        </w:r>
        <w:r w:rsidR="005153AD" w:rsidRPr="008F1F9C">
          <w:rPr>
            <w:noProof w:val="0"/>
            <w:sz w:val="22"/>
            <w:szCs w:val="22"/>
            <w:lang w:val="en-US" w:eastAsia="en-GB"/>
          </w:rPr>
          <w:tab/>
        </w:r>
        <w:r w:rsidR="005153AD" w:rsidRPr="008F1F9C">
          <w:rPr>
            <w:rStyle w:val="Hyperlink"/>
            <w:noProof w:val="0"/>
            <w:lang w:val="en-US"/>
          </w:rPr>
          <w:t>Arquitecture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28</w:t>
        </w:r>
        <w:r w:rsidR="005153AD" w:rsidRPr="003C4111">
          <w:rPr>
            <w:noProof w:val="0"/>
            <w:webHidden/>
            <w:lang w:val="en-US"/>
          </w:rPr>
          <w:fldChar w:fldCharType="end"/>
        </w:r>
      </w:hyperlink>
    </w:p>
    <w:p w14:paraId="5EF23738" w14:textId="4F8B898D" w:rsidR="005153AD" w:rsidRPr="008F1F9C" w:rsidRDefault="00765B71">
      <w:pPr>
        <w:pStyle w:val="TOC2"/>
        <w:tabs>
          <w:tab w:val="right" w:leader="dot" w:pos="8494"/>
        </w:tabs>
        <w:rPr>
          <w:noProof w:val="0"/>
          <w:sz w:val="22"/>
          <w:szCs w:val="22"/>
          <w:lang w:val="en-US" w:eastAsia="en-GB"/>
        </w:rPr>
      </w:pPr>
      <w:hyperlink w:anchor="_Toc39522474" w:history="1">
        <w:r w:rsidR="005153AD" w:rsidRPr="003C4111">
          <w:rPr>
            <w:rStyle w:val="Hyperlink"/>
            <w:noProof w:val="0"/>
            <w:lang w:val="en-US"/>
          </w:rPr>
          <w:t>5.1. Front end</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_Toc39522474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28</w:t>
        </w:r>
        <w:r w:rsidR="005153AD" w:rsidRPr="003C4111">
          <w:rPr>
            <w:noProof w:val="0"/>
            <w:webHidden/>
            <w:lang w:val="en-US"/>
          </w:rPr>
          <w:fldChar w:fldCharType="end"/>
        </w:r>
      </w:hyperlink>
    </w:p>
    <w:p w14:paraId="0D3D3D28" w14:textId="304EC3A4" w:rsidR="005153AD" w:rsidRPr="008F1F9C" w:rsidRDefault="00765B71">
      <w:pPr>
        <w:pStyle w:val="TOC2"/>
        <w:tabs>
          <w:tab w:val="right" w:leader="dot" w:pos="8494"/>
        </w:tabs>
        <w:rPr>
          <w:noProof w:val="0"/>
          <w:sz w:val="22"/>
          <w:szCs w:val="22"/>
          <w:lang w:val="en-US" w:eastAsia="en-GB"/>
        </w:rPr>
      </w:pPr>
      <w:hyperlink w:anchor="_Toc39522475" w:history="1">
        <w:r w:rsidR="005153AD" w:rsidRPr="003C4111">
          <w:rPr>
            <w:rStyle w:val="Hyperlink"/>
            <w:noProof w:val="0"/>
            <w:lang w:val="en-US"/>
          </w:rPr>
          <w:t>5.2. Services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_Toc39522475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29</w:t>
        </w:r>
        <w:r w:rsidR="005153AD" w:rsidRPr="003C4111">
          <w:rPr>
            <w:noProof w:val="0"/>
            <w:webHidden/>
            <w:lang w:val="en-US"/>
          </w:rPr>
          <w:fldChar w:fldCharType="end"/>
        </w:r>
      </w:hyperlink>
    </w:p>
    <w:p w14:paraId="015FEAE5" w14:textId="173008DB" w:rsidR="005153AD" w:rsidRPr="008F1F9C" w:rsidRDefault="00765B71">
      <w:pPr>
        <w:pStyle w:val="TOC3"/>
        <w:tabs>
          <w:tab w:val="right" w:leader="dot" w:pos="8494"/>
        </w:tabs>
        <w:rPr>
          <w:noProof w:val="0"/>
          <w:sz w:val="22"/>
          <w:szCs w:val="22"/>
          <w:lang w:val="en-US" w:eastAsia="en-GB"/>
        </w:rPr>
      </w:pPr>
      <w:hyperlink w:anchor="_Toc39522476" w:history="1">
        <w:r w:rsidR="005153AD" w:rsidRPr="003C4111">
          <w:rPr>
            <w:rStyle w:val="Hyperlink"/>
            <w:noProof w:val="0"/>
            <w:lang w:val="en-US"/>
          </w:rPr>
          <w:t>5.2.1 Data Model</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_Toc39522476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30</w:t>
        </w:r>
        <w:r w:rsidR="005153AD" w:rsidRPr="003C4111">
          <w:rPr>
            <w:noProof w:val="0"/>
            <w:webHidden/>
            <w:lang w:val="en-US"/>
          </w:rPr>
          <w:fldChar w:fldCharType="end"/>
        </w:r>
      </w:hyperlink>
    </w:p>
    <w:p w14:paraId="57C311FB" w14:textId="6074F29C" w:rsidR="005153AD" w:rsidRPr="008F1F9C" w:rsidRDefault="00765B71">
      <w:pPr>
        <w:pStyle w:val="TOC2"/>
        <w:tabs>
          <w:tab w:val="right" w:leader="dot" w:pos="8494"/>
        </w:tabs>
        <w:rPr>
          <w:noProof w:val="0"/>
          <w:sz w:val="22"/>
          <w:szCs w:val="22"/>
          <w:lang w:val="en-US" w:eastAsia="en-GB"/>
        </w:rPr>
      </w:pPr>
      <w:hyperlink w:anchor="_Toc39522477" w:history="1">
        <w:r w:rsidR="005153AD" w:rsidRPr="003C4111">
          <w:rPr>
            <w:rStyle w:val="Hyperlink"/>
            <w:noProof w:val="0"/>
            <w:lang w:val="en-US"/>
          </w:rPr>
          <w:t>5.3. Execution Environments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_Toc39522477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31</w:t>
        </w:r>
        <w:r w:rsidR="005153AD" w:rsidRPr="003C4111">
          <w:rPr>
            <w:noProof w:val="0"/>
            <w:webHidden/>
            <w:lang w:val="en-US"/>
          </w:rPr>
          <w:fldChar w:fldCharType="end"/>
        </w:r>
      </w:hyperlink>
    </w:p>
    <w:p w14:paraId="7195AC43" w14:textId="7BCB5FF1" w:rsidR="005153AD" w:rsidRPr="008F1F9C" w:rsidRDefault="00765B71">
      <w:pPr>
        <w:pStyle w:val="TOC3"/>
        <w:tabs>
          <w:tab w:val="right" w:leader="dot" w:pos="8494"/>
        </w:tabs>
        <w:rPr>
          <w:noProof w:val="0"/>
          <w:sz w:val="22"/>
          <w:szCs w:val="22"/>
          <w:lang w:val="en-US" w:eastAsia="en-GB"/>
        </w:rPr>
      </w:pPr>
      <w:hyperlink w:anchor="_Toc39522478" w:history="1">
        <w:r w:rsidR="005153AD" w:rsidRPr="008F1F9C">
          <w:rPr>
            <w:rStyle w:val="Hyperlink"/>
            <w:noProof w:val="0"/>
            <w:lang w:val="en-US"/>
          </w:rPr>
          <w:t>5.3.1. Java &amp; Kotlin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_Toc39522478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33</w:t>
        </w:r>
        <w:r w:rsidR="005153AD" w:rsidRPr="003C4111">
          <w:rPr>
            <w:noProof w:val="0"/>
            <w:webHidden/>
            <w:lang w:val="en-US"/>
          </w:rPr>
          <w:fldChar w:fldCharType="end"/>
        </w:r>
      </w:hyperlink>
    </w:p>
    <w:p w14:paraId="15FE8918" w14:textId="0108936B" w:rsidR="005153AD" w:rsidRPr="008F1F9C" w:rsidRDefault="00765B71">
      <w:pPr>
        <w:pStyle w:val="TOC1"/>
        <w:tabs>
          <w:tab w:val="left" w:pos="480"/>
          <w:tab w:val="right" w:leader="dot" w:pos="8494"/>
        </w:tabs>
        <w:rPr>
          <w:noProof w:val="0"/>
          <w:sz w:val="22"/>
          <w:szCs w:val="22"/>
          <w:lang w:val="en-US" w:eastAsia="en-GB"/>
        </w:rPr>
      </w:pPr>
      <w:hyperlink w:anchor="_Toc39522479" w:history="1">
        <w:r w:rsidR="005153AD" w:rsidRPr="008F1F9C">
          <w:rPr>
            <w:rStyle w:val="Hyperlink"/>
            <w:noProof w:val="0"/>
            <w:lang w:val="en-US"/>
          </w:rPr>
          <w:t>6.</w:t>
        </w:r>
        <w:r w:rsidR="005153AD" w:rsidRPr="008F1F9C">
          <w:rPr>
            <w:noProof w:val="0"/>
            <w:sz w:val="22"/>
            <w:szCs w:val="22"/>
            <w:lang w:val="en-US" w:eastAsia="en-GB"/>
          </w:rPr>
          <w:tab/>
        </w:r>
        <w:r w:rsidR="005153AD" w:rsidRPr="008F1F9C">
          <w:rPr>
            <w:rStyle w:val="Hyperlink"/>
            <w:noProof w:val="0"/>
            <w:lang w:val="en-US"/>
          </w:rPr>
          <w:t>Project progress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_Toc39522479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34</w:t>
        </w:r>
        <w:r w:rsidR="005153AD" w:rsidRPr="003C4111">
          <w:rPr>
            <w:noProof w:val="0"/>
            <w:webHidden/>
            <w:lang w:val="en-US"/>
          </w:rPr>
          <w:fldChar w:fldCharType="end"/>
        </w:r>
      </w:hyperlink>
    </w:p>
    <w:p w14:paraId="60DE0FD8" w14:textId="090586E6" w:rsidR="005153AD" w:rsidRPr="008F1F9C" w:rsidRDefault="00765B71">
      <w:pPr>
        <w:pStyle w:val="TOC1"/>
        <w:tabs>
          <w:tab w:val="left" w:pos="480"/>
          <w:tab w:val="right" w:leader="dot" w:pos="8494"/>
        </w:tabs>
        <w:rPr>
          <w:noProof w:val="0"/>
          <w:sz w:val="22"/>
          <w:szCs w:val="22"/>
          <w:lang w:val="en-US" w:eastAsia="en-GB"/>
        </w:rPr>
      </w:pPr>
      <w:hyperlink w:anchor="_Toc39522480" w:history="1">
        <w:r w:rsidR="005153AD" w:rsidRPr="008F1F9C">
          <w:rPr>
            <w:rStyle w:val="Hyperlink"/>
            <w:noProof w:val="0"/>
            <w:lang w:val="en-US"/>
          </w:rPr>
          <w:t>7.</w:t>
        </w:r>
        <w:r w:rsidR="005153AD" w:rsidRPr="008F1F9C">
          <w:rPr>
            <w:noProof w:val="0"/>
            <w:sz w:val="22"/>
            <w:szCs w:val="22"/>
            <w:lang w:val="en-US" w:eastAsia="en-GB"/>
          </w:rPr>
          <w:tab/>
        </w:r>
        <w:r w:rsidR="005153AD" w:rsidRPr="008F1F9C">
          <w:rPr>
            <w:rStyle w:val="Hyperlink"/>
            <w:noProof w:val="0"/>
            <w:lang w:val="en-US"/>
          </w:rPr>
          <w:t>Lexicon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_Toc39522480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36</w:t>
        </w:r>
        <w:r w:rsidR="005153AD" w:rsidRPr="003C4111">
          <w:rPr>
            <w:noProof w:val="0"/>
            <w:webHidden/>
            <w:lang w:val="en-US"/>
          </w:rPr>
          <w:fldChar w:fldCharType="end"/>
        </w:r>
      </w:hyperlink>
    </w:p>
    <w:p w14:paraId="4212BF2A" w14:textId="1DEB242F" w:rsidR="005153AD" w:rsidRPr="008F1F9C" w:rsidRDefault="00765B71">
      <w:pPr>
        <w:pStyle w:val="TOC1"/>
        <w:tabs>
          <w:tab w:val="left" w:pos="480"/>
          <w:tab w:val="right" w:leader="dot" w:pos="8494"/>
        </w:tabs>
        <w:rPr>
          <w:noProof w:val="0"/>
          <w:sz w:val="22"/>
          <w:szCs w:val="22"/>
          <w:lang w:val="en-US" w:eastAsia="en-GB"/>
        </w:rPr>
      </w:pPr>
      <w:hyperlink w:anchor="_Toc39522481" w:history="1">
        <w:r w:rsidR="005153AD" w:rsidRPr="008F1F9C">
          <w:rPr>
            <w:rStyle w:val="Hyperlink"/>
            <w:noProof w:val="0"/>
            <w:lang w:val="en-US"/>
          </w:rPr>
          <w:t>8.</w:t>
        </w:r>
        <w:r w:rsidR="005153AD" w:rsidRPr="008F1F9C">
          <w:rPr>
            <w:noProof w:val="0"/>
            <w:sz w:val="22"/>
            <w:szCs w:val="22"/>
            <w:lang w:val="en-US" w:eastAsia="en-GB"/>
          </w:rPr>
          <w:tab/>
        </w:r>
        <w:r w:rsidR="005153AD" w:rsidRPr="008F1F9C">
          <w:rPr>
            <w:rStyle w:val="Hyperlink"/>
            <w:noProof w:val="0"/>
            <w:lang w:val="en-US"/>
          </w:rPr>
          <w:t>References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_Toc39522481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38</w:t>
        </w:r>
        <w:r w:rsidR="005153AD" w:rsidRPr="003C4111">
          <w:rPr>
            <w:noProof w:val="0"/>
            <w:webHidden/>
            <w:lang w:val="en-US"/>
          </w:rPr>
          <w:fldChar w:fldCharType="end"/>
        </w:r>
      </w:hyperlink>
    </w:p>
    <w:p w14:paraId="643C8519" w14:textId="574A0821" w:rsidR="005153AD" w:rsidRPr="008F1F9C" w:rsidRDefault="00765B71">
      <w:pPr>
        <w:pStyle w:val="TOC1"/>
        <w:tabs>
          <w:tab w:val="left" w:pos="480"/>
          <w:tab w:val="right" w:leader="dot" w:pos="8494"/>
        </w:tabs>
        <w:rPr>
          <w:noProof w:val="0"/>
          <w:sz w:val="22"/>
          <w:szCs w:val="22"/>
          <w:lang w:val="en-US" w:eastAsia="en-GB"/>
        </w:rPr>
      </w:pPr>
      <w:hyperlink w:anchor="_Toc39522482" w:history="1">
        <w:r w:rsidR="005153AD" w:rsidRPr="008F1F9C">
          <w:rPr>
            <w:rStyle w:val="Hyperlink"/>
            <w:noProof w:val="0"/>
            <w:lang w:val="en-US"/>
          </w:rPr>
          <w:t>9.</w:t>
        </w:r>
        <w:r w:rsidR="005153AD" w:rsidRPr="008F1F9C">
          <w:rPr>
            <w:noProof w:val="0"/>
            <w:sz w:val="22"/>
            <w:szCs w:val="22"/>
            <w:lang w:val="en-US" w:eastAsia="en-GB"/>
          </w:rPr>
          <w:tab/>
        </w:r>
        <w:r w:rsidR="005153AD" w:rsidRPr="008F1F9C">
          <w:rPr>
            <w:rStyle w:val="Hyperlink"/>
            <w:noProof w:val="0"/>
            <w:lang w:val="en-US"/>
          </w:rPr>
          <w:t>Annex</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_Toc39522482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40</w:t>
        </w:r>
        <w:r w:rsidR="005153AD" w:rsidRPr="003C4111">
          <w:rPr>
            <w:noProof w:val="0"/>
            <w:webHidden/>
            <w:lang w:val="en-US"/>
          </w:rPr>
          <w:fldChar w:fldCharType="end"/>
        </w:r>
      </w:hyperlink>
    </w:p>
    <w:p w14:paraId="00CAFDEE" w14:textId="3EB95315" w:rsidR="005153AD" w:rsidRPr="008F1F9C" w:rsidRDefault="00765B71">
      <w:pPr>
        <w:pStyle w:val="TOC2"/>
        <w:tabs>
          <w:tab w:val="right" w:leader="dot" w:pos="8494"/>
        </w:tabs>
        <w:rPr>
          <w:noProof w:val="0"/>
          <w:sz w:val="22"/>
          <w:szCs w:val="22"/>
          <w:lang w:val="en-US" w:eastAsia="en-GB"/>
        </w:rPr>
      </w:pPr>
      <w:hyperlink w:anchor="_Toc39522483" w:history="1">
        <w:r w:rsidR="005153AD" w:rsidRPr="008F1F9C">
          <w:rPr>
            <w:rStyle w:val="Hyperlink"/>
            <w:noProof w:val="0"/>
            <w:lang w:val="en-US"/>
          </w:rPr>
          <w:t>9.1. Supported versions of container dependencies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_Toc39522483 \h </w:instrText>
        </w:r>
        <w:r w:rsidR="005153AD" w:rsidRPr="003C4111">
          <w:rPr>
            <w:noProof w:val="0"/>
            <w:webHidden/>
            <w:lang w:val="en-US"/>
          </w:rPr>
        </w:r>
        <w:r w:rsidR="005153AD" w:rsidRPr="003C4111">
          <w:rPr>
            <w:noProof w:val="0"/>
            <w:webHidden/>
            <w:lang w:val="en-US"/>
          </w:rPr>
          <w:fldChar w:fldCharType="separate"/>
        </w:r>
        <w:r w:rsidR="00770B4F" w:rsidRPr="008F1F9C">
          <w:rPr>
            <w:noProof w:val="0"/>
            <w:webHidden/>
            <w:lang w:val="en-US"/>
          </w:rPr>
          <w:t>40</w:t>
        </w:r>
        <w:r w:rsidR="005153AD" w:rsidRPr="003C4111">
          <w:rPr>
            <w:noProof w:val="0"/>
            <w:webHidden/>
            <w:lang w:val="en-US"/>
          </w:rPr>
          <w:fldChar w:fldCharType="end"/>
        </w:r>
      </w:hyperlink>
    </w:p>
    <w:p w14:paraId="18D8F943" w14:textId="02E8C1EB" w:rsidR="00FB4304" w:rsidRPr="008F1F9C" w:rsidRDefault="00F55374" w:rsidP="00184925">
      <w:pPr>
        <w:rPr>
          <w:noProof w:val="0"/>
          <w:lang w:val="en-US"/>
        </w:rPr>
      </w:pPr>
      <w:r w:rsidRPr="003C4111">
        <w:rPr>
          <w:noProof w:val="0"/>
          <w:lang w:val="en-US"/>
        </w:rPr>
        <w:fldChar w:fldCharType="end"/>
      </w:r>
    </w:p>
    <w:p w14:paraId="56DF476B" w14:textId="77777777" w:rsidR="00FB4304" w:rsidRPr="008F1F9C" w:rsidRDefault="000D35BB">
      <w:pPr>
        <w:rPr>
          <w:noProof w:val="0"/>
          <w:lang w:val="en-US"/>
        </w:rPr>
      </w:pPr>
      <w:r w:rsidRPr="008F1F9C">
        <w:rPr>
          <w:noProof w:val="0"/>
          <w:lang w:val="en-US"/>
        </w:rPr>
        <w:br w:type="page"/>
      </w:r>
    </w:p>
    <w:p w14:paraId="4EC3CA08" w14:textId="40486793" w:rsidR="00DE7218" w:rsidRPr="008F1F9C" w:rsidRDefault="004A2391" w:rsidP="0019106B">
      <w:pPr>
        <w:pStyle w:val="Ttulondice"/>
        <w:rPr>
          <w:noProof w:val="0"/>
          <w:lang w:val="en-US"/>
        </w:rPr>
      </w:pPr>
      <w:bookmarkStart w:id="0" w:name="_Hlk527280685"/>
      <w:r w:rsidRPr="008F1F9C">
        <w:rPr>
          <w:noProof w:val="0"/>
          <w:lang w:val="en-US"/>
        </w:rPr>
        <w:lastRenderedPageBreak/>
        <w:t>List of Figures</w:t>
      </w:r>
    </w:p>
    <w:bookmarkEnd w:id="0"/>
    <w:p w14:paraId="71B6444A" w14:textId="1DA0BD7E" w:rsidR="00DC4CC3" w:rsidRPr="008F1F9C" w:rsidRDefault="001A3F32">
      <w:pPr>
        <w:pStyle w:val="TableofFigures"/>
        <w:tabs>
          <w:tab w:val="right" w:leader="dot" w:pos="8494"/>
        </w:tabs>
        <w:rPr>
          <w:noProof w:val="0"/>
          <w:sz w:val="22"/>
          <w:szCs w:val="22"/>
          <w:lang w:val="en-US" w:eastAsia="en-GB"/>
        </w:rPr>
      </w:pPr>
      <w:r w:rsidRPr="003C4111">
        <w:rPr>
          <w:noProof w:val="0"/>
          <w:lang w:val="en-US"/>
        </w:rPr>
        <w:fldChar w:fldCharType="begin"/>
      </w:r>
      <w:r w:rsidRPr="008F1F9C">
        <w:rPr>
          <w:noProof w:val="0"/>
          <w:lang w:val="en-US"/>
        </w:rPr>
        <w:instrText xml:space="preserve"> TOC \h \z \c "Figure" </w:instrText>
      </w:r>
      <w:r w:rsidRPr="003C4111">
        <w:rPr>
          <w:noProof w:val="0"/>
          <w:lang w:val="en-US"/>
        </w:rPr>
        <w:fldChar w:fldCharType="separate"/>
      </w:r>
      <w:hyperlink w:anchor="_Toc39522484" w:history="1">
        <w:r w:rsidR="00DC4CC3" w:rsidRPr="008F1F9C">
          <w:rPr>
            <w:rStyle w:val="Hyperlink"/>
            <w:noProof w:val="0"/>
            <w:lang w:val="en-US"/>
          </w:rPr>
          <w:t>Figure 1 - User Journey for user's registration</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_Toc39522484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14</w:t>
        </w:r>
        <w:r w:rsidR="00DC4CC3" w:rsidRPr="003C4111">
          <w:rPr>
            <w:noProof w:val="0"/>
            <w:webHidden/>
            <w:lang w:val="en-US"/>
          </w:rPr>
          <w:fldChar w:fldCharType="end"/>
        </w:r>
      </w:hyperlink>
    </w:p>
    <w:p w14:paraId="7866CA7C" w14:textId="1B4D822D" w:rsidR="00DC4CC3" w:rsidRPr="008F1F9C" w:rsidRDefault="00765B71">
      <w:pPr>
        <w:pStyle w:val="TableofFigures"/>
        <w:tabs>
          <w:tab w:val="right" w:leader="dot" w:pos="8494"/>
        </w:tabs>
        <w:rPr>
          <w:noProof w:val="0"/>
          <w:sz w:val="22"/>
          <w:szCs w:val="22"/>
          <w:lang w:val="en-US" w:eastAsia="en-GB"/>
        </w:rPr>
      </w:pPr>
      <w:hyperlink w:anchor="_Toc39522485" w:history="1">
        <w:r w:rsidR="00DC4CC3" w:rsidRPr="008F1F9C">
          <w:rPr>
            <w:rStyle w:val="Hyperlink"/>
            <w:noProof w:val="0"/>
            <w:lang w:val="en-US"/>
          </w:rPr>
          <w:t>Figure 2 - User Journey for solving a Challenge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_Toc39522485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15</w:t>
        </w:r>
        <w:r w:rsidR="00DC4CC3" w:rsidRPr="003C4111">
          <w:rPr>
            <w:noProof w:val="0"/>
            <w:webHidden/>
            <w:lang w:val="en-US"/>
          </w:rPr>
          <w:fldChar w:fldCharType="end"/>
        </w:r>
      </w:hyperlink>
    </w:p>
    <w:p w14:paraId="1A72DDC7" w14:textId="7F8ED901" w:rsidR="00DC4CC3" w:rsidRPr="008F1F9C" w:rsidRDefault="00765B71">
      <w:pPr>
        <w:pStyle w:val="TableofFigures"/>
        <w:tabs>
          <w:tab w:val="right" w:leader="dot" w:pos="8494"/>
        </w:tabs>
        <w:rPr>
          <w:noProof w:val="0"/>
          <w:sz w:val="22"/>
          <w:szCs w:val="22"/>
          <w:lang w:val="en-US" w:eastAsia="en-GB"/>
        </w:rPr>
      </w:pPr>
      <w:hyperlink w:anchor="_Toc39522486" w:history="1">
        <w:r w:rsidR="00DC4CC3" w:rsidRPr="008F1F9C">
          <w:rPr>
            <w:rStyle w:val="Hyperlink"/>
            <w:noProof w:val="0"/>
            <w:lang w:val="en-US"/>
          </w:rPr>
          <w:t>Figure 3 - User Journey for creating a Challenge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_Toc39522486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16</w:t>
        </w:r>
        <w:r w:rsidR="00DC4CC3" w:rsidRPr="003C4111">
          <w:rPr>
            <w:noProof w:val="0"/>
            <w:webHidden/>
            <w:lang w:val="en-US"/>
          </w:rPr>
          <w:fldChar w:fldCharType="end"/>
        </w:r>
      </w:hyperlink>
    </w:p>
    <w:p w14:paraId="43B2CFF8" w14:textId="662D03F5" w:rsidR="00DC4CC3" w:rsidRPr="008F1F9C" w:rsidRDefault="00765B71">
      <w:pPr>
        <w:pStyle w:val="TableofFigures"/>
        <w:tabs>
          <w:tab w:val="right" w:leader="dot" w:pos="8494"/>
        </w:tabs>
        <w:rPr>
          <w:noProof w:val="0"/>
          <w:sz w:val="22"/>
          <w:szCs w:val="22"/>
          <w:lang w:val="en-US" w:eastAsia="en-GB"/>
        </w:rPr>
      </w:pPr>
      <w:hyperlink w:anchor="_Toc39522487" w:history="1">
        <w:r w:rsidR="00DC4CC3" w:rsidRPr="008F1F9C">
          <w:rPr>
            <w:rStyle w:val="Hyperlink"/>
            <w:noProof w:val="0"/>
            <w:lang w:val="en-US"/>
          </w:rPr>
          <w:t>Figure 4 - User Journey for creating a Questionnaire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_Toc39522487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17</w:t>
        </w:r>
        <w:r w:rsidR="00DC4CC3" w:rsidRPr="003C4111">
          <w:rPr>
            <w:noProof w:val="0"/>
            <w:webHidden/>
            <w:lang w:val="en-US"/>
          </w:rPr>
          <w:fldChar w:fldCharType="end"/>
        </w:r>
      </w:hyperlink>
    </w:p>
    <w:p w14:paraId="3DE12B2B" w14:textId="0A9B29F2" w:rsidR="00DC4CC3" w:rsidRPr="008F1F9C" w:rsidRDefault="00765B71">
      <w:pPr>
        <w:pStyle w:val="TableofFigures"/>
        <w:tabs>
          <w:tab w:val="right" w:leader="dot" w:pos="8494"/>
        </w:tabs>
        <w:rPr>
          <w:noProof w:val="0"/>
          <w:sz w:val="22"/>
          <w:szCs w:val="22"/>
          <w:lang w:val="en-US" w:eastAsia="en-GB"/>
        </w:rPr>
      </w:pPr>
      <w:hyperlink w:anchor="_Toc39522488" w:history="1">
        <w:r w:rsidR="00DC4CC3" w:rsidRPr="008F1F9C">
          <w:rPr>
            <w:rStyle w:val="Hyperlink"/>
            <w:noProof w:val="0"/>
            <w:lang w:val="en-US"/>
          </w:rPr>
          <w:t>Figure 5 - User Journey for runnin a piece of code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_Toc39522488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18</w:t>
        </w:r>
        <w:r w:rsidR="00DC4CC3" w:rsidRPr="003C4111">
          <w:rPr>
            <w:noProof w:val="0"/>
            <w:webHidden/>
            <w:lang w:val="en-US"/>
          </w:rPr>
          <w:fldChar w:fldCharType="end"/>
        </w:r>
      </w:hyperlink>
    </w:p>
    <w:p w14:paraId="0241F4CE" w14:textId="36EFEDCA" w:rsidR="00DC4CC3" w:rsidRPr="008F1F9C" w:rsidRDefault="00765B71">
      <w:pPr>
        <w:pStyle w:val="TableofFigures"/>
        <w:tabs>
          <w:tab w:val="right" w:leader="dot" w:pos="8494"/>
        </w:tabs>
        <w:rPr>
          <w:noProof w:val="0"/>
          <w:sz w:val="22"/>
          <w:szCs w:val="22"/>
          <w:lang w:val="en-US" w:eastAsia="en-GB"/>
        </w:rPr>
      </w:pPr>
      <w:hyperlink w:anchor="_Toc39522489" w:history="1">
        <w:r w:rsidR="00DC4CC3" w:rsidRPr="008F1F9C">
          <w:rPr>
            <w:rStyle w:val="Hyperlink"/>
            <w:noProof w:val="0"/>
            <w:lang w:val="en-US"/>
          </w:rPr>
          <w:t>Figure 6 - User Journey for answering a Questionnaire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_Toc39522489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19</w:t>
        </w:r>
        <w:r w:rsidR="00DC4CC3" w:rsidRPr="003C4111">
          <w:rPr>
            <w:noProof w:val="0"/>
            <w:webHidden/>
            <w:lang w:val="en-US"/>
          </w:rPr>
          <w:fldChar w:fldCharType="end"/>
        </w:r>
      </w:hyperlink>
    </w:p>
    <w:p w14:paraId="375930B1" w14:textId="74669A66" w:rsidR="00DC4CC3" w:rsidRPr="008F1F9C" w:rsidRDefault="00765B71">
      <w:pPr>
        <w:pStyle w:val="TableofFigures"/>
        <w:tabs>
          <w:tab w:val="right" w:leader="dot" w:pos="8494"/>
        </w:tabs>
        <w:rPr>
          <w:noProof w:val="0"/>
          <w:sz w:val="22"/>
          <w:szCs w:val="22"/>
          <w:lang w:val="en-US" w:eastAsia="en-GB"/>
        </w:rPr>
      </w:pPr>
      <w:hyperlink w:anchor="_Toc39522490" w:history="1">
        <w:r w:rsidR="00DC4CC3" w:rsidRPr="003C4111">
          <w:rPr>
            <w:rStyle w:val="Hyperlink"/>
            <w:noProof w:val="0"/>
            <w:lang w:val="en-US"/>
          </w:rPr>
          <w:t>Figure 7 – Architectural Layered Module view, with inter module interactions</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_Toc39522490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28</w:t>
        </w:r>
        <w:r w:rsidR="00DC4CC3" w:rsidRPr="003C4111">
          <w:rPr>
            <w:noProof w:val="0"/>
            <w:webHidden/>
            <w:lang w:val="en-US"/>
          </w:rPr>
          <w:fldChar w:fldCharType="end"/>
        </w:r>
      </w:hyperlink>
    </w:p>
    <w:p w14:paraId="73ADD66F" w14:textId="2EFBC12D" w:rsidR="00DC4CC3" w:rsidRPr="008F1F9C" w:rsidRDefault="00765B71">
      <w:pPr>
        <w:pStyle w:val="TableofFigures"/>
        <w:tabs>
          <w:tab w:val="right" w:leader="dot" w:pos="8494"/>
        </w:tabs>
        <w:rPr>
          <w:noProof w:val="0"/>
          <w:sz w:val="22"/>
          <w:szCs w:val="22"/>
          <w:lang w:val="en-US" w:eastAsia="en-GB"/>
        </w:rPr>
      </w:pPr>
      <w:hyperlink w:anchor="_Toc39522491" w:history="1">
        <w:r w:rsidR="00DC4CC3" w:rsidRPr="003C4111">
          <w:rPr>
            <w:rStyle w:val="Hyperlink"/>
            <w:noProof w:val="0"/>
            <w:lang w:val="en-US"/>
          </w:rPr>
          <w:t>Figure 8 – Detailed view of Services Module including DB</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_Toc39522491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29</w:t>
        </w:r>
        <w:r w:rsidR="00DC4CC3" w:rsidRPr="003C4111">
          <w:rPr>
            <w:noProof w:val="0"/>
            <w:webHidden/>
            <w:lang w:val="en-US"/>
          </w:rPr>
          <w:fldChar w:fldCharType="end"/>
        </w:r>
      </w:hyperlink>
    </w:p>
    <w:p w14:paraId="6F0852E3" w14:textId="18C7712D" w:rsidR="00DC4CC3" w:rsidRPr="008F1F9C" w:rsidRDefault="00765B71">
      <w:pPr>
        <w:pStyle w:val="TableofFigures"/>
        <w:tabs>
          <w:tab w:val="right" w:leader="dot" w:pos="8494"/>
        </w:tabs>
        <w:rPr>
          <w:noProof w:val="0"/>
          <w:sz w:val="22"/>
          <w:szCs w:val="22"/>
          <w:lang w:val="en-US" w:eastAsia="en-GB"/>
        </w:rPr>
      </w:pPr>
      <w:hyperlink w:anchor="_Toc39522492" w:history="1">
        <w:r w:rsidR="00DC4CC3" w:rsidRPr="003C4111">
          <w:rPr>
            <w:rStyle w:val="Hyperlink"/>
            <w:noProof w:val="0"/>
            <w:lang w:val="en-US"/>
          </w:rPr>
          <w:t>Figure 9 – Data Model</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_Toc39522492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30</w:t>
        </w:r>
        <w:r w:rsidR="00DC4CC3" w:rsidRPr="003C4111">
          <w:rPr>
            <w:noProof w:val="0"/>
            <w:webHidden/>
            <w:lang w:val="en-US"/>
          </w:rPr>
          <w:fldChar w:fldCharType="end"/>
        </w:r>
      </w:hyperlink>
    </w:p>
    <w:p w14:paraId="2D60C454" w14:textId="5518A10F" w:rsidR="00DC4CC3" w:rsidRPr="008F1F9C" w:rsidRDefault="00765B71">
      <w:pPr>
        <w:pStyle w:val="TableofFigures"/>
        <w:tabs>
          <w:tab w:val="right" w:leader="dot" w:pos="8494"/>
        </w:tabs>
        <w:rPr>
          <w:noProof w:val="0"/>
          <w:sz w:val="22"/>
          <w:szCs w:val="22"/>
          <w:lang w:val="en-US" w:eastAsia="en-GB"/>
        </w:rPr>
      </w:pPr>
      <w:hyperlink w:anchor="_Toc39522493" w:history="1">
        <w:r w:rsidR="00DC4CC3" w:rsidRPr="003C4111">
          <w:rPr>
            <w:rStyle w:val="Hyperlink"/>
            <w:noProof w:val="0"/>
            <w:lang w:val="en-US"/>
          </w:rPr>
          <w:t>Figure 10 – Detailed view of ExecutionEnvironments Module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_Toc39522493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32</w:t>
        </w:r>
        <w:r w:rsidR="00DC4CC3" w:rsidRPr="003C4111">
          <w:rPr>
            <w:noProof w:val="0"/>
            <w:webHidden/>
            <w:lang w:val="en-US"/>
          </w:rPr>
          <w:fldChar w:fldCharType="end"/>
        </w:r>
      </w:hyperlink>
    </w:p>
    <w:p w14:paraId="745899B6" w14:textId="4AF08CE4" w:rsidR="00DC4CC3" w:rsidRPr="008F1F9C" w:rsidRDefault="00765B71">
      <w:pPr>
        <w:pStyle w:val="TableofFigures"/>
        <w:tabs>
          <w:tab w:val="right" w:leader="dot" w:pos="8494"/>
        </w:tabs>
        <w:rPr>
          <w:noProof w:val="0"/>
          <w:sz w:val="22"/>
          <w:szCs w:val="22"/>
          <w:lang w:val="en-US" w:eastAsia="en-GB"/>
        </w:rPr>
      </w:pPr>
      <w:hyperlink w:anchor="_Toc39522494" w:history="1">
        <w:r w:rsidR="00DC4CC3" w:rsidRPr="003C4111">
          <w:rPr>
            <w:rStyle w:val="Hyperlink"/>
            <w:noProof w:val="0"/>
            <w:lang w:val="en-US"/>
          </w:rPr>
          <w:t>Figure 11 – Planned Schedule before progess report delivery</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_Toc39522494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34</w:t>
        </w:r>
        <w:r w:rsidR="00DC4CC3" w:rsidRPr="003C4111">
          <w:rPr>
            <w:noProof w:val="0"/>
            <w:webHidden/>
            <w:lang w:val="en-US"/>
          </w:rPr>
          <w:fldChar w:fldCharType="end"/>
        </w:r>
      </w:hyperlink>
    </w:p>
    <w:p w14:paraId="060DDB19" w14:textId="597FA11C" w:rsidR="00DC4CC3" w:rsidRPr="008F1F9C" w:rsidRDefault="00765B71">
      <w:pPr>
        <w:pStyle w:val="TableofFigures"/>
        <w:tabs>
          <w:tab w:val="right" w:leader="dot" w:pos="8494"/>
        </w:tabs>
        <w:rPr>
          <w:noProof w:val="0"/>
          <w:sz w:val="22"/>
          <w:szCs w:val="22"/>
          <w:lang w:val="en-US" w:eastAsia="en-GB"/>
        </w:rPr>
      </w:pPr>
      <w:hyperlink w:anchor="_Toc39522495" w:history="1">
        <w:r w:rsidR="00DC4CC3" w:rsidRPr="003C4111">
          <w:rPr>
            <w:rStyle w:val="Hyperlink"/>
            <w:noProof w:val="0"/>
            <w:lang w:val="en-US"/>
          </w:rPr>
          <w:t>Figure 12 – Planned Schedule after progess report delivery</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_Toc39522495 \h </w:instrText>
        </w:r>
        <w:r w:rsidR="00DC4CC3" w:rsidRPr="003C4111">
          <w:rPr>
            <w:noProof w:val="0"/>
            <w:webHidden/>
            <w:lang w:val="en-US"/>
          </w:rPr>
        </w:r>
        <w:r w:rsidR="00DC4CC3" w:rsidRPr="003C4111">
          <w:rPr>
            <w:noProof w:val="0"/>
            <w:webHidden/>
            <w:lang w:val="en-US"/>
          </w:rPr>
          <w:fldChar w:fldCharType="separate"/>
        </w:r>
        <w:r w:rsidR="00770B4F" w:rsidRPr="008F1F9C">
          <w:rPr>
            <w:noProof w:val="0"/>
            <w:webHidden/>
            <w:lang w:val="en-US"/>
          </w:rPr>
          <w:t>35</w:t>
        </w:r>
        <w:r w:rsidR="00DC4CC3" w:rsidRPr="003C4111">
          <w:rPr>
            <w:noProof w:val="0"/>
            <w:webHidden/>
            <w:lang w:val="en-US"/>
          </w:rPr>
          <w:fldChar w:fldCharType="end"/>
        </w:r>
      </w:hyperlink>
    </w:p>
    <w:p w14:paraId="5E449967" w14:textId="3C89134D" w:rsidR="00FB4304" w:rsidRPr="008F1F9C" w:rsidRDefault="001A3F32" w:rsidP="00184925">
      <w:pPr>
        <w:rPr>
          <w:noProof w:val="0"/>
          <w:lang w:val="en-US"/>
        </w:rPr>
      </w:pPr>
      <w:r w:rsidRPr="003C4111">
        <w:rPr>
          <w:noProof w:val="0"/>
          <w:lang w:val="en-US"/>
        </w:rPr>
        <w:fldChar w:fldCharType="end"/>
      </w:r>
      <w:r w:rsidR="000D35BB" w:rsidRPr="008F1F9C">
        <w:rPr>
          <w:noProof w:val="0"/>
          <w:lang w:val="en-US"/>
        </w:rPr>
        <w:br w:type="page"/>
      </w:r>
    </w:p>
    <w:p w14:paraId="55944A0E" w14:textId="77777777" w:rsidR="00A054C7" w:rsidRPr="008F1F9C" w:rsidRDefault="00A054C7">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8BDEC46" w14:textId="0BB6986F" w:rsidR="001A3F32" w:rsidRPr="003C4111" w:rsidRDefault="00A14F72" w:rsidP="00D71E0F">
      <w:pPr>
        <w:pStyle w:val="Ttulondice"/>
        <w:rPr>
          <w:noProof w:val="0"/>
          <w:lang w:val="en-US"/>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3C4111" w:rsidRDefault="0090147C">
      <w:pPr>
        <w:pStyle w:val="TableofFigures"/>
        <w:tabs>
          <w:tab w:val="right" w:leader="dot" w:pos="8494"/>
        </w:tabs>
        <w:rPr>
          <w:noProof w:val="0"/>
          <w:sz w:val="22"/>
          <w:szCs w:val="22"/>
          <w:lang w:val="en-US" w:eastAsia="en-GB"/>
        </w:rPr>
      </w:pPr>
      <w:r w:rsidRPr="0000657F">
        <w:rPr>
          <w:noProof w:val="0"/>
          <w:lang w:val="en-US"/>
        </w:rPr>
        <w:fldChar w:fldCharType="begin"/>
      </w:r>
      <w:r w:rsidRPr="00E8102C">
        <w:rPr>
          <w:noProof w:val="0"/>
          <w:lang w:val="en-US"/>
        </w:rPr>
        <w:instrText xml:space="preserve"> TOC \h \z \c "Table" </w:instrText>
      </w:r>
      <w:r w:rsidRPr="0000657F">
        <w:rPr>
          <w:noProof w:val="0"/>
          <w:lang w:val="en-US"/>
        </w:rPr>
        <w:fldChar w:fldCharType="separate"/>
      </w:r>
      <w:hyperlink w:anchor="_Toc39522496" w:history="1">
        <w:r w:rsidR="00DC4CC3" w:rsidRPr="003C4111">
          <w:rPr>
            <w:rStyle w:val="Hyperlink"/>
            <w:noProof w:val="0"/>
            <w:lang w:val="en-US"/>
          </w:rPr>
          <w:t>Table 1 - Feature comparison of select platforms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_Toc39522496 \h </w:instrText>
        </w:r>
        <w:r w:rsidR="00DC4CC3" w:rsidRPr="003C4111">
          <w:rPr>
            <w:noProof w:val="0"/>
            <w:webHidden/>
            <w:lang w:val="en-US"/>
          </w:rPr>
        </w:r>
        <w:r w:rsidR="00DC4CC3" w:rsidRPr="003C4111">
          <w:rPr>
            <w:noProof w:val="0"/>
            <w:webHidden/>
            <w:lang w:val="en-US"/>
          </w:rPr>
          <w:fldChar w:fldCharType="separate"/>
        </w:r>
        <w:r w:rsidR="00770B4F" w:rsidRPr="003C4111">
          <w:rPr>
            <w:noProof w:val="0"/>
            <w:webHidden/>
            <w:lang w:val="en-US"/>
          </w:rPr>
          <w:t>22</w:t>
        </w:r>
        <w:r w:rsidR="00DC4CC3" w:rsidRPr="003C4111">
          <w:rPr>
            <w:noProof w:val="0"/>
            <w:webHidden/>
            <w:lang w:val="en-US"/>
          </w:rPr>
          <w:fldChar w:fldCharType="end"/>
        </w:r>
      </w:hyperlink>
    </w:p>
    <w:p w14:paraId="7B316A01" w14:textId="21503E3F" w:rsidR="00DC4CC3" w:rsidRPr="003C4111" w:rsidRDefault="00765B71">
      <w:pPr>
        <w:pStyle w:val="TableofFigures"/>
        <w:tabs>
          <w:tab w:val="right" w:leader="dot" w:pos="8494"/>
        </w:tabs>
        <w:rPr>
          <w:noProof w:val="0"/>
          <w:sz w:val="22"/>
          <w:szCs w:val="22"/>
          <w:lang w:val="en-US" w:eastAsia="en-GB"/>
        </w:rPr>
      </w:pPr>
      <w:hyperlink w:anchor="_Toc39522497" w:history="1">
        <w:r w:rsidR="00DC4CC3" w:rsidRPr="003C4111">
          <w:rPr>
            <w:rStyle w:val="Hyperlink"/>
            <w:noProof w:val="0"/>
            <w:lang w:val="en-US"/>
          </w:rPr>
          <w:t>Table 2 – Assignment Types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_Toc39522497 \h </w:instrText>
        </w:r>
        <w:r w:rsidR="00DC4CC3" w:rsidRPr="003C4111">
          <w:rPr>
            <w:noProof w:val="0"/>
            <w:webHidden/>
            <w:lang w:val="en-US"/>
          </w:rPr>
        </w:r>
        <w:r w:rsidR="00DC4CC3" w:rsidRPr="003C4111">
          <w:rPr>
            <w:noProof w:val="0"/>
            <w:webHidden/>
            <w:lang w:val="en-US"/>
          </w:rPr>
          <w:fldChar w:fldCharType="separate"/>
        </w:r>
        <w:r w:rsidR="00770B4F" w:rsidRPr="003C4111">
          <w:rPr>
            <w:noProof w:val="0"/>
            <w:webHidden/>
            <w:lang w:val="en-US"/>
          </w:rPr>
          <w:t>34</w:t>
        </w:r>
        <w:r w:rsidR="00DC4CC3" w:rsidRPr="003C4111">
          <w:rPr>
            <w:noProof w:val="0"/>
            <w:webHidden/>
            <w:lang w:val="en-US"/>
          </w:rPr>
          <w:fldChar w:fldCharType="end"/>
        </w:r>
      </w:hyperlink>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3C4111" w:rsidRDefault="002302AE">
      <w:pPr>
        <w:spacing w:after="200"/>
        <w:jc w:val="left"/>
        <w:rPr>
          <w:rFonts w:asciiTheme="majorHAnsi" w:eastAsiaTheme="majorEastAsia" w:hAnsiTheme="majorHAnsi" w:cstheme="majorBidi"/>
          <w:b/>
          <w:bCs/>
          <w:noProof w:val="0"/>
          <w:color w:val="000000" w:themeColor="text1"/>
          <w:sz w:val="32"/>
          <w:szCs w:val="32"/>
          <w:lang w:val="en-US"/>
        </w:rPr>
      </w:pPr>
      <w:r w:rsidRPr="003C4111">
        <w:rPr>
          <w:noProof w:val="0"/>
          <w:lang w:val="en-US"/>
        </w:rPr>
        <w:lastRenderedPageBreak/>
        <w:br w:type="page"/>
      </w:r>
    </w:p>
    <w:p w14:paraId="0B804C8E" w14:textId="418DED2A" w:rsidR="00567E9A" w:rsidRPr="0028056F" w:rsidRDefault="00093589" w:rsidP="00CD7822">
      <w:pPr>
        <w:pStyle w:val="Heading1"/>
      </w:pPr>
      <w:bookmarkStart w:id="1" w:name="_Toc39522449"/>
      <w:r w:rsidRPr="0028056F">
        <w:lastRenderedPageBreak/>
        <w:t>Introduction</w:t>
      </w:r>
      <w:bookmarkEnd w:id="1"/>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on a daily basis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6130FF27"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Content>
          <w:r w:rsidR="00D73A25" w:rsidRPr="0000657F">
            <w:rPr>
              <w:noProof w:val="0"/>
              <w:lang w:val="en-US"/>
            </w:rPr>
            <w:fldChar w:fldCharType="begin"/>
          </w:r>
          <w:r w:rsidR="000F784E" w:rsidRPr="00E8102C">
            <w:rPr>
              <w:noProof w:val="0"/>
              <w:lang w:val="en-US"/>
            </w:rPr>
            <w:instrText xml:space="preserve">CITATION Wik20 \l 2070 </w:instrText>
          </w:r>
          <w:r w:rsidR="00D73A25" w:rsidRPr="0000657F">
            <w:rPr>
              <w:noProof w:val="0"/>
              <w:lang w:val="en-US"/>
            </w:rPr>
            <w:fldChar w:fldCharType="separate"/>
          </w:r>
          <w:r w:rsidR="00E431F2" w:rsidRPr="00E431F2">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r w:rsidR="00085EB8">
        <w:rPr>
          <w:noProof w:val="0"/>
          <w:lang w:val="en-US"/>
        </w:rPr>
        <w:t xml:space="preserve"> </w:t>
      </w:r>
      <w:r w:rsidR="008F1F9C" w:rsidRPr="008F1F9C">
        <w:rPr>
          <w:noProof w:val="0"/>
          <w:lang w:val="en-US"/>
        </w:rPr>
        <w:t>assessment</w:t>
      </w:r>
      <w:r w:rsidRPr="00E8102C">
        <w:rPr>
          <w:noProof w:val="0"/>
          <w:lang w:val="en-US"/>
        </w:rPr>
        <w:t xml:space="preserve">.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Heading2"/>
        <w:rPr>
          <w:noProof w:val="0"/>
          <w:color w:val="auto"/>
          <w:sz w:val="28"/>
          <w:szCs w:val="28"/>
          <w:lang w:val="en-US"/>
        </w:rPr>
      </w:pPr>
      <w:bookmarkStart w:id="2" w:name="_Toc27948158"/>
      <w:bookmarkStart w:id="3" w:name="_Toc39522450"/>
      <w:bookmarkStart w:id="4" w:name="_Hlk38980377"/>
      <w:r w:rsidRPr="00E8102C">
        <w:rPr>
          <w:noProof w:val="0"/>
          <w:color w:val="auto"/>
          <w:sz w:val="28"/>
          <w:szCs w:val="28"/>
          <w:lang w:val="en-US"/>
        </w:rPr>
        <w:t>1.1. Outline</w:t>
      </w:r>
      <w:bookmarkEnd w:id="2"/>
      <w:bookmarkEnd w:id="3"/>
    </w:p>
    <w:bookmarkEnd w:id="4"/>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64FDEE64" w14:textId="43E91EF1" w:rsidR="008F0F86" w:rsidRPr="00E8102C" w:rsidRDefault="00355317" w:rsidP="008F0F86">
      <w:pPr>
        <w:rPr>
          <w:noProof w:val="0"/>
          <w:lang w:val="en-US"/>
        </w:rPr>
      </w:pPr>
      <w:r w:rsidRPr="00E8102C">
        <w:rPr>
          <w:noProof w:val="0"/>
          <w:lang w:val="en-US"/>
        </w:rPr>
        <w:t xml:space="preserve">Chapter </w:t>
      </w:r>
      <w:r w:rsidR="008F0F86" w:rsidRPr="00E8102C">
        <w:rPr>
          <w:noProof w:val="0"/>
          <w:lang w:val="en-US"/>
        </w:rPr>
        <w:t>5</w:t>
      </w:r>
      <w:r w:rsidRPr="00E8102C">
        <w:rPr>
          <w:noProof w:val="0"/>
          <w:lang w:val="en-US"/>
        </w:rPr>
        <w:t xml:space="preserve"> </w:t>
      </w:r>
      <w:r w:rsidR="008F0F86" w:rsidRPr="00E8102C">
        <w:rPr>
          <w:noProof w:val="0"/>
          <w:lang w:val="en-US"/>
        </w:rPr>
        <w:t>address</w:t>
      </w:r>
      <w:r w:rsidRPr="00E8102C">
        <w:rPr>
          <w:noProof w:val="0"/>
          <w:lang w:val="en-US"/>
        </w:rPr>
        <w:t>es</w:t>
      </w:r>
      <w:r w:rsidR="008F0F86" w:rsidRPr="00E8102C">
        <w:rPr>
          <w:noProof w:val="0"/>
          <w:lang w:val="en-US"/>
        </w:rPr>
        <w:t xml:space="preserve"> the implementation details regarding each component that compose</w:t>
      </w:r>
      <w:r w:rsidRPr="00E8102C">
        <w:rPr>
          <w:noProof w:val="0"/>
          <w:lang w:val="en-US"/>
        </w:rPr>
        <w:t>s</w:t>
      </w:r>
      <w:r w:rsidR="008F0F86" w:rsidRPr="00E8102C">
        <w:rPr>
          <w:noProof w:val="0"/>
          <w:lang w:val="en-US"/>
        </w:rPr>
        <w:t xml:space="preserve"> IS E-Learning platform, their functionalities, and their interactions.</w:t>
      </w:r>
    </w:p>
    <w:p w14:paraId="7D2AF6D4" w14:textId="232F1CC9" w:rsidR="00A7706F" w:rsidRPr="00E8102C" w:rsidRDefault="00355317" w:rsidP="008F0F86">
      <w:pPr>
        <w:rPr>
          <w:noProof w:val="0"/>
          <w:lang w:val="en-US"/>
        </w:rPr>
      </w:pPr>
      <w:r w:rsidRPr="00E8102C">
        <w:rPr>
          <w:noProof w:val="0"/>
          <w:lang w:val="en-US"/>
        </w:rPr>
        <w:t xml:space="preserve">Chapter </w:t>
      </w:r>
      <w:r w:rsidR="008F0F86" w:rsidRPr="00E8102C">
        <w:rPr>
          <w:noProof w:val="0"/>
          <w:lang w:val="en-US"/>
        </w:rPr>
        <w:t xml:space="preserve">6 </w:t>
      </w:r>
      <w:r w:rsidRPr="00E8102C">
        <w:rPr>
          <w:noProof w:val="0"/>
          <w:lang w:val="en-US"/>
        </w:rPr>
        <w:t>gives an</w:t>
      </w:r>
      <w:r w:rsidR="008F0F86" w:rsidRPr="00E8102C">
        <w:rPr>
          <w:noProof w:val="0"/>
          <w:lang w:val="en-US"/>
        </w:rPr>
        <w:t xml:space="preserve"> overview </w:t>
      </w:r>
      <w:r w:rsidR="00A7706F" w:rsidRPr="00E8102C">
        <w:rPr>
          <w:noProof w:val="0"/>
          <w:lang w:val="en-US"/>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
      </w:pP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8F1F9C" w:rsidRDefault="00A054C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947A62A" w14:textId="5EE317C2" w:rsidR="00DC3F91" w:rsidRPr="008F1F9C" w:rsidRDefault="004B3D0E" w:rsidP="00CD7822">
      <w:pPr>
        <w:pStyle w:val="Heading1"/>
      </w:pPr>
      <w:bookmarkStart w:id="5" w:name="_Ref39266593"/>
      <w:bookmarkStart w:id="6" w:name="_Ref39266674"/>
      <w:bookmarkStart w:id="7" w:name="_Ref39266710"/>
      <w:bookmarkStart w:id="8" w:name="_Ref39266722"/>
      <w:bookmarkStart w:id="9" w:name="_Toc39522451"/>
      <w:r w:rsidRPr="008F1F9C">
        <w:lastRenderedPageBreak/>
        <w:t>Requir</w:t>
      </w:r>
      <w:r w:rsidR="00A311AD" w:rsidRPr="008F1F9C">
        <w:t>e</w:t>
      </w:r>
      <w:r w:rsidRPr="008F1F9C">
        <w:t>ments</w:t>
      </w:r>
      <w:bookmarkEnd w:id="5"/>
      <w:bookmarkEnd w:id="6"/>
      <w:bookmarkEnd w:id="7"/>
      <w:bookmarkEnd w:id="8"/>
      <w:bookmarkEnd w:id="9"/>
    </w:p>
    <w:p w14:paraId="0A4DDC0D" w14:textId="5100A7F6" w:rsidR="00A311AD" w:rsidRPr="00364B4D" w:rsidRDefault="00A311AD" w:rsidP="00A311AD">
      <w:pPr>
        <w:rPr>
          <w:noProof w:val="0"/>
          <w:lang w:val="en-US"/>
        </w:rPr>
      </w:pPr>
      <w:r w:rsidRPr="00E8102C">
        <w:rPr>
          <w:noProof w:val="0"/>
          <w:lang w:val="en-US"/>
        </w:rPr>
        <w:t xml:space="preserve">For this project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Content>
          <w:r w:rsidR="00297CB7" w:rsidRPr="0000657F">
            <w:rPr>
              <w:noProof w:val="0"/>
              <w:lang w:val="en-US"/>
            </w:rPr>
            <w:fldChar w:fldCharType="begin"/>
          </w:r>
          <w:r w:rsidR="00297CB7" w:rsidRPr="008F1F9C">
            <w:rPr>
              <w:noProof w:val="0"/>
              <w:lang w:val="en-US"/>
            </w:rPr>
            <w:instrText xml:space="preserve"> CITATION Kar13 \l 2057 </w:instrText>
          </w:r>
          <w:r w:rsidR="00297CB7" w:rsidRPr="0000657F">
            <w:rPr>
              <w:noProof w:val="0"/>
              <w:lang w:val="en-US"/>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0" w:name="_Toc39522452"/>
      <w:r w:rsidRPr="00E8102C">
        <w:rPr>
          <w:rFonts w:asciiTheme="majorHAnsi" w:eastAsiaTheme="majorEastAsia" w:hAnsiTheme="majorHAnsi" w:cstheme="majorBidi"/>
          <w:noProof w:val="0"/>
          <w:sz w:val="28"/>
          <w:szCs w:val="28"/>
          <w:lang w:val="en-US"/>
        </w:rPr>
        <w:t>2.1. Functional Requirements</w:t>
      </w:r>
      <w:bookmarkEnd w:id="10"/>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ListParagraph"/>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ListParagraph"/>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ListParagraph"/>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ListParagraph"/>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ListParagraph"/>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the code must compile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ListParagraph"/>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ListParagraph"/>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ListParagraph"/>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ListParagraph"/>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ListParagraph"/>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ListParagraph"/>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ListParagraph"/>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ListParagraph"/>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ListParagraph"/>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ListParagraph"/>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ListParagraph"/>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ListParagraph"/>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ListParagraph"/>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ListParagraph"/>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ListParagraph"/>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ListParagraph"/>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8F1F9C" w:rsidRDefault="00E07F64" w:rsidP="00341DBE">
      <w:pPr>
        <w:pStyle w:val="ListParagraph"/>
        <w:numPr>
          <w:ilvl w:val="1"/>
          <w:numId w:val="14"/>
        </w:numPr>
        <w:rPr>
          <w:noProof w:val="0"/>
          <w:lang w:val="en-US"/>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8F1F9C" w:rsidRDefault="00341DBE" w:rsidP="00341DBE">
      <w:pPr>
        <w:pStyle w:val="ListParagraph"/>
        <w:numPr>
          <w:ilvl w:val="1"/>
          <w:numId w:val="14"/>
        </w:numPr>
        <w:rPr>
          <w:noProof w:val="0"/>
          <w:lang w:val="en-US"/>
        </w:rPr>
      </w:pPr>
      <w:r w:rsidRPr="008F1F9C">
        <w:rPr>
          <w:noProof w:val="0"/>
          <w:lang w:val="en-US"/>
        </w:rPr>
        <w:t>Submitted answers cannot be modified or deleted;</w:t>
      </w:r>
    </w:p>
    <w:p w14:paraId="54A02322" w14:textId="48377553" w:rsidR="00936440" w:rsidRPr="008F1F9C" w:rsidRDefault="00341DBE" w:rsidP="005153AD">
      <w:pPr>
        <w:pStyle w:val="ListParagraph"/>
        <w:numPr>
          <w:ilvl w:val="1"/>
          <w:numId w:val="14"/>
        </w:numPr>
        <w:rPr>
          <w:noProof w:val="0"/>
          <w:lang w:val="en-US"/>
        </w:rPr>
      </w:pPr>
      <w:r w:rsidRPr="008F1F9C">
        <w:rPr>
          <w:noProof w:val="0"/>
          <w:lang w:val="en-US"/>
        </w:rPr>
        <w:t>Non submitted answers are considered as wrong;</w:t>
      </w:r>
    </w:p>
    <w:p w14:paraId="475F47E6" w14:textId="77777777" w:rsidR="00A311AD" w:rsidRPr="00E8102C" w:rsidRDefault="00A311AD" w:rsidP="00A311AD">
      <w:pPr>
        <w:pStyle w:val="ListParagraph"/>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ListParagraph"/>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ListParagraph"/>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ListParagraph"/>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ListParagraph"/>
        <w:numPr>
          <w:ilvl w:val="0"/>
          <w:numId w:val="14"/>
        </w:numPr>
        <w:rPr>
          <w:noProof w:val="0"/>
          <w:lang w:val="en-US"/>
        </w:rPr>
      </w:pPr>
      <w:r w:rsidRPr="00E8102C">
        <w:rPr>
          <w:noProof w:val="0"/>
          <w:lang w:val="en-US"/>
        </w:rPr>
        <w:t>Multi-Language:</w:t>
      </w:r>
    </w:p>
    <w:p w14:paraId="650BA3A8" w14:textId="77777777" w:rsidR="00E3439B" w:rsidRDefault="00A311AD" w:rsidP="00FE0DE3">
      <w:pPr>
        <w:rPr>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ListParagraph"/>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ListParagraph"/>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ListParagraph"/>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ListParagraph"/>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ListParagraph"/>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ListParagraph"/>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ListParagraph"/>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
      </w:pPr>
      <w:r w:rsidRPr="008F1F9C">
        <w:rPr>
          <w:rFonts w:ascii="Courier New" w:eastAsia="Times New Roman" w:hAnsi="Courier New" w:cs="Courier New"/>
          <w:noProof w:val="0"/>
          <w:color w:val="000000"/>
          <w:sz w:val="20"/>
          <w:szCs w:val="20"/>
          <w:lang w:val="en-US" w:eastAsia="en-GB"/>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1"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11"/>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22B1810" w14:textId="6B23F730" w:rsidR="00231005" w:rsidRPr="008F1F9C" w:rsidRDefault="00231005" w:rsidP="00231005">
      <w:pPr>
        <w:pStyle w:val="Heading3"/>
        <w:rPr>
          <w:noProof w:val="0"/>
          <w:color w:val="auto"/>
          <w:sz w:val="28"/>
          <w:szCs w:val="28"/>
          <w:lang w:val="en-US"/>
        </w:rPr>
      </w:pPr>
      <w:bookmarkStart w:id="12" w:name="_Toc39522454"/>
      <w:r w:rsidRPr="008F1F9C">
        <w:rPr>
          <w:noProof w:val="0"/>
          <w:color w:val="auto"/>
          <w:sz w:val="28"/>
          <w:szCs w:val="28"/>
          <w:lang w:val="en-US"/>
        </w:rPr>
        <w:t>2.3.1. Registration</w:t>
      </w:r>
      <w:bookmarkEnd w:id="12"/>
    </w:p>
    <w:p w14:paraId="771551F7"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4F19B42A"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3" w:name="_Toc39522484"/>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1</w:t>
      </w:r>
      <w:r w:rsidRPr="008F1F9C">
        <w:rPr>
          <w:noProof w:val="0"/>
          <w:lang w:val="en-US"/>
        </w:rPr>
        <w:fldChar w:fldCharType="end"/>
      </w:r>
      <w:r w:rsidRPr="008F1F9C">
        <w:rPr>
          <w:noProof w:val="0"/>
          <w:lang w:val="en-US"/>
        </w:rPr>
        <w:t xml:space="preserve"> - User Journey for user's registration</w:t>
      </w:r>
      <w:bookmarkEnd w:id="13"/>
    </w:p>
    <w:p w14:paraId="6A164145" w14:textId="1DB517FB" w:rsidR="00231005" w:rsidRPr="008F1F9C" w:rsidRDefault="00231005" w:rsidP="00231005">
      <w:pPr>
        <w:pStyle w:val="Heading3"/>
        <w:rPr>
          <w:noProof w:val="0"/>
          <w:color w:val="auto"/>
          <w:sz w:val="28"/>
          <w:szCs w:val="28"/>
          <w:lang w:val="en-US"/>
        </w:rPr>
      </w:pPr>
      <w:bookmarkStart w:id="14" w:name="_Toc39522455"/>
      <w:r w:rsidRPr="008F1F9C">
        <w:rPr>
          <w:noProof w:val="0"/>
          <w:color w:val="auto"/>
          <w:sz w:val="28"/>
          <w:szCs w:val="28"/>
          <w:lang w:val="en-US"/>
        </w:rPr>
        <w:lastRenderedPageBreak/>
        <w:t>2.3.2. Solving a Challenge</w:t>
      </w:r>
      <w:bookmarkEnd w:id="14"/>
    </w:p>
    <w:p w14:paraId="7C1D2EBE" w14:textId="77777777" w:rsidR="00A311AD"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5C487D6F"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5" w:name="_Toc39522485"/>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2</w:t>
      </w:r>
      <w:r w:rsidRPr="008F1F9C">
        <w:rPr>
          <w:noProof w:val="0"/>
          <w:lang w:val="en-US"/>
        </w:rPr>
        <w:fldChar w:fldCharType="end"/>
      </w:r>
      <w:r w:rsidRPr="008F1F9C">
        <w:rPr>
          <w:noProof w:val="0"/>
          <w:lang w:val="en-US"/>
        </w:rPr>
        <w:t xml:space="preserve"> - User Journey for solving a </w:t>
      </w:r>
      <w:r w:rsidR="00225B02" w:rsidRPr="008F1F9C">
        <w:rPr>
          <w:noProof w:val="0"/>
          <w:lang w:val="en-US"/>
        </w:rPr>
        <w:t>C</w:t>
      </w:r>
      <w:r w:rsidRPr="008F1F9C">
        <w:rPr>
          <w:noProof w:val="0"/>
          <w:lang w:val="en-US"/>
        </w:rPr>
        <w:t>hallenge</w:t>
      </w:r>
      <w:bookmarkEnd w:id="15"/>
    </w:p>
    <w:p w14:paraId="729E54A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F22E7C8"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922BE6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EF014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0100F4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26E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D934C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5CBCA7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22BB8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D8004E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348DED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D9AD96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2A4E3D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EC30EAB"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20D7E3FC" w14:textId="151E8438" w:rsidR="00231005" w:rsidRPr="008F1F9C" w:rsidRDefault="00231005" w:rsidP="00231005">
      <w:pPr>
        <w:pStyle w:val="Heading3"/>
        <w:rPr>
          <w:noProof w:val="0"/>
          <w:color w:val="auto"/>
          <w:sz w:val="28"/>
          <w:szCs w:val="28"/>
          <w:lang w:val="en-US"/>
        </w:rPr>
      </w:pPr>
      <w:bookmarkStart w:id="16" w:name="_Toc39522456"/>
      <w:r w:rsidRPr="008F1F9C">
        <w:rPr>
          <w:noProof w:val="0"/>
          <w:color w:val="auto"/>
          <w:sz w:val="28"/>
          <w:szCs w:val="28"/>
          <w:lang w:val="en-US"/>
        </w:rPr>
        <w:lastRenderedPageBreak/>
        <w:t>2.3.3. Create a Challenge</w:t>
      </w:r>
      <w:bookmarkEnd w:id="16"/>
    </w:p>
    <w:p w14:paraId="2517E5CE" w14:textId="77777777" w:rsidR="00231005" w:rsidRPr="008F1F9C" w:rsidRDefault="00231005" w:rsidP="005153AD">
      <w:pPr>
        <w:rPr>
          <w:noProof w:val="0"/>
          <w:lang w:val="en-US" w:eastAsia="en-GB"/>
        </w:rPr>
      </w:pPr>
    </w:p>
    <w:p w14:paraId="066C8696"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25C9D65"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7" w:name="_Toc39522486"/>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3</w:t>
      </w:r>
      <w:r w:rsidRPr="008F1F9C">
        <w:rPr>
          <w:noProof w:val="0"/>
          <w:lang w:val="en-US"/>
        </w:rPr>
        <w:fldChar w:fldCharType="end"/>
      </w:r>
      <w:r w:rsidRPr="008F1F9C">
        <w:rPr>
          <w:noProof w:val="0"/>
          <w:lang w:val="en-US"/>
        </w:rPr>
        <w:t xml:space="preserve"> - User Journey for creating a </w:t>
      </w:r>
      <w:r w:rsidR="00225B02" w:rsidRPr="008F1F9C">
        <w:rPr>
          <w:noProof w:val="0"/>
          <w:lang w:val="en-US"/>
        </w:rPr>
        <w:t>C</w:t>
      </w:r>
      <w:r w:rsidRPr="008F1F9C">
        <w:rPr>
          <w:noProof w:val="0"/>
          <w:lang w:val="en-US"/>
        </w:rPr>
        <w:t>hallenge</w:t>
      </w:r>
      <w:bookmarkEnd w:id="17"/>
    </w:p>
    <w:p w14:paraId="6CF200C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B15035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02E4F9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BAF26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9583E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956162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69D56F2"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D1D6E57"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D1EACC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CD7892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3B5EA8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F3D1F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8CB4AD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A03374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1D3B8D"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9F05A28" w14:textId="37307E5C" w:rsidR="00231005" w:rsidRPr="008F1F9C" w:rsidRDefault="00231005" w:rsidP="00231005">
      <w:pPr>
        <w:pStyle w:val="Heading3"/>
        <w:rPr>
          <w:noProof w:val="0"/>
          <w:color w:val="auto"/>
          <w:sz w:val="28"/>
          <w:szCs w:val="28"/>
          <w:lang w:val="en-US"/>
        </w:rPr>
      </w:pPr>
      <w:bookmarkStart w:id="18" w:name="_Toc39522457"/>
      <w:r w:rsidRPr="008F1F9C">
        <w:rPr>
          <w:noProof w:val="0"/>
          <w:color w:val="auto"/>
          <w:sz w:val="28"/>
          <w:szCs w:val="28"/>
          <w:lang w:val="en-US"/>
        </w:rPr>
        <w:lastRenderedPageBreak/>
        <w:t>2.3.4. Create a Questionnaire</w:t>
      </w:r>
      <w:bookmarkEnd w:id="18"/>
    </w:p>
    <w:p w14:paraId="030AAC8B" w14:textId="77777777" w:rsidR="00225B02" w:rsidRPr="008F1F9C" w:rsidRDefault="00765B71"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8F1F9C">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6108B599" w:rsidR="00A311AD"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19" w:name="_Toc39522487"/>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4</w:t>
      </w:r>
      <w:r w:rsidRPr="008F1F9C">
        <w:rPr>
          <w:noProof w:val="0"/>
          <w:lang w:val="en-US"/>
        </w:rPr>
        <w:fldChar w:fldCharType="end"/>
      </w:r>
      <w:r w:rsidRPr="008F1F9C">
        <w:rPr>
          <w:noProof w:val="0"/>
          <w:lang w:val="en-US"/>
        </w:rPr>
        <w:t xml:space="preserve"> - User Journey for creating a Questionnaire</w:t>
      </w:r>
      <w:bookmarkEnd w:id="19"/>
    </w:p>
    <w:p w14:paraId="543616B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62CF076" w14:textId="490B679C" w:rsidR="00231005" w:rsidRPr="008F1F9C" w:rsidRDefault="00231005" w:rsidP="00231005">
      <w:pPr>
        <w:pStyle w:val="Heading3"/>
        <w:rPr>
          <w:noProof w:val="0"/>
          <w:color w:val="auto"/>
          <w:sz w:val="28"/>
          <w:szCs w:val="28"/>
          <w:lang w:val="en-US"/>
        </w:rPr>
      </w:pPr>
      <w:bookmarkStart w:id="20" w:name="_Toc39522458"/>
      <w:r w:rsidRPr="008F1F9C">
        <w:rPr>
          <w:noProof w:val="0"/>
          <w:color w:val="auto"/>
          <w:sz w:val="28"/>
          <w:szCs w:val="28"/>
          <w:lang w:val="en-US"/>
        </w:rPr>
        <w:lastRenderedPageBreak/>
        <w:t>2.3.5. Run code</w:t>
      </w:r>
      <w:bookmarkEnd w:id="20"/>
    </w:p>
    <w:p w14:paraId="2D4DC1E8"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738FB5B1" w:rsidR="00A311AD" w:rsidRPr="008F1F9C" w:rsidRDefault="00225B02" w:rsidP="00225B02">
      <w:pPr>
        <w:pStyle w:val="Caption"/>
        <w:rPr>
          <w:rFonts w:ascii="Courier New" w:eastAsia="Times New Roman" w:hAnsi="Courier New" w:cs="Courier New"/>
          <w:noProof w:val="0"/>
          <w:color w:val="000000"/>
          <w:sz w:val="20"/>
          <w:szCs w:val="20"/>
          <w:u w:val="single"/>
          <w:lang w:val="en-US" w:eastAsia="en-GB"/>
        </w:rPr>
      </w:pPr>
      <w:bookmarkStart w:id="21" w:name="_Toc39522488"/>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5</w:t>
      </w:r>
      <w:r w:rsidRPr="008F1F9C">
        <w:rPr>
          <w:noProof w:val="0"/>
          <w:lang w:val="en-US"/>
        </w:rPr>
        <w:fldChar w:fldCharType="end"/>
      </w:r>
      <w:r w:rsidRPr="008F1F9C">
        <w:rPr>
          <w:noProof w:val="0"/>
          <w:lang w:val="en-US"/>
        </w:rPr>
        <w:t xml:space="preserve"> - User Journey for </w:t>
      </w:r>
      <w:r w:rsidR="0000657F" w:rsidRPr="0000657F">
        <w:rPr>
          <w:noProof w:val="0"/>
          <w:lang w:val="en-US"/>
        </w:rPr>
        <w:t>running</w:t>
      </w:r>
      <w:r w:rsidRPr="008F1F9C">
        <w:rPr>
          <w:noProof w:val="0"/>
          <w:lang w:val="en-US"/>
        </w:rPr>
        <w:t xml:space="preserve"> a piece of code</w:t>
      </w:r>
      <w:bookmarkEnd w:id="21"/>
    </w:p>
    <w:p w14:paraId="3ED1C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F48562A"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41CA4921" w14:textId="247A34CD" w:rsidR="00231005" w:rsidRPr="008F1F9C" w:rsidRDefault="00231005" w:rsidP="00231005">
      <w:pPr>
        <w:pStyle w:val="Heading3"/>
        <w:rPr>
          <w:noProof w:val="0"/>
          <w:color w:val="auto"/>
          <w:sz w:val="28"/>
          <w:szCs w:val="28"/>
          <w:lang w:val="en-US"/>
        </w:rPr>
      </w:pPr>
      <w:bookmarkStart w:id="22" w:name="_Toc39522459"/>
      <w:r w:rsidRPr="008F1F9C">
        <w:rPr>
          <w:noProof w:val="0"/>
          <w:color w:val="auto"/>
          <w:sz w:val="28"/>
          <w:szCs w:val="28"/>
          <w:lang w:val="en-US"/>
        </w:rPr>
        <w:lastRenderedPageBreak/>
        <w:t>2.3.6. Answer a Questionnaire</w:t>
      </w:r>
      <w:bookmarkEnd w:id="22"/>
    </w:p>
    <w:p w14:paraId="786B2729" w14:textId="77777777" w:rsidR="00231005" w:rsidRPr="008F1F9C" w:rsidRDefault="00231005" w:rsidP="007B5CB0">
      <w:pPr>
        <w:rPr>
          <w:noProof w:val="0"/>
          <w:lang w:val="en-US" w:eastAsia="en-GB"/>
        </w:rPr>
      </w:pPr>
    </w:p>
    <w:p w14:paraId="026EDCEF"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51D907" w:rsidR="00936E89"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23" w:name="_Toc39522489"/>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6</w:t>
      </w:r>
      <w:r w:rsidRPr="008F1F9C">
        <w:rPr>
          <w:noProof w:val="0"/>
          <w:lang w:val="en-US"/>
        </w:rPr>
        <w:fldChar w:fldCharType="end"/>
      </w:r>
      <w:r w:rsidRPr="008F1F9C">
        <w:rPr>
          <w:noProof w:val="0"/>
          <w:lang w:val="en-US"/>
        </w:rPr>
        <w:t xml:space="preserve"> - User Journey for answering a Questionnaire</w:t>
      </w:r>
      <w:bookmarkEnd w:id="23"/>
    </w:p>
    <w:p w14:paraId="4E389DF1" w14:textId="77777777" w:rsidR="005153AD" w:rsidRPr="008F1F9C" w:rsidRDefault="005153AD">
      <w:pPr>
        <w:spacing w:after="200"/>
        <w:jc w:val="left"/>
        <w:rPr>
          <w:noProof w:val="0"/>
          <w:lang w:val="en-US"/>
        </w:rPr>
      </w:pPr>
      <w:r w:rsidRPr="008F1F9C">
        <w:rPr>
          <w:noProof w:val="0"/>
          <w:lang w:val="en-US"/>
        </w:rPr>
        <w:br w:type="page"/>
      </w:r>
    </w:p>
    <w:p w14:paraId="5BECC3EF" w14:textId="762A8006" w:rsidR="00C76A4C" w:rsidRPr="008F1F9C" w:rsidRDefault="004B3D0E" w:rsidP="00CD7822">
      <w:pPr>
        <w:pStyle w:val="Heading1"/>
      </w:pPr>
      <w:bookmarkStart w:id="24" w:name="_Toc39522460"/>
      <w:r w:rsidRPr="008F1F9C">
        <w:lastRenderedPageBreak/>
        <w:t>Related work</w:t>
      </w:r>
      <w:bookmarkEnd w:id="24"/>
    </w:p>
    <w:p w14:paraId="6CB221B2" w14:textId="7435298D" w:rsidR="00DE1405" w:rsidRPr="008F1F9C" w:rsidRDefault="00730C4A" w:rsidP="008F0F86">
      <w:pPr>
        <w:rPr>
          <w:noProof w:val="0"/>
          <w:lang w:val="en-US"/>
        </w:rPr>
      </w:pPr>
      <w:r w:rsidRPr="008F1F9C">
        <w:rPr>
          <w:noProof w:val="0"/>
          <w:lang w:val="en-US"/>
        </w:rPr>
        <w:t>As</w:t>
      </w:r>
      <w:r w:rsidR="008F0F86" w:rsidRPr="008F1F9C">
        <w:rPr>
          <w:noProof w:val="0"/>
          <w:lang w:val="en-US"/>
        </w:rPr>
        <w:t xml:space="preserve"> emphasized in</w:t>
      </w:r>
      <w:r w:rsidRPr="008F1F9C">
        <w:rPr>
          <w:noProof w:val="0"/>
          <w:lang w:val="en-US"/>
        </w:rPr>
        <w:t xml:space="preserve"> the</w:t>
      </w:r>
      <w:r w:rsidR="008F0F86" w:rsidRPr="008F1F9C">
        <w:rPr>
          <w:noProof w:val="0"/>
          <w:lang w:val="en-US"/>
        </w:rPr>
        <w:t xml:space="preserve"> introduction, there are plenty of e-learning platforms out there, each one them serving their own purpose and </w:t>
      </w:r>
      <w:r w:rsidRPr="008F1F9C">
        <w:rPr>
          <w:noProof w:val="0"/>
          <w:lang w:val="en-US"/>
        </w:rPr>
        <w:t xml:space="preserve">having </w:t>
      </w:r>
      <w:r w:rsidR="008F0F86" w:rsidRPr="008F1F9C">
        <w:rPr>
          <w:noProof w:val="0"/>
          <w:lang w:val="en-US"/>
        </w:rPr>
        <w:t xml:space="preserve">unique characteristics. In this chapter we aim to briefly </w:t>
      </w:r>
      <w:r w:rsidRPr="008F1F9C">
        <w:rPr>
          <w:noProof w:val="0"/>
          <w:lang w:val="en-US"/>
        </w:rPr>
        <w:t xml:space="preserve">showcase </w:t>
      </w:r>
      <w:r w:rsidR="008F0F86" w:rsidRPr="008F1F9C">
        <w:rPr>
          <w:noProof w:val="0"/>
          <w:lang w:val="en-US"/>
        </w:rPr>
        <w:t>some of them, as a way to demonstrate what are the most common features between them and our own platfor</w:t>
      </w:r>
      <w:r w:rsidRPr="008F1F9C">
        <w:rPr>
          <w:noProof w:val="0"/>
          <w:lang w:val="en-US"/>
        </w:rPr>
        <w:t>m</w:t>
      </w:r>
      <w:r w:rsidR="008F0F86" w:rsidRPr="008F1F9C">
        <w:rPr>
          <w:noProof w:val="0"/>
          <w:lang w:val="en-US"/>
        </w:rPr>
        <w:t xml:space="preserve">, and </w:t>
      </w:r>
      <w:r w:rsidRPr="008F1F9C">
        <w:rPr>
          <w:noProof w:val="0"/>
          <w:lang w:val="en-US"/>
        </w:rPr>
        <w:t>their differences</w:t>
      </w:r>
      <w:r w:rsidR="008F0F86" w:rsidRPr="008F1F9C">
        <w:rPr>
          <w:noProof w:val="0"/>
          <w:lang w:val="en-US"/>
        </w:rPr>
        <w:t xml:space="preserve"> </w:t>
      </w:r>
      <w:r w:rsidRPr="008F1F9C">
        <w:rPr>
          <w:noProof w:val="0"/>
          <w:lang w:val="en-US"/>
        </w:rPr>
        <w:t>weighing their pros and cons</w:t>
      </w:r>
      <w:r w:rsidR="008F0F86" w:rsidRPr="008F1F9C">
        <w:rPr>
          <w:noProof w:val="0"/>
          <w:lang w:val="en-US"/>
        </w:rPr>
        <w:t>.</w:t>
      </w:r>
    </w:p>
    <w:p w14:paraId="3AABB4EB" w14:textId="77777777" w:rsidR="00DE1405" w:rsidRPr="008F1F9C" w:rsidRDefault="00DE1405" w:rsidP="008F0F86">
      <w:pPr>
        <w:rPr>
          <w:noProof w:val="0"/>
          <w:lang w:val="en-US"/>
        </w:rPr>
      </w:pPr>
    </w:p>
    <w:p w14:paraId="677BE0C4" w14:textId="7850B370" w:rsidR="00DE1405" w:rsidRPr="00E8102C" w:rsidRDefault="000B30B5" w:rsidP="00DE1405">
      <w:pPr>
        <w:pStyle w:val="Heading2"/>
        <w:numPr>
          <w:ilvl w:val="1"/>
          <w:numId w:val="10"/>
        </w:numPr>
        <w:ind w:left="567" w:hanging="567"/>
        <w:rPr>
          <w:noProof w:val="0"/>
          <w:color w:val="auto"/>
          <w:sz w:val="28"/>
          <w:szCs w:val="28"/>
          <w:lang w:val="en-US"/>
        </w:rPr>
      </w:pPr>
      <w:bookmarkStart w:id="25" w:name="_Toc39522461"/>
      <w:r w:rsidRPr="00E8102C">
        <w:rPr>
          <w:noProof w:val="0"/>
          <w:color w:val="auto"/>
          <w:sz w:val="28"/>
          <w:szCs w:val="28"/>
          <w:lang w:val="en-US"/>
        </w:rPr>
        <w:t>AlgoExpert</w:t>
      </w:r>
      <w:bookmarkEnd w:id="25"/>
    </w:p>
    <w:p w14:paraId="676C280D" w14:textId="674EECB0" w:rsidR="008F0F86" w:rsidRPr="008F1F9C" w:rsidRDefault="008F0F86" w:rsidP="008F0F86">
      <w:pPr>
        <w:rPr>
          <w:noProof w:val="0"/>
          <w:lang w:val="en-US"/>
        </w:rPr>
      </w:pPr>
      <w:r w:rsidRPr="008F1F9C">
        <w:rPr>
          <w:noProof w:val="0"/>
          <w:lang w:val="en-US"/>
        </w:rPr>
        <w:t>AlgoExpert</w:t>
      </w:r>
      <w:r w:rsidR="00D73A25" w:rsidRPr="008F1F9C">
        <w:rPr>
          <w:noProof w:val="0"/>
          <w:lang w:val="en-US"/>
        </w:rPr>
        <w:t xml:space="preserve"> </w:t>
      </w:r>
      <w:sdt>
        <w:sdtPr>
          <w:rPr>
            <w:noProof w:val="0"/>
            <w:lang w:val="en-US"/>
          </w:rPr>
          <w:id w:val="-1841388782"/>
          <w:citation/>
        </w:sdtPr>
        <w:sdtContent>
          <w:r w:rsidR="00D73A25" w:rsidRPr="008F1F9C">
            <w:rPr>
              <w:noProof w:val="0"/>
              <w:lang w:val="en-US"/>
            </w:rPr>
            <w:fldChar w:fldCharType="begin"/>
          </w:r>
          <w:r w:rsidR="000F784E" w:rsidRPr="008F1F9C">
            <w:rPr>
              <w:noProof w:val="0"/>
              <w:lang w:val="en-US"/>
            </w:rPr>
            <w:instrText xml:space="preserve">CITATION Alg20 \l 2070 </w:instrText>
          </w:r>
          <w:r w:rsidR="00D73A25" w:rsidRPr="008F1F9C">
            <w:rPr>
              <w:noProof w:val="0"/>
              <w:lang w:val="en-US"/>
            </w:rPr>
            <w:fldChar w:fldCharType="separate"/>
          </w:r>
          <w:r w:rsidR="00E431F2" w:rsidRPr="00E431F2">
            <w:rPr>
              <w:lang w:val="en-US"/>
            </w:rPr>
            <w:t>[3]</w:t>
          </w:r>
          <w:r w:rsidR="00D73A25" w:rsidRPr="008F1F9C">
            <w:rPr>
              <w:noProof w:val="0"/>
              <w:lang w:val="en-US"/>
            </w:rPr>
            <w:fldChar w:fldCharType="end"/>
          </w:r>
        </w:sdtContent>
      </w:sdt>
      <w:r w:rsidRPr="008F1F9C">
        <w:rPr>
          <w:noProof w:val="0"/>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r w:rsidR="0000657F" w:rsidRPr="00E8102C">
        <w:rPr>
          <w:noProof w:val="0"/>
          <w:lang w:val="en-US"/>
        </w:rPr>
        <w:t>engineers and</w:t>
      </w:r>
      <w:r w:rsidRPr="008F1F9C">
        <w:rPr>
          <w:noProof w:val="0"/>
          <w:lang w:val="en-US"/>
        </w:rPr>
        <w:t xml:space="preserve"> publicize full projects contests for their clients </w:t>
      </w:r>
      <w:r w:rsidR="00D76668" w:rsidRPr="00E8102C">
        <w:rPr>
          <w:noProof w:val="0"/>
          <w:lang w:val="en-US"/>
        </w:rPr>
        <w:t>to</w:t>
      </w:r>
      <w:r w:rsidRPr="008F1F9C">
        <w:rPr>
          <w:noProof w:val="0"/>
          <w:lang w:val="en-US"/>
        </w:rPr>
        <w:t xml:space="preserve"> promote their programming skills.</w:t>
      </w:r>
    </w:p>
    <w:p w14:paraId="3C024A1B" w14:textId="77777777" w:rsidR="00DE1405" w:rsidRPr="008F1F9C" w:rsidRDefault="00DE1405" w:rsidP="008F0F86">
      <w:pPr>
        <w:rPr>
          <w:noProof w:val="0"/>
          <w:lang w:val="en-US"/>
        </w:rPr>
      </w:pPr>
    </w:p>
    <w:p w14:paraId="6CF3D516" w14:textId="0E413A1F" w:rsidR="00DE1405" w:rsidRPr="00E8102C" w:rsidRDefault="000B30B5" w:rsidP="00DE1405">
      <w:pPr>
        <w:pStyle w:val="Heading2"/>
        <w:numPr>
          <w:ilvl w:val="1"/>
          <w:numId w:val="10"/>
        </w:numPr>
        <w:ind w:left="567" w:hanging="567"/>
        <w:rPr>
          <w:noProof w:val="0"/>
          <w:color w:val="auto"/>
          <w:sz w:val="28"/>
          <w:szCs w:val="28"/>
          <w:lang w:val="en-US"/>
        </w:rPr>
      </w:pPr>
      <w:bookmarkStart w:id="26" w:name="_Toc39522462"/>
      <w:r w:rsidRPr="00E8102C">
        <w:rPr>
          <w:noProof w:val="0"/>
          <w:color w:val="auto"/>
          <w:sz w:val="28"/>
          <w:szCs w:val="28"/>
          <w:lang w:val="en-US"/>
        </w:rPr>
        <w:t>HackerRank</w:t>
      </w:r>
      <w:bookmarkEnd w:id="26"/>
    </w:p>
    <w:p w14:paraId="6EB0B192" w14:textId="4907D2DE" w:rsidR="008F0F86" w:rsidRPr="008F1F9C" w:rsidRDefault="008F0F86" w:rsidP="008F0F86">
      <w:pPr>
        <w:rPr>
          <w:noProof w:val="0"/>
          <w:lang w:val="en-US"/>
        </w:rPr>
      </w:pPr>
      <w:r w:rsidRPr="008F1F9C">
        <w:rPr>
          <w:noProof w:val="0"/>
          <w:lang w:val="en-US"/>
        </w:rPr>
        <w:t>HackerRank</w:t>
      </w:r>
      <w:r w:rsidR="00FD13F8" w:rsidRPr="008F1F9C">
        <w:rPr>
          <w:noProof w:val="0"/>
          <w:lang w:val="en-US"/>
        </w:rPr>
        <w:t xml:space="preserve"> </w:t>
      </w:r>
      <w:sdt>
        <w:sdtPr>
          <w:rPr>
            <w:noProof w:val="0"/>
            <w:lang w:val="en-US"/>
          </w:rPr>
          <w:id w:val="-494418237"/>
          <w:citation/>
        </w:sdtPr>
        <w:sdtContent>
          <w:r w:rsidR="00FD13F8" w:rsidRPr="008F1F9C">
            <w:rPr>
              <w:noProof w:val="0"/>
              <w:lang w:val="en-US"/>
            </w:rPr>
            <w:fldChar w:fldCharType="begin"/>
          </w:r>
          <w:r w:rsidR="00FD13F8" w:rsidRPr="008F1F9C">
            <w:rPr>
              <w:noProof w:val="0"/>
              <w:lang w:val="en-US"/>
            </w:rPr>
            <w:instrText xml:space="preserve"> CITATION Hac20 \l 2070 </w:instrText>
          </w:r>
          <w:r w:rsidR="00FD13F8" w:rsidRPr="008F1F9C">
            <w:rPr>
              <w:noProof w:val="0"/>
              <w:lang w:val="en-US"/>
            </w:rPr>
            <w:fldChar w:fldCharType="separate"/>
          </w:r>
          <w:r w:rsidR="00E431F2" w:rsidRPr="00E431F2">
            <w:rPr>
              <w:lang w:val="en-US"/>
            </w:rPr>
            <w:t>[4]</w:t>
          </w:r>
          <w:r w:rsidR="00FD13F8" w:rsidRPr="008F1F9C">
            <w:rPr>
              <w:noProof w:val="0"/>
              <w:lang w:val="en-US"/>
            </w:rPr>
            <w:fldChar w:fldCharType="end"/>
          </w:r>
        </w:sdtContent>
      </w:sdt>
      <w:r w:rsidRPr="008F1F9C">
        <w:rPr>
          <w:noProof w:val="0"/>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8F1F9C" w:rsidRDefault="00DE1405" w:rsidP="008F0F86">
      <w:pPr>
        <w:rPr>
          <w:noProof w:val="0"/>
          <w:lang w:val="en-US"/>
        </w:rPr>
      </w:pPr>
    </w:p>
    <w:p w14:paraId="70301D8F" w14:textId="2E24B292" w:rsidR="004A2391" w:rsidRPr="00E8102C" w:rsidRDefault="000B30B5" w:rsidP="004A2391">
      <w:pPr>
        <w:pStyle w:val="Heading2"/>
        <w:numPr>
          <w:ilvl w:val="1"/>
          <w:numId w:val="10"/>
        </w:numPr>
        <w:ind w:left="567" w:hanging="567"/>
        <w:rPr>
          <w:noProof w:val="0"/>
          <w:color w:val="auto"/>
          <w:sz w:val="28"/>
          <w:szCs w:val="28"/>
          <w:lang w:val="en-US"/>
        </w:rPr>
      </w:pPr>
      <w:bookmarkStart w:id="27" w:name="_Toc39522463"/>
      <w:r w:rsidRPr="00E8102C">
        <w:rPr>
          <w:noProof w:val="0"/>
          <w:color w:val="auto"/>
          <w:sz w:val="28"/>
          <w:szCs w:val="28"/>
          <w:lang w:val="en-US"/>
        </w:rPr>
        <w:t>LeetCode</w:t>
      </w:r>
      <w:bookmarkEnd w:id="27"/>
    </w:p>
    <w:p w14:paraId="5A765A9F" w14:textId="13174FD3" w:rsidR="008F0F86" w:rsidRPr="008F1F9C" w:rsidRDefault="008F0F86" w:rsidP="008F0F86">
      <w:pPr>
        <w:rPr>
          <w:noProof w:val="0"/>
          <w:lang w:val="en-US"/>
        </w:rPr>
      </w:pPr>
      <w:r w:rsidRPr="008F1F9C">
        <w:rPr>
          <w:noProof w:val="0"/>
          <w:lang w:val="en-US"/>
        </w:rPr>
        <w:t xml:space="preserve">LeetCode </w:t>
      </w:r>
      <w:sdt>
        <w:sdtPr>
          <w:rPr>
            <w:noProof w:val="0"/>
            <w:lang w:val="en-US"/>
          </w:rPr>
          <w:id w:val="2116402409"/>
          <w:citation/>
        </w:sdtPr>
        <w:sdtContent>
          <w:r w:rsidR="00795FAD" w:rsidRPr="008F1F9C">
            <w:rPr>
              <w:noProof w:val="0"/>
              <w:lang w:val="en-US"/>
            </w:rPr>
            <w:fldChar w:fldCharType="begin"/>
          </w:r>
          <w:r w:rsidR="00795FAD" w:rsidRPr="008F1F9C">
            <w:rPr>
              <w:noProof w:val="0"/>
              <w:lang w:val="en-US"/>
            </w:rPr>
            <w:instrText xml:space="preserve"> CITATION Lee20 \l 2070 </w:instrText>
          </w:r>
          <w:r w:rsidR="00795FAD" w:rsidRPr="008F1F9C">
            <w:rPr>
              <w:noProof w:val="0"/>
              <w:lang w:val="en-US"/>
            </w:rPr>
            <w:fldChar w:fldCharType="separate"/>
          </w:r>
          <w:r w:rsidR="00E431F2" w:rsidRPr="00E431F2">
            <w:rPr>
              <w:lang w:val="en-US"/>
            </w:rPr>
            <w:t>[5]</w:t>
          </w:r>
          <w:r w:rsidR="00795FAD" w:rsidRPr="008F1F9C">
            <w:rPr>
              <w:noProof w:val="0"/>
              <w:lang w:val="en-US"/>
            </w:rPr>
            <w:fldChar w:fldCharType="end"/>
          </w:r>
        </w:sdtContent>
      </w:sdt>
      <w:r w:rsidR="00795FAD" w:rsidRPr="008F1F9C">
        <w:rPr>
          <w:noProof w:val="0"/>
          <w:lang w:val="en-US"/>
        </w:rPr>
        <w:t xml:space="preserve"> </w:t>
      </w:r>
      <w:r w:rsidRPr="008F1F9C">
        <w:rPr>
          <w:noProof w:val="0"/>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8F1F9C">
        <w:rPr>
          <w:noProof w:val="0"/>
          <w:lang w:val="en-US"/>
        </w:rPr>
        <w:lastRenderedPageBreak/>
        <w:t>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Pr="008F1F9C" w:rsidRDefault="00DE1405" w:rsidP="008F0F86">
      <w:pPr>
        <w:rPr>
          <w:noProof w:val="0"/>
          <w:lang w:val="en-US"/>
        </w:rPr>
      </w:pPr>
    </w:p>
    <w:p w14:paraId="5243B3A4" w14:textId="0D613C2E" w:rsidR="00DE1405" w:rsidRPr="00E8102C" w:rsidRDefault="000B30B5" w:rsidP="00DE1405">
      <w:pPr>
        <w:pStyle w:val="Heading2"/>
        <w:numPr>
          <w:ilvl w:val="1"/>
          <w:numId w:val="10"/>
        </w:numPr>
        <w:ind w:left="567" w:hanging="567"/>
        <w:rPr>
          <w:noProof w:val="0"/>
          <w:color w:val="auto"/>
          <w:sz w:val="28"/>
          <w:szCs w:val="28"/>
          <w:lang w:val="en-US"/>
        </w:rPr>
      </w:pPr>
      <w:bookmarkStart w:id="28" w:name="_Toc39522464"/>
      <w:r w:rsidRPr="00E8102C">
        <w:rPr>
          <w:noProof w:val="0"/>
          <w:color w:val="auto"/>
          <w:sz w:val="28"/>
          <w:szCs w:val="28"/>
          <w:lang w:val="en-US"/>
        </w:rPr>
        <w:t>Codewars</w:t>
      </w:r>
      <w:bookmarkEnd w:id="28"/>
    </w:p>
    <w:p w14:paraId="7A2C7E74" w14:textId="24FC5BB0" w:rsidR="008F0F86" w:rsidRPr="008F1F9C" w:rsidRDefault="008F0F86" w:rsidP="008F0F86">
      <w:pPr>
        <w:rPr>
          <w:noProof w:val="0"/>
          <w:lang w:val="en-US"/>
        </w:rPr>
      </w:pPr>
      <w:r w:rsidRPr="008F1F9C">
        <w:rPr>
          <w:noProof w:val="0"/>
          <w:lang w:val="en-US"/>
        </w:rPr>
        <w:t>Different from all other platforms, Codewars</w:t>
      </w:r>
      <w:r w:rsidR="00795FAD" w:rsidRPr="008F1F9C">
        <w:rPr>
          <w:noProof w:val="0"/>
          <w:lang w:val="en-US"/>
        </w:rPr>
        <w:t xml:space="preserve"> </w:t>
      </w:r>
      <w:sdt>
        <w:sdtPr>
          <w:rPr>
            <w:noProof w:val="0"/>
            <w:lang w:val="en-US"/>
          </w:rPr>
          <w:id w:val="-548990494"/>
          <w:citation/>
        </w:sdtPr>
        <w:sdtContent>
          <w:r w:rsidR="00795FAD" w:rsidRPr="008F1F9C">
            <w:rPr>
              <w:noProof w:val="0"/>
              <w:lang w:val="en-US"/>
            </w:rPr>
            <w:fldChar w:fldCharType="begin"/>
          </w:r>
          <w:r w:rsidR="00795FAD" w:rsidRPr="008F1F9C">
            <w:rPr>
              <w:noProof w:val="0"/>
              <w:lang w:val="en-US"/>
            </w:rPr>
            <w:instrText xml:space="preserve"> CITATION Cod20 \l 2070 </w:instrText>
          </w:r>
          <w:r w:rsidR="00795FAD" w:rsidRPr="008F1F9C">
            <w:rPr>
              <w:noProof w:val="0"/>
              <w:lang w:val="en-US"/>
            </w:rPr>
            <w:fldChar w:fldCharType="separate"/>
          </w:r>
          <w:r w:rsidR="00E431F2" w:rsidRPr="00E431F2">
            <w:rPr>
              <w:lang w:val="en-US"/>
            </w:rPr>
            <w:t>[6]</w:t>
          </w:r>
          <w:r w:rsidR="00795FAD" w:rsidRPr="008F1F9C">
            <w:rPr>
              <w:noProof w:val="0"/>
              <w:lang w:val="en-US"/>
            </w:rPr>
            <w:fldChar w:fldCharType="end"/>
          </w:r>
        </w:sdtContent>
      </w:sdt>
      <w:r w:rsidRPr="008F1F9C">
        <w:rPr>
          <w:noProof w:val="0"/>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8F1F9C">
        <w:rPr>
          <w:i/>
          <w:iCs/>
          <w:noProof w:val="0"/>
          <w:lang w:val="en-US"/>
        </w:rPr>
        <w:t>per se</w:t>
      </w:r>
      <w:r w:rsidRPr="008F1F9C">
        <w:rPr>
          <w:noProof w:val="0"/>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8F1F9C" w:rsidRDefault="00703EED" w:rsidP="008F0F86">
      <w:pPr>
        <w:rPr>
          <w:noProof w:val="0"/>
          <w:lang w:val="en-US"/>
        </w:rPr>
      </w:pPr>
    </w:p>
    <w:p w14:paraId="4DE249E7" w14:textId="1EF04E98" w:rsidR="004A2391" w:rsidRPr="00E8102C" w:rsidRDefault="000B30B5" w:rsidP="004A2391">
      <w:pPr>
        <w:pStyle w:val="Heading2"/>
        <w:numPr>
          <w:ilvl w:val="1"/>
          <w:numId w:val="10"/>
        </w:numPr>
        <w:ind w:left="567" w:hanging="567"/>
        <w:rPr>
          <w:noProof w:val="0"/>
          <w:color w:val="auto"/>
          <w:sz w:val="28"/>
          <w:szCs w:val="28"/>
          <w:lang w:val="en-US"/>
        </w:rPr>
      </w:pPr>
      <w:bookmarkStart w:id="29" w:name="_Toc39522465"/>
      <w:r w:rsidRPr="00E8102C">
        <w:rPr>
          <w:noProof w:val="0"/>
          <w:color w:val="auto"/>
          <w:sz w:val="28"/>
          <w:szCs w:val="28"/>
          <w:lang w:val="en-US"/>
        </w:rPr>
        <w:t>CodeChef</w:t>
      </w:r>
      <w:bookmarkEnd w:id="29"/>
    </w:p>
    <w:p w14:paraId="41DD7396" w14:textId="534D25BA" w:rsidR="008F0F86" w:rsidRPr="008F1F9C" w:rsidRDefault="008F0F86" w:rsidP="008F0F86">
      <w:pPr>
        <w:rPr>
          <w:noProof w:val="0"/>
          <w:lang w:val="en-US"/>
        </w:rPr>
      </w:pPr>
      <w:r w:rsidRPr="008F1F9C">
        <w:rPr>
          <w:noProof w:val="0"/>
          <w:lang w:val="en-US"/>
        </w:rPr>
        <w:t>CodeChef</w:t>
      </w:r>
      <w:r w:rsidR="00795FAD" w:rsidRPr="008F1F9C">
        <w:rPr>
          <w:noProof w:val="0"/>
          <w:lang w:val="en-US"/>
        </w:rPr>
        <w:t xml:space="preserve"> </w:t>
      </w:r>
      <w:sdt>
        <w:sdtPr>
          <w:rPr>
            <w:noProof w:val="0"/>
            <w:lang w:val="en-US"/>
          </w:rPr>
          <w:id w:val="-614286371"/>
          <w:citation/>
        </w:sdtPr>
        <w:sdtContent>
          <w:r w:rsidR="00795FAD" w:rsidRPr="008F1F9C">
            <w:rPr>
              <w:noProof w:val="0"/>
              <w:lang w:val="en-US"/>
            </w:rPr>
            <w:fldChar w:fldCharType="begin"/>
          </w:r>
          <w:r w:rsidR="00795FAD" w:rsidRPr="008F1F9C">
            <w:rPr>
              <w:noProof w:val="0"/>
              <w:lang w:val="en-US"/>
            </w:rPr>
            <w:instrText xml:space="preserve"> CITATION Cod201 \l 2070 </w:instrText>
          </w:r>
          <w:r w:rsidR="00795FAD" w:rsidRPr="008F1F9C">
            <w:rPr>
              <w:noProof w:val="0"/>
              <w:lang w:val="en-US"/>
            </w:rPr>
            <w:fldChar w:fldCharType="separate"/>
          </w:r>
          <w:r w:rsidR="00E431F2" w:rsidRPr="00E431F2">
            <w:rPr>
              <w:lang w:val="en-US"/>
            </w:rPr>
            <w:t>[7]</w:t>
          </w:r>
          <w:r w:rsidR="00795FAD" w:rsidRPr="008F1F9C">
            <w:rPr>
              <w:noProof w:val="0"/>
              <w:lang w:val="en-US"/>
            </w:rPr>
            <w:fldChar w:fldCharType="end"/>
          </w:r>
        </w:sdtContent>
      </w:sdt>
      <w:r w:rsidRPr="008F1F9C">
        <w:rPr>
          <w:noProof w:val="0"/>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67A82BF7" w14:textId="77777777" w:rsidR="008F0F86" w:rsidRPr="008F1F9C" w:rsidRDefault="008F0F86" w:rsidP="008F0F86">
      <w:pPr>
        <w:rPr>
          <w:noProof w:val="0"/>
          <w:lang w:val="en-US"/>
        </w:rPr>
      </w:pPr>
    </w:p>
    <w:p w14:paraId="5680B533" w14:textId="7C21D880" w:rsidR="00E25D3D" w:rsidRPr="008F1F9C" w:rsidRDefault="008F0F86" w:rsidP="005153AD">
      <w:pPr>
        <w:rPr>
          <w:noProof w:val="0"/>
          <w:lang w:val="en-US"/>
        </w:rPr>
      </w:pPr>
      <w:r w:rsidRPr="008F1F9C">
        <w:rPr>
          <w:noProof w:val="0"/>
          <w:lang w:val="en-US"/>
        </w:rPr>
        <w:t xml:space="preserve">On </w:t>
      </w:r>
      <w:r w:rsidR="00E25D3D" w:rsidRPr="008F1F9C">
        <w:rPr>
          <w:noProof w:val="0"/>
          <w:lang w:val="en-US"/>
        </w:rPr>
        <w:fldChar w:fldCharType="begin"/>
      </w:r>
      <w:r w:rsidR="00E25D3D" w:rsidRPr="008F1F9C">
        <w:rPr>
          <w:noProof w:val="0"/>
          <w:lang w:val="en-US"/>
        </w:rPr>
        <w:instrText xml:space="preserve"> REF _Ref39227592 \h </w:instrText>
      </w:r>
      <w:r w:rsidR="00E25D3D" w:rsidRPr="008F1F9C">
        <w:rPr>
          <w:noProof w:val="0"/>
          <w:lang w:val="en-US"/>
        </w:rPr>
      </w:r>
      <w:r w:rsidR="00E25D3D" w:rsidRPr="008F1F9C">
        <w:rPr>
          <w:noProof w:val="0"/>
          <w:lang w:val="en-US"/>
        </w:rPr>
        <w:fldChar w:fldCharType="separate"/>
      </w:r>
      <w:r w:rsidR="00770B4F" w:rsidRPr="008F1F9C">
        <w:rPr>
          <w:noProof w:val="0"/>
          <w:lang w:val="en-US"/>
        </w:rPr>
        <w:t>Table 1</w:t>
      </w:r>
      <w:r w:rsidR="00E25D3D" w:rsidRPr="008F1F9C">
        <w:rPr>
          <w:noProof w:val="0"/>
          <w:lang w:val="en-US"/>
        </w:rPr>
        <w:fldChar w:fldCharType="end"/>
      </w:r>
      <w:r w:rsidR="00E25D3D" w:rsidRPr="008F1F9C">
        <w:rPr>
          <w:noProof w:val="0"/>
          <w:lang w:val="en-US"/>
        </w:rPr>
        <w:t xml:space="preserve"> </w:t>
      </w:r>
      <w:r w:rsidRPr="008F1F9C">
        <w:rPr>
          <w:noProof w:val="0"/>
          <w:lang w:val="en-US"/>
        </w:rPr>
        <w:t>it is possible to look at an overview of the most conventional features on each platform.</w:t>
      </w:r>
    </w:p>
    <w:p w14:paraId="0619089B" w14:textId="0AE34056" w:rsidR="00E25D3D" w:rsidRPr="008F1F9C" w:rsidRDefault="00E25D3D">
      <w:pPr>
        <w:pStyle w:val="Caption"/>
        <w:keepNext/>
        <w:rPr>
          <w:noProof w:val="0"/>
          <w:lang w:val="en-US"/>
        </w:rPr>
      </w:pPr>
      <w:bookmarkStart w:id="30" w:name="_Ref39227592"/>
      <w:bookmarkStart w:id="31" w:name="_Toc39522496"/>
      <w:r w:rsidRPr="008F1F9C">
        <w:rPr>
          <w:noProof w:val="0"/>
          <w:lang w:val="en-US"/>
        </w:rPr>
        <w:lastRenderedPageBreak/>
        <w:t xml:space="preserve">Table </w:t>
      </w:r>
      <w:r w:rsidRPr="008F1F9C">
        <w:rPr>
          <w:noProof w:val="0"/>
          <w:lang w:val="en-US"/>
        </w:rPr>
        <w:fldChar w:fldCharType="begin"/>
      </w:r>
      <w:r w:rsidRPr="008F1F9C">
        <w:rPr>
          <w:noProof w:val="0"/>
          <w:lang w:val="en-US"/>
        </w:rPr>
        <w:instrText xml:space="preserve"> SEQ Table \* ARABIC </w:instrText>
      </w:r>
      <w:r w:rsidRPr="008F1F9C">
        <w:rPr>
          <w:noProof w:val="0"/>
          <w:lang w:val="en-US"/>
        </w:rPr>
        <w:fldChar w:fldCharType="separate"/>
      </w:r>
      <w:r w:rsidR="00770B4F" w:rsidRPr="008F1F9C">
        <w:rPr>
          <w:noProof w:val="0"/>
          <w:lang w:val="en-US"/>
        </w:rPr>
        <w:t>1</w:t>
      </w:r>
      <w:r w:rsidRPr="008F1F9C">
        <w:rPr>
          <w:noProof w:val="0"/>
          <w:lang w:val="en-US"/>
        </w:rPr>
        <w:fldChar w:fldCharType="end"/>
      </w:r>
      <w:bookmarkEnd w:id="30"/>
      <w:r w:rsidRPr="008F1F9C">
        <w:rPr>
          <w:noProof w:val="0"/>
          <w:lang w:val="en-US"/>
        </w:rPr>
        <w:t xml:space="preserve"> - Feature comparison of select platforms</w:t>
      </w:r>
      <w:bookmarkEnd w:id="31"/>
    </w:p>
    <w:tbl>
      <w:tblPr>
        <w:tblStyle w:val="PlainTable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8F1F9C" w:rsidRDefault="00B00D1A" w:rsidP="009509F3">
            <w:pPr>
              <w:spacing w:after="0"/>
              <w:jc w:val="center"/>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Problems</w:t>
            </w:r>
          </w:p>
        </w:tc>
        <w:tc>
          <w:tcPr>
            <w:tcW w:w="0" w:type="dxa"/>
            <w:noWrap/>
            <w:vAlign w:val="center"/>
            <w:hideMark/>
          </w:tcPr>
          <w:p w14:paraId="4474E0D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Unit tests</w:t>
            </w:r>
          </w:p>
        </w:tc>
        <w:tc>
          <w:tcPr>
            <w:tcW w:w="0" w:type="dxa"/>
            <w:noWrap/>
            <w:vAlign w:val="center"/>
            <w:hideMark/>
          </w:tcPr>
          <w:p w14:paraId="52E310C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Languages</w:t>
            </w:r>
          </w:p>
        </w:tc>
        <w:tc>
          <w:tcPr>
            <w:tcW w:w="0" w:type="dxa"/>
            <w:noWrap/>
            <w:vAlign w:val="center"/>
            <w:hideMark/>
          </w:tcPr>
          <w:p w14:paraId="6C08106A" w14:textId="0AD57A90" w:rsidR="00B00D1A" w:rsidRPr="008F1F9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6E69CA">
              <w:rPr>
                <w:rFonts w:ascii="Calibri" w:eastAsia="Times New Roman" w:hAnsi="Calibri" w:cs="Calibri"/>
                <w:b/>
                <w:bCs/>
                <w:noProof w:val="0"/>
                <w:color w:val="000000"/>
                <w:sz w:val="18"/>
                <w:szCs w:val="18"/>
                <w:lang w:val="en-US" w:eastAsia="pt-PT"/>
              </w:rPr>
              <w:t>Community</w:t>
            </w:r>
            <w:r w:rsidR="00B00D1A" w:rsidRPr="008F1F9C">
              <w:rPr>
                <w:rFonts w:ascii="Calibri" w:eastAsia="Times New Roman" w:hAnsi="Calibri" w:cs="Calibri"/>
                <w:b/>
                <w:bCs/>
                <w:noProof w:val="0"/>
                <w:color w:val="000000"/>
                <w:sz w:val="18"/>
                <w:szCs w:val="18"/>
                <w:lang w:val="en-US" w:eastAsia="pt-PT"/>
              </w:rPr>
              <w:t xml:space="preserve"> Spirit</w:t>
            </w:r>
          </w:p>
        </w:tc>
        <w:tc>
          <w:tcPr>
            <w:tcW w:w="1134" w:type="dxa"/>
            <w:noWrap/>
            <w:vAlign w:val="center"/>
            <w:hideMark/>
          </w:tcPr>
          <w:p w14:paraId="0C6A961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Design</w:t>
            </w:r>
          </w:p>
        </w:tc>
        <w:tc>
          <w:tcPr>
            <w:tcW w:w="993" w:type="dxa"/>
            <w:noWrap/>
            <w:vAlign w:val="center"/>
            <w:hideMark/>
          </w:tcPr>
          <w:p w14:paraId="700CB344"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Price</w:t>
            </w:r>
          </w:p>
        </w:tc>
        <w:tc>
          <w:tcPr>
            <w:tcW w:w="1282" w:type="dxa"/>
            <w:noWrap/>
            <w:vAlign w:val="center"/>
            <w:hideMark/>
          </w:tcPr>
          <w:p w14:paraId="32461969"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Driven</w:t>
            </w:r>
          </w:p>
        </w:tc>
        <w:tc>
          <w:tcPr>
            <w:tcW w:w="1161" w:type="dxa"/>
            <w:noWrap/>
            <w:vAlign w:val="center"/>
            <w:hideMark/>
          </w:tcPr>
          <w:p w14:paraId="4649A59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AlgoExpert</w:t>
            </w:r>
          </w:p>
        </w:tc>
        <w:tc>
          <w:tcPr>
            <w:tcW w:w="0" w:type="dxa"/>
            <w:noWrap/>
            <w:vAlign w:val="center"/>
            <w:hideMark/>
          </w:tcPr>
          <w:p w14:paraId="136FE3E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5FA57F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7</w:t>
            </w:r>
          </w:p>
        </w:tc>
        <w:tc>
          <w:tcPr>
            <w:tcW w:w="0" w:type="dxa"/>
            <w:noWrap/>
            <w:vAlign w:val="center"/>
            <w:hideMark/>
          </w:tcPr>
          <w:p w14:paraId="6B076FB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1756559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661F4B77"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115€/yr</w:t>
            </w:r>
          </w:p>
        </w:tc>
        <w:tc>
          <w:tcPr>
            <w:tcW w:w="1282" w:type="dxa"/>
            <w:noWrap/>
            <w:vAlign w:val="center"/>
            <w:hideMark/>
          </w:tcPr>
          <w:p w14:paraId="599EEF7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415697C1"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HackerRank</w:t>
            </w:r>
          </w:p>
        </w:tc>
        <w:tc>
          <w:tcPr>
            <w:tcW w:w="0" w:type="dxa"/>
            <w:noWrap/>
            <w:vAlign w:val="center"/>
            <w:hideMark/>
          </w:tcPr>
          <w:p w14:paraId="360DE56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37AB2A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35+</w:t>
            </w:r>
          </w:p>
        </w:tc>
        <w:tc>
          <w:tcPr>
            <w:tcW w:w="0" w:type="dxa"/>
            <w:noWrap/>
            <w:vAlign w:val="center"/>
            <w:hideMark/>
          </w:tcPr>
          <w:p w14:paraId="3C9B186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2504BBE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1A9707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230€/mo</w:t>
            </w:r>
          </w:p>
        </w:tc>
        <w:tc>
          <w:tcPr>
            <w:tcW w:w="0" w:type="dxa"/>
            <w:noWrap/>
            <w:vAlign w:val="center"/>
            <w:hideMark/>
          </w:tcPr>
          <w:p w14:paraId="1C4DA157"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69333AFA"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Leetcode</w:t>
            </w:r>
          </w:p>
        </w:tc>
        <w:tc>
          <w:tcPr>
            <w:tcW w:w="0" w:type="dxa"/>
            <w:noWrap/>
            <w:vAlign w:val="center"/>
            <w:hideMark/>
          </w:tcPr>
          <w:p w14:paraId="6C70888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2C7B338"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w:t>
            </w:r>
          </w:p>
        </w:tc>
        <w:tc>
          <w:tcPr>
            <w:tcW w:w="0" w:type="dxa"/>
            <w:noWrap/>
            <w:vAlign w:val="center"/>
            <w:hideMark/>
          </w:tcPr>
          <w:p w14:paraId="4233165A"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3CED5E9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7952231D" w14:textId="317E5A2A"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147€/yr</w:t>
            </w:r>
          </w:p>
        </w:tc>
        <w:tc>
          <w:tcPr>
            <w:tcW w:w="1282" w:type="dxa"/>
            <w:noWrap/>
            <w:vAlign w:val="center"/>
            <w:hideMark/>
          </w:tcPr>
          <w:p w14:paraId="5F19F716"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0228E2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Codewars</w:t>
            </w:r>
          </w:p>
        </w:tc>
        <w:tc>
          <w:tcPr>
            <w:tcW w:w="0" w:type="dxa"/>
            <w:noWrap/>
            <w:vAlign w:val="center"/>
            <w:hideMark/>
          </w:tcPr>
          <w:p w14:paraId="50F42202"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CEBC82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4C69B61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E7A6B5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975A9AD"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01FB11F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Entertainment</w:t>
            </w:r>
          </w:p>
        </w:tc>
        <w:tc>
          <w:tcPr>
            <w:tcW w:w="1161" w:type="dxa"/>
            <w:noWrap/>
            <w:vAlign w:val="center"/>
            <w:hideMark/>
          </w:tcPr>
          <w:p w14:paraId="17EDDCF9"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CodeChef</w:t>
            </w:r>
          </w:p>
        </w:tc>
        <w:tc>
          <w:tcPr>
            <w:tcW w:w="0" w:type="dxa"/>
            <w:noWrap/>
            <w:vAlign w:val="center"/>
            <w:hideMark/>
          </w:tcPr>
          <w:p w14:paraId="3CE8B21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c>
          <w:tcPr>
            <w:tcW w:w="0" w:type="dxa"/>
            <w:noWrap/>
            <w:vAlign w:val="center"/>
            <w:hideMark/>
          </w:tcPr>
          <w:p w14:paraId="6F02E592"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5D2E126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4B84660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Poor</w:t>
            </w:r>
          </w:p>
        </w:tc>
        <w:tc>
          <w:tcPr>
            <w:tcW w:w="0" w:type="dxa"/>
            <w:noWrap/>
            <w:vAlign w:val="center"/>
            <w:hideMark/>
          </w:tcPr>
          <w:p w14:paraId="314A5935"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1282" w:type="dxa"/>
            <w:noWrap/>
            <w:vAlign w:val="center"/>
            <w:hideMark/>
          </w:tcPr>
          <w:p w14:paraId="0C4D111C"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396244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2DB08BB3"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w:t>
            </w:r>
          </w:p>
        </w:tc>
        <w:tc>
          <w:tcPr>
            <w:tcW w:w="0" w:type="dxa"/>
            <w:noWrap/>
            <w:vAlign w:val="center"/>
            <w:hideMark/>
          </w:tcPr>
          <w:p w14:paraId="68EC1EC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4564ABF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225815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33DEB37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197375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r>
    </w:tbl>
    <w:p w14:paraId="35C78DEE" w14:textId="77777777" w:rsidR="00B00D1A" w:rsidRPr="008F1F9C" w:rsidRDefault="00B00D1A" w:rsidP="00D71E0F">
      <w:pPr>
        <w:rPr>
          <w:noProof w:val="0"/>
          <w:lang w:val="en-US"/>
        </w:rPr>
      </w:pPr>
    </w:p>
    <w:p w14:paraId="23778F26" w14:textId="77777777" w:rsidR="004A2391" w:rsidRPr="008F1F9C" w:rsidRDefault="004A2391">
      <w:pPr>
        <w:spacing w:after="200"/>
        <w:jc w:val="left"/>
        <w:rPr>
          <w:noProof w:val="0"/>
          <w:lang w:val="en-US"/>
        </w:rPr>
      </w:pPr>
    </w:p>
    <w:p w14:paraId="7ABDADBF" w14:textId="77777777" w:rsidR="004A2391" w:rsidRPr="008F1F9C" w:rsidRDefault="004A2391">
      <w:pPr>
        <w:spacing w:after="200"/>
        <w:jc w:val="left"/>
        <w:rPr>
          <w:noProof w:val="0"/>
          <w:lang w:val="en-US"/>
        </w:rPr>
      </w:pPr>
    </w:p>
    <w:p w14:paraId="2128EE8A" w14:textId="77777777" w:rsidR="004A2391" w:rsidRPr="008F1F9C" w:rsidRDefault="004A2391">
      <w:pPr>
        <w:spacing w:after="200"/>
        <w:jc w:val="left"/>
        <w:rPr>
          <w:noProof w:val="0"/>
          <w:lang w:val="en-US"/>
        </w:rPr>
      </w:pPr>
    </w:p>
    <w:p w14:paraId="3F57D844" w14:textId="77777777" w:rsidR="004A2391" w:rsidRPr="008F1F9C" w:rsidRDefault="004A2391">
      <w:pPr>
        <w:spacing w:after="200"/>
        <w:jc w:val="left"/>
        <w:rPr>
          <w:noProof w:val="0"/>
          <w:lang w:val="en-US"/>
        </w:rPr>
      </w:pPr>
    </w:p>
    <w:p w14:paraId="196D62B3" w14:textId="77777777" w:rsidR="004A2391" w:rsidRPr="008F1F9C" w:rsidRDefault="004A2391">
      <w:pPr>
        <w:spacing w:after="200"/>
        <w:jc w:val="left"/>
        <w:rPr>
          <w:noProof w:val="0"/>
          <w:lang w:val="en-US"/>
        </w:rPr>
      </w:pPr>
    </w:p>
    <w:p w14:paraId="3075BA2D" w14:textId="77777777" w:rsidR="004A2391" w:rsidRPr="008F1F9C" w:rsidRDefault="004A2391">
      <w:pPr>
        <w:spacing w:after="200"/>
        <w:jc w:val="left"/>
        <w:rPr>
          <w:noProof w:val="0"/>
          <w:lang w:val="en-US"/>
        </w:rPr>
      </w:pPr>
    </w:p>
    <w:p w14:paraId="2B9E3CA7" w14:textId="77777777" w:rsidR="004A2391" w:rsidRPr="008F1F9C" w:rsidRDefault="004A2391">
      <w:pPr>
        <w:spacing w:after="200"/>
        <w:jc w:val="left"/>
        <w:rPr>
          <w:noProof w:val="0"/>
          <w:lang w:val="en-US"/>
        </w:rPr>
      </w:pPr>
    </w:p>
    <w:p w14:paraId="4DDECC5B" w14:textId="0FBEF3DE" w:rsidR="001A3F32" w:rsidRPr="008F1F9C" w:rsidRDefault="001A3F32">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br w:type="page"/>
      </w:r>
    </w:p>
    <w:p w14:paraId="519F50EA" w14:textId="77777777" w:rsidR="006969E7" w:rsidRPr="008F1F9C" w:rsidRDefault="006969E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3AD0437" w14:textId="1358D2E5" w:rsidR="00FC6040" w:rsidRPr="008F1F9C" w:rsidRDefault="00FC6040" w:rsidP="00CD7822">
      <w:pPr>
        <w:pStyle w:val="Heading1"/>
      </w:pPr>
      <w:bookmarkStart w:id="32" w:name="_Toc39522466"/>
      <w:r w:rsidRPr="008F1F9C">
        <w:lastRenderedPageBreak/>
        <w:t>Related Technologies</w:t>
      </w:r>
      <w:bookmarkEnd w:id="32"/>
    </w:p>
    <w:p w14:paraId="283382D1" w14:textId="52A9322F" w:rsidR="00FC6040" w:rsidRPr="008F1F9C" w:rsidRDefault="00FC6040" w:rsidP="00FC6040">
      <w:pPr>
        <w:rPr>
          <w:noProof w:val="0"/>
          <w:lang w:val="en-US"/>
        </w:rPr>
      </w:pPr>
      <w:r w:rsidRPr="008F1F9C">
        <w:rPr>
          <w:noProof w:val="0"/>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Pr="008F1F9C" w:rsidRDefault="004A2391" w:rsidP="00FC6040">
      <w:pPr>
        <w:rPr>
          <w:noProof w:val="0"/>
          <w:lang w:val="en-US"/>
        </w:rPr>
      </w:pPr>
    </w:p>
    <w:p w14:paraId="76364844" w14:textId="027F6B93" w:rsidR="004A2391" w:rsidRPr="00E8102C" w:rsidRDefault="004A2391" w:rsidP="004A2391">
      <w:pPr>
        <w:pStyle w:val="Heading2"/>
        <w:rPr>
          <w:noProof w:val="0"/>
          <w:color w:val="auto"/>
          <w:sz w:val="28"/>
          <w:szCs w:val="28"/>
          <w:lang w:val="en-US"/>
        </w:rPr>
      </w:pPr>
      <w:bookmarkStart w:id="33" w:name="_Toc39522467"/>
      <w:r w:rsidRPr="00E8102C">
        <w:rPr>
          <w:noProof w:val="0"/>
          <w:color w:val="auto"/>
          <w:sz w:val="28"/>
          <w:szCs w:val="28"/>
          <w:lang w:val="en-US"/>
        </w:rPr>
        <w:t>4.1. React</w:t>
      </w:r>
      <w:bookmarkEnd w:id="33"/>
    </w:p>
    <w:p w14:paraId="1BA73D09" w14:textId="142706A8" w:rsidR="00FC6040" w:rsidRPr="008F1F9C" w:rsidRDefault="00FC6040" w:rsidP="00FC6040">
      <w:pPr>
        <w:rPr>
          <w:noProof w:val="0"/>
          <w:lang w:val="en-US"/>
        </w:rPr>
      </w:pPr>
      <w:r w:rsidRPr="008F1F9C">
        <w:rPr>
          <w:noProof w:val="0"/>
          <w:lang w:val="en-US"/>
        </w:rPr>
        <w:t>React is a JavaScript library for building user interfaces. Create by Facebook, it is currently a widely used library used for front end development</w:t>
      </w:r>
      <w:r w:rsidR="00B06583" w:rsidRPr="008F1F9C">
        <w:rPr>
          <w:noProof w:val="0"/>
          <w:lang w:val="en-US"/>
        </w:rPr>
        <w:t xml:space="preserve"> </w:t>
      </w:r>
      <w:sdt>
        <w:sdtPr>
          <w:rPr>
            <w:noProof w:val="0"/>
            <w:lang w:val="en-US"/>
          </w:rPr>
          <w:id w:val="-1034891639"/>
          <w:citation/>
        </w:sdtPr>
        <w:sdtContent>
          <w:r w:rsidR="00330AB8" w:rsidRPr="008F1F9C">
            <w:rPr>
              <w:noProof w:val="0"/>
              <w:lang w:val="en-US"/>
            </w:rPr>
            <w:fldChar w:fldCharType="begin"/>
          </w:r>
          <w:r w:rsidR="00795FAD" w:rsidRPr="008F1F9C">
            <w:rPr>
              <w:noProof w:val="0"/>
              <w:lang w:val="en-US"/>
            </w:rPr>
            <w:instrText xml:space="preserve">CITATION Rea20 \l 2070 </w:instrText>
          </w:r>
          <w:r w:rsidR="00330AB8" w:rsidRPr="008F1F9C">
            <w:rPr>
              <w:noProof w:val="0"/>
              <w:lang w:val="en-US"/>
            </w:rPr>
            <w:fldChar w:fldCharType="separate"/>
          </w:r>
          <w:r w:rsidR="00E431F2" w:rsidRPr="00E431F2">
            <w:rPr>
              <w:lang w:val="en-US"/>
            </w:rPr>
            <w:t>[8]</w:t>
          </w:r>
          <w:r w:rsidR="00330AB8" w:rsidRPr="008F1F9C">
            <w:rPr>
              <w:noProof w:val="0"/>
              <w:lang w:val="en-US"/>
            </w:rPr>
            <w:fldChar w:fldCharType="end"/>
          </w:r>
        </w:sdtContent>
      </w:sdt>
      <w:r w:rsidRPr="008F1F9C">
        <w:rPr>
          <w:noProof w:val="0"/>
          <w:lang w:val="en-US"/>
        </w:rPr>
        <w:t xml:space="preserve"> </w:t>
      </w:r>
      <w:sdt>
        <w:sdtPr>
          <w:rPr>
            <w:noProof w:val="0"/>
            <w:lang w:val="en-US"/>
          </w:rPr>
          <w:id w:val="-1905528749"/>
          <w:citation/>
        </w:sdtPr>
        <w:sdtContent>
          <w:r w:rsidR="00C16541" w:rsidRPr="008F1F9C">
            <w:rPr>
              <w:noProof w:val="0"/>
              <w:lang w:val="en-US"/>
            </w:rPr>
            <w:fldChar w:fldCharType="begin"/>
          </w:r>
          <w:r w:rsidR="00795FAD" w:rsidRPr="008F1F9C">
            <w:rPr>
              <w:noProof w:val="0"/>
              <w:lang w:val="en-US"/>
            </w:rPr>
            <w:instrText xml:space="preserve">CITATION Ale17 \l 2070 </w:instrText>
          </w:r>
          <w:r w:rsidR="00C16541" w:rsidRPr="008F1F9C">
            <w:rPr>
              <w:noProof w:val="0"/>
              <w:lang w:val="en-US"/>
            </w:rPr>
            <w:fldChar w:fldCharType="separate"/>
          </w:r>
          <w:r w:rsidR="00E431F2" w:rsidRPr="00E431F2">
            <w:rPr>
              <w:lang w:val="en-US"/>
            </w:rPr>
            <w:t>[9]</w:t>
          </w:r>
          <w:r w:rsidR="00C16541" w:rsidRPr="008F1F9C">
            <w:rPr>
              <w:noProof w:val="0"/>
              <w:lang w:val="en-US"/>
            </w:rPr>
            <w:fldChar w:fldCharType="end"/>
          </w:r>
        </w:sdtContent>
      </w:sdt>
      <w:r w:rsidR="00330AB8" w:rsidRPr="008F1F9C">
        <w:rPr>
          <w:noProof w:val="0"/>
          <w:lang w:val="en-US"/>
        </w:rPr>
        <w:t>.</w:t>
      </w:r>
    </w:p>
    <w:p w14:paraId="79DD4AB9" w14:textId="1F4856FB" w:rsidR="00FC6040" w:rsidRPr="008F1F9C" w:rsidRDefault="00FC6040" w:rsidP="00FC6040">
      <w:pPr>
        <w:rPr>
          <w:noProof w:val="0"/>
          <w:lang w:val="en-US"/>
        </w:rPr>
      </w:pPr>
      <w:r w:rsidRPr="008F1F9C">
        <w:rPr>
          <w:noProof w:val="0"/>
          <w:lang w:val="en-US"/>
        </w:rPr>
        <w:t xml:space="preserve">One of the big advantages of using react is being able to build components which can be independent from </w:t>
      </w:r>
      <w:r w:rsidR="00B61933" w:rsidRPr="008F1F9C">
        <w:rPr>
          <w:noProof w:val="0"/>
          <w:lang w:val="en-US"/>
        </w:rPr>
        <w:t>each other</w:t>
      </w:r>
      <w:r w:rsidRPr="008F1F9C">
        <w:rPr>
          <w:noProof w:val="0"/>
          <w:lang w:val="en-US"/>
        </w:rPr>
        <w:t xml:space="preserve"> and </w:t>
      </w:r>
      <w:r w:rsidR="00B61933" w:rsidRPr="008F1F9C">
        <w:rPr>
          <w:noProof w:val="0"/>
          <w:lang w:val="en-US"/>
        </w:rPr>
        <w:t xml:space="preserve">can be </w:t>
      </w:r>
      <w:r w:rsidRPr="008F1F9C">
        <w:rPr>
          <w:noProof w:val="0"/>
          <w:lang w:val="en-US"/>
        </w:rPr>
        <w:t xml:space="preserve">reused </w:t>
      </w:r>
      <w:r w:rsidR="00B61933" w:rsidRPr="008F1F9C">
        <w:rPr>
          <w:noProof w:val="0"/>
          <w:lang w:val="en-US"/>
        </w:rPr>
        <w:t>across all application’s components</w:t>
      </w:r>
      <w:r w:rsidRPr="008F1F9C">
        <w:rPr>
          <w:noProof w:val="0"/>
          <w:lang w:val="en-US"/>
        </w:rPr>
        <w:t>, this dramatically improves modularity, provides loose coupling between components and facilitates maintenance of the solution.</w:t>
      </w:r>
    </w:p>
    <w:p w14:paraId="39888DD9" w14:textId="1AC7CE78" w:rsidR="00FC6040" w:rsidRPr="008F1F9C" w:rsidRDefault="00FC6040" w:rsidP="00FC6040">
      <w:pPr>
        <w:rPr>
          <w:noProof w:val="0"/>
          <w:lang w:val="en-US"/>
        </w:rPr>
      </w:pPr>
      <w:r w:rsidRPr="008F1F9C">
        <w:rPr>
          <w:noProof w:val="0"/>
          <w:lang w:val="en-US"/>
        </w:rPr>
        <w:t>The initial configuration of the project is done with the help of a npm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8F1F9C">
        <w:rPr>
          <w:noProof w:val="0"/>
          <w:lang w:val="en-US"/>
        </w:rPr>
        <w:t xml:space="preserve"> </w:t>
      </w:r>
      <w:sdt>
        <w:sdtPr>
          <w:rPr>
            <w:noProof w:val="0"/>
            <w:lang w:val="en-US"/>
          </w:rPr>
          <w:id w:val="-2050905528"/>
          <w:citation/>
        </w:sdtPr>
        <w:sdtContent>
          <w:r w:rsidR="00330AB8" w:rsidRPr="008F1F9C">
            <w:rPr>
              <w:noProof w:val="0"/>
              <w:lang w:val="en-US"/>
            </w:rPr>
            <w:fldChar w:fldCharType="begin"/>
          </w:r>
          <w:r w:rsidR="00795FAD" w:rsidRPr="008F1F9C">
            <w:rPr>
              <w:noProof w:val="0"/>
              <w:lang w:val="en-US"/>
            </w:rPr>
            <w:instrText xml:space="preserve">CITATION Int20 \l 2070 </w:instrText>
          </w:r>
          <w:r w:rsidR="00330AB8" w:rsidRPr="008F1F9C">
            <w:rPr>
              <w:noProof w:val="0"/>
              <w:lang w:val="en-US"/>
            </w:rPr>
            <w:fldChar w:fldCharType="separate"/>
          </w:r>
          <w:r w:rsidR="00E431F2" w:rsidRPr="00E431F2">
            <w:rPr>
              <w:lang w:val="en-US"/>
            </w:rPr>
            <w:t>[10]</w:t>
          </w:r>
          <w:r w:rsidR="00330AB8" w:rsidRPr="008F1F9C">
            <w:rPr>
              <w:noProof w:val="0"/>
              <w:lang w:val="en-US"/>
            </w:rPr>
            <w:fldChar w:fldCharType="end"/>
          </w:r>
        </w:sdtContent>
      </w:sdt>
      <w:r w:rsidRPr="008F1F9C">
        <w:rPr>
          <w:noProof w:val="0"/>
          <w:lang w:val="en-US"/>
        </w:rPr>
        <w:t>.</w:t>
      </w:r>
    </w:p>
    <w:p w14:paraId="4E5D3F0D" w14:textId="2FB939C5" w:rsidR="004A2391" w:rsidRPr="008F1F9C" w:rsidRDefault="00FC6040" w:rsidP="00FC6040">
      <w:pPr>
        <w:rPr>
          <w:noProof w:val="0"/>
          <w:lang w:val="en-US"/>
        </w:rPr>
      </w:pPr>
      <w:r w:rsidRPr="008F1F9C">
        <w:rPr>
          <w:noProof w:val="0"/>
          <w:lang w:val="en-US"/>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8F1F9C" w:rsidRDefault="004A2391" w:rsidP="00FC6040">
      <w:pPr>
        <w:rPr>
          <w:noProof w:val="0"/>
          <w:lang w:val="en-US"/>
        </w:rPr>
      </w:pPr>
    </w:p>
    <w:p w14:paraId="4148AA48" w14:textId="1D453142" w:rsidR="004A2391" w:rsidRPr="00E8102C" w:rsidRDefault="004A2391" w:rsidP="004A2391">
      <w:pPr>
        <w:pStyle w:val="Heading2"/>
        <w:rPr>
          <w:noProof w:val="0"/>
          <w:color w:val="auto"/>
          <w:sz w:val="28"/>
          <w:szCs w:val="28"/>
          <w:lang w:val="en-US"/>
        </w:rPr>
      </w:pPr>
      <w:bookmarkStart w:id="34" w:name="_Toc39522468"/>
      <w:r w:rsidRPr="00E8102C">
        <w:rPr>
          <w:noProof w:val="0"/>
          <w:color w:val="auto"/>
          <w:sz w:val="28"/>
          <w:szCs w:val="28"/>
          <w:lang w:val="en-US"/>
        </w:rPr>
        <w:t>4.2. Spring</w:t>
      </w:r>
      <w:bookmarkEnd w:id="34"/>
    </w:p>
    <w:p w14:paraId="3A656BBB" w14:textId="2CD2D147" w:rsidR="00FC6040" w:rsidRPr="008F1F9C" w:rsidRDefault="00FC6040" w:rsidP="00FC6040">
      <w:pPr>
        <w:rPr>
          <w:noProof w:val="0"/>
          <w:lang w:val="en-US"/>
        </w:rPr>
      </w:pPr>
      <w:r w:rsidRPr="008F1F9C">
        <w:rPr>
          <w:noProof w:val="0"/>
          <w:lang w:val="en-US"/>
        </w:rPr>
        <w:t>Spring is one of the most popular application development frameworks. This lightweight and open source framework enables high performance, easily testable and reusable code</w:t>
      </w:r>
      <w:r w:rsidR="00330AB8" w:rsidRPr="008F1F9C">
        <w:rPr>
          <w:noProof w:val="0"/>
          <w:lang w:val="en-US"/>
        </w:rPr>
        <w:t xml:space="preserve"> </w:t>
      </w:r>
      <w:sdt>
        <w:sdtPr>
          <w:rPr>
            <w:noProof w:val="0"/>
            <w:lang w:val="en-US"/>
          </w:rPr>
          <w:id w:val="-961259062"/>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E431F2" w:rsidRPr="00E431F2">
            <w:rPr>
              <w:lang w:val="en-US"/>
            </w:rPr>
            <w:t>[11]</w:t>
          </w:r>
          <w:r w:rsidR="00330AB8" w:rsidRPr="008F1F9C">
            <w:rPr>
              <w:noProof w:val="0"/>
              <w:lang w:val="en-US"/>
            </w:rPr>
            <w:fldChar w:fldCharType="end"/>
          </w:r>
        </w:sdtContent>
      </w:sdt>
      <w:r w:rsidRPr="008F1F9C">
        <w:rPr>
          <w:noProof w:val="0"/>
          <w:lang w:val="en-US"/>
        </w:rPr>
        <w:t>.</w:t>
      </w:r>
    </w:p>
    <w:p w14:paraId="5FE2C909" w14:textId="1472A1AA" w:rsidR="00FC6040" w:rsidRPr="008F1F9C" w:rsidRDefault="00FC6040" w:rsidP="00FC6040">
      <w:pPr>
        <w:rPr>
          <w:noProof w:val="0"/>
          <w:lang w:val="en-US"/>
        </w:rPr>
      </w:pPr>
      <w:r w:rsidRPr="008F1F9C">
        <w:rPr>
          <w:noProof w:val="0"/>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sidRPr="008F1F9C">
        <w:rPr>
          <w:noProof w:val="0"/>
          <w:lang w:val="en-US"/>
        </w:rPr>
        <w:t xml:space="preserve"> </w:t>
      </w:r>
      <w:sdt>
        <w:sdtPr>
          <w:rPr>
            <w:noProof w:val="0"/>
            <w:lang w:val="en-US"/>
          </w:rPr>
          <w:id w:val="376740961"/>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E431F2" w:rsidRPr="00E431F2">
            <w:rPr>
              <w:lang w:val="en-US"/>
            </w:rPr>
            <w:t>[11]</w:t>
          </w:r>
          <w:r w:rsidR="00330AB8" w:rsidRPr="008F1F9C">
            <w:rPr>
              <w:noProof w:val="0"/>
              <w:lang w:val="en-US"/>
            </w:rPr>
            <w:fldChar w:fldCharType="end"/>
          </w:r>
        </w:sdtContent>
      </w:sdt>
      <w:r w:rsidR="00330AB8" w:rsidRPr="008F1F9C">
        <w:rPr>
          <w:noProof w:val="0"/>
          <w:lang w:val="en-US"/>
        </w:rPr>
        <w:t xml:space="preserve"> </w:t>
      </w:r>
      <w:sdt>
        <w:sdtPr>
          <w:rPr>
            <w:noProof w:val="0"/>
            <w:lang w:val="en-US"/>
          </w:rPr>
          <w:id w:val="-173421020"/>
          <w:citation/>
        </w:sdtPr>
        <w:sdtContent>
          <w:r w:rsidR="00330AB8" w:rsidRPr="008F1F9C">
            <w:rPr>
              <w:noProof w:val="0"/>
              <w:lang w:val="en-US"/>
            </w:rPr>
            <w:fldChar w:fldCharType="begin"/>
          </w:r>
          <w:r w:rsidR="000F784E" w:rsidRPr="008F1F9C">
            <w:rPr>
              <w:noProof w:val="0"/>
              <w:lang w:val="en-US"/>
            </w:rPr>
            <w:instrText xml:space="preserve">CITATION 2In20 \l 2070 </w:instrText>
          </w:r>
          <w:r w:rsidR="00330AB8" w:rsidRPr="008F1F9C">
            <w:rPr>
              <w:noProof w:val="0"/>
              <w:lang w:val="en-US"/>
            </w:rPr>
            <w:fldChar w:fldCharType="separate"/>
          </w:r>
          <w:r w:rsidR="00E431F2" w:rsidRPr="00E431F2">
            <w:rPr>
              <w:lang w:val="en-US"/>
            </w:rPr>
            <w:t>[12]</w:t>
          </w:r>
          <w:r w:rsidR="00330AB8" w:rsidRPr="008F1F9C">
            <w:rPr>
              <w:noProof w:val="0"/>
              <w:lang w:val="en-US"/>
            </w:rPr>
            <w:fldChar w:fldCharType="end"/>
          </w:r>
        </w:sdtContent>
      </w:sdt>
      <w:r w:rsidRPr="008F1F9C">
        <w:rPr>
          <w:noProof w:val="0"/>
          <w:lang w:val="en-US"/>
        </w:rPr>
        <w:t>.</w:t>
      </w:r>
    </w:p>
    <w:p w14:paraId="1A4751E3" w14:textId="1A49027C" w:rsidR="00FC6040" w:rsidRPr="008F1F9C" w:rsidRDefault="00FC6040" w:rsidP="00FC6040">
      <w:pPr>
        <w:rPr>
          <w:noProof w:val="0"/>
          <w:lang w:val="en-US"/>
        </w:rPr>
      </w:pPr>
      <w:r w:rsidRPr="008F1F9C">
        <w:rPr>
          <w:noProof w:val="0"/>
          <w:lang w:val="en-US"/>
        </w:rPr>
        <w:t xml:space="preserve">Besides the core functionalities, Spring has several projects which allow to extend these functionalities for specific needs. Two projects worthy of mention are Spring Boot and Spring Security which </w:t>
      </w:r>
      <w:r w:rsidR="00377445" w:rsidRPr="008F1F9C">
        <w:rPr>
          <w:noProof w:val="0"/>
          <w:lang w:val="en-US"/>
        </w:rPr>
        <w:t xml:space="preserve">are </w:t>
      </w:r>
      <w:r w:rsidRPr="008F1F9C">
        <w:rPr>
          <w:noProof w:val="0"/>
          <w:lang w:val="en-US"/>
        </w:rPr>
        <w:t>used on this project.</w:t>
      </w:r>
    </w:p>
    <w:p w14:paraId="45B4A778" w14:textId="010C92C9" w:rsidR="00050398" w:rsidRPr="008F1F9C" w:rsidRDefault="00050398" w:rsidP="005153AD">
      <w:pPr>
        <w:rPr>
          <w:noProof w:val="0"/>
          <w:lang w:val="en-US"/>
        </w:rPr>
      </w:pPr>
    </w:p>
    <w:p w14:paraId="75595679" w14:textId="79E0E1E1" w:rsidR="00050398" w:rsidRPr="008F1F9C" w:rsidRDefault="00050398" w:rsidP="00AB6EF8">
      <w:pPr>
        <w:pStyle w:val="Heading3"/>
        <w:rPr>
          <w:noProof w:val="0"/>
          <w:color w:val="auto"/>
          <w:sz w:val="28"/>
          <w:szCs w:val="28"/>
          <w:lang w:val="en-US"/>
        </w:rPr>
      </w:pPr>
      <w:bookmarkStart w:id="35" w:name="_Toc533370019"/>
      <w:bookmarkStart w:id="36" w:name="_Toc27948159"/>
      <w:bookmarkStart w:id="37" w:name="_Toc39522469"/>
      <w:r w:rsidRPr="008F1F9C">
        <w:rPr>
          <w:noProof w:val="0"/>
          <w:color w:val="auto"/>
          <w:sz w:val="28"/>
          <w:szCs w:val="28"/>
          <w:lang w:val="en-US"/>
        </w:rPr>
        <w:t>4.</w:t>
      </w:r>
      <w:r w:rsidRPr="008F1F9C">
        <w:rPr>
          <w:rStyle w:val="Heading3Char"/>
          <w:noProof w:val="0"/>
          <w:color w:val="auto"/>
          <w:sz w:val="28"/>
          <w:szCs w:val="28"/>
          <w:lang w:val="en-US"/>
        </w:rPr>
        <w:t>2.1. Spring Boot</w:t>
      </w:r>
      <w:bookmarkEnd w:id="35"/>
      <w:bookmarkEnd w:id="36"/>
      <w:bookmarkEnd w:id="37"/>
    </w:p>
    <w:p w14:paraId="23AE9140" w14:textId="7D2809FE" w:rsidR="00FC6040" w:rsidRPr="008F1F9C" w:rsidRDefault="00FC6040" w:rsidP="00FC6040">
      <w:pPr>
        <w:rPr>
          <w:noProof w:val="0"/>
          <w:lang w:val="en-US"/>
        </w:rPr>
      </w:pPr>
      <w:r w:rsidRPr="008F1F9C">
        <w:rPr>
          <w:noProof w:val="0"/>
          <w:lang w:val="en-US"/>
        </w:rPr>
        <w:t xml:space="preserve">Spring boot makes it easier </w:t>
      </w:r>
      <w:r w:rsidR="00377445" w:rsidRPr="008F1F9C">
        <w:rPr>
          <w:noProof w:val="0"/>
          <w:lang w:val="en-US"/>
        </w:rPr>
        <w:t xml:space="preserve">to </w:t>
      </w:r>
      <w:r w:rsidRPr="008F1F9C">
        <w:rPr>
          <w:noProof w:val="0"/>
          <w:lang w:val="en-US"/>
        </w:rPr>
        <w:t xml:space="preserve">develop Spring applications. Includes embedded Tomcat, Jetty or Undertown as web application servers allowing the development of standalone applications, automatically configure Spring and 3rd party libraries when possible, offers a set of dependencies to </w:t>
      </w:r>
      <w:r w:rsidRPr="008F1F9C">
        <w:rPr>
          <w:noProof w:val="0"/>
          <w:lang w:val="en-US"/>
        </w:rPr>
        <w:lastRenderedPageBreak/>
        <w:t>help build the application (starter dependencies), requires no XML configurations and no code generation</w:t>
      </w:r>
      <w:r w:rsidR="00330AB8" w:rsidRPr="008F1F9C">
        <w:rPr>
          <w:noProof w:val="0"/>
          <w:lang w:val="en-US"/>
        </w:rPr>
        <w:t xml:space="preserve"> </w:t>
      </w:r>
      <w:sdt>
        <w:sdtPr>
          <w:rPr>
            <w:noProof w:val="0"/>
            <w:lang w:val="en-US"/>
          </w:rPr>
          <w:id w:val="-1934343491"/>
          <w:citation/>
        </w:sdtPr>
        <w:sdtContent>
          <w:r w:rsidR="00330AB8" w:rsidRPr="008F1F9C">
            <w:rPr>
              <w:noProof w:val="0"/>
              <w:lang w:val="en-US"/>
            </w:rPr>
            <w:fldChar w:fldCharType="begin"/>
          </w:r>
          <w:r w:rsidR="00795FAD" w:rsidRPr="008F1F9C">
            <w:rPr>
              <w:noProof w:val="0"/>
              <w:lang w:val="en-US"/>
            </w:rPr>
            <w:instrText xml:space="preserve">CITATION Spr201 \l 2070 </w:instrText>
          </w:r>
          <w:r w:rsidR="00330AB8" w:rsidRPr="008F1F9C">
            <w:rPr>
              <w:noProof w:val="0"/>
              <w:lang w:val="en-US"/>
            </w:rPr>
            <w:fldChar w:fldCharType="separate"/>
          </w:r>
          <w:r w:rsidR="00E431F2" w:rsidRPr="00E431F2">
            <w:rPr>
              <w:lang w:val="en-US"/>
            </w:rPr>
            <w:t>[13]</w:t>
          </w:r>
          <w:r w:rsidR="00330AB8" w:rsidRPr="008F1F9C">
            <w:rPr>
              <w:noProof w:val="0"/>
              <w:lang w:val="en-US"/>
            </w:rPr>
            <w:fldChar w:fldCharType="end"/>
          </w:r>
        </w:sdtContent>
      </w:sdt>
      <w:r w:rsidRPr="008F1F9C">
        <w:rPr>
          <w:noProof w:val="0"/>
          <w:lang w:val="en-US"/>
        </w:rPr>
        <w:t>.</w:t>
      </w:r>
    </w:p>
    <w:p w14:paraId="7B06F9E5" w14:textId="7FA08976" w:rsidR="00FC6040" w:rsidRPr="008F1F9C" w:rsidRDefault="00FC6040" w:rsidP="00FC6040">
      <w:pPr>
        <w:rPr>
          <w:noProof w:val="0"/>
          <w:lang w:val="en-US"/>
        </w:rPr>
      </w:pPr>
      <w:r w:rsidRPr="008F1F9C">
        <w:rPr>
          <w:noProof w:val="0"/>
          <w:lang w:val="en-US"/>
        </w:rPr>
        <w:t>Adding to this, Spring Boot is a widely used project which has a very active community.</w:t>
      </w:r>
    </w:p>
    <w:p w14:paraId="79CD6594" w14:textId="77777777" w:rsidR="007A4B78" w:rsidRPr="008F1F9C" w:rsidRDefault="007A4B78" w:rsidP="00FC6040">
      <w:pPr>
        <w:rPr>
          <w:noProof w:val="0"/>
          <w:lang w:val="en-US"/>
        </w:rPr>
      </w:pPr>
    </w:p>
    <w:p w14:paraId="5EA1B7E0" w14:textId="6DB7BF11" w:rsidR="007A4B78" w:rsidRPr="00E8102C" w:rsidRDefault="007A4B78" w:rsidP="007A4B78">
      <w:pPr>
        <w:pStyle w:val="Heading2"/>
        <w:rPr>
          <w:noProof w:val="0"/>
          <w:color w:val="auto"/>
          <w:sz w:val="28"/>
          <w:szCs w:val="28"/>
          <w:lang w:val="en-US"/>
        </w:rPr>
      </w:pPr>
      <w:bookmarkStart w:id="38" w:name="_Toc39522471"/>
      <w:r w:rsidRPr="00E8102C">
        <w:rPr>
          <w:noProof w:val="0"/>
          <w:color w:val="auto"/>
          <w:sz w:val="28"/>
          <w:szCs w:val="28"/>
          <w:lang w:val="en-US"/>
        </w:rPr>
        <w:t>4.3. Swagger</w:t>
      </w:r>
      <w:bookmarkEnd w:id="38"/>
    </w:p>
    <w:p w14:paraId="7D1803F5" w14:textId="0272EA0B" w:rsidR="007A4B78" w:rsidRPr="008F1F9C" w:rsidRDefault="007A4B78" w:rsidP="007A4B78">
      <w:pPr>
        <w:rPr>
          <w:noProof w:val="0"/>
          <w:lang w:val="en-US"/>
        </w:rPr>
      </w:pPr>
      <w:r w:rsidRPr="008F1F9C">
        <w:rPr>
          <w:noProof w:val="0"/>
          <w:lang w:val="en-US"/>
        </w:rPr>
        <w:t xml:space="preserve">Swagger enables developers to describe their API’s structure in such a way that it is possible to build both beautiful and interactive API documentation </w:t>
      </w:r>
      <w:sdt>
        <w:sdtPr>
          <w:rPr>
            <w:noProof w:val="0"/>
            <w:lang w:val="en-US"/>
          </w:rPr>
          <w:id w:val="63385426"/>
          <w:citation/>
        </w:sdtPr>
        <w:sdtContent>
          <w:r w:rsidRPr="008F1F9C">
            <w:rPr>
              <w:noProof w:val="0"/>
              <w:lang w:val="en-US"/>
            </w:rPr>
            <w:fldChar w:fldCharType="begin"/>
          </w:r>
          <w:r w:rsidR="000F784E" w:rsidRPr="008F1F9C">
            <w:rPr>
              <w:noProof w:val="0"/>
              <w:lang w:val="en-US"/>
            </w:rPr>
            <w:instrText xml:space="preserve">CITATION API20 \l 2070 </w:instrText>
          </w:r>
          <w:r w:rsidRPr="008F1F9C">
            <w:rPr>
              <w:noProof w:val="0"/>
              <w:lang w:val="en-US"/>
            </w:rPr>
            <w:fldChar w:fldCharType="separate"/>
          </w:r>
          <w:r w:rsidR="00E431F2" w:rsidRPr="00E431F2">
            <w:rPr>
              <w:lang w:val="en-US"/>
            </w:rPr>
            <w:t>[15]</w:t>
          </w:r>
          <w:r w:rsidRPr="008F1F9C">
            <w:rPr>
              <w:noProof w:val="0"/>
              <w:lang w:val="en-US"/>
            </w:rPr>
            <w:fldChar w:fldCharType="end"/>
          </w:r>
        </w:sdtContent>
      </w:sdt>
      <w:r w:rsidRPr="008F1F9C">
        <w:rPr>
          <w:noProof w:val="0"/>
          <w:lang w:val="en-US"/>
        </w:rPr>
        <w:t>. Swagger UI enables automatic generation of a rich user interface with the API documentation, this UI is generated from documentation compliant with the Open API standard.</w:t>
      </w:r>
    </w:p>
    <w:p w14:paraId="6ACAD1E9" w14:textId="77777777" w:rsidR="007A4B78" w:rsidRPr="008F1F9C" w:rsidRDefault="007A4B78" w:rsidP="00FC6040">
      <w:pPr>
        <w:rPr>
          <w:noProof w:val="0"/>
          <w:lang w:val="en-US"/>
        </w:rPr>
      </w:pPr>
    </w:p>
    <w:p w14:paraId="203D73F9" w14:textId="0830E345" w:rsidR="004A2391" w:rsidRPr="00E8102C" w:rsidRDefault="004A2391" w:rsidP="004A2391">
      <w:pPr>
        <w:pStyle w:val="Heading2"/>
        <w:rPr>
          <w:noProof w:val="0"/>
          <w:color w:val="auto"/>
          <w:sz w:val="28"/>
          <w:szCs w:val="28"/>
          <w:lang w:val="en-US"/>
        </w:rPr>
      </w:pPr>
      <w:bookmarkStart w:id="39"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39"/>
    </w:p>
    <w:p w14:paraId="516F3324" w14:textId="0A2351B2" w:rsidR="00FC6040" w:rsidRPr="008F1F9C" w:rsidRDefault="00FC6040" w:rsidP="00FC6040">
      <w:pPr>
        <w:rPr>
          <w:noProof w:val="0"/>
          <w:lang w:val="en-US"/>
        </w:rPr>
      </w:pPr>
      <w:r w:rsidRPr="008F1F9C">
        <w:rPr>
          <w:noProof w:val="0"/>
          <w:lang w:val="en-US"/>
        </w:rPr>
        <w:t>Docker is a tool designed to make it easier to create, deploy, and run applications by using containers</w:t>
      </w:r>
      <w:r w:rsidR="00330AB8" w:rsidRPr="008F1F9C">
        <w:rPr>
          <w:noProof w:val="0"/>
          <w:lang w:val="en-US"/>
        </w:rPr>
        <w:t xml:space="preserve"> </w:t>
      </w:r>
      <w:sdt>
        <w:sdtPr>
          <w:rPr>
            <w:noProof w:val="0"/>
            <w:lang w:val="en-US"/>
          </w:rPr>
          <w:id w:val="-73587289"/>
          <w:citation/>
        </w:sdtPr>
        <w:sdtContent>
          <w:r w:rsidR="00330AB8" w:rsidRPr="008F1F9C">
            <w:rPr>
              <w:noProof w:val="0"/>
              <w:lang w:val="en-US"/>
            </w:rPr>
            <w:fldChar w:fldCharType="begin"/>
          </w:r>
          <w:r w:rsidR="00795FAD" w:rsidRPr="008F1F9C">
            <w:rPr>
              <w:noProof w:val="0"/>
              <w:lang w:val="en-US"/>
            </w:rPr>
            <w:instrText xml:space="preserve">CITATION Emp20 \l 2070 </w:instrText>
          </w:r>
          <w:r w:rsidR="00330AB8" w:rsidRPr="008F1F9C">
            <w:rPr>
              <w:noProof w:val="0"/>
              <w:lang w:val="en-US"/>
            </w:rPr>
            <w:fldChar w:fldCharType="separate"/>
          </w:r>
          <w:r w:rsidR="00E431F2" w:rsidRPr="00E431F2">
            <w:rPr>
              <w:lang w:val="en-US"/>
            </w:rPr>
            <w:t>[16]</w:t>
          </w:r>
          <w:r w:rsidR="00330AB8" w:rsidRPr="008F1F9C">
            <w:rPr>
              <w:noProof w:val="0"/>
              <w:lang w:val="en-US"/>
            </w:rPr>
            <w:fldChar w:fldCharType="end"/>
          </w:r>
        </w:sdtContent>
      </w:sdt>
      <w:sdt>
        <w:sdtPr>
          <w:rPr>
            <w:noProof w:val="0"/>
            <w:lang w:val="en-US"/>
          </w:rPr>
          <w:id w:val="-1187594216"/>
          <w:citation/>
        </w:sdtPr>
        <w:sdtContent>
          <w:r w:rsidR="00330AB8" w:rsidRPr="008F1F9C">
            <w:rPr>
              <w:noProof w:val="0"/>
              <w:lang w:val="en-US"/>
            </w:rPr>
            <w:fldChar w:fldCharType="begin"/>
          </w:r>
          <w:r w:rsidR="000F784E" w:rsidRPr="008F1F9C">
            <w:rPr>
              <w:noProof w:val="0"/>
              <w:lang w:val="en-US"/>
            </w:rPr>
            <w:instrText xml:space="preserve">CITATION Doc20 \l 2070 </w:instrText>
          </w:r>
          <w:r w:rsidR="00330AB8" w:rsidRPr="008F1F9C">
            <w:rPr>
              <w:noProof w:val="0"/>
              <w:lang w:val="en-US"/>
            </w:rPr>
            <w:fldChar w:fldCharType="separate"/>
          </w:r>
          <w:r w:rsidR="00E431F2">
            <w:rPr>
              <w:lang w:val="en-US"/>
            </w:rPr>
            <w:t xml:space="preserve"> </w:t>
          </w:r>
          <w:r w:rsidR="00E431F2" w:rsidRPr="00E431F2">
            <w:rPr>
              <w:lang w:val="en-US"/>
            </w:rPr>
            <w:t>[17]</w:t>
          </w:r>
          <w:r w:rsidR="00330AB8" w:rsidRPr="008F1F9C">
            <w:rPr>
              <w:noProof w:val="0"/>
              <w:lang w:val="en-US"/>
            </w:rPr>
            <w:fldChar w:fldCharType="end"/>
          </w:r>
        </w:sdtContent>
      </w:sdt>
      <w:sdt>
        <w:sdtPr>
          <w:rPr>
            <w:noProof w:val="0"/>
            <w:lang w:val="en-US"/>
          </w:rPr>
          <w:id w:val="-2057078135"/>
          <w:citation/>
        </w:sdtPr>
        <w:sdtContent>
          <w:r w:rsidR="00B27D60" w:rsidRPr="008F1F9C">
            <w:rPr>
              <w:noProof w:val="0"/>
              <w:lang w:val="en-US"/>
            </w:rPr>
            <w:fldChar w:fldCharType="begin"/>
          </w:r>
          <w:r w:rsidR="00B27D60" w:rsidRPr="008F1F9C">
            <w:rPr>
              <w:noProof w:val="0"/>
              <w:lang w:val="en-US"/>
            </w:rPr>
            <w:instrText xml:space="preserve"> CITATION Sha19 \l 2057 </w:instrText>
          </w:r>
          <w:r w:rsidR="00B27D60" w:rsidRPr="008F1F9C">
            <w:rPr>
              <w:noProof w:val="0"/>
              <w:lang w:val="en-US"/>
            </w:rPr>
            <w:fldChar w:fldCharType="separate"/>
          </w:r>
          <w:r w:rsidR="00E431F2">
            <w:rPr>
              <w:lang w:val="en-US"/>
            </w:rPr>
            <w:t xml:space="preserve"> </w:t>
          </w:r>
          <w:r w:rsidR="00E431F2" w:rsidRPr="00E431F2">
            <w:rPr>
              <w:lang w:val="en-US"/>
            </w:rPr>
            <w:t>[18]</w:t>
          </w:r>
          <w:r w:rsidR="00B27D60" w:rsidRPr="008F1F9C">
            <w:rPr>
              <w:noProof w:val="0"/>
              <w:lang w:val="en-US"/>
            </w:rPr>
            <w:fldChar w:fldCharType="end"/>
          </w:r>
        </w:sdtContent>
      </w:sdt>
      <w:r w:rsidRPr="008F1F9C">
        <w:rPr>
          <w:noProof w:val="0"/>
          <w:lang w:val="en-US"/>
        </w:rPr>
        <w:t>.</w:t>
      </w:r>
    </w:p>
    <w:p w14:paraId="3209C8C4" w14:textId="2719E6FA" w:rsidR="00FC6040" w:rsidRPr="008F1F9C" w:rsidRDefault="00FC6040" w:rsidP="00FC6040">
      <w:pPr>
        <w:rPr>
          <w:noProof w:val="0"/>
          <w:lang w:val="en-US"/>
        </w:rPr>
      </w:pPr>
      <w:r w:rsidRPr="008F1F9C">
        <w:rPr>
          <w:noProof w:val="0"/>
          <w:lang w:val="en-US"/>
        </w:rPr>
        <w:t>Containers are a standardized unit of software that allows developers to isolate their app from its environment, solving the “it works on my machine”</w:t>
      </w:r>
      <w:r w:rsidR="00377445" w:rsidRPr="008F1F9C">
        <w:rPr>
          <w:noProof w:val="0"/>
          <w:lang w:val="en-US"/>
        </w:rPr>
        <w:t>.</w:t>
      </w:r>
      <w:r w:rsidRPr="008F1F9C">
        <w:rPr>
          <w:noProof w:val="0"/>
          <w:lang w:val="en-US"/>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8F1F9C" w:rsidRDefault="00FC6040" w:rsidP="00FC6040">
      <w:pPr>
        <w:rPr>
          <w:noProof w:val="0"/>
          <w:lang w:val="en-US"/>
        </w:rPr>
      </w:pPr>
      <w:r w:rsidRPr="008F1F9C">
        <w:rPr>
          <w:noProof w:val="0"/>
          <w:lang w:val="en-US"/>
        </w:rPr>
        <w:t>Another advantage of the containers is that they are lightweight, require fewer resources and have very quick start up times, and secure, the container provides isolation from other containers.</w:t>
      </w:r>
    </w:p>
    <w:p w14:paraId="7668293A" w14:textId="77777777" w:rsidR="00FC6040" w:rsidRPr="008F1F9C" w:rsidRDefault="00FC6040" w:rsidP="00FC6040">
      <w:pPr>
        <w:rPr>
          <w:noProof w:val="0"/>
          <w:lang w:val="en-US"/>
        </w:rPr>
      </w:pPr>
      <w:r w:rsidRPr="008F1F9C">
        <w:rPr>
          <w:noProof w:val="0"/>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8F1F9C" w:rsidRDefault="00FC6040" w:rsidP="00FC6040">
      <w:pPr>
        <w:rPr>
          <w:noProof w:val="0"/>
          <w:lang w:val="en-US"/>
        </w:rPr>
      </w:pPr>
      <w:r w:rsidRPr="008F1F9C">
        <w:rPr>
          <w:noProof w:val="0"/>
          <w:lang w:val="en-US"/>
        </w:rPr>
        <w:t>There are several images available for use in docker in image registries like Docker Hub</w:t>
      </w:r>
      <w:r w:rsidR="00C16541" w:rsidRPr="008F1F9C">
        <w:rPr>
          <w:noProof w:val="0"/>
          <w:lang w:val="en-US"/>
        </w:rPr>
        <w:t xml:space="preserve"> </w:t>
      </w:r>
      <w:sdt>
        <w:sdtPr>
          <w:rPr>
            <w:noProof w:val="0"/>
            <w:lang w:val="en-US"/>
          </w:rPr>
          <w:id w:val="1885602768"/>
          <w:citation/>
        </w:sdtPr>
        <w:sdtContent>
          <w:r w:rsidR="00C16541" w:rsidRPr="008F1F9C">
            <w:rPr>
              <w:noProof w:val="0"/>
              <w:lang w:val="en-US"/>
            </w:rPr>
            <w:fldChar w:fldCharType="begin"/>
          </w:r>
          <w:r w:rsidR="000F784E" w:rsidRPr="008F1F9C">
            <w:rPr>
              <w:noProof w:val="0"/>
              <w:lang w:val="en-US"/>
            </w:rPr>
            <w:instrText xml:space="preserve">CITATION Doc201 \l 2070 </w:instrText>
          </w:r>
          <w:r w:rsidR="00C16541" w:rsidRPr="008F1F9C">
            <w:rPr>
              <w:noProof w:val="0"/>
              <w:lang w:val="en-US"/>
            </w:rPr>
            <w:fldChar w:fldCharType="separate"/>
          </w:r>
          <w:r w:rsidR="00E431F2" w:rsidRPr="00E431F2">
            <w:rPr>
              <w:lang w:val="en-US"/>
            </w:rPr>
            <w:t>[19]</w:t>
          </w:r>
          <w:r w:rsidR="00C16541" w:rsidRPr="008F1F9C">
            <w:rPr>
              <w:noProof w:val="0"/>
              <w:lang w:val="en-US"/>
            </w:rPr>
            <w:fldChar w:fldCharType="end"/>
          </w:r>
        </w:sdtContent>
      </w:sdt>
      <w:r w:rsidRPr="008F1F9C">
        <w:rPr>
          <w:noProof w:val="0"/>
          <w:lang w:val="en-US"/>
        </w:rPr>
        <w:t>. For most cases custom docker images need to be built and these can be built recurring to Docker files.</w:t>
      </w:r>
    </w:p>
    <w:p w14:paraId="1FB068BA" w14:textId="7096DAAA" w:rsidR="00FC6040" w:rsidRPr="008F1F9C" w:rsidRDefault="00FC6040" w:rsidP="00FC6040">
      <w:pPr>
        <w:rPr>
          <w:noProof w:val="0"/>
          <w:lang w:val="en-US"/>
        </w:rPr>
      </w:pPr>
      <w:r w:rsidRPr="008F1F9C">
        <w:rPr>
          <w:noProof w:val="0"/>
          <w:lang w:val="en-US"/>
        </w:rPr>
        <w:t>A Dockerfile is a text file which includes the instructions to build a Docker image. A Dockerfile specifies the operating system, the runtimes, environmental variables, file locations, network ports, other components it needs and what the container will be doing once we run it. With a Dockerfile a Docker client can build an image, build a container from that image and execute it.</w:t>
      </w:r>
    </w:p>
    <w:p w14:paraId="0340B4DA" w14:textId="77777777" w:rsidR="004A2391" w:rsidRPr="008F1F9C" w:rsidRDefault="004A2391" w:rsidP="00FC6040">
      <w:pPr>
        <w:rPr>
          <w:noProof w:val="0"/>
          <w:lang w:val="en-US"/>
        </w:rPr>
      </w:pPr>
    </w:p>
    <w:p w14:paraId="11F01973" w14:textId="6F183ED8" w:rsidR="00AD353A" w:rsidRPr="0028056F" w:rsidRDefault="00FC6040" w:rsidP="00CD7822">
      <w:pPr>
        <w:pStyle w:val="Heading1"/>
      </w:pPr>
      <w:r w:rsidRPr="00E8102C">
        <w:br w:type="page"/>
      </w:r>
      <w:bookmarkStart w:id="40" w:name="_Ref43034646"/>
      <w:r w:rsidR="0000657F" w:rsidRPr="0028056F">
        <w:lastRenderedPageBreak/>
        <w:t>Architecture</w:t>
      </w:r>
      <w:bookmarkEnd w:id="40"/>
    </w:p>
    <w:p w14:paraId="740567F0" w14:textId="54DAEEA0" w:rsidR="00567E9A" w:rsidRPr="0028056F" w:rsidRDefault="00567E9A" w:rsidP="00567E9A">
      <w:pPr>
        <w:rPr>
          <w:noProof w:val="0"/>
          <w:lang w:val="en-US"/>
        </w:rPr>
      </w:pPr>
      <w:r w:rsidRPr="0028056F">
        <w:rPr>
          <w:noProof w:val="0"/>
          <w:lang w:val="en-US"/>
        </w:rPr>
        <w:t>To develop the IS</w:t>
      </w:r>
      <w:r w:rsidR="001327C4" w:rsidRPr="0028056F">
        <w:rPr>
          <w:noProof w:val="0"/>
          <w:lang w:val="en-US"/>
        </w:rPr>
        <w:t xml:space="preserve"> </w:t>
      </w:r>
      <w:r w:rsidRPr="0028056F">
        <w:rPr>
          <w:noProof w:val="0"/>
          <w:lang w:val="en-US"/>
        </w:rPr>
        <w:t xml:space="preserve">E-Learning </w:t>
      </w:r>
      <w:r w:rsidR="001327C4" w:rsidRPr="0028056F">
        <w:rPr>
          <w:noProof w:val="0"/>
          <w:lang w:val="en-US"/>
        </w:rPr>
        <w:t xml:space="preserve">platform </w:t>
      </w:r>
      <w:r w:rsidRPr="0028056F">
        <w:rPr>
          <w:noProof w:val="0"/>
          <w:lang w:val="en-US"/>
        </w:rPr>
        <w:t>three main modules were identified: UI, Services and Execution Environments.</w:t>
      </w:r>
    </w:p>
    <w:p w14:paraId="0E7163D1" w14:textId="77777777" w:rsidR="00567E9A" w:rsidRPr="0028056F" w:rsidRDefault="00567E9A" w:rsidP="00567E9A">
      <w:pPr>
        <w:rPr>
          <w:noProof w:val="0"/>
          <w:lang w:val="en-US"/>
        </w:rPr>
      </w:pPr>
      <w:r w:rsidRPr="0028056F">
        <w:rPr>
          <w:noProof w:val="0"/>
          <w:lang w:val="en-US"/>
        </w:rPr>
        <w:t>The UI module is the presentation layer, with which the final user will interact. This interface will be developed as a single page application.</w:t>
      </w:r>
    </w:p>
    <w:p w14:paraId="2F0F05B2" w14:textId="5F972F3C" w:rsidR="00567E9A" w:rsidRPr="0028056F" w:rsidRDefault="00567E9A" w:rsidP="00567E9A">
      <w:pPr>
        <w:rPr>
          <w:noProof w:val="0"/>
          <w:lang w:val="en-US"/>
        </w:rPr>
      </w:pPr>
      <w:r w:rsidRPr="0028056F">
        <w:rPr>
          <w:noProof w:val="0"/>
          <w:lang w:val="en-US"/>
        </w:rPr>
        <w:t xml:space="preserve">The Services module will provide a REST API </w:t>
      </w:r>
      <w:sdt>
        <w:sdtPr>
          <w:rPr>
            <w:noProof w:val="0"/>
            <w:lang w:val="en-US"/>
          </w:rPr>
          <w:id w:val="-384798717"/>
          <w:citation/>
        </w:sdtPr>
        <w:sdtContent>
          <w:r w:rsidR="00C16541" w:rsidRPr="0028056F">
            <w:rPr>
              <w:noProof w:val="0"/>
              <w:lang w:val="en-US"/>
            </w:rPr>
            <w:fldChar w:fldCharType="begin"/>
          </w:r>
          <w:r w:rsidR="00795FAD" w:rsidRPr="0028056F">
            <w:rPr>
              <w:noProof w:val="0"/>
              <w:lang w:val="en-US"/>
            </w:rPr>
            <w:instrText xml:space="preserve">CITATION Wha20 \l 2070 </w:instrText>
          </w:r>
          <w:r w:rsidR="00C16541" w:rsidRPr="0028056F">
            <w:rPr>
              <w:noProof w:val="0"/>
              <w:lang w:val="en-US"/>
            </w:rPr>
            <w:fldChar w:fldCharType="separate"/>
          </w:r>
          <w:r w:rsidR="00E431F2" w:rsidRPr="00E431F2">
            <w:rPr>
              <w:lang w:val="en-US"/>
            </w:rPr>
            <w:t>[20]</w:t>
          </w:r>
          <w:r w:rsidR="00C16541" w:rsidRPr="0028056F">
            <w:rPr>
              <w:noProof w:val="0"/>
              <w:lang w:val="en-US"/>
            </w:rPr>
            <w:fldChar w:fldCharType="end"/>
          </w:r>
        </w:sdtContent>
      </w:sdt>
      <w:r w:rsidR="00C16541" w:rsidRPr="0028056F">
        <w:rPr>
          <w:noProof w:val="0"/>
          <w:lang w:val="en-US"/>
        </w:rPr>
        <w:t xml:space="preserve"> </w:t>
      </w:r>
      <w:r w:rsidRPr="0028056F">
        <w:rPr>
          <w:noProof w:val="0"/>
          <w:lang w:val="en-US"/>
        </w:rPr>
        <w:t>which is the core of the platform. This REST API can be used standalone or with the UI module and will be used to support the UI module.</w:t>
      </w:r>
    </w:p>
    <w:p w14:paraId="6E5A3D0D" w14:textId="77777777" w:rsidR="00567E9A" w:rsidRPr="0028056F" w:rsidRDefault="00567E9A" w:rsidP="00567E9A">
      <w:pPr>
        <w:rPr>
          <w:noProof w:val="0"/>
          <w:lang w:val="en-US"/>
        </w:rPr>
      </w:pPr>
      <w:r w:rsidRPr="0028056F">
        <w:rPr>
          <w:noProof w:val="0"/>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28056F" w:rsidRDefault="00567E9A" w:rsidP="00567E9A">
      <w:pPr>
        <w:rPr>
          <w:noProof w:val="0"/>
          <w:lang w:val="en-US"/>
        </w:rPr>
      </w:pPr>
      <w:r w:rsidRPr="0028056F">
        <w:rPr>
          <w:noProof w:val="0"/>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28056F" w:rsidRDefault="00567E9A" w:rsidP="00567E9A">
      <w:pPr>
        <w:keepNext/>
        <w:jc w:val="center"/>
        <w:rPr>
          <w:noProof w:val="0"/>
          <w:lang w:val="en-US"/>
        </w:rPr>
      </w:pPr>
      <w:r w:rsidRPr="0028056F">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9CE99BE" w:rsidR="00567E9A" w:rsidRPr="0028056F" w:rsidRDefault="00567E9A" w:rsidP="00567E9A">
      <w:pPr>
        <w:pStyle w:val="Caption"/>
        <w:rPr>
          <w:noProof w:val="0"/>
          <w:lang w:val="en-US"/>
        </w:rPr>
      </w:pPr>
      <w:bookmarkStart w:id="41" w:name="_Toc39522490"/>
      <w:r w:rsidRPr="0028056F">
        <w:rPr>
          <w:noProof w:val="0"/>
          <w:lang w:val="en-US"/>
        </w:rPr>
        <w:t xml:space="preserve">Figure </w:t>
      </w:r>
      <w:r w:rsidRPr="0028056F">
        <w:rPr>
          <w:noProof w:val="0"/>
          <w:lang w:val="en-US"/>
        </w:rPr>
        <w:fldChar w:fldCharType="begin"/>
      </w:r>
      <w:r w:rsidRPr="0028056F">
        <w:rPr>
          <w:noProof w:val="0"/>
          <w:lang w:val="en-US"/>
        </w:rPr>
        <w:instrText xml:space="preserve"> SEQ Figure \* ARABIC </w:instrText>
      </w:r>
      <w:r w:rsidRPr="0028056F">
        <w:rPr>
          <w:noProof w:val="0"/>
          <w:lang w:val="en-US"/>
        </w:rPr>
        <w:fldChar w:fldCharType="separate"/>
      </w:r>
      <w:r w:rsidR="005E21C5">
        <w:rPr>
          <w:lang w:val="en-US"/>
        </w:rPr>
        <w:t>7</w:t>
      </w:r>
      <w:r w:rsidRPr="0028056F">
        <w:rPr>
          <w:noProof w:val="0"/>
          <w:lang w:val="en-US"/>
        </w:rPr>
        <w:fldChar w:fldCharType="end"/>
      </w:r>
      <w:r w:rsidRPr="0028056F">
        <w:rPr>
          <w:noProof w:val="0"/>
          <w:lang w:val="en-US"/>
        </w:rPr>
        <w:t xml:space="preserve"> – </w:t>
      </w:r>
      <w:r w:rsidR="002D4690" w:rsidRPr="0028056F">
        <w:rPr>
          <w:noProof w:val="0"/>
          <w:lang w:val="en-US"/>
        </w:rPr>
        <w:t>Architectural Layered</w:t>
      </w:r>
      <w:r w:rsidRPr="0028056F">
        <w:rPr>
          <w:noProof w:val="0"/>
          <w:lang w:val="en-US"/>
        </w:rPr>
        <w:t xml:space="preserve"> </w:t>
      </w:r>
      <w:r w:rsidR="002D4690" w:rsidRPr="0028056F">
        <w:rPr>
          <w:noProof w:val="0"/>
          <w:lang w:val="en-US"/>
        </w:rPr>
        <w:t>Module view, with inter module interactions</w:t>
      </w:r>
      <w:bookmarkEnd w:id="41"/>
    </w:p>
    <w:p w14:paraId="11A61D8F" w14:textId="77777777" w:rsidR="004A2391" w:rsidRPr="0028056F" w:rsidRDefault="004A2391" w:rsidP="004A2391">
      <w:pPr>
        <w:rPr>
          <w:noProof w:val="0"/>
          <w:lang w:val="en-US"/>
        </w:rPr>
      </w:pPr>
    </w:p>
    <w:p w14:paraId="6FAD2C54" w14:textId="35ED078F" w:rsidR="004A2391" w:rsidRPr="00E8102C" w:rsidRDefault="004A2391" w:rsidP="004A2391">
      <w:pPr>
        <w:pStyle w:val="Heading2"/>
        <w:rPr>
          <w:noProof w:val="0"/>
          <w:color w:val="auto"/>
          <w:sz w:val="28"/>
          <w:szCs w:val="28"/>
          <w:lang w:val="en-US"/>
        </w:rPr>
      </w:pPr>
      <w:bookmarkStart w:id="42" w:name="_Toc39522474"/>
      <w:r w:rsidRPr="00E8102C">
        <w:rPr>
          <w:noProof w:val="0"/>
          <w:color w:val="auto"/>
          <w:sz w:val="28"/>
          <w:szCs w:val="28"/>
          <w:lang w:val="en-US"/>
        </w:rPr>
        <w:t xml:space="preserve">5.1. </w:t>
      </w:r>
      <w:bookmarkEnd w:id="42"/>
      <w:r w:rsidR="006E69CA">
        <w:rPr>
          <w:noProof w:val="0"/>
          <w:color w:val="auto"/>
          <w:sz w:val="28"/>
          <w:szCs w:val="28"/>
          <w:lang w:val="en-US"/>
        </w:rPr>
        <w:t>Web Client</w:t>
      </w:r>
    </w:p>
    <w:p w14:paraId="246816A7" w14:textId="6147C440" w:rsidR="00567E9A" w:rsidRPr="0028056F" w:rsidRDefault="00567E9A" w:rsidP="00567E9A">
      <w:pPr>
        <w:rPr>
          <w:noProof w:val="0"/>
          <w:lang w:val="en-US"/>
        </w:rPr>
      </w:pPr>
      <w:r w:rsidRPr="0028056F">
        <w:rPr>
          <w:noProof w:val="0"/>
          <w:lang w:val="en-US"/>
        </w:rPr>
        <w:t xml:space="preserve">The </w:t>
      </w:r>
      <w:r w:rsidR="006E69CA">
        <w:rPr>
          <w:noProof w:val="0"/>
          <w:lang w:val="en-US"/>
        </w:rPr>
        <w:t>web client</w:t>
      </w:r>
      <w:r w:rsidR="006E69CA" w:rsidRPr="0028056F">
        <w:rPr>
          <w:noProof w:val="0"/>
          <w:lang w:val="en-US"/>
        </w:rPr>
        <w:t xml:space="preserve"> </w:t>
      </w:r>
      <w:r w:rsidRPr="0028056F">
        <w:rPr>
          <w:noProof w:val="0"/>
          <w:lang w:val="en-US"/>
        </w:rPr>
        <w:t xml:space="preserve">end will be a </w:t>
      </w:r>
      <w:r w:rsidR="001327C4" w:rsidRPr="0028056F">
        <w:rPr>
          <w:noProof w:val="0"/>
          <w:lang w:val="en-US"/>
        </w:rPr>
        <w:t>S</w:t>
      </w:r>
      <w:r w:rsidRPr="0028056F">
        <w:rPr>
          <w:noProof w:val="0"/>
          <w:lang w:val="en-US"/>
        </w:rPr>
        <w:t xml:space="preserve">ingle </w:t>
      </w:r>
      <w:r w:rsidR="001327C4" w:rsidRPr="0028056F">
        <w:rPr>
          <w:noProof w:val="0"/>
          <w:lang w:val="en-US"/>
        </w:rPr>
        <w:t>P</w:t>
      </w:r>
      <w:r w:rsidRPr="0028056F">
        <w:rPr>
          <w:noProof w:val="0"/>
          <w:lang w:val="en-US"/>
        </w:rPr>
        <w:t xml:space="preserve">age </w:t>
      </w:r>
      <w:r w:rsidR="001327C4" w:rsidRPr="0028056F">
        <w:rPr>
          <w:noProof w:val="0"/>
          <w:lang w:val="en-US"/>
        </w:rPr>
        <w:t>A</w:t>
      </w:r>
      <w:r w:rsidRPr="0028056F">
        <w:rPr>
          <w:noProof w:val="0"/>
          <w:lang w:val="en-US"/>
        </w:rPr>
        <w:t xml:space="preserve">pplication </w:t>
      </w:r>
      <w:r w:rsidR="001327C4" w:rsidRPr="0028056F">
        <w:rPr>
          <w:noProof w:val="0"/>
          <w:lang w:val="en-US"/>
        </w:rPr>
        <w:t xml:space="preserve">(SPA) </w:t>
      </w:r>
      <w:r w:rsidRPr="0028056F">
        <w:rPr>
          <w:noProof w:val="0"/>
          <w:lang w:val="en-US"/>
        </w:rPr>
        <w:t>enabling a user to interact with the application through an UI. This module will be implemented with React</w:t>
      </w:r>
      <w:r w:rsidR="00B61933" w:rsidRPr="0028056F">
        <w:rPr>
          <w:noProof w:val="0"/>
          <w:lang w:val="en-US"/>
        </w:rPr>
        <w:t xml:space="preserve"> </w:t>
      </w:r>
      <w:r w:rsidR="001327C4" w:rsidRPr="0028056F">
        <w:rPr>
          <w:noProof w:val="0"/>
          <w:lang w:val="en-US"/>
        </w:rPr>
        <w:t xml:space="preserve">and </w:t>
      </w:r>
      <w:r w:rsidRPr="0028056F">
        <w:rPr>
          <w:noProof w:val="0"/>
          <w:lang w:val="en-US"/>
        </w:rPr>
        <w:t>React Router</w:t>
      </w:r>
      <w:r w:rsidR="001327C4" w:rsidRPr="0028056F">
        <w:rPr>
          <w:noProof w:val="0"/>
          <w:lang w:val="en-US"/>
        </w:rPr>
        <w:t>.</w:t>
      </w:r>
    </w:p>
    <w:p w14:paraId="4839C1A9" w14:textId="75514A1D" w:rsidR="00567E9A" w:rsidRPr="0028056F" w:rsidRDefault="00567E9A" w:rsidP="00567E9A">
      <w:pPr>
        <w:rPr>
          <w:noProof w:val="0"/>
          <w:lang w:val="en-US"/>
        </w:rPr>
      </w:pPr>
      <w:r w:rsidRPr="0028056F">
        <w:rPr>
          <w:noProof w:val="0"/>
          <w:lang w:val="en-US"/>
        </w:rPr>
        <w:t>For this use case</w:t>
      </w:r>
      <w:r w:rsidR="001327C4" w:rsidRPr="0028056F">
        <w:rPr>
          <w:noProof w:val="0"/>
          <w:lang w:val="en-US"/>
        </w:rPr>
        <w:t>,</w:t>
      </w:r>
      <w:r w:rsidRPr="0028056F">
        <w:rPr>
          <w:noProof w:val="0"/>
          <w:lang w:val="en-US"/>
        </w:rPr>
        <w:t xml:space="preserve"> the </w:t>
      </w:r>
      <w:r w:rsidR="0028056F">
        <w:rPr>
          <w:noProof w:val="0"/>
          <w:lang w:val="en-US"/>
        </w:rPr>
        <w:t>web application</w:t>
      </w:r>
      <w:r w:rsidR="0028056F" w:rsidRPr="0028056F">
        <w:rPr>
          <w:noProof w:val="0"/>
          <w:lang w:val="en-US"/>
        </w:rPr>
        <w:t xml:space="preserve"> </w:t>
      </w:r>
      <w:r w:rsidR="0028056F">
        <w:rPr>
          <w:noProof w:val="0"/>
          <w:lang w:val="en-US"/>
        </w:rPr>
        <w:t>was</w:t>
      </w:r>
      <w:r w:rsidR="0028056F" w:rsidRPr="0028056F">
        <w:rPr>
          <w:noProof w:val="0"/>
          <w:lang w:val="en-US"/>
        </w:rPr>
        <w:t xml:space="preserve"> </w:t>
      </w:r>
      <w:r w:rsidRPr="0028056F">
        <w:rPr>
          <w:noProof w:val="0"/>
          <w:lang w:val="en-US"/>
        </w:rPr>
        <w:t>built using NodeJS. Adding to this some external libraries</w:t>
      </w:r>
      <w:r w:rsidR="006B4EAC">
        <w:rPr>
          <w:noProof w:val="0"/>
          <w:lang w:val="en-US"/>
        </w:rPr>
        <w:t>/frameworks</w:t>
      </w:r>
      <w:r w:rsidRPr="0028056F">
        <w:rPr>
          <w:noProof w:val="0"/>
          <w:lang w:val="en-US"/>
        </w:rPr>
        <w:t xml:space="preserve"> were used to support the UI development</w:t>
      </w:r>
      <w:r w:rsidR="006B4EAC">
        <w:rPr>
          <w:noProof w:val="0"/>
          <w:lang w:val="en-US"/>
        </w:rPr>
        <w:t>:</w:t>
      </w:r>
      <w:r w:rsidRPr="0028056F">
        <w:rPr>
          <w:noProof w:val="0"/>
          <w:lang w:val="en-US"/>
        </w:rPr>
        <w:t xml:space="preserve"> Material UI</w:t>
      </w:r>
      <w:r w:rsidR="006B4EAC">
        <w:rPr>
          <w:noProof w:val="0"/>
          <w:lang w:val="en-US"/>
        </w:rPr>
        <w:t>;</w:t>
      </w:r>
      <w:r w:rsidRPr="0028056F">
        <w:rPr>
          <w:noProof w:val="0"/>
          <w:lang w:val="en-US"/>
        </w:rPr>
        <w:t xml:space="preserve"> </w:t>
      </w:r>
      <w:r w:rsidR="001327C4" w:rsidRPr="0028056F">
        <w:rPr>
          <w:noProof w:val="0"/>
          <w:lang w:val="en-US"/>
        </w:rPr>
        <w:t>CodeMirror</w:t>
      </w:r>
      <w:r w:rsidR="006B4EAC">
        <w:rPr>
          <w:noProof w:val="0"/>
          <w:lang w:val="en-US"/>
        </w:rPr>
        <w:t>; Formik; Yup</w:t>
      </w:r>
      <w:r w:rsidRPr="0028056F">
        <w:rPr>
          <w:noProof w:val="0"/>
          <w:lang w:val="en-US"/>
        </w:rPr>
        <w:t>.</w:t>
      </w:r>
      <w:r w:rsidR="006B4EAC">
        <w:rPr>
          <w:noProof w:val="0"/>
          <w:lang w:val="en-US"/>
        </w:rPr>
        <w:t xml:space="preserve"> These are explained in more detail below.</w:t>
      </w:r>
    </w:p>
    <w:p w14:paraId="7C858612" w14:textId="3494FE88" w:rsidR="00567E9A" w:rsidRPr="0028056F" w:rsidRDefault="00567E9A" w:rsidP="00D71E0F">
      <w:pPr>
        <w:rPr>
          <w:noProof w:val="0"/>
          <w:lang w:val="en-US"/>
        </w:rPr>
      </w:pPr>
      <w:r w:rsidRPr="0028056F">
        <w:rPr>
          <w:noProof w:val="0"/>
          <w:lang w:val="en-US"/>
        </w:rPr>
        <w:t xml:space="preserve">To take advantage of React and follow good development practices, on this project there is </w:t>
      </w:r>
      <w:r w:rsidR="0028056F">
        <w:rPr>
          <w:noProof w:val="0"/>
          <w:lang w:val="en-US"/>
        </w:rPr>
        <w:t>a</w:t>
      </w:r>
      <w:r w:rsidR="0028056F" w:rsidRPr="0028056F">
        <w:rPr>
          <w:noProof w:val="0"/>
          <w:lang w:val="en-US"/>
        </w:rPr>
        <w:t xml:space="preserve"> </w:t>
      </w:r>
      <w:r w:rsidRPr="0028056F">
        <w:rPr>
          <w:noProof w:val="0"/>
          <w:lang w:val="en-US"/>
        </w:rPr>
        <w:t>concern to implement components with a modular design. With this approach the components can be reused in different pages making the application more modular and loosely coupled.</w:t>
      </w:r>
    </w:p>
    <w:p w14:paraId="0EAD256E" w14:textId="6987C55C" w:rsidR="00784BE3" w:rsidRPr="0028056F" w:rsidRDefault="00784BE3" w:rsidP="00784BE3">
      <w:pPr>
        <w:pStyle w:val="Heading3"/>
        <w:rPr>
          <w:noProof w:val="0"/>
          <w:color w:val="auto"/>
          <w:sz w:val="28"/>
          <w:szCs w:val="28"/>
          <w:lang w:val="en-US"/>
        </w:rPr>
      </w:pPr>
      <w:r w:rsidRPr="0028056F">
        <w:rPr>
          <w:noProof w:val="0"/>
          <w:color w:val="auto"/>
          <w:sz w:val="28"/>
          <w:szCs w:val="28"/>
          <w:lang w:val="en-US"/>
        </w:rPr>
        <w:lastRenderedPageBreak/>
        <w:t>5.1.1 Material</w:t>
      </w:r>
      <w:r w:rsidR="009E45C9">
        <w:rPr>
          <w:noProof w:val="0"/>
          <w:color w:val="auto"/>
          <w:sz w:val="28"/>
          <w:szCs w:val="28"/>
          <w:lang w:val="en-US"/>
        </w:rPr>
        <w:t>-</w:t>
      </w:r>
      <w:r w:rsidRPr="0028056F">
        <w:rPr>
          <w:noProof w:val="0"/>
          <w:color w:val="auto"/>
          <w:sz w:val="28"/>
          <w:szCs w:val="28"/>
          <w:lang w:val="en-US"/>
        </w:rPr>
        <w:t>UI</w:t>
      </w:r>
    </w:p>
    <w:p w14:paraId="0EED5109" w14:textId="22023E0E" w:rsidR="009E45C9" w:rsidRDefault="009E45C9" w:rsidP="00784BE3">
      <w:pPr>
        <w:rPr>
          <w:noProof w:val="0"/>
          <w:lang w:val="en-US"/>
        </w:rPr>
      </w:pPr>
      <w:r>
        <w:rPr>
          <w:noProof w:val="0"/>
          <w:lang w:val="en-US"/>
        </w:rPr>
        <w:t xml:space="preserve">Material-UI </w:t>
      </w:r>
      <w:sdt>
        <w:sdtPr>
          <w:rPr>
            <w:noProof w:val="0"/>
            <w:lang w:val="en-US"/>
          </w:rPr>
          <w:id w:val="1673451461"/>
          <w:citation/>
        </w:sdtPr>
        <w:sdtContent>
          <w:r>
            <w:rPr>
              <w:noProof w:val="0"/>
              <w:lang w:val="en-US"/>
            </w:rPr>
            <w:fldChar w:fldCharType="begin"/>
          </w:r>
          <w:r w:rsidRPr="0028056F">
            <w:rPr>
              <w:noProof w:val="0"/>
              <w:lang w:val="en-US"/>
            </w:rPr>
            <w:instrText xml:space="preserve"> CITATION Mat20 \l 2070 </w:instrText>
          </w:r>
          <w:r>
            <w:rPr>
              <w:noProof w:val="0"/>
              <w:lang w:val="en-US"/>
            </w:rPr>
            <w:fldChar w:fldCharType="separate"/>
          </w:r>
          <w:r w:rsidR="00E431F2" w:rsidRPr="00E431F2">
            <w:rPr>
              <w:lang w:val="en-US"/>
            </w:rPr>
            <w:t>[21]</w:t>
          </w:r>
          <w:r>
            <w:rPr>
              <w:noProof w:val="0"/>
              <w:lang w:val="en-US"/>
            </w:rPr>
            <w:fldChar w:fldCharType="end"/>
          </w:r>
        </w:sdtContent>
      </w:sdt>
      <w:r>
        <w:rPr>
          <w:noProof w:val="0"/>
          <w:lang w:val="en-US"/>
        </w:rPr>
        <w:t xml:space="preserve"> </w:t>
      </w:r>
      <w:r w:rsidR="00161537">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Content>
          <w:r w:rsidR="00161537">
            <w:rPr>
              <w:noProof w:val="0"/>
              <w:lang w:val="en-US"/>
            </w:rPr>
            <w:fldChar w:fldCharType="begin"/>
          </w:r>
          <w:r w:rsidR="00161537" w:rsidRPr="0028056F">
            <w:rPr>
              <w:noProof w:val="0"/>
              <w:lang w:val="en-US"/>
            </w:rPr>
            <w:instrText xml:space="preserve"> CITATION Mat201 \l 2070 </w:instrText>
          </w:r>
          <w:r w:rsidR="00161537">
            <w:rPr>
              <w:noProof w:val="0"/>
              <w:lang w:val="en-US"/>
            </w:rPr>
            <w:fldChar w:fldCharType="separate"/>
          </w:r>
          <w:r w:rsidR="00E431F2" w:rsidRPr="00E431F2">
            <w:rPr>
              <w:lang w:val="en-US"/>
            </w:rPr>
            <w:t>[22]</w:t>
          </w:r>
          <w:r w:rsidR="00161537">
            <w:rPr>
              <w:noProof w:val="0"/>
              <w:lang w:val="en-US"/>
            </w:rPr>
            <w:fldChar w:fldCharType="end"/>
          </w:r>
        </w:sdtContent>
      </w:sdt>
      <w:r w:rsidR="00161537">
        <w:rPr>
          <w:noProof w:val="0"/>
          <w:lang w:val="en-US"/>
        </w:rPr>
        <w:t>, that are inspired by the physical world objects and their textures on how they reflect light and cast shadows.</w:t>
      </w:r>
    </w:p>
    <w:p w14:paraId="5FC9FD99" w14:textId="2F0FA1F3" w:rsidR="00784BE3" w:rsidRDefault="00364B4D" w:rsidP="00784BE3">
      <w:pPr>
        <w:rPr>
          <w:noProof w:val="0"/>
          <w:lang w:val="en-US"/>
        </w:rPr>
      </w:pPr>
      <w:r>
        <w:rPr>
          <w:noProof w:val="0"/>
          <w:lang w:val="en-US"/>
        </w:rPr>
        <w:t>It provides comprehensive, modern UI components that work across the web, mobile and desktop, that are fast and consistent</w:t>
      </w:r>
      <w:r w:rsidR="00F426C7">
        <w:rPr>
          <w:noProof w:val="0"/>
          <w:lang w:val="en-US"/>
        </w:rPr>
        <w:t xml:space="preserve"> and that were fully tested across modern browsers.</w:t>
      </w:r>
      <w:r w:rsidR="009E45C9">
        <w:rPr>
          <w:noProof w:val="0"/>
          <w:lang w:val="en-US"/>
        </w:rPr>
        <w:t xml:space="preserve"> Material-UI components also work without any additional setup, </w:t>
      </w:r>
      <w:r w:rsidR="00161537">
        <w:rPr>
          <w:noProof w:val="0"/>
          <w:lang w:val="en-US"/>
        </w:rPr>
        <w:t>working</w:t>
      </w:r>
      <w:r w:rsidR="009E45C9">
        <w:rPr>
          <w:noProof w:val="0"/>
          <w:lang w:val="en-US"/>
        </w:rPr>
        <w:t xml:space="preserve"> in isolation and they are self-supporting, injecting only the styles they need to display</w:t>
      </w:r>
      <w:r w:rsidR="00272C93">
        <w:rPr>
          <w:noProof w:val="0"/>
          <w:lang w:val="en-US"/>
        </w:rPr>
        <w:t>, i.e. the global scope is not affected.</w:t>
      </w:r>
    </w:p>
    <w:p w14:paraId="1D2D3633" w14:textId="242C35F2" w:rsidR="009E45C9" w:rsidRDefault="009E45C9" w:rsidP="00784BE3">
      <w:pPr>
        <w:rPr>
          <w:noProof w:val="0"/>
          <w:lang w:val="en-US"/>
        </w:rPr>
      </w:pPr>
      <w:r>
        <w:rPr>
          <w:noProof w:val="0"/>
          <w:lang w:val="en-US"/>
        </w:rPr>
        <w:t xml:space="preserve">All web client </w:t>
      </w:r>
      <w:r w:rsidR="00E3439B">
        <w:rPr>
          <w:noProof w:val="0"/>
          <w:lang w:val="en-US"/>
        </w:rPr>
        <w:t>front-end</w:t>
      </w:r>
      <w:r>
        <w:rPr>
          <w:noProof w:val="0"/>
          <w:lang w:val="en-US"/>
        </w:rPr>
        <w:t xml:space="preserve"> </w:t>
      </w:r>
      <w:r w:rsidR="00E3439B">
        <w:rPr>
          <w:noProof w:val="0"/>
          <w:lang w:val="en-US"/>
        </w:rPr>
        <w:t>was built using Material-UI components.</w:t>
      </w:r>
    </w:p>
    <w:p w14:paraId="4F1E3937" w14:textId="77777777" w:rsidR="00E3439B" w:rsidRPr="0028056F" w:rsidRDefault="00E3439B" w:rsidP="00784BE3">
      <w:pPr>
        <w:rPr>
          <w:noProof w:val="0"/>
          <w:lang w:val="en-US"/>
        </w:rPr>
      </w:pPr>
    </w:p>
    <w:p w14:paraId="7530DC33" w14:textId="73E01E70" w:rsidR="00784BE3" w:rsidRPr="0028056F" w:rsidRDefault="00784BE3" w:rsidP="00784BE3">
      <w:pPr>
        <w:pStyle w:val="Heading3"/>
        <w:rPr>
          <w:noProof w:val="0"/>
          <w:color w:val="auto"/>
          <w:sz w:val="32"/>
          <w:szCs w:val="32"/>
          <w:lang w:val="en-US"/>
        </w:rPr>
      </w:pPr>
      <w:r w:rsidRPr="0028056F">
        <w:rPr>
          <w:noProof w:val="0"/>
          <w:color w:val="auto"/>
          <w:sz w:val="28"/>
          <w:szCs w:val="28"/>
          <w:lang w:val="en-US"/>
        </w:rPr>
        <w:t>5.1.2 CodeMirror</w:t>
      </w:r>
    </w:p>
    <w:p w14:paraId="73359FD9" w14:textId="52F57974" w:rsidR="00E8102C" w:rsidRDefault="009A028C" w:rsidP="00784BE3">
      <w:pPr>
        <w:rPr>
          <w:noProof w:val="0"/>
          <w:lang w:val="en-US"/>
        </w:rPr>
      </w:pPr>
      <w:r w:rsidRPr="0028056F">
        <w:rPr>
          <w:noProof w:val="0"/>
          <w:lang w:val="en-US"/>
        </w:rPr>
        <w:t>CodeMirror</w:t>
      </w:r>
      <w:r w:rsidR="00364B4D">
        <w:rPr>
          <w:noProof w:val="0"/>
          <w:lang w:val="en-US"/>
        </w:rPr>
        <w:t xml:space="preserve"> </w:t>
      </w:r>
      <w:sdt>
        <w:sdtPr>
          <w:rPr>
            <w:noProof w:val="0"/>
            <w:lang w:val="en-US"/>
          </w:rPr>
          <w:id w:val="1629437403"/>
          <w:citation/>
        </w:sdtPr>
        <w:sdtContent>
          <w:r w:rsidR="00364B4D">
            <w:rPr>
              <w:noProof w:val="0"/>
              <w:lang w:val="en-US"/>
            </w:rPr>
            <w:fldChar w:fldCharType="begin"/>
          </w:r>
          <w:r w:rsidR="00364B4D" w:rsidRPr="0028056F">
            <w:rPr>
              <w:noProof w:val="0"/>
              <w:lang w:val="en-US"/>
            </w:rPr>
            <w:instrText xml:space="preserve"> CITATION Cod202 \l 2070 </w:instrText>
          </w:r>
          <w:r w:rsidR="00364B4D">
            <w:rPr>
              <w:noProof w:val="0"/>
              <w:lang w:val="en-US"/>
            </w:rPr>
            <w:fldChar w:fldCharType="separate"/>
          </w:r>
          <w:r w:rsidR="00E431F2" w:rsidRPr="00E431F2">
            <w:rPr>
              <w:lang w:val="en-US"/>
            </w:rPr>
            <w:t>[23]</w:t>
          </w:r>
          <w:r w:rsidR="00364B4D">
            <w:rPr>
              <w:noProof w:val="0"/>
              <w:lang w:val="en-US"/>
            </w:rPr>
            <w:fldChar w:fldCharType="end"/>
          </w:r>
        </w:sdtContent>
      </w:sdt>
      <w:r w:rsidRPr="0028056F">
        <w:rPr>
          <w:noProof w:val="0"/>
          <w:lang w:val="en-US"/>
        </w:rPr>
        <w:t xml:space="preserve"> is a versatile text editor implemented in JavaScript. It is specialized for editing code, and comes with a number of languages modes and addons that implement custom </w:t>
      </w:r>
      <w:r w:rsidR="00581515">
        <w:rPr>
          <w:noProof w:val="0"/>
          <w:lang w:val="en-US"/>
        </w:rPr>
        <w:t>UI</w:t>
      </w:r>
      <w:r w:rsidRPr="0028056F">
        <w:rPr>
          <w:noProof w:val="0"/>
          <w:lang w:val="en-US"/>
        </w:rPr>
        <w:t xml:space="preserve"> </w:t>
      </w:r>
      <w:r w:rsidR="00E8102C" w:rsidRPr="0028056F">
        <w:rPr>
          <w:noProof w:val="0"/>
          <w:lang w:val="en-US"/>
        </w:rPr>
        <w:t xml:space="preserve">themes or </w:t>
      </w:r>
      <w:r w:rsidRPr="0028056F">
        <w:rPr>
          <w:noProof w:val="0"/>
          <w:lang w:val="en-US"/>
        </w:rPr>
        <w:t xml:space="preserve">more advanced editing </w:t>
      </w:r>
      <w:r w:rsidR="00E8102C" w:rsidRPr="00E8102C">
        <w:rPr>
          <w:noProof w:val="0"/>
          <w:lang w:val="en-US"/>
        </w:rPr>
        <w:t>functionality</w:t>
      </w:r>
      <w:r w:rsidRPr="0028056F">
        <w:rPr>
          <w:noProof w:val="0"/>
          <w:lang w:val="en-US"/>
        </w:rPr>
        <w:t xml:space="preserve"> such as </w:t>
      </w:r>
      <w:r w:rsidR="00E8102C" w:rsidRPr="0028056F">
        <w:rPr>
          <w:noProof w:val="0"/>
          <w:lang w:val="en-US"/>
        </w:rPr>
        <w:t xml:space="preserve">auto close brackets or </w:t>
      </w:r>
      <w:r w:rsidR="00364B4D">
        <w:rPr>
          <w:noProof w:val="0"/>
          <w:lang w:val="en-US"/>
        </w:rPr>
        <w:t>auto</w:t>
      </w:r>
      <w:r w:rsidR="00E8102C" w:rsidRPr="0028056F">
        <w:rPr>
          <w:noProof w:val="0"/>
          <w:lang w:val="en-US"/>
        </w:rPr>
        <w:t xml:space="preserve"> matching tags that will cause the tags around the cursor to be highlighted.</w:t>
      </w:r>
    </w:p>
    <w:p w14:paraId="5EA4D94A" w14:textId="63C6E8B1" w:rsidR="00784BE3" w:rsidRDefault="00E8102C" w:rsidP="00784BE3">
      <w:pPr>
        <w:rPr>
          <w:noProof w:val="0"/>
          <w:lang w:val="en-US"/>
        </w:rPr>
      </w:pPr>
      <w:r w:rsidRPr="0028056F">
        <w:rPr>
          <w:noProof w:val="0"/>
          <w:lang w:val="en-US"/>
        </w:rPr>
        <w:t xml:space="preserve">Some of </w:t>
      </w:r>
      <w:r w:rsidRPr="00E8102C">
        <w:rPr>
          <w:noProof w:val="0"/>
          <w:lang w:val="en-US"/>
        </w:rPr>
        <w:t>these features</w:t>
      </w:r>
      <w:r w:rsidRPr="0028056F">
        <w:rPr>
          <w:noProof w:val="0"/>
          <w:lang w:val="en-US"/>
        </w:rPr>
        <w:t xml:space="preserve"> seem only “nice to haves”, but </w:t>
      </w:r>
      <w:r>
        <w:rPr>
          <w:noProof w:val="0"/>
          <w:lang w:val="en-US"/>
        </w:rPr>
        <w:t xml:space="preserve">they </w:t>
      </w:r>
      <w:r w:rsidR="0000657F">
        <w:rPr>
          <w:noProof w:val="0"/>
          <w:lang w:val="en-US"/>
        </w:rPr>
        <w:t>fulfill</w:t>
      </w:r>
      <w:r w:rsidRPr="0028056F">
        <w:rPr>
          <w:noProof w:val="0"/>
          <w:lang w:val="en-US"/>
        </w:rPr>
        <w:t xml:space="preserve"> an important role in the concept of our application, which is be educational driven</w:t>
      </w:r>
      <w:r>
        <w:rPr>
          <w:noProof w:val="0"/>
          <w:lang w:val="en-US"/>
        </w:rPr>
        <w:t xml:space="preserve"> and</w:t>
      </w:r>
      <w:r w:rsidR="0000657F">
        <w:rPr>
          <w:noProof w:val="0"/>
          <w:lang w:val="en-US"/>
        </w:rPr>
        <w:t xml:space="preserve"> to make the learning process easier</w:t>
      </w:r>
      <w:r w:rsidRPr="0028056F">
        <w:rPr>
          <w:noProof w:val="0"/>
          <w:lang w:val="en-US"/>
        </w:rPr>
        <w:t xml:space="preserve">. </w:t>
      </w:r>
    </w:p>
    <w:p w14:paraId="7EEF9FDF" w14:textId="528828FB" w:rsidR="0000657F" w:rsidRDefault="0000657F">
      <w:pPr>
        <w:rPr>
          <w:noProof w:val="0"/>
          <w:lang w:val="en-US"/>
        </w:rPr>
      </w:pPr>
      <w:r>
        <w:rPr>
          <w:noProof w:val="0"/>
          <w:lang w:val="en-US"/>
        </w:rPr>
        <w:t xml:space="preserve">In the context of the developed e-learning platform, the CodeMirror library is used in </w:t>
      </w:r>
      <w:r w:rsidR="00364B4D">
        <w:rPr>
          <w:noProof w:val="0"/>
          <w:lang w:val="en-US"/>
        </w:rPr>
        <w:t>all</w:t>
      </w:r>
      <w:r>
        <w:rPr>
          <w:noProof w:val="0"/>
          <w:lang w:val="en-US"/>
        </w:rPr>
        <w:t xml:space="preserve"> the built-in components that use a text editor, such as the Challenges interface </w:t>
      </w:r>
      <w:r w:rsidR="00364B4D">
        <w:rPr>
          <w:noProof w:val="0"/>
          <w:lang w:val="en-US"/>
        </w:rPr>
        <w:t>where</w:t>
      </w:r>
      <w:r>
        <w:rPr>
          <w:noProof w:val="0"/>
          <w:lang w:val="en-US"/>
        </w:rPr>
        <w:t xml:space="preserve"> one </w:t>
      </w:r>
      <w:r w:rsidR="00364B4D">
        <w:rPr>
          <w:noProof w:val="0"/>
          <w:lang w:val="en-US"/>
        </w:rPr>
        <w:t>can</w:t>
      </w:r>
      <w:r>
        <w:rPr>
          <w:noProof w:val="0"/>
          <w:lang w:val="en-US"/>
        </w:rPr>
        <w:t xml:space="preserve"> </w:t>
      </w:r>
      <w:r w:rsidR="00364B4D">
        <w:rPr>
          <w:noProof w:val="0"/>
          <w:lang w:val="en-US"/>
        </w:rPr>
        <w:t>write</w:t>
      </w:r>
      <w:r>
        <w:rPr>
          <w:noProof w:val="0"/>
          <w:lang w:val="en-US"/>
        </w:rPr>
        <w:t xml:space="preserve"> the code to be executed.</w:t>
      </w:r>
    </w:p>
    <w:p w14:paraId="4C98FFEC" w14:textId="057EFBA7" w:rsidR="006B4EAC" w:rsidRDefault="006B4EAC">
      <w:pPr>
        <w:rPr>
          <w:noProof w:val="0"/>
          <w:lang w:val="en-US"/>
        </w:rPr>
      </w:pPr>
    </w:p>
    <w:p w14:paraId="314690F2" w14:textId="16CB1264" w:rsidR="006B4EAC" w:rsidRPr="00F21686" w:rsidRDefault="006B4EAC" w:rsidP="006B4EAC">
      <w:pPr>
        <w:pStyle w:val="Heading3"/>
        <w:rPr>
          <w:noProof w:val="0"/>
          <w:color w:val="auto"/>
          <w:sz w:val="32"/>
          <w:szCs w:val="32"/>
          <w:lang w:val="en-US"/>
        </w:rPr>
      </w:pPr>
      <w:r w:rsidRPr="00F21686">
        <w:rPr>
          <w:noProof w:val="0"/>
          <w:color w:val="auto"/>
          <w:sz w:val="28"/>
          <w:szCs w:val="28"/>
          <w:lang w:val="en-US"/>
        </w:rPr>
        <w:t xml:space="preserve">5.1.2 </w:t>
      </w:r>
      <w:r>
        <w:rPr>
          <w:noProof w:val="0"/>
          <w:color w:val="auto"/>
          <w:sz w:val="28"/>
          <w:szCs w:val="28"/>
          <w:lang w:val="en-US"/>
        </w:rPr>
        <w:t>Formik</w:t>
      </w:r>
    </w:p>
    <w:p w14:paraId="71B4D443" w14:textId="6EBBEDDC" w:rsidR="00581515" w:rsidRDefault="006B4EAC">
      <w:pPr>
        <w:rPr>
          <w:lang w:val="en-US"/>
        </w:rPr>
      </w:pPr>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r w:rsidR="001E0210">
        <w:rPr>
          <w:lang w:val="en-US"/>
        </w:rPr>
        <w:t xml:space="preserve"> </w:t>
      </w:r>
      <w:sdt>
        <w:sdtPr>
          <w:rPr>
            <w:lang w:val="en-US"/>
          </w:rPr>
          <w:id w:val="-1535418653"/>
          <w:citation/>
        </w:sdtPr>
        <w:sdtContent>
          <w:r w:rsidR="001E0210">
            <w:rPr>
              <w:lang w:val="en-US"/>
            </w:rPr>
            <w:fldChar w:fldCharType="begin"/>
          </w:r>
          <w:r w:rsidR="001E0210" w:rsidRPr="00272C93">
            <w:rPr>
              <w:lang w:val="en-US"/>
            </w:rPr>
            <w:instrText xml:space="preserve"> CITATION For20 \l 2070 </w:instrText>
          </w:r>
          <w:r w:rsidR="001E0210">
            <w:rPr>
              <w:lang w:val="en-US"/>
            </w:rPr>
            <w:fldChar w:fldCharType="separate"/>
          </w:r>
          <w:r w:rsidR="001E0210" w:rsidRPr="00272C93">
            <w:rPr>
              <w:lang w:val="en-US"/>
            </w:rPr>
            <w:t>[24]</w:t>
          </w:r>
          <w:r w:rsidR="001E0210">
            <w:rPr>
              <w:lang w:val="en-US"/>
            </w:rPr>
            <w:fldChar w:fldCharType="end"/>
          </w:r>
        </w:sdtContent>
      </w:sdt>
      <w:r>
        <w:rPr>
          <w:lang w:val="en-US"/>
        </w:rPr>
        <w:t>.</w:t>
      </w:r>
      <w:r w:rsidR="00581515">
        <w:rPr>
          <w:lang w:val="en-US"/>
        </w:rPr>
        <w:t xml:space="preserve"> In React forms are usually verbose with a lot of boilerplate, with Formik this issue is mitigated making the code more readable and easier to maintain or change.</w:t>
      </w:r>
    </w:p>
    <w:p w14:paraId="7388E3BF" w14:textId="79133A69" w:rsidR="006B4EAC" w:rsidRDefault="006B4EAC">
      <w:pPr>
        <w:rPr>
          <w:lang w:val="en-US"/>
        </w:rPr>
      </w:pPr>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r w:rsidR="001E0210">
        <w:rPr>
          <w:lang w:val="en-US"/>
        </w:rPr>
        <w:t xml:space="preserve"> </w:t>
      </w:r>
      <w:sdt>
        <w:sdtPr>
          <w:rPr>
            <w:lang w:val="en-US"/>
          </w:rPr>
          <w:id w:val="2093349913"/>
          <w:citation/>
        </w:sdtPr>
        <w:sdtContent>
          <w:r w:rsidR="001E0210">
            <w:rPr>
              <w:lang w:val="en-US"/>
            </w:rPr>
            <w:fldChar w:fldCharType="begin"/>
          </w:r>
          <w:r w:rsidR="001E0210" w:rsidRPr="00272C93">
            <w:rPr>
              <w:lang w:val="en-US"/>
            </w:rPr>
            <w:instrText xml:space="preserve"> CITATION For201 \l 2070 </w:instrText>
          </w:r>
          <w:r w:rsidR="001E0210">
            <w:rPr>
              <w:lang w:val="en-US"/>
            </w:rPr>
            <w:fldChar w:fldCharType="separate"/>
          </w:r>
          <w:r w:rsidR="001E0210" w:rsidRPr="00272C93">
            <w:rPr>
              <w:lang w:val="en-US"/>
            </w:rPr>
            <w:t>[25]</w:t>
          </w:r>
          <w:r w:rsidR="001E0210">
            <w:rPr>
              <w:lang w:val="en-US"/>
            </w:rPr>
            <w:fldChar w:fldCharType="end"/>
          </w:r>
        </w:sdtContent>
      </w:sdt>
      <w:r>
        <w:rPr>
          <w:lang w:val="en-US"/>
        </w:rPr>
        <w:t>.</w:t>
      </w:r>
    </w:p>
    <w:p w14:paraId="5CA00C4E" w14:textId="77777777" w:rsidR="006B4EAC" w:rsidRDefault="006B4EAC">
      <w:pPr>
        <w:rPr>
          <w:noProof w:val="0"/>
          <w:lang w:val="en-US"/>
        </w:rPr>
      </w:pPr>
    </w:p>
    <w:p w14:paraId="0CD57F29" w14:textId="16A97450" w:rsidR="006B4EAC" w:rsidRPr="00F21686" w:rsidRDefault="006B4EAC" w:rsidP="006B4EAC">
      <w:pPr>
        <w:pStyle w:val="Heading3"/>
        <w:rPr>
          <w:noProof w:val="0"/>
          <w:color w:val="auto"/>
          <w:sz w:val="32"/>
          <w:szCs w:val="32"/>
          <w:lang w:val="en-US"/>
        </w:rPr>
      </w:pPr>
      <w:r w:rsidRPr="00F21686">
        <w:rPr>
          <w:noProof w:val="0"/>
          <w:color w:val="auto"/>
          <w:sz w:val="28"/>
          <w:szCs w:val="28"/>
          <w:lang w:val="en-US"/>
        </w:rPr>
        <w:t xml:space="preserve">5.1.2 </w:t>
      </w:r>
      <w:r>
        <w:rPr>
          <w:noProof w:val="0"/>
          <w:color w:val="auto"/>
          <w:sz w:val="28"/>
          <w:szCs w:val="28"/>
          <w:lang w:val="en-US"/>
        </w:rPr>
        <w:t>Yup</w:t>
      </w:r>
    </w:p>
    <w:p w14:paraId="4D2C8C33" w14:textId="49AAAA47" w:rsidR="00581515" w:rsidRDefault="006B4EAC" w:rsidP="006B4EAC">
      <w:pPr>
        <w:rPr>
          <w:lang w:val="en-US"/>
        </w:rPr>
      </w:pPr>
      <w:r>
        <w:rPr>
          <w:lang w:val="en-US"/>
        </w:rPr>
        <w:t xml:space="preserve">The Yup library is a lightweight, </w:t>
      </w:r>
      <w:r w:rsidR="00581515">
        <w:rPr>
          <w:lang w:val="en-US"/>
        </w:rPr>
        <w:t xml:space="preserve">widely used, </w:t>
      </w:r>
      <w:r>
        <w:rPr>
          <w:lang w:val="en-US"/>
        </w:rPr>
        <w:t xml:space="preserve">client-side </w:t>
      </w:r>
      <w:r w:rsidRPr="00E22C5E">
        <w:rPr>
          <w:lang w:val="en-US"/>
        </w:rPr>
        <w:t>JavaScript schema builder for value parsing and validation</w:t>
      </w:r>
      <w:r w:rsidR="001E0210">
        <w:rPr>
          <w:lang w:val="en-US"/>
        </w:rPr>
        <w:t xml:space="preserve"> </w:t>
      </w:r>
      <w:sdt>
        <w:sdtPr>
          <w:rPr>
            <w:lang w:val="en-US"/>
          </w:rPr>
          <w:id w:val="-2103635372"/>
          <w:citation/>
        </w:sdtPr>
        <w:sdtContent>
          <w:r w:rsidR="001E0210">
            <w:rPr>
              <w:lang w:val="en-US"/>
            </w:rPr>
            <w:fldChar w:fldCharType="begin"/>
          </w:r>
          <w:r w:rsidR="001E0210" w:rsidRPr="00272C93">
            <w:rPr>
              <w:lang w:val="en-US"/>
            </w:rPr>
            <w:instrText xml:space="preserve"> CITATION yup20 \l 2070 </w:instrText>
          </w:r>
          <w:r w:rsidR="001E0210">
            <w:rPr>
              <w:lang w:val="en-US"/>
            </w:rPr>
            <w:fldChar w:fldCharType="separate"/>
          </w:r>
          <w:r w:rsidR="001E0210" w:rsidRPr="00272C93">
            <w:rPr>
              <w:lang w:val="en-US"/>
            </w:rPr>
            <w:t>[26]</w:t>
          </w:r>
          <w:r w:rsidR="001E0210">
            <w:rPr>
              <w:lang w:val="en-US"/>
            </w:rPr>
            <w:fldChar w:fldCharType="end"/>
          </w:r>
        </w:sdtContent>
      </w:sdt>
      <w:r>
        <w:rPr>
          <w:lang w:val="en-US"/>
        </w:rPr>
        <w:t xml:space="preserve">. </w:t>
      </w:r>
      <w:r w:rsidR="00581515">
        <w:rPr>
          <w:lang w:val="en-US"/>
        </w:rPr>
        <w:t xml:space="preserve">This allows validation of any type of object in javascript, with plenty out of the </w:t>
      </w:r>
      <w:r w:rsidR="00581515">
        <w:rPr>
          <w:lang w:val="en-US"/>
        </w:rPr>
        <w:lastRenderedPageBreak/>
        <w:t>box validations for number types and string types, and also allows the creation of custom validators making this library very flexible.</w:t>
      </w:r>
    </w:p>
    <w:p w14:paraId="437ABA95" w14:textId="2626CF72" w:rsidR="006B4EAC" w:rsidRPr="00272C93" w:rsidRDefault="006B4EAC" w:rsidP="00272C93">
      <w:pPr>
        <w:rPr>
          <w:noProof w:val="0"/>
          <w:lang w:val="en-US"/>
        </w:rPr>
      </w:pPr>
      <w:r>
        <w:rPr>
          <w:lang w:val="en-US"/>
        </w:rPr>
        <w:t xml:space="preserve">On the context of this project it is used for validation when building Formik scripts making the validations </w:t>
      </w:r>
      <w:r w:rsidR="005F60E1">
        <w:rPr>
          <w:lang w:val="en-US"/>
        </w:rPr>
        <w:t>even less</w:t>
      </w:r>
      <w:r>
        <w:rPr>
          <w:lang w:val="en-US"/>
        </w:rPr>
        <w:t xml:space="preserve"> verbose</w:t>
      </w:r>
      <w:r w:rsidR="001E0210">
        <w:rPr>
          <w:lang w:val="en-US"/>
        </w:rPr>
        <w:t xml:space="preserve"> </w:t>
      </w:r>
      <w:sdt>
        <w:sdtPr>
          <w:rPr>
            <w:lang w:val="en-US"/>
          </w:rPr>
          <w:id w:val="-1997341297"/>
          <w:citation/>
        </w:sdtPr>
        <w:sdtContent>
          <w:r w:rsidR="001E0210">
            <w:rPr>
              <w:lang w:val="en-US"/>
            </w:rPr>
            <w:fldChar w:fldCharType="begin"/>
          </w:r>
          <w:r w:rsidR="001E0210" w:rsidRPr="00272C93">
            <w:rPr>
              <w:lang w:val="en-US"/>
            </w:rPr>
            <w:instrText xml:space="preserve"> CITATION Tut20 \l 2070 </w:instrText>
          </w:r>
          <w:r w:rsidR="001E0210">
            <w:rPr>
              <w:lang w:val="en-US"/>
            </w:rPr>
            <w:fldChar w:fldCharType="separate"/>
          </w:r>
          <w:r w:rsidR="001E0210" w:rsidRPr="00272C93">
            <w:rPr>
              <w:lang w:val="en-US"/>
            </w:rPr>
            <w:t>[27]</w:t>
          </w:r>
          <w:r w:rsidR="001E0210">
            <w:rPr>
              <w:lang w:val="en-US"/>
            </w:rPr>
            <w:fldChar w:fldCharType="end"/>
          </w:r>
        </w:sdtContent>
      </w:sdt>
      <w:r>
        <w:rPr>
          <w:lang w:val="en-US"/>
        </w:rPr>
        <w:t>.</w:t>
      </w:r>
    </w:p>
    <w:p w14:paraId="25CB98AF" w14:textId="77777777" w:rsidR="00784BE3" w:rsidRPr="00272C93" w:rsidRDefault="00784BE3" w:rsidP="00D71E0F">
      <w:pPr>
        <w:rPr>
          <w:noProof w:val="0"/>
          <w:lang w:val="en-US"/>
        </w:rPr>
      </w:pPr>
    </w:p>
    <w:p w14:paraId="7B73A36F" w14:textId="31457DA1" w:rsidR="004A2391" w:rsidRPr="00E8102C" w:rsidRDefault="004A2391" w:rsidP="006969E7">
      <w:pPr>
        <w:pStyle w:val="Heading2"/>
        <w:rPr>
          <w:noProof w:val="0"/>
          <w:color w:val="auto"/>
          <w:sz w:val="28"/>
          <w:szCs w:val="28"/>
          <w:lang w:val="en-US"/>
        </w:rPr>
      </w:pPr>
      <w:bookmarkStart w:id="43" w:name="_Toc39522475"/>
      <w:r w:rsidRPr="00E8102C">
        <w:rPr>
          <w:noProof w:val="0"/>
          <w:color w:val="auto"/>
          <w:sz w:val="28"/>
          <w:szCs w:val="28"/>
          <w:lang w:val="en-US"/>
        </w:rPr>
        <w:t>5.2. Services</w:t>
      </w:r>
      <w:bookmarkEnd w:id="43"/>
    </w:p>
    <w:p w14:paraId="16EAAC53" w14:textId="77777777" w:rsidR="00567E9A" w:rsidRPr="00272C93" w:rsidRDefault="00567E9A" w:rsidP="00567E9A">
      <w:pPr>
        <w:rPr>
          <w:noProof w:val="0"/>
          <w:lang w:val="en-US"/>
        </w:rPr>
      </w:pPr>
      <w:r w:rsidRPr="00272C93">
        <w:rPr>
          <w:noProof w:val="0"/>
          <w:lang w:val="en-US"/>
        </w:rPr>
        <w:t>This module is an application which exposes a REST API, enabling its clients to interact with the domains identified during the requirement section.</w:t>
      </w:r>
    </w:p>
    <w:p w14:paraId="43E1B13C" w14:textId="2305F2CC" w:rsidR="00567E9A" w:rsidRDefault="00567E9A" w:rsidP="00567E9A">
      <w:pPr>
        <w:rPr>
          <w:noProof w:val="0"/>
          <w:lang w:val="en-US"/>
        </w:rPr>
      </w:pPr>
      <w:r w:rsidRPr="00272C93">
        <w:rPr>
          <w:noProof w:val="0"/>
          <w:lang w:val="en-US"/>
        </w:rPr>
        <w:t>In the image below it</w:t>
      </w:r>
      <w:r w:rsidR="001327C4" w:rsidRPr="00272C93">
        <w:rPr>
          <w:noProof w:val="0"/>
          <w:lang w:val="en-US"/>
        </w:rPr>
        <w:t xml:space="preserve"> is</w:t>
      </w:r>
      <w:r w:rsidRPr="00272C93">
        <w:rPr>
          <w:noProof w:val="0"/>
          <w:lang w:val="en-US"/>
        </w:rPr>
        <w:t xml:space="preserve"> shown in more detail how the service modules are structured. There are </w:t>
      </w:r>
      <w:r w:rsidR="00D76668">
        <w:rPr>
          <w:noProof w:val="0"/>
          <w:lang w:val="en-US"/>
        </w:rPr>
        <w:t>5</w:t>
      </w:r>
      <w:r w:rsidRPr="00272C93">
        <w:rPr>
          <w:noProof w:val="0"/>
          <w:lang w:val="en-US"/>
        </w:rPr>
        <w:t xml:space="preserve"> main sub modules: </w:t>
      </w:r>
      <w:r w:rsidR="00D76668" w:rsidRPr="009961C1">
        <w:rPr>
          <w:noProof w:val="0"/>
          <w:lang w:val="en-US"/>
        </w:rPr>
        <w:t>Users</w:t>
      </w:r>
      <w:r w:rsidR="00272C93">
        <w:rPr>
          <w:noProof w:val="0"/>
          <w:lang w:val="en-US"/>
        </w:rPr>
        <w:t>;</w:t>
      </w:r>
      <w:r w:rsidR="00D76668" w:rsidRPr="009961C1">
        <w:rPr>
          <w:noProof w:val="0"/>
          <w:lang w:val="en-US"/>
        </w:rPr>
        <w:t xml:space="preserve"> Authentication</w:t>
      </w:r>
      <w:r w:rsidR="00272C93">
        <w:rPr>
          <w:noProof w:val="0"/>
          <w:lang w:val="en-US"/>
        </w:rPr>
        <w:t>;</w:t>
      </w:r>
      <w:r w:rsidR="00D76668">
        <w:rPr>
          <w:noProof w:val="0"/>
          <w:lang w:val="en-US"/>
        </w:rPr>
        <w:t xml:space="preserve"> Execute code</w:t>
      </w:r>
      <w:r w:rsidR="00272C93">
        <w:rPr>
          <w:noProof w:val="0"/>
          <w:lang w:val="en-US"/>
        </w:rPr>
        <w:t>;</w:t>
      </w:r>
      <w:r w:rsidR="00D76668" w:rsidRPr="00D76668">
        <w:rPr>
          <w:noProof w:val="0"/>
          <w:lang w:val="en-US"/>
        </w:rPr>
        <w:t xml:space="preserve"> </w:t>
      </w:r>
      <w:r w:rsidRPr="00272C93">
        <w:rPr>
          <w:noProof w:val="0"/>
          <w:lang w:val="en-US"/>
        </w:rPr>
        <w:t>Challenges</w:t>
      </w:r>
      <w:r w:rsidR="00272C93">
        <w:rPr>
          <w:noProof w:val="0"/>
          <w:lang w:val="en-US"/>
        </w:rPr>
        <w:t xml:space="preserve">; </w:t>
      </w:r>
      <w:r w:rsidRPr="00272C93">
        <w:rPr>
          <w:noProof w:val="0"/>
          <w:lang w:val="en-US"/>
        </w:rPr>
        <w:t>Questionnaires</w:t>
      </w:r>
      <w:r w:rsidR="00D76668">
        <w:rPr>
          <w:noProof w:val="0"/>
          <w:lang w:val="en-US"/>
        </w:rPr>
        <w:t>.</w:t>
      </w:r>
    </w:p>
    <w:p w14:paraId="6509DF28" w14:textId="06A2978D" w:rsidR="00182F0A" w:rsidRPr="00272C93" w:rsidRDefault="00182F0A" w:rsidP="00567E9A">
      <w:pPr>
        <w:rPr>
          <w:noProof w:val="0"/>
          <w:lang w:val="en-US"/>
        </w:rPr>
      </w:pPr>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Content>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Pr="00E431F2">
            <w:rPr>
              <w:lang w:val="en-US"/>
            </w:rPr>
            <w:t>[24]</w:t>
          </w:r>
          <w:r w:rsidRPr="009B2EDD">
            <w:rPr>
              <w:noProof w:val="0"/>
              <w:lang w:val="en-US"/>
            </w:rPr>
            <w:fldChar w:fldCharType="end"/>
          </w:r>
        </w:sdtContent>
      </w:sdt>
      <w:r w:rsidRPr="009B2EDD">
        <w:rPr>
          <w:noProof w:val="0"/>
          <w:lang w:val="en-US"/>
        </w:rPr>
        <w:t xml:space="preserve"> hosted on Swagger UI </w:t>
      </w:r>
      <w:sdt>
        <w:sdtPr>
          <w:rPr>
            <w:noProof w:val="0"/>
            <w:lang w:val="en-US"/>
          </w:rPr>
          <w:id w:val="-1906827176"/>
          <w:citation/>
        </w:sdtPr>
        <w:sdtContent>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Pr="00E431F2">
            <w:rPr>
              <w:lang w:val="en-US"/>
            </w:rPr>
            <w:t>[25]</w:t>
          </w:r>
          <w:r w:rsidRPr="009B2EDD">
            <w:rPr>
              <w:noProof w:val="0"/>
              <w:lang w:val="en-US"/>
            </w:rPr>
            <w:fldChar w:fldCharType="end"/>
          </w:r>
        </w:sdtContent>
      </w:sdt>
      <w:r w:rsidRPr="009B2EDD">
        <w:rPr>
          <w:noProof w:val="0"/>
          <w:lang w:val="en-US"/>
        </w:rPr>
        <w:t>.</w:t>
      </w:r>
    </w:p>
    <w:p w14:paraId="1C7A1925" w14:textId="77777777" w:rsidR="00567E9A" w:rsidRPr="00272C93" w:rsidRDefault="00567E9A" w:rsidP="000F415E">
      <w:pPr>
        <w:keepNext/>
        <w:jc w:val="center"/>
        <w:rPr>
          <w:noProof w:val="0"/>
          <w:lang w:val="en-US"/>
        </w:rPr>
      </w:pPr>
      <w:r w:rsidRPr="00272C93">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309D1E2" w:rsidR="00567E9A" w:rsidRPr="00272C93" w:rsidRDefault="00567E9A" w:rsidP="00567E9A">
      <w:pPr>
        <w:pStyle w:val="Caption"/>
        <w:rPr>
          <w:noProof w:val="0"/>
          <w:lang w:val="en-US"/>
        </w:rPr>
      </w:pPr>
      <w:bookmarkStart w:id="44" w:name="_Toc39522491"/>
      <w:r w:rsidRPr="00272C93">
        <w:rPr>
          <w:noProof w:val="0"/>
          <w:lang w:val="en-US"/>
        </w:rPr>
        <w:t xml:space="preserve">Figure </w:t>
      </w:r>
      <w:r w:rsidRPr="00272C93">
        <w:rPr>
          <w:noProof w:val="0"/>
          <w:lang w:val="en-US"/>
        </w:rPr>
        <w:fldChar w:fldCharType="begin"/>
      </w:r>
      <w:r w:rsidRPr="00272C93">
        <w:rPr>
          <w:noProof w:val="0"/>
          <w:lang w:val="en-US"/>
        </w:rPr>
        <w:instrText xml:space="preserve"> SEQ Figure \* ARABIC </w:instrText>
      </w:r>
      <w:r w:rsidRPr="00272C93">
        <w:rPr>
          <w:noProof w:val="0"/>
          <w:lang w:val="en-US"/>
        </w:rPr>
        <w:fldChar w:fldCharType="separate"/>
      </w:r>
      <w:r w:rsidR="005E21C5">
        <w:rPr>
          <w:lang w:val="en-US"/>
        </w:rPr>
        <w:t>8</w:t>
      </w:r>
      <w:r w:rsidRPr="00272C93">
        <w:rPr>
          <w:noProof w:val="0"/>
          <w:lang w:val="en-US"/>
        </w:rPr>
        <w:fldChar w:fldCharType="end"/>
      </w:r>
      <w:r w:rsidRPr="00272C93">
        <w:rPr>
          <w:noProof w:val="0"/>
          <w:lang w:val="en-US"/>
        </w:rPr>
        <w:t xml:space="preserve"> – Detailed view of Services Module including DB</w:t>
      </w:r>
      <w:bookmarkEnd w:id="44"/>
    </w:p>
    <w:p w14:paraId="099E1635" w14:textId="59380AB4" w:rsidR="00D76668" w:rsidRDefault="00D76668" w:rsidP="00D76668">
      <w:pPr>
        <w:pStyle w:val="Heading3"/>
        <w:rPr>
          <w:noProof w:val="0"/>
          <w:color w:val="auto"/>
          <w:sz w:val="28"/>
          <w:szCs w:val="28"/>
          <w:lang w:val="en-US"/>
        </w:rPr>
      </w:pPr>
    </w:p>
    <w:p w14:paraId="00F9C3AF" w14:textId="77777777" w:rsidR="009B6B5A" w:rsidRPr="009B6B5A" w:rsidRDefault="009B6B5A" w:rsidP="009B6B5A">
      <w:pPr>
        <w:rPr>
          <w:lang w:val="en-US"/>
        </w:rPr>
      </w:pPr>
      <w:r w:rsidRPr="009B6B5A">
        <w:rPr>
          <w:lang w:val="en-US"/>
        </w:rPr>
        <w:t>The Users submodule is responsible for interaction and business logic with Users domain.</w:t>
      </w:r>
    </w:p>
    <w:p w14:paraId="7AAAAE9D" w14:textId="50C2A931" w:rsidR="009B6B5A" w:rsidRDefault="009B6B5A" w:rsidP="009B6B5A">
      <w:pPr>
        <w:rPr>
          <w:lang w:val="en-US"/>
        </w:rPr>
      </w:pPr>
      <w:r w:rsidRPr="009B6B5A">
        <w:rPr>
          <w:lang w:val="en-US"/>
        </w:rPr>
        <w:t>The Authentication module is responsible for allowing user basic authentication and managing endpoint authentication for the whole application.</w:t>
      </w:r>
    </w:p>
    <w:p w14:paraId="466A1101" w14:textId="706C028C" w:rsidR="009B6B5A" w:rsidRPr="009B6B5A" w:rsidRDefault="009B6B5A" w:rsidP="009B6B5A">
      <w:pPr>
        <w:rPr>
          <w:lang w:val="en-US"/>
        </w:rPr>
      </w:pPr>
      <w:r w:rsidRPr="009B6B5A">
        <w:rPr>
          <w:lang w:val="en-US"/>
        </w:rPr>
        <w:t>The Challenges submodule is responsible for interaction and business logic with Challenges and Challenge Answers domains.</w:t>
      </w:r>
    </w:p>
    <w:p w14:paraId="6E1B2662" w14:textId="61C26774" w:rsidR="009B6B5A" w:rsidRDefault="009B6B5A" w:rsidP="009B6B5A">
      <w:pPr>
        <w:rPr>
          <w:ins w:id="45" w:author="Rodrigo LeaL" w:date="2020-06-14T13:45:00Z"/>
          <w:lang w:val="en-US"/>
        </w:rPr>
      </w:pPr>
      <w:r w:rsidRPr="009B6B5A">
        <w:rPr>
          <w:lang w:val="en-US"/>
        </w:rPr>
        <w:t>The Questionnaires submodule is responsible for interaction and business logic with Questionnaire and Questionnaire Answers domains.</w:t>
      </w:r>
    </w:p>
    <w:p w14:paraId="17C5217F" w14:textId="4FE171B2" w:rsidR="00A35251" w:rsidRPr="009B6B5A" w:rsidRDefault="00A35251" w:rsidP="00A35251">
      <w:pPr>
        <w:rPr>
          <w:ins w:id="46" w:author="Rodrigo LeaL" w:date="2020-06-14T13:45:00Z"/>
          <w:lang w:val="en-US"/>
        </w:rPr>
      </w:pPr>
      <w:ins w:id="47" w:author="Rodrigo LeaL" w:date="2020-06-14T13:45:00Z">
        <w:r w:rsidRPr="009B6B5A">
          <w:rPr>
            <w:lang w:val="en-US"/>
          </w:rPr>
          <w:lastRenderedPageBreak/>
          <w:t xml:space="preserve">The </w:t>
        </w:r>
        <w:r>
          <w:rPr>
            <w:lang w:val="en-US"/>
          </w:rPr>
          <w:t>Execute Code</w:t>
        </w:r>
        <w:r w:rsidRPr="009B6B5A">
          <w:rPr>
            <w:lang w:val="en-US"/>
          </w:rPr>
          <w:t xml:space="preserve"> submodule is responsible for </w:t>
        </w:r>
        <w:r>
          <w:rPr>
            <w:lang w:val="en-US"/>
          </w:rPr>
          <w:t xml:space="preserve">handling code execution requests redirecting </w:t>
        </w:r>
      </w:ins>
      <w:ins w:id="48" w:author="Rodrigo LeaL" w:date="2020-06-14T13:46:00Z">
        <w:r>
          <w:rPr>
            <w:lang w:val="en-US"/>
          </w:rPr>
          <w:t>the requests to the correct execution environment depending on the language</w:t>
        </w:r>
      </w:ins>
      <w:ins w:id="49" w:author="Rodrigo LeaL" w:date="2020-06-14T13:45:00Z">
        <w:r w:rsidRPr="009B6B5A">
          <w:rPr>
            <w:lang w:val="en-US"/>
          </w:rPr>
          <w:t>.</w:t>
        </w:r>
      </w:ins>
    </w:p>
    <w:p w14:paraId="7A07C95E" w14:textId="77777777" w:rsidR="00A35251" w:rsidRPr="009B6B5A" w:rsidRDefault="00A35251" w:rsidP="009B6B5A">
      <w:pPr>
        <w:rPr>
          <w:lang w:val="en-US"/>
        </w:rPr>
      </w:pPr>
    </w:p>
    <w:p w14:paraId="3DC41B09" w14:textId="77777777" w:rsidR="009B6B5A" w:rsidRPr="009B6B5A" w:rsidRDefault="009B6B5A" w:rsidP="009B6B5A">
      <w:pPr>
        <w:rPr>
          <w:lang w:val="en-US"/>
        </w:rPr>
      </w:pPr>
      <w:r w:rsidRPr="009B6B5A">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5B334B1A" w:rsidR="004A2391" w:rsidRDefault="009B6B5A" w:rsidP="004A2391">
      <w:pPr>
        <w:rPr>
          <w:noProof w:val="0"/>
          <w:lang w:val="en-US"/>
        </w:rPr>
      </w:pPr>
      <w:r w:rsidRPr="00182F0A">
        <w:rPr>
          <w:noProof w:val="0"/>
          <w:lang w:val="en-US"/>
        </w:rPr>
        <w:t xml:space="preserve">To store the platform data </w:t>
      </w:r>
      <w:del w:id="50" w:author="Rodrigo LeaL" w:date="2020-06-14T13:46:00Z">
        <w:r w:rsidRPr="00182F0A" w:rsidDel="008B4ECE">
          <w:rPr>
            <w:noProof w:val="0"/>
            <w:lang w:val="en-US"/>
          </w:rPr>
          <w:delText>we're</w:delText>
        </w:r>
      </w:del>
      <w:ins w:id="51" w:author="Rodrigo LeaL" w:date="2020-06-14T13:46:00Z">
        <w:r w:rsidR="008B4ECE" w:rsidRPr="00182F0A">
          <w:rPr>
            <w:noProof w:val="0"/>
            <w:lang w:val="en-US"/>
          </w:rPr>
          <w:t>we are</w:t>
        </w:r>
      </w:ins>
      <w:r w:rsidRPr="00182F0A">
        <w:rPr>
          <w:noProof w:val="0"/>
          <w:lang w:val="en-US"/>
        </w:rPr>
        <w:t xml:space="preserve"> relying in PostgreSQL, which is an open source object-relational database, well known for its strong reliability, feature robustness and performance.</w:t>
      </w:r>
    </w:p>
    <w:p w14:paraId="73B259A0" w14:textId="77777777" w:rsidR="00CD7822" w:rsidRPr="00E8102C" w:rsidRDefault="00CD7822" w:rsidP="004A2391">
      <w:pPr>
        <w:rPr>
          <w:noProof w:val="0"/>
          <w:sz w:val="28"/>
          <w:szCs w:val="28"/>
          <w:lang w:val="en-US"/>
        </w:rPr>
      </w:pPr>
    </w:p>
    <w:p w14:paraId="6C106D79" w14:textId="002AF27C" w:rsidR="004A2391" w:rsidRPr="000051F5" w:rsidRDefault="004A2391" w:rsidP="006969E7">
      <w:pPr>
        <w:pStyle w:val="Heading3"/>
        <w:rPr>
          <w:noProof w:val="0"/>
          <w:color w:val="auto"/>
          <w:sz w:val="32"/>
          <w:szCs w:val="32"/>
          <w:lang w:val="en-US"/>
        </w:rPr>
      </w:pPr>
      <w:bookmarkStart w:id="52" w:name="_Toc39522476"/>
      <w:r w:rsidRPr="000051F5">
        <w:rPr>
          <w:noProof w:val="0"/>
          <w:color w:val="auto"/>
          <w:sz w:val="28"/>
          <w:szCs w:val="28"/>
          <w:lang w:val="en-US"/>
        </w:rPr>
        <w:t>5.</w:t>
      </w:r>
      <w:r w:rsidR="006969E7" w:rsidRPr="000051F5">
        <w:rPr>
          <w:noProof w:val="0"/>
          <w:color w:val="auto"/>
          <w:sz w:val="28"/>
          <w:szCs w:val="28"/>
          <w:lang w:val="en-US"/>
        </w:rPr>
        <w:t>2</w:t>
      </w:r>
      <w:r w:rsidRPr="000051F5">
        <w:rPr>
          <w:noProof w:val="0"/>
          <w:color w:val="auto"/>
          <w:sz w:val="28"/>
          <w:szCs w:val="28"/>
          <w:lang w:val="en-US"/>
        </w:rPr>
        <w:t>.</w:t>
      </w:r>
      <w:r w:rsidR="006969E7" w:rsidRPr="000051F5">
        <w:rPr>
          <w:noProof w:val="0"/>
          <w:color w:val="auto"/>
          <w:sz w:val="28"/>
          <w:szCs w:val="28"/>
          <w:lang w:val="en-US"/>
        </w:rPr>
        <w:t>1</w:t>
      </w:r>
      <w:r w:rsidRPr="000051F5">
        <w:rPr>
          <w:noProof w:val="0"/>
          <w:color w:val="auto"/>
          <w:sz w:val="28"/>
          <w:szCs w:val="28"/>
          <w:lang w:val="en-US"/>
        </w:rPr>
        <w:t xml:space="preserve"> Data Model</w:t>
      </w:r>
      <w:bookmarkEnd w:id="52"/>
    </w:p>
    <w:p w14:paraId="396E4B51" w14:textId="40A4E6CB" w:rsidR="00567E9A" w:rsidRPr="00071A4F" w:rsidRDefault="00567E9A" w:rsidP="00567E9A">
      <w:pPr>
        <w:rPr>
          <w:noProof w:val="0"/>
          <w:lang w:val="en-US"/>
        </w:rPr>
      </w:pPr>
      <w:r w:rsidRPr="000051F5">
        <w:rPr>
          <w:noProof w:val="0"/>
          <w:lang w:val="en-US"/>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Pr>
          <w:lang w:val="en-US"/>
        </w:rPr>
        <w:t xml:space="preserve"> </w:t>
      </w:r>
      <w:r w:rsidR="00071A4F">
        <w:rPr>
          <w:noProof w:val="0"/>
          <w:lang w:val="en-US"/>
        </w:rPr>
        <w:t>o</w:t>
      </w:r>
      <w:r w:rsidR="00FD74B8">
        <w:rPr>
          <w:noProof w:val="0"/>
          <w:lang w:val="en-US"/>
        </w:rPr>
        <w:t>n</w:t>
      </w:r>
      <w:r w:rsidR="00071A4F">
        <w:rPr>
          <w:noProof w:val="0"/>
          <w:lang w:val="en-US"/>
        </w:rPr>
        <w:t xml:space="preserve"> </w:t>
      </w:r>
      <w:r w:rsidR="00071A4F">
        <w:rPr>
          <w:noProof w:val="0"/>
          <w:lang w:val="en-US"/>
        </w:rPr>
        <w:fldChar w:fldCharType="begin"/>
      </w:r>
      <w:r w:rsidR="00071A4F">
        <w:rPr>
          <w:noProof w:val="0"/>
          <w:lang w:val="en-US"/>
        </w:rPr>
        <w:instrText xml:space="preserve"> REF _Ref43026149 \w \h </w:instrText>
      </w:r>
      <w:r w:rsidR="00071A4F">
        <w:rPr>
          <w:noProof w:val="0"/>
          <w:lang w:val="en-US"/>
        </w:rPr>
      </w:r>
      <w:r w:rsidR="00071A4F">
        <w:rPr>
          <w:noProof w:val="0"/>
          <w:lang w:val="en-US"/>
        </w:rPr>
        <w:fldChar w:fldCharType="separate"/>
      </w:r>
      <w:r w:rsidR="00071A4F">
        <w:rPr>
          <w:noProof w:val="0"/>
          <w:lang w:val="en-US"/>
        </w:rPr>
        <w:t>Annex B</w:t>
      </w:r>
      <w:r w:rsidR="00071A4F">
        <w:rPr>
          <w:noProof w:val="0"/>
          <w:lang w:val="en-US"/>
        </w:rPr>
        <w:fldChar w:fldCharType="end"/>
      </w:r>
      <w:r w:rsidRPr="00071A4F">
        <w:rPr>
          <w:noProof w:val="0"/>
          <w:lang w:val="en-US"/>
        </w:rPr>
        <w:t>.</w:t>
      </w:r>
    </w:p>
    <w:p w14:paraId="39B4949A" w14:textId="58240DE6" w:rsidR="00567E9A" w:rsidRPr="00071A4F" w:rsidRDefault="00567E9A" w:rsidP="000F415E">
      <w:pPr>
        <w:keepNext/>
        <w:jc w:val="center"/>
        <w:rPr>
          <w:noProof w:val="0"/>
          <w:lang w:val="en-US"/>
        </w:rPr>
      </w:pPr>
    </w:p>
    <w:p w14:paraId="20F13594" w14:textId="500E8F83" w:rsidR="00B94519" w:rsidRPr="000051F5" w:rsidRDefault="00567E9A" w:rsidP="00567E9A">
      <w:pPr>
        <w:rPr>
          <w:noProof w:val="0"/>
          <w:lang w:val="en-US"/>
        </w:rPr>
      </w:pPr>
      <w:r w:rsidRPr="00071A4F">
        <w:rPr>
          <w:noProof w:val="0"/>
          <w:lang w:val="en-US"/>
        </w:rPr>
        <w:t xml:space="preserve">To follow good practices of data model design this data model follows 3NF rules for normalization </w:t>
      </w:r>
      <w:sdt>
        <w:sdtPr>
          <w:rPr>
            <w:noProof w:val="0"/>
            <w:lang w:val="en-US"/>
          </w:rPr>
          <w:id w:val="-491251218"/>
          <w:citation/>
        </w:sdtPr>
        <w:sdtContent>
          <w:r w:rsidR="00C16541" w:rsidRPr="00071A4F">
            <w:rPr>
              <w:noProof w:val="0"/>
              <w:lang w:val="en-US"/>
            </w:rPr>
            <w:fldChar w:fldCharType="begin"/>
          </w:r>
          <w:r w:rsidR="000F784E" w:rsidRPr="00071A4F">
            <w:rPr>
              <w:noProof w:val="0"/>
              <w:lang w:val="en-US"/>
            </w:rPr>
            <w:instrText xml:space="preserve">CITATION Dat20 \l 2070 </w:instrText>
          </w:r>
          <w:r w:rsidR="00C16541" w:rsidRPr="00071A4F">
            <w:rPr>
              <w:noProof w:val="0"/>
              <w:lang w:val="en-US"/>
            </w:rPr>
            <w:fldChar w:fldCharType="separate"/>
          </w:r>
          <w:r w:rsidR="00E431F2" w:rsidRPr="00E431F2">
            <w:rPr>
              <w:lang w:val="en-US"/>
            </w:rPr>
            <w:t>[26]</w:t>
          </w:r>
          <w:r w:rsidR="00C16541" w:rsidRPr="00071A4F">
            <w:rPr>
              <w:noProof w:val="0"/>
              <w:lang w:val="en-US"/>
            </w:rPr>
            <w:fldChar w:fldCharType="end"/>
          </w:r>
        </w:sdtContent>
      </w:sdt>
      <w:sdt>
        <w:sdtPr>
          <w:rPr>
            <w:noProof w:val="0"/>
            <w:lang w:val="en-US"/>
          </w:rPr>
          <w:id w:val="-1508897247"/>
          <w:citation/>
        </w:sdtPr>
        <w:sdtContent>
          <w:r w:rsidR="00B27D60" w:rsidRPr="00071A4F">
            <w:rPr>
              <w:noProof w:val="0"/>
              <w:lang w:val="en-US"/>
            </w:rPr>
            <w:fldChar w:fldCharType="begin"/>
          </w:r>
          <w:r w:rsidR="00B27D60" w:rsidRPr="00071A4F">
            <w:rPr>
              <w:noProof w:val="0"/>
              <w:lang w:val="en-US"/>
            </w:rPr>
            <w:instrText xml:space="preserve"> CITATION Sha04 \l 2057 </w:instrText>
          </w:r>
          <w:r w:rsidR="00B27D60" w:rsidRPr="00071A4F">
            <w:rPr>
              <w:noProof w:val="0"/>
              <w:lang w:val="en-US"/>
            </w:rPr>
            <w:fldChar w:fldCharType="separate"/>
          </w:r>
          <w:r w:rsidR="00E431F2">
            <w:rPr>
              <w:lang w:val="en-US"/>
            </w:rPr>
            <w:t xml:space="preserve"> </w:t>
          </w:r>
          <w:r w:rsidR="00E431F2" w:rsidRPr="00E431F2">
            <w:rPr>
              <w:lang w:val="en-US"/>
            </w:rPr>
            <w:t>[27]</w:t>
          </w:r>
          <w:r w:rsidR="00B27D60" w:rsidRPr="00071A4F">
            <w:rPr>
              <w:noProof w:val="0"/>
              <w:lang w:val="en-US"/>
            </w:rPr>
            <w:fldChar w:fldCharType="end"/>
          </w:r>
        </w:sdtContent>
      </w:sdt>
      <w:r w:rsidR="00B94519" w:rsidRPr="00071A4F">
        <w:rPr>
          <w:noProof w:val="0"/>
          <w:lang w:val="en-US"/>
        </w:rPr>
        <w:t>, below is a more detailed explanation of what represents each entity</w:t>
      </w:r>
      <w:r w:rsidR="000051F5">
        <w:rPr>
          <w:noProof w:val="0"/>
          <w:lang w:val="en-US"/>
        </w:rPr>
        <w:t>.</w:t>
      </w:r>
    </w:p>
    <w:p w14:paraId="567775E3" w14:textId="77777777" w:rsidR="00B94519" w:rsidRPr="000051F5" w:rsidRDefault="00B94519" w:rsidP="00B94519">
      <w:pPr>
        <w:rPr>
          <w:noProof w:val="0"/>
          <w:lang w:val="en-US"/>
        </w:rPr>
      </w:pPr>
      <w:r w:rsidRPr="000051F5">
        <w:rPr>
          <w:noProof w:val="0"/>
          <w:lang w:val="en-US"/>
        </w:rPr>
        <w:t>App user - This entity represents a user on the platform.</w:t>
      </w:r>
    </w:p>
    <w:p w14:paraId="3FF26779" w14:textId="77777777" w:rsidR="00B94519" w:rsidRPr="000051F5" w:rsidRDefault="00B94519" w:rsidP="00B94519">
      <w:pPr>
        <w:rPr>
          <w:noProof w:val="0"/>
          <w:lang w:val="en-US"/>
        </w:rPr>
      </w:pPr>
      <w:r w:rsidRPr="000051F5">
        <w:rPr>
          <w:noProof w:val="0"/>
          <w:lang w:val="en-US"/>
        </w:rPr>
        <w:t>Code Language - This entity contains the different coding languages supported by the platform</w:t>
      </w:r>
    </w:p>
    <w:p w14:paraId="517856E9" w14:textId="2078F06B" w:rsidR="00B94519" w:rsidRPr="000051F5" w:rsidRDefault="00B94519" w:rsidP="00B94519">
      <w:pPr>
        <w:rPr>
          <w:noProof w:val="0"/>
          <w:lang w:val="en-US"/>
        </w:rPr>
      </w:pPr>
      <w:r w:rsidRPr="000051F5">
        <w:rPr>
          <w:noProof w:val="0"/>
          <w:lang w:val="en-US"/>
        </w:rPr>
        <w:t xml:space="preserve">Challenge - This entity on the data model maps directly to the challenges identified on the requirements section </w:t>
      </w:r>
      <w:r w:rsidRPr="000051F5">
        <w:rPr>
          <w:noProof w:val="0"/>
          <w:lang w:val="en-US"/>
        </w:rPr>
        <w:fldChar w:fldCharType="begin"/>
      </w:r>
      <w:r w:rsidRPr="000051F5">
        <w:rPr>
          <w:noProof w:val="0"/>
          <w:lang w:val="en-US"/>
        </w:rPr>
        <w:instrText xml:space="preserve"> REF _Ref39266722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0051F5" w:rsidRDefault="00B94519" w:rsidP="00B94519">
      <w:pPr>
        <w:rPr>
          <w:noProof w:val="0"/>
          <w:lang w:val="en-US"/>
        </w:rPr>
      </w:pPr>
      <w:r w:rsidRPr="000051F5">
        <w:rPr>
          <w:noProof w:val="0"/>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0051F5" w:rsidRDefault="00B94519" w:rsidP="00B94519">
      <w:pPr>
        <w:rPr>
          <w:noProof w:val="0"/>
          <w:lang w:val="en-US"/>
        </w:rPr>
      </w:pPr>
      <w:r w:rsidRPr="000051F5">
        <w:rPr>
          <w:noProof w:val="0"/>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0051F5" w:rsidRDefault="00B94519" w:rsidP="00B94519">
      <w:pPr>
        <w:rPr>
          <w:noProof w:val="0"/>
          <w:lang w:val="en-US"/>
        </w:rPr>
      </w:pPr>
      <w:r w:rsidRPr="000051F5">
        <w:rPr>
          <w:noProof w:val="0"/>
          <w:lang w:val="en-US"/>
        </w:rPr>
        <w:t xml:space="preserve">Questionnaire - This entity on the data model maps directly to the questionnaires identified on the requirements section </w:t>
      </w:r>
      <w:r w:rsidRPr="000051F5">
        <w:rPr>
          <w:noProof w:val="0"/>
          <w:lang w:val="en-US"/>
        </w:rPr>
        <w:fldChar w:fldCharType="begin"/>
      </w:r>
      <w:r w:rsidRPr="000051F5">
        <w:rPr>
          <w:noProof w:val="0"/>
          <w:lang w:val="en-US"/>
        </w:rPr>
        <w:instrText xml:space="preserve"> REF _Ref39266710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 questionnaire has a many to one relationship with the user </w:t>
      </w:r>
      <w:r w:rsidRPr="000051F5">
        <w:rPr>
          <w:noProof w:val="0"/>
          <w:lang w:val="en-US"/>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0051F5" w:rsidRDefault="00B94519" w:rsidP="00B94519">
      <w:pPr>
        <w:rPr>
          <w:noProof w:val="0"/>
          <w:lang w:val="en-US"/>
        </w:rPr>
      </w:pPr>
      <w:r w:rsidRPr="000051F5">
        <w:rPr>
          <w:noProof w:val="0"/>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0051F5" w:rsidRDefault="00B94519" w:rsidP="00B94519">
      <w:pPr>
        <w:rPr>
          <w:noProof w:val="0"/>
          <w:lang w:val="en-US"/>
        </w:rPr>
      </w:pPr>
      <w:r w:rsidRPr="000051F5">
        <w:rPr>
          <w:noProof w:val="0"/>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0051F5" w:rsidRDefault="00B94519" w:rsidP="00B94519">
      <w:pPr>
        <w:rPr>
          <w:noProof w:val="0"/>
          <w:lang w:val="en-US"/>
        </w:rPr>
      </w:pPr>
      <w:r w:rsidRPr="000051F5">
        <w:rPr>
          <w:noProof w:val="0"/>
          <w:lang w:val="en-US"/>
        </w:rPr>
        <w:t xml:space="preserve">Tag - This entity supports the tag search functionality identified on the requirements section </w:t>
      </w:r>
      <w:r w:rsidRPr="000051F5">
        <w:rPr>
          <w:noProof w:val="0"/>
          <w:lang w:val="en-US"/>
        </w:rPr>
        <w:fldChar w:fldCharType="begin"/>
      </w:r>
      <w:r w:rsidRPr="000051F5">
        <w:rPr>
          <w:noProof w:val="0"/>
          <w:lang w:val="en-US"/>
        </w:rPr>
        <w:instrText xml:space="preserve"> REF _Ref39266674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There is a one to many relationship with the challenges since a challenge can have multiple tags. </w:t>
      </w:r>
    </w:p>
    <w:p w14:paraId="39BA4BBA" w14:textId="19941C43" w:rsidR="00B94519" w:rsidRPr="000051F5" w:rsidRDefault="00B94519" w:rsidP="00B94519">
      <w:pPr>
        <w:rPr>
          <w:noProof w:val="0"/>
          <w:lang w:val="en-US"/>
        </w:rPr>
      </w:pPr>
      <w:r w:rsidRPr="000051F5">
        <w:rPr>
          <w:noProof w:val="0"/>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0051F5" w:rsidRDefault="00567E9A" w:rsidP="00567E9A">
      <w:pPr>
        <w:rPr>
          <w:noProof w:val="0"/>
          <w:lang w:val="en-US"/>
        </w:rPr>
      </w:pPr>
    </w:p>
    <w:p w14:paraId="64AEB5DC" w14:textId="7B6574D2" w:rsidR="004A2391" w:rsidRPr="00E8102C" w:rsidRDefault="004A2391" w:rsidP="006969E7">
      <w:pPr>
        <w:pStyle w:val="Heading2"/>
        <w:rPr>
          <w:noProof w:val="0"/>
          <w:color w:val="auto"/>
          <w:sz w:val="28"/>
          <w:szCs w:val="28"/>
          <w:lang w:val="en-US"/>
        </w:rPr>
      </w:pPr>
      <w:bookmarkStart w:id="53" w:name="_Toc39522477"/>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53"/>
    </w:p>
    <w:p w14:paraId="5E11EBD8" w14:textId="182CA7B4" w:rsidR="005716B8" w:rsidRPr="000051F5" w:rsidRDefault="005716B8" w:rsidP="005716B8">
      <w:pPr>
        <w:rPr>
          <w:noProof w:val="0"/>
          <w:lang w:val="en-US"/>
        </w:rPr>
      </w:pPr>
      <w:r w:rsidRPr="000051F5">
        <w:rPr>
          <w:noProof w:val="0"/>
          <w:lang w:val="en-US"/>
        </w:rPr>
        <w:t xml:space="preserve">This module contains multiple containers, these containers are grouped in container execution managers and have grouped containers by runtime, i.e. there will be </w:t>
      </w:r>
      <w:r w:rsidR="0000657F" w:rsidRPr="00E8102C">
        <w:rPr>
          <w:noProof w:val="0"/>
          <w:lang w:val="en-US"/>
        </w:rPr>
        <w:t>a</w:t>
      </w:r>
      <w:r w:rsidRPr="000051F5">
        <w:rPr>
          <w:noProof w:val="0"/>
          <w:lang w:val="en-US"/>
        </w:rPr>
        <w:t xml:space="preserve"> container execution manager for </w:t>
      </w:r>
      <w:r w:rsidR="00567E9A" w:rsidRPr="000051F5">
        <w:rPr>
          <w:noProof w:val="0"/>
          <w:lang w:val="en-US"/>
        </w:rPr>
        <w:t>each type of runtime environment.</w:t>
      </w:r>
      <w:r w:rsidRPr="000051F5">
        <w:rPr>
          <w:noProof w:val="0"/>
          <w:lang w:val="en-US"/>
        </w:rPr>
        <w:t xml:space="preserve"> The </w:t>
      </w:r>
      <w:r w:rsidR="0000657F" w:rsidRPr="00E8102C">
        <w:rPr>
          <w:noProof w:val="0"/>
          <w:lang w:val="en-US"/>
        </w:rPr>
        <w:t>scalability</w:t>
      </w:r>
      <w:r w:rsidRPr="000051F5">
        <w:rPr>
          <w:noProof w:val="0"/>
          <w:lang w:val="en-US"/>
        </w:rPr>
        <w:t xml:space="preserve"> of this module is provided with the execution manager, providing more containers to the manager will </w:t>
      </w:r>
      <w:r w:rsidR="0000657F" w:rsidRPr="00E8102C">
        <w:rPr>
          <w:noProof w:val="0"/>
          <w:lang w:val="en-US"/>
        </w:rPr>
        <w:t>increase</w:t>
      </w:r>
      <w:r w:rsidRPr="000051F5">
        <w:rPr>
          <w:noProof w:val="0"/>
          <w:lang w:val="en-US"/>
        </w:rPr>
        <w:t xml:space="preserve"> capacity.</w:t>
      </w:r>
    </w:p>
    <w:p w14:paraId="3A508D8C" w14:textId="3EA66935" w:rsidR="00567E9A" w:rsidRPr="000051F5" w:rsidRDefault="00567E9A">
      <w:pPr>
        <w:rPr>
          <w:noProof w:val="0"/>
          <w:lang w:val="en-US"/>
        </w:rPr>
      </w:pPr>
      <w:r w:rsidRPr="000051F5">
        <w:rPr>
          <w:noProof w:val="0"/>
          <w:lang w:val="en-US"/>
        </w:rPr>
        <w:t>The goal of this module is to make it possible to execute external code send by this module’s clients while supporting multiple runtime environments.</w:t>
      </w:r>
    </w:p>
    <w:p w14:paraId="3F530DD9" w14:textId="1A2242A3" w:rsidR="00567E9A" w:rsidRPr="000051F5" w:rsidRDefault="00567E9A" w:rsidP="00567E9A">
      <w:pPr>
        <w:rPr>
          <w:noProof w:val="0"/>
          <w:lang w:val="en-US"/>
        </w:rPr>
      </w:pPr>
      <w:r w:rsidRPr="000051F5">
        <w:rPr>
          <w:noProof w:val="0"/>
          <w:lang w:val="en-US"/>
        </w:rPr>
        <w:t>As can be seen</w:t>
      </w:r>
      <w:r w:rsidR="005716B8" w:rsidRPr="000051F5">
        <w:rPr>
          <w:noProof w:val="0"/>
          <w:lang w:val="en-US"/>
        </w:rPr>
        <w:t xml:space="preserve"> </w:t>
      </w:r>
      <w:r w:rsidR="002F31E0" w:rsidRPr="000051F5">
        <w:rPr>
          <w:noProof w:val="0"/>
          <w:lang w:val="en-US"/>
        </w:rPr>
        <w:t xml:space="preserve">on </w:t>
      </w:r>
      <w:r w:rsidR="002F31E0" w:rsidRPr="000051F5">
        <w:rPr>
          <w:noProof w:val="0"/>
          <w:lang w:val="en-US"/>
        </w:rPr>
        <w:fldChar w:fldCharType="begin"/>
      </w:r>
      <w:r w:rsidR="002F31E0" w:rsidRPr="000051F5">
        <w:rPr>
          <w:noProof w:val="0"/>
          <w:lang w:val="en-US"/>
        </w:rPr>
        <w:instrText xml:space="preserve"> REF _Ref39267114 \h </w:instrText>
      </w:r>
      <w:r w:rsidR="002F31E0" w:rsidRPr="000051F5">
        <w:rPr>
          <w:noProof w:val="0"/>
          <w:lang w:val="en-US"/>
        </w:rPr>
      </w:r>
      <w:r w:rsidR="002F31E0" w:rsidRPr="000051F5">
        <w:rPr>
          <w:noProof w:val="0"/>
          <w:lang w:val="en-US"/>
        </w:rPr>
        <w:fldChar w:fldCharType="separate"/>
      </w:r>
      <w:r w:rsidR="00770B4F" w:rsidRPr="000051F5">
        <w:rPr>
          <w:noProof w:val="0"/>
          <w:lang w:val="en-US"/>
        </w:rPr>
        <w:t>Figure 10</w:t>
      </w:r>
      <w:r w:rsidR="002F31E0" w:rsidRPr="000051F5">
        <w:rPr>
          <w:noProof w:val="0"/>
          <w:lang w:val="en-US"/>
        </w:rPr>
        <w:fldChar w:fldCharType="end"/>
      </w:r>
      <w:r w:rsidRPr="000051F5">
        <w:rPr>
          <w:noProof w:val="0"/>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0051F5">
        <w:rPr>
          <w:noProof w:val="0"/>
          <w:lang w:val="en-US"/>
        </w:rPr>
        <w:t>it</w:t>
      </w:r>
      <w:r w:rsidRPr="000051F5">
        <w:rPr>
          <w:noProof w:val="0"/>
          <w:lang w:val="en-US"/>
        </w:rPr>
        <w:t xml:space="preserve"> compiles the code (if necessary), executes the code and returns the result of the execution.</w:t>
      </w:r>
    </w:p>
    <w:p w14:paraId="70471D70" w14:textId="19082BAB" w:rsidR="00567E9A" w:rsidRPr="000051F5" w:rsidRDefault="00567E9A" w:rsidP="00567E9A">
      <w:pPr>
        <w:rPr>
          <w:noProof w:val="0"/>
          <w:lang w:val="en-US"/>
        </w:rPr>
      </w:pPr>
      <w:r w:rsidRPr="000051F5">
        <w:rPr>
          <w:noProof w:val="0"/>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0051F5">
        <w:rPr>
          <w:noProof w:val="0"/>
          <w:lang w:val="en-US"/>
        </w:rPr>
        <w:lastRenderedPageBreak/>
        <w:t>modularity of the solution. If the need arises to change a specific runtime environment or even add more it would be a seamless change.</w:t>
      </w:r>
    </w:p>
    <w:p w14:paraId="3A5BAD19" w14:textId="3D9F12E8" w:rsidR="00567E9A" w:rsidRPr="000051F5" w:rsidRDefault="002F31E0" w:rsidP="000F415E">
      <w:pPr>
        <w:jc w:val="center"/>
        <w:rPr>
          <w:noProof w:val="0"/>
          <w:lang w:val="en-US"/>
        </w:rPr>
      </w:pPr>
      <w:r w:rsidRPr="000051F5">
        <w:rPr>
          <w:lang w:val="en-US"/>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7EF3620" w:rsidR="00567E9A" w:rsidRPr="000051F5" w:rsidRDefault="00567E9A" w:rsidP="00567E9A">
      <w:pPr>
        <w:pStyle w:val="Caption"/>
        <w:rPr>
          <w:noProof w:val="0"/>
          <w:lang w:val="en-US"/>
        </w:rPr>
      </w:pPr>
      <w:bookmarkStart w:id="54" w:name="_Ref39267114"/>
      <w:bookmarkStart w:id="55" w:name="_Toc39522493"/>
      <w:r w:rsidRPr="000051F5">
        <w:rPr>
          <w:noProof w:val="0"/>
          <w:lang w:val="en-US"/>
        </w:rPr>
        <w:t xml:space="preserve">Figure </w:t>
      </w:r>
      <w:r w:rsidRPr="000051F5">
        <w:rPr>
          <w:noProof w:val="0"/>
          <w:lang w:val="en-US"/>
        </w:rPr>
        <w:fldChar w:fldCharType="begin"/>
      </w:r>
      <w:r w:rsidRPr="000051F5">
        <w:rPr>
          <w:noProof w:val="0"/>
          <w:lang w:val="en-US"/>
        </w:rPr>
        <w:instrText xml:space="preserve"> SEQ Figure \* ARABIC </w:instrText>
      </w:r>
      <w:r w:rsidRPr="000051F5">
        <w:rPr>
          <w:noProof w:val="0"/>
          <w:lang w:val="en-US"/>
        </w:rPr>
        <w:fldChar w:fldCharType="separate"/>
      </w:r>
      <w:r w:rsidR="005E21C5">
        <w:rPr>
          <w:lang w:val="en-US"/>
        </w:rPr>
        <w:t>10</w:t>
      </w:r>
      <w:r w:rsidRPr="000051F5">
        <w:rPr>
          <w:noProof w:val="0"/>
          <w:lang w:val="en-US"/>
        </w:rPr>
        <w:fldChar w:fldCharType="end"/>
      </w:r>
      <w:bookmarkEnd w:id="54"/>
      <w:r w:rsidRPr="000051F5">
        <w:rPr>
          <w:noProof w:val="0"/>
          <w:lang w:val="en-US"/>
        </w:rPr>
        <w:t xml:space="preserve"> – Detailed view of ExecutionEnvironments Module</w:t>
      </w:r>
      <w:bookmarkEnd w:id="55"/>
    </w:p>
    <w:p w14:paraId="5568FE31" w14:textId="77777777" w:rsidR="0034073C" w:rsidRDefault="0034073C" w:rsidP="00567E9A">
      <w:pPr>
        <w:rPr>
          <w:noProof w:val="0"/>
          <w:lang w:val="en-US"/>
        </w:rPr>
      </w:pPr>
    </w:p>
    <w:p w14:paraId="2AA1F894" w14:textId="50C94BAD" w:rsidR="00567E9A" w:rsidRPr="000051F5" w:rsidRDefault="00567E9A" w:rsidP="00567E9A">
      <w:pPr>
        <w:rPr>
          <w:noProof w:val="0"/>
          <w:lang w:val="en-US"/>
        </w:rPr>
      </w:pPr>
      <w:r w:rsidRPr="000051F5">
        <w:rPr>
          <w:noProof w:val="0"/>
          <w:lang w:val="en-US"/>
        </w:rPr>
        <w:t xml:space="preserve">Docker will be used to build and run containers for each execution environment application and 5 runtime environments will be supported: Java, Kotlin, JavaScript, C#, Python. </w:t>
      </w:r>
    </w:p>
    <w:p w14:paraId="7974CE03" w14:textId="77777777" w:rsidR="00796A75" w:rsidRDefault="00796A75">
      <w:pPr>
        <w:spacing w:after="200"/>
        <w:jc w:val="left"/>
        <w:rPr>
          <w:noProof w:val="0"/>
          <w:lang w:val="en-US"/>
        </w:rPr>
      </w:pPr>
      <w:r>
        <w:rPr>
          <w:noProof w:val="0"/>
          <w:lang w:val="en-US"/>
        </w:rPr>
        <w:br w:type="page"/>
      </w:r>
    </w:p>
    <w:p w14:paraId="44BE86FA" w14:textId="39AE57F3" w:rsidR="00732A68" w:rsidRDefault="00732A68" w:rsidP="00CD7822">
      <w:pPr>
        <w:pStyle w:val="Heading1"/>
      </w:pPr>
      <w:r>
        <w:lastRenderedPageBreak/>
        <w:t>Implementation Details</w:t>
      </w:r>
    </w:p>
    <w:p w14:paraId="7070CD6E" w14:textId="7795050A" w:rsidR="00A35251" w:rsidRDefault="00A35251" w:rsidP="00A35251">
      <w:pPr>
        <w:rPr>
          <w:ins w:id="56" w:author="Rodrigo LeaL" w:date="2020-06-14T14:38:00Z"/>
          <w:lang w:val="en-US"/>
        </w:rPr>
      </w:pPr>
      <w:r>
        <w:rPr>
          <w:lang w:val="en-US"/>
        </w:rPr>
        <w:t xml:space="preserve">This chapter </w:t>
      </w:r>
      <w:del w:id="57" w:author="Rodrigo LeaL" w:date="2020-06-14T13:53:00Z">
        <w:r w:rsidDel="00E87EC9">
          <w:rPr>
            <w:lang w:val="en-US"/>
          </w:rPr>
          <w:delText xml:space="preserve">contains </w:delText>
        </w:r>
      </w:del>
      <w:ins w:id="58" w:author="Rodrigo LeaL" w:date="2020-06-14T13:53:00Z">
        <w:r w:rsidR="00E87EC9">
          <w:rPr>
            <w:lang w:val="en-US"/>
          </w:rPr>
          <w:t xml:space="preserve">describes </w:t>
        </w:r>
      </w:ins>
      <w:r>
        <w:rPr>
          <w:lang w:val="en-US"/>
        </w:rPr>
        <w:t>some relevant implementation</w:t>
      </w:r>
      <w:ins w:id="59" w:author="Rodrigo LeaL" w:date="2020-06-14T13:43:00Z">
        <w:r>
          <w:rPr>
            <w:lang w:val="en-US"/>
          </w:rPr>
          <w:t xml:space="preserve"> details regarding the modules described in</w:t>
        </w:r>
      </w:ins>
      <w:ins w:id="60" w:author="Rodrigo LeaL" w:date="2020-06-14T13:44:00Z">
        <w:r>
          <w:rPr>
            <w:lang w:val="en-US"/>
          </w:rPr>
          <w:t xml:space="preserve"> chapter</w:t>
        </w:r>
      </w:ins>
      <w:ins w:id="61" w:author="Rodrigo LeaL" w:date="2020-06-14T13:43:00Z">
        <w:r>
          <w:rPr>
            <w:lang w:val="en-US"/>
          </w:rPr>
          <w:t xml:space="preserve"> </w:t>
        </w:r>
        <w:r>
          <w:rPr>
            <w:lang w:val="en-US"/>
          </w:rPr>
          <w:fldChar w:fldCharType="begin"/>
        </w:r>
        <w:r>
          <w:rPr>
            <w:lang w:val="en-US"/>
          </w:rPr>
          <w:instrText xml:space="preserve"> REF _Ref43034646 \r \h </w:instrText>
        </w:r>
      </w:ins>
      <w:r>
        <w:rPr>
          <w:lang w:val="en-US"/>
        </w:rPr>
      </w:r>
      <w:r>
        <w:rPr>
          <w:lang w:val="en-US"/>
        </w:rPr>
        <w:fldChar w:fldCharType="separate"/>
      </w:r>
      <w:ins w:id="62" w:author="Rodrigo LeaL" w:date="2020-06-14T13:43:00Z">
        <w:r>
          <w:rPr>
            <w:lang w:val="en-US"/>
          </w:rPr>
          <w:t>5</w:t>
        </w:r>
        <w:r>
          <w:rPr>
            <w:lang w:val="en-US"/>
          </w:rPr>
          <w:fldChar w:fldCharType="end"/>
        </w:r>
      </w:ins>
      <w:ins w:id="63" w:author="Rodrigo LeaL" w:date="2020-06-14T13:44:00Z">
        <w:r>
          <w:rPr>
            <w:lang w:val="en-US"/>
          </w:rPr>
          <w:t>.</w:t>
        </w:r>
      </w:ins>
    </w:p>
    <w:p w14:paraId="2AEF4569" w14:textId="77777777" w:rsidR="0024124B" w:rsidRPr="00A35251" w:rsidRDefault="0024124B" w:rsidP="00A35251">
      <w:pPr>
        <w:rPr>
          <w:lang w:val="en-US"/>
        </w:rPr>
      </w:pPr>
    </w:p>
    <w:p w14:paraId="7A2AAB9F" w14:textId="32AA76DC" w:rsidR="00C438A2" w:rsidRDefault="00C438A2" w:rsidP="00C438A2">
      <w:pPr>
        <w:pStyle w:val="Heading2"/>
        <w:rPr>
          <w:noProof w:val="0"/>
          <w:color w:val="auto"/>
          <w:sz w:val="28"/>
          <w:szCs w:val="28"/>
          <w:lang w:val="en-US"/>
        </w:rPr>
      </w:pPr>
      <w:r>
        <w:rPr>
          <w:noProof w:val="0"/>
          <w:color w:val="auto"/>
          <w:sz w:val="28"/>
          <w:szCs w:val="28"/>
          <w:lang w:val="en-US"/>
        </w:rPr>
        <w:t>6.</w:t>
      </w:r>
      <w:r w:rsidRPr="00E8102C">
        <w:rPr>
          <w:noProof w:val="0"/>
          <w:color w:val="auto"/>
          <w:sz w:val="28"/>
          <w:szCs w:val="28"/>
          <w:lang w:val="en-US"/>
        </w:rPr>
        <w:t xml:space="preserve">1. </w:t>
      </w:r>
      <w:r>
        <w:rPr>
          <w:noProof w:val="0"/>
          <w:color w:val="auto"/>
          <w:sz w:val="28"/>
          <w:szCs w:val="28"/>
          <w:lang w:val="en-US"/>
        </w:rPr>
        <w:t>Services</w:t>
      </w:r>
    </w:p>
    <w:p w14:paraId="509EAC3D" w14:textId="441EEE84" w:rsidR="00C438A2" w:rsidDel="00A35251" w:rsidRDefault="00AB16CF" w:rsidP="00C438A2">
      <w:pPr>
        <w:rPr>
          <w:del w:id="64" w:author="Rodrigo LeaL" w:date="2020-06-14T13:44:00Z"/>
          <w:lang w:val="en-US"/>
        </w:rPr>
      </w:pPr>
      <w:ins w:id="65" w:author="Rodrigo LeaL" w:date="2020-06-14T14:03:00Z">
        <w:r>
          <w:rPr>
            <w:lang w:val="en-US"/>
          </w:rPr>
          <w:t xml:space="preserve">The services </w:t>
        </w:r>
      </w:ins>
      <w:ins w:id="66" w:author="Rodrigo LeaL" w:date="2020-06-14T14:04:00Z">
        <w:r>
          <w:rPr>
            <w:lang w:val="en-US"/>
          </w:rPr>
          <w:t xml:space="preserve">Users, Execute Code, Challenges and Validations have implementation details which are specific of each service but also share </w:t>
        </w:r>
      </w:ins>
      <w:ins w:id="67" w:author="Rodrigo LeaL" w:date="2020-06-14T14:05:00Z">
        <w:r>
          <w:rPr>
            <w:lang w:val="en-US"/>
          </w:rPr>
          <w:t>other cross-service implementations like for input validation and error handling</w:t>
        </w:r>
      </w:ins>
      <w:ins w:id="68" w:author="Rodrigo LeaL" w:date="2020-06-14T14:10:00Z">
        <w:r>
          <w:rPr>
            <w:lang w:val="en-US"/>
          </w:rPr>
          <w:t>, b</w:t>
        </w:r>
      </w:ins>
      <w:ins w:id="69" w:author="Rodrigo LeaL" w:date="2020-06-14T14:09:00Z">
        <w:r>
          <w:rPr>
            <w:lang w:val="en-US"/>
          </w:rPr>
          <w:t xml:space="preserve">elow are described </w:t>
        </w:r>
      </w:ins>
      <w:ins w:id="70" w:author="Rodrigo LeaL" w:date="2020-06-14T14:10:00Z">
        <w:r>
          <w:rPr>
            <w:lang w:val="en-US"/>
          </w:rPr>
          <w:t>such</w:t>
        </w:r>
      </w:ins>
      <w:ins w:id="71" w:author="Rodrigo LeaL" w:date="2020-06-14T14:09:00Z">
        <w:r>
          <w:rPr>
            <w:lang w:val="en-US"/>
          </w:rPr>
          <w:t xml:space="preserve"> implementation details</w:t>
        </w:r>
      </w:ins>
      <w:ins w:id="72" w:author="Rodrigo LeaL" w:date="2020-06-14T14:10:00Z">
        <w:r>
          <w:rPr>
            <w:lang w:val="en-US"/>
          </w:rPr>
          <w:t>.</w:t>
        </w:r>
      </w:ins>
    </w:p>
    <w:p w14:paraId="54C5BF98" w14:textId="68D1FA01" w:rsidR="00C438A2" w:rsidDel="00A35251" w:rsidRDefault="00C438A2" w:rsidP="00C438A2">
      <w:pPr>
        <w:rPr>
          <w:del w:id="73" w:author="Rodrigo LeaL" w:date="2020-06-14T13:44:00Z"/>
          <w:lang w:val="en-US"/>
        </w:rPr>
      </w:pPr>
      <w:del w:id="74" w:author="Rodrigo LeaL" w:date="2020-06-14T13:44:00Z">
        <w:r w:rsidRPr="00C438A2" w:rsidDel="00A35251">
          <w:rPr>
            <w:highlight w:val="yellow"/>
            <w:lang w:val="en-US"/>
          </w:rPr>
          <w:delText>Texto</w:delText>
        </w:r>
      </w:del>
    </w:p>
    <w:p w14:paraId="5A70FA10" w14:textId="77777777" w:rsidR="00A35251" w:rsidRDefault="00A35251" w:rsidP="00C438A2">
      <w:pPr>
        <w:rPr>
          <w:ins w:id="75" w:author="Rodrigo LeaL" w:date="2020-06-14T13:44:00Z"/>
          <w:lang w:val="en-US"/>
        </w:rPr>
      </w:pPr>
    </w:p>
    <w:p w14:paraId="5F8C6DE5" w14:textId="2960E4B3" w:rsidR="0034073C" w:rsidRDefault="0034073C" w:rsidP="00C438A2">
      <w:pPr>
        <w:rPr>
          <w:lang w:val="en-US"/>
        </w:rPr>
      </w:pPr>
    </w:p>
    <w:p w14:paraId="7D6CB77B" w14:textId="14F17FAF" w:rsidR="0034073C" w:rsidRDefault="0034073C" w:rsidP="0034073C">
      <w:pPr>
        <w:pStyle w:val="Heading3"/>
        <w:rPr>
          <w:noProof w:val="0"/>
          <w:color w:val="auto"/>
          <w:sz w:val="28"/>
          <w:szCs w:val="28"/>
          <w:lang w:val="en-US"/>
        </w:rPr>
      </w:pPr>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p>
    <w:p w14:paraId="26A4D3E5" w14:textId="77777777" w:rsidR="00765B71" w:rsidRPr="00765B71" w:rsidRDefault="00765B71" w:rsidP="00765B71">
      <w:pPr>
        <w:pStyle w:val="Heading3"/>
        <w:rPr>
          <w:ins w:id="76" w:author="joao eduardo santos" w:date="2020-06-14T16:22:00Z"/>
          <w:rFonts w:asciiTheme="minorHAnsi" w:eastAsiaTheme="minorEastAsia" w:hAnsiTheme="minorHAnsi" w:cstheme="minorBidi"/>
          <w:noProof w:val="0"/>
          <w:color w:val="auto"/>
          <w:lang w:val="en-US"/>
        </w:rPr>
      </w:pPr>
      <w:ins w:id="77" w:author="joao eduardo santos" w:date="2020-06-14T16:22:00Z">
        <w:r w:rsidRPr="00765B71">
          <w:rPr>
            <w:rFonts w:asciiTheme="minorHAnsi" w:eastAsiaTheme="minorEastAsia" w:hAnsiTheme="minorHAnsi" w:cstheme="minorBidi"/>
            <w:noProof w:val="0"/>
            <w:color w:val="auto"/>
            <w:lang w:val="en-US"/>
          </w:rPr>
          <w:t xml:space="preserve">User service is responsible to interact with user domain models and enforce business logic. Database records are accessed through an implementation of Spring’s interface CrudRepository, that provides several methods to access this information. </w:t>
        </w:r>
      </w:ins>
    </w:p>
    <w:p w14:paraId="1C61B303" w14:textId="77777777" w:rsidR="00765B71" w:rsidRPr="00765B71" w:rsidRDefault="00765B71" w:rsidP="00765B71">
      <w:pPr>
        <w:pStyle w:val="Heading3"/>
        <w:rPr>
          <w:ins w:id="78" w:author="joao eduardo santos" w:date="2020-06-14T16:22:00Z"/>
          <w:rFonts w:asciiTheme="minorHAnsi" w:eastAsiaTheme="minorEastAsia" w:hAnsiTheme="minorHAnsi" w:cstheme="minorBidi"/>
          <w:noProof w:val="0"/>
          <w:color w:val="auto"/>
          <w:lang w:val="en-US"/>
        </w:rPr>
      </w:pPr>
      <w:ins w:id="79" w:author="joao eduardo santos" w:date="2020-06-14T16:22:00Z">
        <w:r w:rsidRPr="00765B71">
          <w:rPr>
            <w:rFonts w:asciiTheme="minorHAnsi" w:eastAsiaTheme="minorEastAsia" w:hAnsiTheme="minorHAnsi" w:cstheme="minorBidi"/>
            <w:noProof w:val="0"/>
            <w:color w:val="auto"/>
            <w:lang w:val="en-US"/>
          </w:rPr>
          <w:t>The functionalities present in this service:</w:t>
        </w:r>
      </w:ins>
    </w:p>
    <w:p w14:paraId="6B1D441E" w14:textId="18AD61F4" w:rsidR="00765B71" w:rsidRPr="00765B71" w:rsidRDefault="00765B71" w:rsidP="00765B71">
      <w:pPr>
        <w:pStyle w:val="Heading3"/>
        <w:rPr>
          <w:ins w:id="80" w:author="joao eduardo santos" w:date="2020-06-14T16:22:00Z"/>
          <w:rFonts w:asciiTheme="minorHAnsi" w:eastAsiaTheme="minorEastAsia" w:hAnsiTheme="minorHAnsi" w:cstheme="minorBidi"/>
          <w:noProof w:val="0"/>
          <w:color w:val="auto"/>
          <w:lang w:val="en-US"/>
        </w:rPr>
      </w:pPr>
      <w:ins w:id="81" w:author="joao eduardo santos" w:date="2020-06-14T16:22:00Z">
        <w:r w:rsidRPr="00765B71">
          <w:rPr>
            <w:rFonts w:asciiTheme="minorHAnsi" w:eastAsiaTheme="minorEastAsia" w:hAnsiTheme="minorHAnsi" w:cstheme="minorBidi"/>
            <w:noProof w:val="0"/>
            <w:color w:val="auto"/>
            <w:lang w:val="en-US"/>
          </w:rPr>
          <w:t>•</w:t>
        </w:r>
        <w:r w:rsidRPr="00765B71">
          <w:rPr>
            <w:rFonts w:asciiTheme="minorHAnsi" w:eastAsiaTheme="minorEastAsia" w:hAnsiTheme="minorHAnsi" w:cstheme="minorBidi"/>
            <w:noProof w:val="0"/>
            <w:color w:val="auto"/>
            <w:lang w:val="en-US"/>
          </w:rPr>
          <w:tab/>
          <w:t>CreateUser: Ability to register an user given. User’s password is encrypted using BCrypt algorithm before being stored in the database</w:t>
        </w:r>
      </w:ins>
      <w:ins w:id="82" w:author="joao eduardo santos" w:date="2020-06-14T16:23:00Z">
        <w:r>
          <w:rPr>
            <w:rFonts w:asciiTheme="minorHAnsi" w:eastAsiaTheme="minorEastAsia" w:hAnsiTheme="minorHAnsi" w:cstheme="minorBidi"/>
            <w:noProof w:val="0"/>
            <w:color w:val="auto"/>
            <w:lang w:val="en-US"/>
          </w:rPr>
          <w:t>;</w:t>
        </w:r>
      </w:ins>
    </w:p>
    <w:p w14:paraId="5CCB1E6B" w14:textId="7B584659" w:rsidR="00765B71" w:rsidRPr="00765B71" w:rsidRDefault="00765B71" w:rsidP="00765B71">
      <w:pPr>
        <w:pStyle w:val="Heading3"/>
        <w:rPr>
          <w:ins w:id="83" w:author="joao eduardo santos" w:date="2020-06-14T16:22:00Z"/>
          <w:rFonts w:asciiTheme="minorHAnsi" w:eastAsiaTheme="minorEastAsia" w:hAnsiTheme="minorHAnsi" w:cstheme="minorBidi"/>
          <w:noProof w:val="0"/>
          <w:color w:val="auto"/>
          <w:lang w:val="en-US"/>
        </w:rPr>
      </w:pPr>
      <w:ins w:id="84" w:author="joao eduardo santos" w:date="2020-06-14T16:22:00Z">
        <w:r w:rsidRPr="00765B71">
          <w:rPr>
            <w:rFonts w:asciiTheme="minorHAnsi" w:eastAsiaTheme="minorEastAsia" w:hAnsiTheme="minorHAnsi" w:cstheme="minorBidi"/>
            <w:noProof w:val="0"/>
            <w:color w:val="auto"/>
            <w:lang w:val="en-US"/>
          </w:rPr>
          <w:t>•</w:t>
        </w:r>
        <w:r w:rsidRPr="00765B71">
          <w:rPr>
            <w:rFonts w:asciiTheme="minorHAnsi" w:eastAsiaTheme="minorEastAsia" w:hAnsiTheme="minorHAnsi" w:cstheme="minorBidi"/>
            <w:noProof w:val="0"/>
            <w:color w:val="auto"/>
            <w:lang w:val="en-US"/>
          </w:rPr>
          <w:tab/>
          <w:t>DeleteUser: Ability to delete a user given an id.</w:t>
        </w:r>
        <w:r>
          <w:rPr>
            <w:rFonts w:asciiTheme="minorHAnsi" w:eastAsiaTheme="minorEastAsia" w:hAnsiTheme="minorHAnsi" w:cstheme="minorBidi"/>
            <w:noProof w:val="0"/>
            <w:color w:val="auto"/>
            <w:lang w:val="en-US"/>
          </w:rPr>
          <w:t>;</w:t>
        </w:r>
      </w:ins>
    </w:p>
    <w:p w14:paraId="775AE1E2" w14:textId="61F7D2A1" w:rsidR="00765B71" w:rsidRPr="00765B71" w:rsidRDefault="00765B71" w:rsidP="00765B71">
      <w:pPr>
        <w:pStyle w:val="Heading3"/>
        <w:rPr>
          <w:ins w:id="85" w:author="joao eduardo santos" w:date="2020-06-14T16:22:00Z"/>
          <w:rFonts w:asciiTheme="minorHAnsi" w:eastAsiaTheme="minorEastAsia" w:hAnsiTheme="minorHAnsi" w:cstheme="minorBidi"/>
          <w:noProof w:val="0"/>
          <w:color w:val="auto"/>
          <w:lang w:val="en-US"/>
        </w:rPr>
      </w:pPr>
      <w:ins w:id="86" w:author="joao eduardo santos" w:date="2020-06-14T16:22:00Z">
        <w:r w:rsidRPr="00765B71">
          <w:rPr>
            <w:rFonts w:asciiTheme="minorHAnsi" w:eastAsiaTheme="minorEastAsia" w:hAnsiTheme="minorHAnsi" w:cstheme="minorBidi"/>
            <w:noProof w:val="0"/>
            <w:color w:val="auto"/>
            <w:lang w:val="en-US"/>
          </w:rPr>
          <w:t>•</w:t>
        </w:r>
        <w:r w:rsidRPr="00765B71">
          <w:rPr>
            <w:rFonts w:asciiTheme="minorHAnsi" w:eastAsiaTheme="minorEastAsia" w:hAnsiTheme="minorHAnsi" w:cstheme="minorBidi"/>
            <w:noProof w:val="0"/>
            <w:color w:val="auto"/>
            <w:lang w:val="en-US"/>
          </w:rPr>
          <w:tab/>
          <w:t>GetAllUsers: Retrieves a list of all users</w:t>
        </w:r>
        <w:r>
          <w:rPr>
            <w:rFonts w:asciiTheme="minorHAnsi" w:eastAsiaTheme="minorEastAsia" w:hAnsiTheme="minorHAnsi" w:cstheme="minorBidi"/>
            <w:noProof w:val="0"/>
            <w:color w:val="auto"/>
            <w:lang w:val="en-US"/>
          </w:rPr>
          <w:t>;</w:t>
        </w:r>
      </w:ins>
    </w:p>
    <w:p w14:paraId="74989455" w14:textId="345A7648" w:rsidR="00765B71" w:rsidRPr="00765B71" w:rsidRDefault="00765B71" w:rsidP="00765B71">
      <w:pPr>
        <w:pStyle w:val="Heading3"/>
        <w:rPr>
          <w:ins w:id="87" w:author="joao eduardo santos" w:date="2020-06-14T16:22:00Z"/>
          <w:rFonts w:asciiTheme="minorHAnsi" w:eastAsiaTheme="minorEastAsia" w:hAnsiTheme="minorHAnsi" w:cstheme="minorBidi"/>
          <w:noProof w:val="0"/>
          <w:color w:val="auto"/>
          <w:lang w:val="en-US"/>
        </w:rPr>
      </w:pPr>
      <w:ins w:id="88" w:author="joao eduardo santos" w:date="2020-06-14T16:22:00Z">
        <w:r w:rsidRPr="00765B71">
          <w:rPr>
            <w:rFonts w:asciiTheme="minorHAnsi" w:eastAsiaTheme="minorEastAsia" w:hAnsiTheme="minorHAnsi" w:cstheme="minorBidi"/>
            <w:noProof w:val="0"/>
            <w:color w:val="auto"/>
            <w:lang w:val="en-US"/>
          </w:rPr>
          <w:t>•</w:t>
        </w:r>
        <w:r w:rsidRPr="00765B71">
          <w:rPr>
            <w:rFonts w:asciiTheme="minorHAnsi" w:eastAsiaTheme="minorEastAsia" w:hAnsiTheme="minorHAnsi" w:cstheme="minorBidi"/>
            <w:noProof w:val="0"/>
            <w:color w:val="auto"/>
            <w:lang w:val="en-US"/>
          </w:rPr>
          <w:tab/>
          <w:t>GetUser: Retrieves user’s information given an username</w:t>
        </w:r>
        <w:r>
          <w:rPr>
            <w:rFonts w:asciiTheme="minorHAnsi" w:eastAsiaTheme="minorEastAsia" w:hAnsiTheme="minorHAnsi" w:cstheme="minorBidi"/>
            <w:noProof w:val="0"/>
            <w:color w:val="auto"/>
            <w:lang w:val="en-US"/>
          </w:rPr>
          <w:t>;</w:t>
        </w:r>
      </w:ins>
    </w:p>
    <w:p w14:paraId="1C7F7D30" w14:textId="213FEE2D" w:rsidR="00765B71" w:rsidRPr="00765B71" w:rsidRDefault="00765B71" w:rsidP="00765B71">
      <w:pPr>
        <w:pStyle w:val="Heading3"/>
        <w:rPr>
          <w:ins w:id="89" w:author="joao eduardo santos" w:date="2020-06-14T16:22:00Z"/>
          <w:rFonts w:asciiTheme="minorHAnsi" w:eastAsiaTheme="minorEastAsia" w:hAnsiTheme="minorHAnsi" w:cstheme="minorBidi"/>
          <w:noProof w:val="0"/>
          <w:color w:val="auto"/>
          <w:lang w:val="en-US"/>
        </w:rPr>
      </w:pPr>
      <w:ins w:id="90" w:author="joao eduardo santos" w:date="2020-06-14T16:22:00Z">
        <w:r w:rsidRPr="00765B71">
          <w:rPr>
            <w:rFonts w:asciiTheme="minorHAnsi" w:eastAsiaTheme="minorEastAsia" w:hAnsiTheme="minorHAnsi" w:cstheme="minorBidi"/>
            <w:noProof w:val="0"/>
            <w:color w:val="auto"/>
            <w:lang w:val="en-US"/>
          </w:rPr>
          <w:t>•</w:t>
        </w:r>
        <w:r w:rsidRPr="00765B71">
          <w:rPr>
            <w:rFonts w:asciiTheme="minorHAnsi" w:eastAsiaTheme="minorEastAsia" w:hAnsiTheme="minorHAnsi" w:cstheme="minorBidi"/>
            <w:noProof w:val="0"/>
            <w:color w:val="auto"/>
            <w:lang w:val="en-US"/>
          </w:rPr>
          <w:tab/>
          <w:t>UpdateUserInformation: updates user’s name and email</w:t>
        </w:r>
        <w:r>
          <w:rPr>
            <w:rFonts w:asciiTheme="minorHAnsi" w:eastAsiaTheme="minorEastAsia" w:hAnsiTheme="minorHAnsi" w:cstheme="minorBidi"/>
            <w:noProof w:val="0"/>
            <w:color w:val="auto"/>
            <w:lang w:val="en-US"/>
          </w:rPr>
          <w:t>;</w:t>
        </w:r>
      </w:ins>
    </w:p>
    <w:p w14:paraId="4EC7E829" w14:textId="2498485C" w:rsidR="0034073C" w:rsidDel="00765B71" w:rsidRDefault="00765B71" w:rsidP="0034073C">
      <w:pPr>
        <w:rPr>
          <w:del w:id="91" w:author="joao eduardo santos" w:date="2020-06-14T16:22:00Z"/>
          <w:noProof w:val="0"/>
          <w:lang w:val="en-US"/>
        </w:rPr>
      </w:pPr>
      <w:ins w:id="92" w:author="joao eduardo santos" w:date="2020-06-14T16:22:00Z">
        <w:r w:rsidRPr="00765B71">
          <w:rPr>
            <w:noProof w:val="0"/>
            <w:lang w:val="en-US"/>
          </w:rPr>
          <w:t>•</w:t>
        </w:r>
        <w:r w:rsidRPr="00765B71">
          <w:rPr>
            <w:noProof w:val="0"/>
            <w:lang w:val="en-US"/>
          </w:rPr>
          <w:tab/>
          <w:t>UpdatePassword: updates user’s password</w:t>
        </w:r>
        <w:r>
          <w:rPr>
            <w:noProof w:val="0"/>
            <w:lang w:val="en-US"/>
          </w:rPr>
          <w:t>;</w:t>
        </w:r>
      </w:ins>
      <w:del w:id="93" w:author="joao eduardo santos" w:date="2020-06-14T16:22:00Z">
        <w:r w:rsidR="0034073C" w:rsidRPr="009961C1" w:rsidDel="00765B71">
          <w:rPr>
            <w:noProof w:val="0"/>
            <w:lang w:val="en-US"/>
          </w:rPr>
          <w:delText>The Users submodule is responsible for interaction and business logic with Users domain.</w:delText>
        </w:r>
      </w:del>
    </w:p>
    <w:p w14:paraId="011CB4DD" w14:textId="77777777" w:rsidR="00765B71" w:rsidRPr="009961C1" w:rsidRDefault="00765B71" w:rsidP="00765B71">
      <w:pPr>
        <w:rPr>
          <w:ins w:id="94" w:author="joao eduardo santos" w:date="2020-06-14T16:22:00Z"/>
          <w:noProof w:val="0"/>
          <w:lang w:val="en-US"/>
        </w:rPr>
      </w:pPr>
    </w:p>
    <w:p w14:paraId="3E113C89" w14:textId="1BFA4393" w:rsidR="0034073C" w:rsidRPr="00CB7AAE" w:rsidRDefault="00765B71" w:rsidP="0034073C">
      <w:pPr>
        <w:rPr>
          <w:lang w:val="en-US"/>
        </w:rPr>
      </w:pPr>
      <w:ins w:id="95" w:author="joao eduardo santos" w:date="2020-06-14T16:23:00Z">
        <w:r>
          <w:rPr>
            <w:lang w:val="en-US"/>
          </w:rPr>
          <w:t xml:space="preserve">More details for each method and data structures can be found  on this project’s </w:t>
        </w:r>
      </w:ins>
      <w:ins w:id="96" w:author="joao eduardo santos" w:date="2020-06-14T16:24:00Z">
        <w:r>
          <w:rPr>
            <w:lang w:val="en-US"/>
          </w:rPr>
          <w:t>Swagger documentatio</w:t>
        </w:r>
      </w:ins>
      <w:ins w:id="97" w:author="joao eduardo santos" w:date="2020-06-14T16:26:00Z">
        <w:r w:rsidRPr="00765B71">
          <w:rPr>
            <w:lang w:val="en-US"/>
          </w:rPr>
          <w:t xml:space="preserve"> </w:t>
        </w:r>
      </w:ins>
      <w:customXmlInsRangeStart w:id="98" w:author="joao eduardo santos" w:date="2020-06-14T16:27:00Z"/>
      <w:sdt>
        <w:sdtPr>
          <w:rPr>
            <w:lang w:val="en-US"/>
          </w:rPr>
          <w:id w:val="-1742394786"/>
          <w:citation/>
        </w:sdtPr>
        <w:sdtContent>
          <w:customXmlInsRangeEnd w:id="98"/>
          <w:ins w:id="99" w:author="joao eduardo santos" w:date="2020-06-14T16:27:00Z">
            <w:r>
              <w:rPr>
                <w:lang w:val="en-US"/>
              </w:rPr>
              <w:fldChar w:fldCharType="begin"/>
            </w:r>
            <w:r>
              <w:rPr>
                <w:lang w:val="en-GB"/>
              </w:rPr>
              <w:instrText xml:space="preserve"> CITATION Swa20 \l 2057 </w:instrText>
            </w:r>
          </w:ins>
          <w:r>
            <w:rPr>
              <w:lang w:val="en-US"/>
            </w:rPr>
            <w:fldChar w:fldCharType="separate"/>
          </w:r>
          <w:ins w:id="100" w:author="joao eduardo santos" w:date="2020-06-14T16:27:00Z">
            <w:r w:rsidRPr="00765B71">
              <w:rPr>
                <w:lang w:val="en-GB"/>
                <w:rPrChange w:id="101" w:author="joao eduardo santos" w:date="2020-06-14T16:27:00Z">
                  <w:rPr>
                    <w:rFonts w:eastAsia="Times New Roman"/>
                  </w:rPr>
                </w:rPrChange>
              </w:rPr>
              <w:t>[28]</w:t>
            </w:r>
            <w:r>
              <w:rPr>
                <w:lang w:val="en-US"/>
              </w:rPr>
              <w:fldChar w:fldCharType="end"/>
            </w:r>
          </w:ins>
          <w:customXmlInsRangeStart w:id="102" w:author="joao eduardo santos" w:date="2020-06-14T16:27:00Z"/>
        </w:sdtContent>
      </w:sdt>
      <w:customXmlInsRangeEnd w:id="102"/>
      <w:ins w:id="103" w:author="joao eduardo santos" w:date="2020-06-14T16:23:00Z">
        <w:r>
          <w:rPr>
            <w:lang w:val="en-US"/>
          </w:rPr>
          <w:t xml:space="preserve"> </w:t>
        </w:r>
      </w:ins>
    </w:p>
    <w:p w14:paraId="364C2D4F" w14:textId="4C5BF2E0" w:rsidR="0034073C" w:rsidRDefault="00796A75" w:rsidP="0034073C">
      <w:pPr>
        <w:pStyle w:val="Heading3"/>
        <w:rPr>
          <w:noProof w:val="0"/>
          <w:color w:val="auto"/>
          <w:sz w:val="28"/>
          <w:szCs w:val="28"/>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2</w:t>
      </w:r>
      <w:r w:rsidR="0034073C" w:rsidRPr="009961C1">
        <w:rPr>
          <w:noProof w:val="0"/>
          <w:color w:val="auto"/>
          <w:sz w:val="28"/>
          <w:szCs w:val="28"/>
          <w:lang w:val="en-US"/>
        </w:rPr>
        <w:t xml:space="preserve"> </w:t>
      </w:r>
      <w:r w:rsidR="0034073C">
        <w:rPr>
          <w:noProof w:val="0"/>
          <w:color w:val="auto"/>
          <w:sz w:val="28"/>
          <w:szCs w:val="28"/>
          <w:lang w:val="en-US"/>
        </w:rPr>
        <w:t>Execute code</w:t>
      </w:r>
    </w:p>
    <w:p w14:paraId="23730BDD" w14:textId="77777777" w:rsidR="0034073C" w:rsidRDefault="0034073C" w:rsidP="00796A75">
      <w:pPr>
        <w:rPr>
          <w:lang w:val="en-US"/>
        </w:rPr>
      </w:pPr>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Content>
          <w:r>
            <w:rPr>
              <w:lang w:val="en-US"/>
            </w:rPr>
            <w:fldChar w:fldCharType="begin"/>
          </w:r>
          <w:r w:rsidRPr="00CB7AAE">
            <w:rPr>
              <w:lang w:val="en-US"/>
            </w:rPr>
            <w:instrText xml:space="preserve"> CITATION Swa20 \l 2070 </w:instrText>
          </w:r>
          <w:r>
            <w:rPr>
              <w:lang w:val="en-US"/>
            </w:rPr>
            <w:fldChar w:fldCharType="separate"/>
          </w:r>
          <w:r w:rsidRPr="00CB7AAE">
            <w:rPr>
              <w:lang w:val="en-US"/>
            </w:rPr>
            <w:t>[28]</w:t>
          </w:r>
          <w:r>
            <w:rPr>
              <w:lang w:val="en-US"/>
            </w:rPr>
            <w:fldChar w:fldCharType="end"/>
          </w:r>
        </w:sdtContent>
      </w:sdt>
      <w:r>
        <w:rPr>
          <w:lang w:val="en-US"/>
        </w:rPr>
        <w:t>.</w:t>
      </w:r>
    </w:p>
    <w:p w14:paraId="0F9AE0CD" w14:textId="31F3FFED" w:rsidR="0034073C" w:rsidRPr="00C44381" w:rsidRDefault="0034073C" w:rsidP="00796A75">
      <w:pPr>
        <w:rPr>
          <w:lang w:val="en-US"/>
        </w:rPr>
      </w:pPr>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 more details of each property can be found on th</w:t>
      </w:r>
      <w:ins w:id="104" w:author="joao eduardo santos" w:date="2020-06-14T16:23:00Z">
        <w:r w:rsidR="00765B71">
          <w:rPr>
            <w:lang w:val="en-US"/>
          </w:rPr>
          <w:t>e</w:t>
        </w:r>
      </w:ins>
      <w:r>
        <w:rPr>
          <w:lang w:val="en-US"/>
        </w:rPr>
        <w:t xml:space="preserve"> wiki of this project’s repository </w:t>
      </w:r>
      <w:sdt>
        <w:sdtPr>
          <w:rPr>
            <w:lang w:val="en-US"/>
          </w:rPr>
          <w:id w:val="1308438671"/>
          <w:citation/>
        </w:sdtPr>
        <w:sdtContent>
          <w:r>
            <w:rPr>
              <w:lang w:val="en-US"/>
            </w:rPr>
            <w:fldChar w:fldCharType="begin"/>
          </w:r>
          <w:r w:rsidRPr="00CB7AAE">
            <w:rPr>
              <w:lang w:val="en-US"/>
            </w:rPr>
            <w:instrText xml:space="preserve"> CITATION Hom20 \l 2070 </w:instrText>
          </w:r>
          <w:r>
            <w:rPr>
              <w:lang w:val="en-US"/>
            </w:rPr>
            <w:fldChar w:fldCharType="separate"/>
          </w:r>
          <w:r w:rsidRPr="00CB7AAE">
            <w:rPr>
              <w:lang w:val="en-US"/>
            </w:rPr>
            <w:t>[29]</w:t>
          </w:r>
          <w:r>
            <w:rPr>
              <w:lang w:val="en-US"/>
            </w:rPr>
            <w:fldChar w:fldCharType="end"/>
          </w:r>
        </w:sdtContent>
      </w:sdt>
      <w:r>
        <w:rPr>
          <w:lang w:val="en-US"/>
        </w:rPr>
        <w:t>.</w:t>
      </w:r>
    </w:p>
    <w:p w14:paraId="43AEBED6" w14:textId="77777777" w:rsidR="0034073C" w:rsidRDefault="0034073C" w:rsidP="0034073C">
      <w:pPr>
        <w:rPr>
          <w:lang w:val="en-US"/>
        </w:rPr>
      </w:pPr>
    </w:p>
    <w:p w14:paraId="21DBF195" w14:textId="461BA935" w:rsidR="0034073C" w:rsidRPr="00CB7AAE" w:rsidRDefault="00796A75" w:rsidP="0034073C">
      <w:pPr>
        <w:pStyle w:val="Heading3"/>
        <w:rPr>
          <w:noProof w:val="0"/>
          <w:sz w:val="32"/>
          <w:szCs w:val="32"/>
          <w:lang w:val="en-US"/>
        </w:rPr>
      </w:pPr>
      <w:r>
        <w:rPr>
          <w:noProof w:val="0"/>
          <w:color w:val="auto"/>
          <w:sz w:val="28"/>
          <w:szCs w:val="28"/>
          <w:lang w:val="en-US"/>
        </w:rPr>
        <w:lastRenderedPageBreak/>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3</w:t>
      </w:r>
      <w:r w:rsidR="0034073C" w:rsidRPr="009961C1">
        <w:rPr>
          <w:noProof w:val="0"/>
          <w:color w:val="auto"/>
          <w:sz w:val="28"/>
          <w:szCs w:val="28"/>
          <w:lang w:val="en-US"/>
        </w:rPr>
        <w:t xml:space="preserve"> </w:t>
      </w:r>
      <w:r w:rsidR="0034073C">
        <w:rPr>
          <w:noProof w:val="0"/>
          <w:color w:val="auto"/>
          <w:sz w:val="28"/>
          <w:szCs w:val="28"/>
          <w:lang w:val="en-US"/>
        </w:rPr>
        <w:t>Challenges</w:t>
      </w:r>
    </w:p>
    <w:p w14:paraId="687F7AF1" w14:textId="77777777" w:rsidR="00796A75" w:rsidRDefault="0034073C" w:rsidP="00796A75">
      <w:pPr>
        <w:rPr>
          <w:lang w:val="en-US"/>
        </w:rPr>
      </w:pPr>
      <w:r w:rsidRPr="009961C1">
        <w:rPr>
          <w:lang w:val="en-US"/>
        </w:rPr>
        <w:t>The Challenges submodule is responsible for interaction and business logic with Challenges and Challenge Answers domains.</w:t>
      </w:r>
    </w:p>
    <w:p w14:paraId="740B3BDC" w14:textId="5DF704C9" w:rsidR="0034073C" w:rsidRDefault="0034073C" w:rsidP="00796A75">
      <w:pPr>
        <w:rPr>
          <w:lang w:val="en-US"/>
        </w:rPr>
      </w:pPr>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p>
    <w:p w14:paraId="6E045B82" w14:textId="77777777" w:rsidR="0034073C" w:rsidRDefault="0034073C" w:rsidP="00796A75">
      <w:pPr>
        <w:rPr>
          <w:lang w:val="en-US"/>
        </w:rPr>
      </w:pPr>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Content>
          <w:r>
            <w:rPr>
              <w:lang w:val="en-US"/>
            </w:rPr>
            <w:fldChar w:fldCharType="begin"/>
          </w:r>
          <w:r w:rsidRPr="00CB7AAE">
            <w:rPr>
              <w:lang w:val="en-US"/>
            </w:rPr>
            <w:instrText xml:space="preserve"> CITATION Swa20 \l 2070 </w:instrText>
          </w:r>
          <w:r>
            <w:rPr>
              <w:lang w:val="en-US"/>
            </w:rPr>
            <w:fldChar w:fldCharType="separate"/>
          </w:r>
          <w:r w:rsidRPr="00CB7AAE">
            <w:rPr>
              <w:lang w:val="en-US"/>
            </w:rPr>
            <w:t>[28]</w:t>
          </w:r>
          <w:r>
            <w:rPr>
              <w:lang w:val="en-US"/>
            </w:rPr>
            <w:fldChar w:fldCharType="end"/>
          </w:r>
        </w:sdtContent>
      </w:sdt>
      <w:r>
        <w:rPr>
          <w:lang w:val="en-US"/>
        </w:rPr>
        <w:t>.</w:t>
      </w:r>
    </w:p>
    <w:p w14:paraId="38377C58" w14:textId="77777777" w:rsidR="0034073C" w:rsidRDefault="0034073C" w:rsidP="00796A75">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43AA0805" w14:textId="77777777" w:rsidR="0034073C" w:rsidRDefault="0034073C" w:rsidP="00796A75">
      <w:pPr>
        <w:rPr>
          <w:lang w:val="en-US"/>
        </w:rPr>
      </w:pPr>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p>
    <w:p w14:paraId="6D028FAA" w14:textId="77777777" w:rsidR="0034073C" w:rsidRDefault="0034073C" w:rsidP="00796A75">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9961C1" w:rsidRDefault="0034073C" w:rsidP="00796A75">
      <w:pPr>
        <w:rPr>
          <w:lang w:val="en-US"/>
        </w:rPr>
      </w:pPr>
      <w:r>
        <w:rPr>
          <w:lang w:val="en-US"/>
        </w:rPr>
        <w:t>The Tags domain entity is represented by a data model entity Tag.</w:t>
      </w:r>
    </w:p>
    <w:p w14:paraId="584CBB68" w14:textId="77777777" w:rsidR="0034073C" w:rsidRDefault="0034073C" w:rsidP="0034073C">
      <w:pPr>
        <w:rPr>
          <w:lang w:val="en-US"/>
        </w:rPr>
      </w:pPr>
    </w:p>
    <w:p w14:paraId="12BE79AC" w14:textId="446B6C5F" w:rsidR="0034073C" w:rsidRPr="00CB7AAE" w:rsidRDefault="00796A75" w:rsidP="0034073C">
      <w:pPr>
        <w:pStyle w:val="Heading3"/>
        <w:rPr>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4</w:t>
      </w:r>
      <w:r w:rsidR="0034073C" w:rsidRPr="009961C1">
        <w:rPr>
          <w:noProof w:val="0"/>
          <w:color w:val="auto"/>
          <w:sz w:val="28"/>
          <w:szCs w:val="28"/>
          <w:lang w:val="en-US"/>
        </w:rPr>
        <w:t xml:space="preserve"> </w:t>
      </w:r>
      <w:r w:rsidR="0034073C">
        <w:rPr>
          <w:noProof w:val="0"/>
          <w:color w:val="auto"/>
          <w:sz w:val="28"/>
          <w:szCs w:val="28"/>
          <w:lang w:val="en-US"/>
        </w:rPr>
        <w:t>Questionnaires</w:t>
      </w:r>
    </w:p>
    <w:p w14:paraId="304E7CC0" w14:textId="77777777" w:rsidR="0034073C" w:rsidRDefault="0034073C" w:rsidP="0034073C">
      <w:pPr>
        <w:rPr>
          <w:noProof w:val="0"/>
          <w:lang w:val="en-US"/>
        </w:rPr>
      </w:pPr>
      <w:r w:rsidRPr="00CB7AAE">
        <w:rPr>
          <w:noProof w:val="0"/>
          <w:lang w:val="en-US"/>
        </w:rPr>
        <w:t>The Questionnaires submodule is responsible for interaction and business logic with Questionnaire and Questionnaire Answers domains.</w:t>
      </w:r>
    </w:p>
    <w:p w14:paraId="4E148D3E" w14:textId="77777777" w:rsidR="0034073C" w:rsidRPr="006D1C91" w:rsidRDefault="0034073C" w:rsidP="0034073C">
      <w:pPr>
        <w:rPr>
          <w:noProof w:val="0"/>
          <w:lang w:val="en-US"/>
        </w:rPr>
      </w:pPr>
      <w:r w:rsidRPr="006D1C91">
        <w:rPr>
          <w:noProof w:val="0"/>
          <w:lang w:val="en-US"/>
        </w:rPr>
        <w:t>The scope of the Questionnaires submodule includes the domains of Questionnaire, Questionnaire Instance, Questionnaire Answers and Questionnaire-Challenge.</w:t>
      </w:r>
    </w:p>
    <w:p w14:paraId="057B65E8" w14:textId="77777777" w:rsidR="0034073C" w:rsidRPr="006D1C91" w:rsidRDefault="0034073C" w:rsidP="0034073C">
      <w:pPr>
        <w:rPr>
          <w:noProof w:val="0"/>
          <w:lang w:val="en-US"/>
        </w:rPr>
      </w:pPr>
      <w:r w:rsidRPr="006D1C91">
        <w:rPr>
          <w:noProof w:val="0"/>
          <w:lang w:val="en-US"/>
        </w:rPr>
        <w:t>Implementation wise each of these domains exposes a different Spring RestController and has a different service to handle the business logic. The possible operations exposed by these controllers can be found in the Swagger documentations</w:t>
      </w:r>
      <w:sdt>
        <w:sdtPr>
          <w:rPr>
            <w:noProof w:val="0"/>
            <w:lang w:val="en-US"/>
          </w:rPr>
          <w:id w:val="-1905990808"/>
          <w:citation/>
        </w:sdtPr>
        <w:sdtContent>
          <w:r>
            <w:rPr>
              <w:noProof w:val="0"/>
              <w:lang w:val="en-US"/>
            </w:rPr>
            <w:fldChar w:fldCharType="begin"/>
          </w:r>
          <w:r w:rsidRPr="00CB7AAE">
            <w:rPr>
              <w:noProof w:val="0"/>
              <w:lang w:val="en-US"/>
            </w:rPr>
            <w:instrText xml:space="preserve"> CITATION Swa20 \l 2070 </w:instrText>
          </w:r>
          <w:r>
            <w:rPr>
              <w:noProof w:val="0"/>
              <w:lang w:val="en-US"/>
            </w:rPr>
            <w:fldChar w:fldCharType="separate"/>
          </w:r>
          <w:r w:rsidRPr="00CB7AAE">
            <w:rPr>
              <w:lang w:val="en-US"/>
            </w:rPr>
            <w:t xml:space="preserve"> [28]</w:t>
          </w:r>
          <w:r>
            <w:rPr>
              <w:noProof w:val="0"/>
              <w:lang w:val="en-US"/>
            </w:rPr>
            <w:fldChar w:fldCharType="end"/>
          </w:r>
        </w:sdtContent>
      </w:sdt>
      <w:r w:rsidRPr="006D1C91">
        <w:rPr>
          <w:noProof w:val="0"/>
          <w:lang w:val="en-US"/>
        </w:rPr>
        <w:t>.</w:t>
      </w:r>
    </w:p>
    <w:p w14:paraId="6A013BB6" w14:textId="5DA18BDE" w:rsidR="0034073C" w:rsidRPr="006D1C91" w:rsidRDefault="0034073C" w:rsidP="0034073C">
      <w:pPr>
        <w:rPr>
          <w:noProof w:val="0"/>
          <w:lang w:val="en-US"/>
        </w:rPr>
      </w:pPr>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del w:id="105" w:author="Rodrigo LeaL" w:date="2020-06-14T13:46:00Z">
        <w:r w:rsidRPr="006D1C91" w:rsidDel="008B4ECE">
          <w:rPr>
            <w:noProof w:val="0"/>
            <w:lang w:val="en-US"/>
          </w:rPr>
          <w:delText>can not</w:delText>
        </w:r>
      </w:del>
      <w:ins w:id="106" w:author="Rodrigo LeaL" w:date="2020-06-14T13:46:00Z">
        <w:r w:rsidR="008B4ECE" w:rsidRPr="006D1C91">
          <w:rPr>
            <w:noProof w:val="0"/>
            <w:lang w:val="en-US"/>
          </w:rPr>
          <w:t>cannot</w:t>
        </w:r>
      </w:ins>
      <w:r w:rsidRPr="006D1C91">
        <w:rPr>
          <w:noProof w:val="0"/>
          <w:lang w:val="en-US"/>
        </w:rPr>
        <w:t xml:space="preserve"> be solve, but it serves as a template in which instances of it can be created and send to multiple users to be solved.</w:t>
      </w:r>
    </w:p>
    <w:p w14:paraId="4C5CAB6E" w14:textId="77777777" w:rsidR="0034073C" w:rsidRPr="006D1C91" w:rsidRDefault="0034073C" w:rsidP="0034073C">
      <w:pPr>
        <w:rPr>
          <w:noProof w:val="0"/>
          <w:lang w:val="en-US"/>
        </w:rPr>
      </w:pPr>
      <w:r w:rsidRPr="006D1C91">
        <w:rPr>
          <w:noProof w:val="0"/>
          <w:lang w:val="en-US"/>
        </w:rPr>
        <w:lastRenderedPageBreak/>
        <w:t>The Questionnaire Instance, extends its parent Questionnaire, and it is this resource that is going to be sent to a user for further operations. Multiple Questionnaires Instance can derive from a single parent Questionnaire.</w:t>
      </w:r>
    </w:p>
    <w:p w14:paraId="1A296D89" w14:textId="77777777" w:rsidR="0034073C" w:rsidRPr="006D1C91" w:rsidRDefault="0034073C" w:rsidP="0034073C">
      <w:pPr>
        <w:rPr>
          <w:noProof w:val="0"/>
          <w:lang w:val="en-US"/>
        </w:rPr>
      </w:pPr>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25BDAB0" w14:textId="5272D76E" w:rsidR="0034073C" w:rsidDel="00765B71" w:rsidRDefault="0034073C" w:rsidP="0034073C">
      <w:pPr>
        <w:rPr>
          <w:del w:id="107" w:author="joao eduardo santos" w:date="2020-06-14T16:27:00Z"/>
          <w:noProof w:val="0"/>
          <w:lang w:val="en-US"/>
        </w:rPr>
      </w:pPr>
      <w:r w:rsidRPr="006D1C91">
        <w:rPr>
          <w:noProof w:val="0"/>
          <w:lang w:val="en-US"/>
        </w:rPr>
        <w:t xml:space="preserve">The Questionnaire Answers domain entity is represented by a combination of the data model entities Questionnaire Answer and Answer. The questionnaires answer in data are equal to the challenges answer </w:t>
      </w:r>
      <w:del w:id="108" w:author="Rodrigo LeaL" w:date="2020-06-14T13:46:00Z">
        <w:r w:rsidRPr="006D1C91" w:rsidDel="008B4ECE">
          <w:rPr>
            <w:noProof w:val="0"/>
            <w:lang w:val="en-US"/>
          </w:rPr>
          <w:delText>ones, since</w:delText>
        </w:r>
      </w:del>
      <w:ins w:id="109" w:author="Rodrigo LeaL" w:date="2020-06-14T13:46:00Z">
        <w:r w:rsidR="008B4ECE" w:rsidRPr="006D1C91">
          <w:rPr>
            <w:noProof w:val="0"/>
            <w:lang w:val="en-US"/>
          </w:rPr>
          <w:t>ones since</w:t>
        </w:r>
      </w:ins>
      <w:r w:rsidRPr="006D1C91">
        <w:rPr>
          <w:noProof w:val="0"/>
          <w:lang w:val="en-US"/>
        </w:rPr>
        <w:t xml:space="preserve"> they both aim to resolve a challenge problem. They also respect the same mandatory mutually exclusive relationship with different types of answers, with the difference that they are bound to a different resource.</w:t>
      </w:r>
    </w:p>
    <w:p w14:paraId="05328032" w14:textId="77777777" w:rsidR="0034073C" w:rsidRDefault="0034073C" w:rsidP="00C438A2">
      <w:pPr>
        <w:rPr>
          <w:lang w:val="en-US"/>
        </w:rPr>
      </w:pPr>
    </w:p>
    <w:p w14:paraId="4E241105" w14:textId="77777777" w:rsidR="00C438A2" w:rsidRPr="00C438A2" w:rsidRDefault="00C438A2" w:rsidP="00C438A2">
      <w:pPr>
        <w:rPr>
          <w:lang w:val="en-US"/>
        </w:rPr>
      </w:pPr>
    </w:p>
    <w:p w14:paraId="2C7AB32E" w14:textId="3C18F617" w:rsidR="00C438A2" w:rsidRPr="000051F5" w:rsidRDefault="00C438A2" w:rsidP="00C438A2">
      <w:pPr>
        <w:pStyle w:val="Heading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5</w:t>
      </w:r>
      <w:r w:rsidRPr="000051F5">
        <w:rPr>
          <w:noProof w:val="0"/>
          <w:color w:val="auto"/>
          <w:sz w:val="28"/>
          <w:szCs w:val="28"/>
          <w:lang w:val="en-US"/>
        </w:rPr>
        <w:t xml:space="preserve">. </w:t>
      </w:r>
      <w:r>
        <w:rPr>
          <w:noProof w:val="0"/>
          <w:color w:val="auto"/>
          <w:sz w:val="28"/>
          <w:szCs w:val="28"/>
          <w:lang w:val="en-US"/>
        </w:rPr>
        <w:t>Validations</w:t>
      </w:r>
    </w:p>
    <w:p w14:paraId="390FF2EC" w14:textId="7CDA8DF3" w:rsidR="00182F0A" w:rsidRPr="00182F0A" w:rsidRDefault="00182F0A" w:rsidP="00182F0A">
      <w:pPr>
        <w:rPr>
          <w:rFonts w:eastAsiaTheme="majorEastAsia"/>
          <w:lang w:val="en-US"/>
        </w:rPr>
      </w:pPr>
      <w:r w:rsidRPr="00182F0A">
        <w:rPr>
          <w:rFonts w:eastAsiaTheme="majorEastAsia"/>
          <w:lang w:val="en-US"/>
        </w:rPr>
        <w:t>The parameter validation is done on the service layer using the Javax validators.</w:t>
      </w:r>
      <w:r w:rsidR="00C438A2">
        <w:rPr>
          <w:rFonts w:eastAsiaTheme="majorEastAsia"/>
          <w:lang w:val="en-US"/>
        </w:rPr>
        <w:t xml:space="preserve"> </w:t>
      </w:r>
      <w:r w:rsidRPr="00182F0A">
        <w:rPr>
          <w:rFonts w:eastAsiaTheme="majorEastAsia"/>
          <w:lang w:val="en-US"/>
        </w:rPr>
        <w:t>For these validators to work the service classes and methods need to be annotated with `@Validated` annotation.</w:t>
      </w:r>
      <w:r w:rsidR="00C438A2">
        <w:rPr>
          <w:rFonts w:eastAsiaTheme="majorEastAsia"/>
          <w:lang w:val="en-US"/>
        </w:rPr>
        <w:t xml:space="preserve"> </w:t>
      </w:r>
      <w:r w:rsidRPr="00182F0A">
        <w:rPr>
          <w:rFonts w:eastAsiaTheme="majorEastAsia"/>
          <w:lang w:val="en-US"/>
        </w:rPr>
        <w:t xml:space="preserve">The validations were done on the service classes's methods, for </w:t>
      </w:r>
      <w:r w:rsidR="00C438A2">
        <w:rPr>
          <w:rFonts w:eastAsiaTheme="majorEastAsia"/>
          <w:lang w:val="en-US"/>
        </w:rPr>
        <w:t>each</w:t>
      </w:r>
      <w:r w:rsidRPr="00182F0A">
        <w:rPr>
          <w:rFonts w:eastAsiaTheme="majorEastAsia"/>
          <w:lang w:val="en-US"/>
        </w:rPr>
        <w:t xml:space="preserve"> input parameter. This was done with annotations</w:t>
      </w:r>
      <w:ins w:id="110" w:author="Rodrigo LeaL" w:date="2020-06-14T14:37:00Z">
        <w:r w:rsidR="00041C7F">
          <w:rPr>
            <w:rFonts w:eastAsiaTheme="majorEastAsia"/>
            <w:lang w:val="en-US"/>
          </w:rPr>
          <w:t xml:space="preserve"> from package `</w:t>
        </w:r>
        <w:r w:rsidR="00041C7F" w:rsidRPr="00041C7F">
          <w:rPr>
            <w:rFonts w:eastAsiaTheme="majorEastAsia"/>
            <w:lang w:val="en-US"/>
          </w:rPr>
          <w:t>javax.validation.constraints</w:t>
        </w:r>
        <w:r w:rsidR="00041C7F">
          <w:rPr>
            <w:rFonts w:eastAsiaTheme="majorEastAsia"/>
            <w:lang w:val="en-US"/>
          </w:rPr>
          <w:t xml:space="preserve">` </w:t>
        </w:r>
      </w:ins>
      <w:ins w:id="111" w:author="Rodrigo LeaL" w:date="2020-06-14T14:28:00Z">
        <w:r w:rsidR="00041C7F">
          <w:rPr>
            <w:rFonts w:eastAsiaTheme="majorEastAsia"/>
            <w:lang w:val="en-US"/>
          </w:rPr>
          <w:t xml:space="preserve"> </w:t>
        </w:r>
      </w:ins>
      <w:ins w:id="112" w:author="Rodrigo LeaL" w:date="2020-06-14T14:30:00Z">
        <w:r w:rsidR="00041C7F">
          <w:rPr>
            <w:rFonts w:eastAsiaTheme="majorEastAsia"/>
            <w:lang w:val="en-US"/>
          </w:rPr>
          <w:t>for specific validations</w:t>
        </w:r>
      </w:ins>
      <w:ins w:id="113" w:author="Rodrigo LeaL" w:date="2020-06-14T14:36:00Z">
        <w:r w:rsidR="00041C7F">
          <w:rPr>
            <w:rFonts w:eastAsiaTheme="majorEastAsia"/>
            <w:lang w:val="en-US"/>
          </w:rPr>
          <w:t xml:space="preserve"> </w:t>
        </w:r>
      </w:ins>
      <w:ins w:id="114" w:author="Rodrigo LeaL" w:date="2020-06-14T14:37:00Z">
        <w:r w:rsidR="00041C7F">
          <w:rPr>
            <w:rFonts w:eastAsiaTheme="majorEastAsia"/>
            <w:lang w:val="en-US"/>
          </w:rPr>
          <w:t>on</w:t>
        </w:r>
      </w:ins>
      <w:ins w:id="115" w:author="Rodrigo LeaL" w:date="2020-06-14T14:30:00Z">
        <w:r w:rsidR="00041C7F">
          <w:rPr>
            <w:rFonts w:eastAsiaTheme="majorEastAsia"/>
            <w:lang w:val="en-US"/>
          </w:rPr>
          <w:t xml:space="preserve"> String and Number types, e.g</w:t>
        </w:r>
      </w:ins>
      <w:ins w:id="116" w:author="Rodrigo LeaL" w:date="2020-06-14T14:31:00Z">
        <w:r w:rsidR="00041C7F">
          <w:rPr>
            <w:rFonts w:eastAsiaTheme="majorEastAsia"/>
            <w:lang w:val="en-US"/>
          </w:rPr>
          <w:t>.</w:t>
        </w:r>
      </w:ins>
      <w:ins w:id="117" w:author="Rodrigo LeaL" w:date="2020-06-14T14:36:00Z">
        <w:r w:rsidR="00041C7F">
          <w:rPr>
            <w:rFonts w:eastAsiaTheme="majorEastAsia"/>
            <w:lang w:val="en-US"/>
          </w:rPr>
          <w:t xml:space="preserve"> `@Positive`</w:t>
        </w:r>
      </w:ins>
      <w:ins w:id="118" w:author="Rodrigo LeaL" w:date="2020-06-14T14:31:00Z">
        <w:r w:rsidR="00041C7F">
          <w:rPr>
            <w:rFonts w:eastAsiaTheme="majorEastAsia"/>
            <w:lang w:val="en-US"/>
          </w:rPr>
          <w:t xml:space="preserve"> </w:t>
        </w:r>
      </w:ins>
      <w:ins w:id="119" w:author="Rodrigo LeaL" w:date="2020-06-14T14:30:00Z">
        <w:r w:rsidR="00041C7F">
          <w:rPr>
            <w:rFonts w:eastAsiaTheme="majorEastAsia"/>
            <w:lang w:val="en-US"/>
          </w:rPr>
          <w:t xml:space="preserve">, and using the </w:t>
        </w:r>
      </w:ins>
      <w:ins w:id="120" w:author="Rodrigo LeaL" w:date="2020-06-14T14:31:00Z">
        <w:r w:rsidR="00041C7F">
          <w:rPr>
            <w:rFonts w:eastAsiaTheme="majorEastAsia"/>
            <w:lang w:val="en-US"/>
          </w:rPr>
          <w:t>annotation</w:t>
        </w:r>
      </w:ins>
      <w:ins w:id="121" w:author="Rodrigo LeaL" w:date="2020-06-14T14:30:00Z">
        <w:r w:rsidR="00041C7F">
          <w:rPr>
            <w:rFonts w:eastAsiaTheme="majorEastAsia"/>
            <w:lang w:val="en-US"/>
          </w:rPr>
          <w:t xml:space="preserve"> </w:t>
        </w:r>
      </w:ins>
      <w:ins w:id="122" w:author="Rodrigo LeaL" w:date="2020-06-14T14:31:00Z">
        <w:r w:rsidR="00041C7F" w:rsidRPr="00182F0A">
          <w:rPr>
            <w:rFonts w:eastAsiaTheme="majorEastAsia"/>
            <w:lang w:val="en-US"/>
          </w:rPr>
          <w:t>`@Valid`</w:t>
        </w:r>
      </w:ins>
      <w:ins w:id="123" w:author="Rodrigo LeaL" w:date="2020-06-14T14:32:00Z">
        <w:r w:rsidR="00041C7F">
          <w:rPr>
            <w:rFonts w:eastAsiaTheme="majorEastAsia"/>
            <w:lang w:val="en-US"/>
          </w:rPr>
          <w:t xml:space="preserve"> for oth</w:t>
        </w:r>
      </w:ins>
      <w:ins w:id="124" w:author="Rodrigo LeaL" w:date="2020-06-14T14:33:00Z">
        <w:r w:rsidR="00041C7F">
          <w:rPr>
            <w:rFonts w:eastAsiaTheme="majorEastAsia"/>
            <w:lang w:val="en-US"/>
          </w:rPr>
          <w:t>er custom Reference types</w:t>
        </w:r>
      </w:ins>
      <w:r w:rsidRPr="00182F0A">
        <w:rPr>
          <w:rFonts w:eastAsiaTheme="majorEastAsia"/>
          <w:lang w:val="en-US"/>
        </w:rPr>
        <w:t>.</w:t>
      </w:r>
      <w:ins w:id="125" w:author="Rodrigo LeaL" w:date="2020-06-14T14:37:00Z">
        <w:r w:rsidR="00041C7F">
          <w:rPr>
            <w:rFonts w:eastAsiaTheme="majorEastAsia"/>
            <w:lang w:val="en-US"/>
          </w:rPr>
          <w:t xml:space="preserve"> For these custom reference types the class also had annotations from package `</w:t>
        </w:r>
        <w:r w:rsidR="00041C7F" w:rsidRPr="00041C7F">
          <w:rPr>
            <w:rFonts w:eastAsiaTheme="majorEastAsia"/>
            <w:lang w:val="en-US"/>
          </w:rPr>
          <w:t>javax.validation.constraints</w:t>
        </w:r>
        <w:r w:rsidR="00041C7F">
          <w:rPr>
            <w:rFonts w:eastAsiaTheme="majorEastAsia"/>
            <w:lang w:val="en-US"/>
          </w:rPr>
          <w:t>`  on fields which were to be validated</w:t>
        </w:r>
      </w:ins>
      <w:ins w:id="126" w:author="Rodrigo LeaL" w:date="2020-06-14T14:38:00Z">
        <w:r w:rsidR="00041C7F">
          <w:rPr>
            <w:rFonts w:eastAsiaTheme="majorEastAsia"/>
            <w:lang w:val="en-US"/>
          </w:rPr>
          <w:t>.</w:t>
        </w:r>
      </w:ins>
    </w:p>
    <w:p w14:paraId="33E7106A" w14:textId="1C349A60" w:rsidR="00182F0A" w:rsidRDefault="00182F0A" w:rsidP="00182F0A">
      <w:pPr>
        <w:rPr>
          <w:rFonts w:eastAsiaTheme="majorEastAsia"/>
          <w:lang w:val="en-US"/>
        </w:rPr>
      </w:pPr>
    </w:p>
    <w:p w14:paraId="79533487" w14:textId="24A5B489" w:rsidR="00C438A2" w:rsidRPr="000051F5" w:rsidRDefault="00C438A2" w:rsidP="00C438A2">
      <w:pPr>
        <w:pStyle w:val="Heading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6</w:t>
      </w:r>
      <w:r w:rsidRPr="000051F5">
        <w:rPr>
          <w:noProof w:val="0"/>
          <w:color w:val="auto"/>
          <w:sz w:val="28"/>
          <w:szCs w:val="28"/>
          <w:lang w:val="en-US"/>
        </w:rPr>
        <w:t xml:space="preserve">. </w:t>
      </w:r>
      <w:r>
        <w:rPr>
          <w:noProof w:val="0"/>
          <w:color w:val="auto"/>
          <w:sz w:val="28"/>
          <w:szCs w:val="28"/>
          <w:lang w:val="en-US"/>
        </w:rPr>
        <w:t>Error Handling</w:t>
      </w:r>
    </w:p>
    <w:p w14:paraId="00C7B756" w14:textId="77777777" w:rsidR="00182F0A" w:rsidRPr="00182F0A" w:rsidRDefault="00182F0A" w:rsidP="00182F0A">
      <w:pPr>
        <w:rPr>
          <w:rFonts w:eastAsiaTheme="majorEastAsia"/>
          <w:lang w:val="en-US"/>
        </w:rPr>
      </w:pPr>
      <w:r w:rsidRPr="00182F0A">
        <w:rPr>
          <w:rFonts w:eastAsiaTheme="majorEastAsia"/>
          <w:lang w:val="en-US"/>
        </w:rPr>
        <w:t>Error handling responsibility in this solution is divided in several classes.</w:t>
      </w:r>
    </w:p>
    <w:p w14:paraId="08D0FD0B" w14:textId="7FD95C04" w:rsidR="00182F0A" w:rsidRPr="00182F0A" w:rsidRDefault="00182F0A" w:rsidP="00182F0A">
      <w:pPr>
        <w:rPr>
          <w:rFonts w:eastAsiaTheme="majorEastAsia"/>
          <w:lang w:val="en-US"/>
        </w:rPr>
      </w:pPr>
      <w:r w:rsidRPr="00182F0A">
        <w:rPr>
          <w:rFonts w:eastAsiaTheme="majorEastAsia"/>
          <w:lang w:val="en-US"/>
        </w:rPr>
        <w:t xml:space="preserve">The class </w:t>
      </w:r>
      <w:r w:rsidR="0034073C" w:rsidRPr="00182F0A">
        <w:rPr>
          <w:rFonts w:eastAsiaTheme="majorEastAsia"/>
          <w:lang w:val="en-US"/>
        </w:rPr>
        <w:t>ControllerAdvice</w:t>
      </w:r>
      <w:r w:rsidRPr="00182F0A">
        <w:rPr>
          <w:rFonts w:eastAsiaTheme="majorEastAsia"/>
          <w:lang w:val="en-US"/>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02A0EFFA" w:rsidR="00182F0A" w:rsidRPr="00182F0A" w:rsidRDefault="00182F0A" w:rsidP="00182F0A">
      <w:pPr>
        <w:rPr>
          <w:rFonts w:eastAsiaTheme="majorEastAsia"/>
          <w:lang w:val="en-US"/>
        </w:rPr>
      </w:pPr>
      <w:r w:rsidRPr="00182F0A">
        <w:rPr>
          <w:rFonts w:eastAsiaTheme="majorEastAsia"/>
          <w:lang w:val="en-US"/>
        </w:rPr>
        <w:t>The basic flow in this class is as follows: an exception will be caught and then will be mapped to ApiError's instance that maps to the json+problem standard</w:t>
      </w:r>
      <w:del w:id="127" w:author="Rodrigo LeaL" w:date="2020-06-14T14:11:00Z">
        <w:r w:rsidRPr="00182F0A" w:rsidDel="00AB16CF">
          <w:rPr>
            <w:rFonts w:eastAsiaTheme="majorEastAsia"/>
            <w:lang w:val="en-US"/>
          </w:rPr>
          <w:delText xml:space="preserve"> </w:delText>
        </w:r>
      </w:del>
      <w:customXmlInsRangeStart w:id="128" w:author="Rodrigo LeaL" w:date="2020-06-14T14:11:00Z"/>
      <w:sdt>
        <w:sdtPr>
          <w:rPr>
            <w:rFonts w:eastAsiaTheme="majorEastAsia"/>
            <w:lang w:val="en-US"/>
          </w:rPr>
          <w:id w:val="-2069720731"/>
          <w:citation/>
        </w:sdtPr>
        <w:sdtContent>
          <w:customXmlInsRangeEnd w:id="128"/>
          <w:ins w:id="129" w:author="Rodrigo LeaL" w:date="2020-06-14T14:11:00Z">
            <w:r w:rsidR="00AB16CF">
              <w:rPr>
                <w:rFonts w:eastAsiaTheme="majorEastAsia"/>
                <w:lang w:val="en-US"/>
              </w:rPr>
              <w:fldChar w:fldCharType="begin"/>
            </w:r>
            <w:r w:rsidR="00AB16CF" w:rsidRPr="00AB16CF">
              <w:rPr>
                <w:rFonts w:eastAsiaTheme="majorEastAsia"/>
                <w:lang w:val="en-US"/>
                <w:rPrChange w:id="130" w:author="Rodrigo LeaL" w:date="2020-06-14T14:11:00Z">
                  <w:rPr>
                    <w:rFonts w:eastAsiaTheme="majorEastAsia"/>
                  </w:rPr>
                </w:rPrChange>
              </w:rPr>
              <w:instrText xml:space="preserve"> CITATION Swa20 \l 2070 </w:instrText>
            </w:r>
          </w:ins>
          <w:r w:rsidR="00AB16CF">
            <w:rPr>
              <w:rFonts w:eastAsiaTheme="majorEastAsia"/>
              <w:lang w:val="en-US"/>
            </w:rPr>
            <w:fldChar w:fldCharType="separate"/>
          </w:r>
          <w:ins w:id="131" w:author="Rodrigo LeaL" w:date="2020-06-14T14:11:00Z">
            <w:r w:rsidR="00AB16CF" w:rsidRPr="00AB16CF">
              <w:rPr>
                <w:rFonts w:eastAsiaTheme="majorEastAsia"/>
                <w:lang w:val="en-US"/>
                <w:rPrChange w:id="132" w:author="Rodrigo LeaL" w:date="2020-06-14T14:11:00Z">
                  <w:rPr>
                    <w:rFonts w:eastAsia="Times New Roman"/>
                  </w:rPr>
                </w:rPrChange>
              </w:rPr>
              <w:t>[28]</w:t>
            </w:r>
            <w:r w:rsidR="00AB16CF">
              <w:rPr>
                <w:rFonts w:eastAsiaTheme="majorEastAsia"/>
                <w:lang w:val="en-US"/>
              </w:rPr>
              <w:fldChar w:fldCharType="end"/>
            </w:r>
          </w:ins>
          <w:customXmlInsRangeStart w:id="133" w:author="Rodrigo LeaL" w:date="2020-06-14T14:11:00Z"/>
        </w:sdtContent>
      </w:sdt>
      <w:customXmlInsRangeEnd w:id="133"/>
      <w:del w:id="134" w:author="Rodrigo LeaL" w:date="2020-06-14T14:11:00Z">
        <w:r w:rsidRPr="00182F0A" w:rsidDel="00AB16CF">
          <w:rPr>
            <w:rFonts w:eastAsiaTheme="majorEastAsia"/>
            <w:lang w:val="en-US"/>
          </w:rPr>
          <w:delText>(which can be consulted in the SWAGGER documentation)</w:delText>
        </w:r>
      </w:del>
      <w:r w:rsidRPr="00182F0A">
        <w:rPr>
          <w:rFonts w:eastAsiaTheme="majorEastAsia"/>
          <w:lang w:val="en-US"/>
        </w:rPr>
        <w:t xml:space="preserve">. </w:t>
      </w:r>
    </w:p>
    <w:p w14:paraId="6A018855" w14:textId="727A6E54" w:rsidR="00182F0A" w:rsidRDefault="00182F0A">
      <w:pPr>
        <w:rPr>
          <w:rFonts w:eastAsiaTheme="majorEastAsia"/>
          <w:lang w:val="en-US"/>
        </w:rPr>
      </w:pPr>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p>
    <w:p w14:paraId="5DE78154" w14:textId="45CA7DD3" w:rsidR="006E69CA" w:rsidRDefault="006E69CA">
      <w:pPr>
        <w:rPr>
          <w:rFonts w:eastAsiaTheme="majorEastAsia"/>
          <w:lang w:val="en-US"/>
        </w:rPr>
      </w:pPr>
    </w:p>
    <w:p w14:paraId="00F28EC1" w14:textId="51D12D0B" w:rsidR="0034073C" w:rsidRDefault="0034073C" w:rsidP="0034073C">
      <w:pPr>
        <w:pStyle w:val="Heading2"/>
        <w:rPr>
          <w:noProof w:val="0"/>
          <w:color w:val="auto"/>
          <w:sz w:val="28"/>
          <w:szCs w:val="28"/>
          <w:lang w:val="en-US"/>
        </w:rPr>
      </w:pPr>
      <w:r>
        <w:rPr>
          <w:noProof w:val="0"/>
          <w:color w:val="auto"/>
          <w:sz w:val="28"/>
          <w:szCs w:val="28"/>
          <w:lang w:val="en-US"/>
        </w:rPr>
        <w:lastRenderedPageBreak/>
        <w:t>6.</w:t>
      </w:r>
      <w:r w:rsidR="00796A75">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Data base</w:t>
      </w:r>
    </w:p>
    <w:p w14:paraId="5AA4E304" w14:textId="430B1838" w:rsidR="0034073C" w:rsidRPr="00765B71" w:rsidRDefault="0034073C" w:rsidP="0034073C">
      <w:pPr>
        <w:rPr>
          <w:rFonts w:ascii="Segoe UI" w:hAnsi="Segoe UI" w:cs="Segoe UI"/>
          <w:sz w:val="21"/>
          <w:szCs w:val="21"/>
          <w:lang w:val="en-GB"/>
          <w:rPrChange w:id="135" w:author="joao eduardo santos" w:date="2020-06-14T16:22:00Z">
            <w:rPr>
              <w:rFonts w:ascii="Segoe UI" w:hAnsi="Segoe UI" w:cs="Segoe UI"/>
              <w:sz w:val="21"/>
              <w:szCs w:val="21"/>
              <w:lang w:val="en-US"/>
            </w:rPr>
          </w:rPrChange>
        </w:rPr>
      </w:pPr>
      <w:r w:rsidRPr="00182F0A">
        <w:rPr>
          <w:lang w:val="en-US"/>
        </w:rPr>
        <w:t xml:space="preserve">To configure the database a single master script was create, and can be found on the </w:t>
      </w:r>
      <w:r>
        <w:rPr>
          <w:lang w:val="en-US"/>
        </w:rPr>
        <w:t>Wiki</w:t>
      </w:r>
      <w:r w:rsidRPr="00182F0A">
        <w:rPr>
          <w:lang w:val="en-US"/>
        </w:rPr>
        <w:t xml:space="preserve"> of the project repository </w:t>
      </w:r>
      <w:sdt>
        <w:sdtPr>
          <w:rPr>
            <w:lang w:val="en-US"/>
          </w:rPr>
          <w:id w:val="1136913718"/>
          <w:citation/>
        </w:sdtPr>
        <w:sdtContent>
          <w:r>
            <w:rPr>
              <w:lang w:val="en-US"/>
            </w:rPr>
            <w:fldChar w:fldCharType="begin"/>
          </w:r>
          <w:r w:rsidRPr="0034073C">
            <w:rPr>
              <w:lang w:val="en-US"/>
            </w:rPr>
            <w:instrText xml:space="preserve"> CITATION Hom20 \l 2070 </w:instrText>
          </w:r>
          <w:r>
            <w:rPr>
              <w:lang w:val="en-US"/>
            </w:rPr>
            <w:fldChar w:fldCharType="separate"/>
          </w:r>
          <w:r w:rsidRPr="0034073C">
            <w:rPr>
              <w:lang w:val="en-US"/>
            </w:rPr>
            <w:t>[31]</w:t>
          </w:r>
          <w:r>
            <w:rPr>
              <w:lang w:val="en-US"/>
            </w:rPr>
            <w:fldChar w:fldCharType="end"/>
          </w:r>
        </w:sdtContent>
      </w:sdt>
      <w:r>
        <w:rPr>
          <w:lang w:val="en-US"/>
        </w:rPr>
        <w:t>.</w:t>
      </w:r>
      <w:commentRangeStart w:id="136"/>
      <w:commentRangeStart w:id="137"/>
      <w:commentRangeEnd w:id="136"/>
      <w:r w:rsidR="00912D8E">
        <w:rPr>
          <w:rStyle w:val="CommentReference"/>
        </w:rPr>
        <w:commentReference w:id="136"/>
      </w:r>
      <w:commentRangeEnd w:id="137"/>
      <w:r w:rsidR="00912D8E">
        <w:rPr>
          <w:rStyle w:val="CommentReference"/>
        </w:rPr>
        <w:commentReference w:id="137"/>
      </w:r>
    </w:p>
    <w:p w14:paraId="12024EF5" w14:textId="73230B61" w:rsidR="0034073C" w:rsidRPr="00182F0A" w:rsidRDefault="0034073C" w:rsidP="0034073C">
      <w:pPr>
        <w:rPr>
          <w:lang w:val="en-US"/>
        </w:rPr>
      </w:pPr>
      <w:r w:rsidRPr="00182F0A">
        <w:rPr>
          <w:lang w:val="en-US"/>
        </w:rPr>
        <w:t>This scrip</w:t>
      </w:r>
      <w:ins w:id="138" w:author="Rodrigo LeaL" w:date="2020-06-14T14:11:00Z">
        <w:r w:rsidR="00AB16CF">
          <w:rPr>
            <w:lang w:val="en-US"/>
          </w:rPr>
          <w:t>t</w:t>
        </w:r>
      </w:ins>
      <w:r w:rsidRPr="00182F0A">
        <w:rPr>
          <w:lang w:val="en-US"/>
        </w:rPr>
        <w:t xml:space="preserve"> includes not only the creation of the model with all its tables and dependencies, but also all the triggers and store procedures that allow a robust consistency on the database on the insertion of new data. </w:t>
      </w:r>
    </w:p>
    <w:p w14:paraId="7D9BD861" w14:textId="5D4ACA5D" w:rsidR="0034073C" w:rsidRDefault="0034073C" w:rsidP="0034073C">
      <w:pPr>
        <w:spacing w:after="200"/>
        <w:jc w:val="left"/>
        <w:rPr>
          <w:rFonts w:asciiTheme="majorHAnsi" w:eastAsiaTheme="majorEastAsia" w:hAnsiTheme="majorHAnsi" w:cstheme="majorBidi"/>
          <w:b/>
          <w:bCs/>
          <w:color w:val="000000" w:themeColor="text1"/>
          <w:sz w:val="32"/>
          <w:szCs w:val="32"/>
          <w:lang w:val="en-US"/>
        </w:rPr>
      </w:pPr>
      <w:r w:rsidRPr="00182F0A">
        <w:rPr>
          <w:noProof w:val="0"/>
          <w:lang w:val="en-US"/>
        </w:rPr>
        <w:t>The single master script was created through the merge of several individual ones used on the development phase such as scripts to create, delete, drop and fill the database for testing. The other scrips can be found as store procedures on the project repository</w:t>
      </w:r>
      <w:r>
        <w:rPr>
          <w:noProof w:val="0"/>
          <w:lang w:val="en-US"/>
        </w:rPr>
        <w:t>.</w:t>
      </w:r>
    </w:p>
    <w:p w14:paraId="2A0D4275" w14:textId="77777777" w:rsidR="0034073C" w:rsidRDefault="0034073C">
      <w:pPr>
        <w:rPr>
          <w:rFonts w:eastAsiaTheme="majorEastAsia"/>
          <w:lang w:val="en-US"/>
        </w:rPr>
      </w:pPr>
    </w:p>
    <w:p w14:paraId="5172D323" w14:textId="0A4744DB" w:rsidR="0034073C" w:rsidRPr="000051F5" w:rsidRDefault="0034073C" w:rsidP="0034073C">
      <w:pPr>
        <w:pStyle w:val="Heading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2</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 xml:space="preserve">. </w:t>
      </w:r>
      <w:r>
        <w:rPr>
          <w:noProof w:val="0"/>
          <w:color w:val="auto"/>
          <w:sz w:val="28"/>
          <w:szCs w:val="28"/>
          <w:lang w:val="en-US"/>
        </w:rPr>
        <w:t>Data base access</w:t>
      </w:r>
    </w:p>
    <w:p w14:paraId="04873116" w14:textId="77777777" w:rsidR="0034073C" w:rsidRDefault="0034073C">
      <w:pPr>
        <w:rPr>
          <w:rFonts w:eastAsiaTheme="majorEastAsia"/>
          <w:lang w:val="en-US"/>
        </w:rPr>
      </w:pPr>
    </w:p>
    <w:p w14:paraId="295C0DA5" w14:textId="77777777" w:rsidR="006E69CA" w:rsidRPr="00182F0A" w:rsidRDefault="006E69CA" w:rsidP="006E69CA">
      <w:pPr>
        <w:rPr>
          <w:noProof w:val="0"/>
          <w:lang w:val="en-US"/>
        </w:rPr>
      </w:pPr>
      <w:r w:rsidRPr="00182F0A">
        <w:rPr>
          <w:noProof w:val="0"/>
          <w:lang w:val="en-US"/>
        </w:rPr>
        <w:t xml:space="preserve">For database access to be possible a data </w:t>
      </w:r>
      <w:commentRangeStart w:id="139"/>
      <w:r w:rsidRPr="00182F0A">
        <w:rPr>
          <w:noProof w:val="0"/>
          <w:lang w:val="en-US"/>
        </w:rPr>
        <w:t>source</w:t>
      </w:r>
      <w:commentRangeEnd w:id="139"/>
      <w:r w:rsidR="00912D8E">
        <w:rPr>
          <w:rStyle w:val="CommentReference"/>
        </w:rPr>
        <w:commentReference w:id="139"/>
      </w:r>
      <w:r w:rsidRPr="00182F0A">
        <w:rPr>
          <w:noProof w:val="0"/>
          <w:lang w:val="en-US"/>
        </w:rPr>
        <w:t xml:space="preserve"> been was created to configured database related configurations, allowing a database connection to be used by the application to communicate with a given DB.</w:t>
      </w:r>
    </w:p>
    <w:p w14:paraId="4B842DFC" w14:textId="63294459" w:rsidR="006E69CA" w:rsidRPr="0034073C" w:rsidRDefault="006E69CA" w:rsidP="006E69CA">
      <w:pPr>
        <w:rPr>
          <w:noProof w:val="0"/>
          <w:lang w:val="en-US"/>
        </w:rPr>
      </w:pPr>
      <w:r w:rsidRPr="00182F0A">
        <w:rPr>
          <w:noProof w:val="0"/>
          <w:lang w:val="en-US"/>
        </w:rPr>
        <w:t>On the application spring Repositories were used to interact with the database, specifically C</w:t>
      </w:r>
      <w:r w:rsidR="00C438A2">
        <w:rPr>
          <w:noProof w:val="0"/>
          <w:lang w:val="en-US"/>
        </w:rPr>
        <w:t>ru</w:t>
      </w:r>
      <w:r w:rsidRPr="00182F0A">
        <w:rPr>
          <w:noProof w:val="0"/>
          <w:lang w:val="en-US"/>
        </w:rPr>
        <w:t>dRepositorty and PagingAndSortingRepository. The CrudRepositorty is a repository with some CRUD operations already implemented and the PagingAndSortingRepository extends the CrudRepositorty supporting sorting and paging for DB operations.</w:t>
      </w:r>
    </w:p>
    <w:p w14:paraId="73F45578" w14:textId="4BD3E2AA" w:rsidR="00796A75" w:rsidRDefault="006E69CA" w:rsidP="009B6B5A">
      <w:pPr>
        <w:rPr>
          <w:noProof w:val="0"/>
          <w:lang w:val="en-US"/>
        </w:rPr>
      </w:pPr>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34073C">
        <w:rPr>
          <w:noProof w:val="0"/>
          <w:lang w:val="en-US"/>
        </w:rPr>
        <w:t>`pt.isel</w:t>
      </w:r>
      <w:r w:rsidR="0034073C" w:rsidRPr="0034073C">
        <w:rPr>
          <w:noProof w:val="0"/>
          <w:lang w:val="en-US"/>
        </w:rPr>
        <w:t>earning</w:t>
      </w:r>
      <w:r w:rsidRPr="0034073C">
        <w:rPr>
          <w:noProof w:val="0"/>
          <w:lang w:val="en-US"/>
        </w:rPr>
        <w:t>.serv</w:t>
      </w:r>
      <w:r w:rsidR="0034073C" w:rsidRPr="0034073C">
        <w:rPr>
          <w:noProof w:val="0"/>
          <w:lang w:val="en-US"/>
        </w:rPr>
        <w:t>ices</w:t>
      </w:r>
      <w:r w:rsidRPr="0034073C">
        <w:rPr>
          <w:noProof w:val="0"/>
          <w:lang w:val="en-US"/>
        </w:rPr>
        <w:t>.domain`</w:t>
      </w:r>
      <w:r w:rsidRPr="00182F0A">
        <w:rPr>
          <w:noProof w:val="0"/>
          <w:lang w:val="en-US"/>
        </w:rPr>
        <w:t xml:space="preserve"> contains several classes which were annotated with annotations from `org.hibernate.annotations` and `javax.persistence` packages in order to identify DB table names, column names, which of the properties were primary keys, identity keys and relations to other domains line one to many or many to one.</w:t>
      </w:r>
    </w:p>
    <w:p w14:paraId="1AAB74B8" w14:textId="77777777" w:rsidR="00CD7822" w:rsidRDefault="00CD7822" w:rsidP="009B6B5A">
      <w:pPr>
        <w:rPr>
          <w:noProof w:val="0"/>
          <w:lang w:val="en-US"/>
        </w:rPr>
      </w:pPr>
    </w:p>
    <w:p w14:paraId="7B452030" w14:textId="7719A25A" w:rsidR="00CD7822" w:rsidRPr="00CD7822" w:rsidRDefault="00CD7822" w:rsidP="00CD7822">
      <w:pPr>
        <w:pStyle w:val="Heading2"/>
        <w:rPr>
          <w:noProof w:val="0"/>
          <w:color w:val="auto"/>
          <w:sz w:val="28"/>
          <w:szCs w:val="28"/>
          <w:lang w:val="en-US"/>
        </w:rPr>
      </w:pPr>
      <w:r>
        <w:rPr>
          <w:noProof w:val="0"/>
          <w:color w:val="auto"/>
          <w:sz w:val="28"/>
          <w:szCs w:val="28"/>
          <w:lang w:val="en-US"/>
        </w:rPr>
        <w:t>6.3</w:t>
      </w:r>
      <w:r w:rsidRPr="00E8102C">
        <w:rPr>
          <w:noProof w:val="0"/>
          <w:color w:val="auto"/>
          <w:sz w:val="28"/>
          <w:szCs w:val="28"/>
          <w:lang w:val="en-US"/>
        </w:rPr>
        <w:t xml:space="preserve">. </w:t>
      </w:r>
      <w:r>
        <w:rPr>
          <w:noProof w:val="0"/>
          <w:color w:val="auto"/>
          <w:sz w:val="28"/>
          <w:szCs w:val="28"/>
          <w:lang w:val="en-US"/>
        </w:rPr>
        <w:t>Execution Environments</w:t>
      </w:r>
    </w:p>
    <w:p w14:paraId="2FAA6217" w14:textId="2F17A857" w:rsidR="00CD7822" w:rsidRDefault="00912D8E" w:rsidP="009B6B5A">
      <w:pPr>
        <w:rPr>
          <w:noProof w:val="0"/>
          <w:lang w:val="en-US"/>
        </w:rPr>
      </w:pPr>
      <w:ins w:id="140" w:author="Rodrigo LeaL" w:date="2020-06-14T14:19:00Z">
        <w:r>
          <w:rPr>
            <w:noProof w:val="0"/>
            <w:lang w:val="en-US"/>
          </w:rPr>
          <w:t>The implemented execution environments share some implementation details but for the most part require d</w:t>
        </w:r>
      </w:ins>
      <w:ins w:id="141" w:author="Rodrigo LeaL" w:date="2020-06-14T14:20:00Z">
        <w:r>
          <w:rPr>
            <w:noProof w:val="0"/>
            <w:lang w:val="en-US"/>
          </w:rPr>
          <w:t>ifferent dependencies and configurations.</w:t>
        </w:r>
      </w:ins>
    </w:p>
    <w:p w14:paraId="704280E3" w14:textId="77777777" w:rsidR="00CD7822" w:rsidRPr="000051F5" w:rsidRDefault="00CD7822" w:rsidP="00CD7822">
      <w:pPr>
        <w:rPr>
          <w:noProof w:val="0"/>
          <w:lang w:val="en-US"/>
        </w:rPr>
      </w:pPr>
      <w:r w:rsidRPr="000051F5">
        <w:rPr>
          <w:noProof w:val="0"/>
          <w:lang w:val="en-US"/>
        </w:rPr>
        <w:t xml:space="preserve">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w:t>
      </w:r>
      <w:r w:rsidRPr="000051F5">
        <w:rPr>
          <w:noProof w:val="0"/>
          <w:lang w:val="en-US"/>
        </w:rPr>
        <w:lastRenderedPageBreak/>
        <w:t>application and so on. As a result, each application will use specific technologies. The technology in common between every application is Swagger, which will be used to document the REST API shared amongst every application</w:t>
      </w:r>
      <w:r>
        <w:rPr>
          <w:noProof w:val="0"/>
          <w:lang w:val="en-US"/>
        </w:rPr>
        <w:t xml:space="preserve"> </w:t>
      </w:r>
      <w:sdt>
        <w:sdtPr>
          <w:rPr>
            <w:noProof w:val="0"/>
            <w:lang w:val="en-US"/>
          </w:rPr>
          <w:id w:val="1589422370"/>
          <w:citation/>
        </w:sdtPr>
        <w:sdtContent>
          <w:r>
            <w:rPr>
              <w:noProof w:val="0"/>
              <w:lang w:val="en-US"/>
            </w:rPr>
            <w:fldChar w:fldCharType="begin"/>
          </w:r>
          <w:r w:rsidRPr="000051F5">
            <w:rPr>
              <w:noProof w:val="0"/>
              <w:lang w:val="en-US"/>
            </w:rPr>
            <w:instrText xml:space="preserve"> CITATION Swa20 \l 2070 </w:instrText>
          </w:r>
          <w:r>
            <w:rPr>
              <w:noProof w:val="0"/>
              <w:lang w:val="en-US"/>
            </w:rPr>
            <w:fldChar w:fldCharType="separate"/>
          </w:r>
          <w:r w:rsidRPr="000051F5">
            <w:rPr>
              <w:lang w:val="en-US"/>
            </w:rPr>
            <w:t>[28]</w:t>
          </w:r>
          <w:r>
            <w:rPr>
              <w:noProof w:val="0"/>
              <w:lang w:val="en-US"/>
            </w:rPr>
            <w:fldChar w:fldCharType="end"/>
          </w:r>
        </w:sdtContent>
      </w:sdt>
      <w:r w:rsidRPr="000051F5">
        <w:rPr>
          <w:noProof w:val="0"/>
          <w:lang w:val="en-US"/>
        </w:rPr>
        <w:t xml:space="preserve">. </w:t>
      </w:r>
    </w:p>
    <w:p w14:paraId="42576F8A" w14:textId="77777777" w:rsidR="00CD7822" w:rsidRPr="000051F5" w:rsidRDefault="00CD7822" w:rsidP="00CD7822">
      <w:pPr>
        <w:rPr>
          <w:noProof w:val="0"/>
          <w:lang w:val="en-US"/>
        </w:rPr>
      </w:pPr>
      <w:r w:rsidRPr="000051F5">
        <w:rPr>
          <w:noProof w:val="0"/>
          <w:lang w:val="en-US"/>
        </w:rPr>
        <w:t xml:space="preserve">Of the supported languages </w:t>
      </w:r>
      <w:r>
        <w:rPr>
          <w:noProof w:val="0"/>
          <w:lang w:val="en-US"/>
        </w:rPr>
        <w:t>3</w:t>
      </w:r>
      <w:r w:rsidRPr="000051F5">
        <w:rPr>
          <w:noProof w:val="0"/>
          <w:lang w:val="en-US"/>
        </w:rPr>
        <w:t xml:space="preserve"> of them already have the execution environments developed and are described in more detail below: Java</w:t>
      </w:r>
      <w:r>
        <w:rPr>
          <w:noProof w:val="0"/>
          <w:lang w:val="en-US"/>
        </w:rPr>
        <w:t>,</w:t>
      </w:r>
      <w:r w:rsidRPr="000051F5">
        <w:rPr>
          <w:noProof w:val="0"/>
          <w:lang w:val="en-US"/>
        </w:rPr>
        <w:t xml:space="preserve"> Kotlin</w:t>
      </w:r>
      <w:r>
        <w:rPr>
          <w:noProof w:val="0"/>
          <w:lang w:val="en-US"/>
        </w:rPr>
        <w:t xml:space="preserve"> and JavaScript</w:t>
      </w:r>
      <w:r w:rsidRPr="000051F5">
        <w:rPr>
          <w:noProof w:val="0"/>
          <w:lang w:val="en-US"/>
        </w:rPr>
        <w:t>.</w:t>
      </w:r>
    </w:p>
    <w:p w14:paraId="2F5ECA57" w14:textId="77777777" w:rsidR="00CD7822" w:rsidRDefault="00CD7822" w:rsidP="00CD7822">
      <w:pPr>
        <w:rPr>
          <w:noProof w:val="0"/>
          <w:lang w:val="en-US"/>
        </w:rPr>
      </w:pPr>
      <w:r w:rsidRPr="000051F5">
        <w:rPr>
          <w:noProof w:val="0"/>
          <w:lang w:val="en-US"/>
        </w:rPr>
        <w:t xml:space="preserve">The </w:t>
      </w:r>
      <w:r w:rsidRPr="00E8102C">
        <w:rPr>
          <w:noProof w:val="0"/>
          <w:lang w:val="en-US"/>
        </w:rPr>
        <w:t>remaining</w:t>
      </w:r>
      <w:r w:rsidRPr="000051F5">
        <w:rPr>
          <w:noProof w:val="0"/>
          <w:lang w:val="en-US"/>
        </w:rPr>
        <w:t xml:space="preserve"> </w:t>
      </w:r>
      <w:r>
        <w:rPr>
          <w:noProof w:val="0"/>
          <w:lang w:val="en-US"/>
        </w:rPr>
        <w:t>2</w:t>
      </w:r>
      <w:r w:rsidRPr="000051F5">
        <w:rPr>
          <w:noProof w:val="0"/>
          <w:lang w:val="en-US"/>
        </w:rPr>
        <w:t>, C# and Python are not yet developed but are planned to be supported by the end of this project.</w:t>
      </w:r>
    </w:p>
    <w:p w14:paraId="628530D6" w14:textId="77777777" w:rsidR="00CD7822" w:rsidRPr="000051F5" w:rsidRDefault="00CD7822" w:rsidP="00CD7822">
      <w:pPr>
        <w:rPr>
          <w:noProof w:val="0"/>
          <w:lang w:val="en-US"/>
        </w:rPr>
      </w:pPr>
    </w:p>
    <w:p w14:paraId="2AAF7BA7" w14:textId="2DC8A022" w:rsidR="00CD7822" w:rsidRPr="000051F5" w:rsidRDefault="00CD7822" w:rsidP="00CD7822">
      <w:pPr>
        <w:pStyle w:val="Heading3"/>
        <w:rPr>
          <w:noProof w:val="0"/>
          <w:color w:val="auto"/>
          <w:sz w:val="28"/>
          <w:szCs w:val="28"/>
          <w:lang w:val="en-US"/>
        </w:rPr>
      </w:pPr>
      <w:bookmarkStart w:id="142" w:name="_Toc39522478"/>
      <w:r>
        <w:rPr>
          <w:noProof w:val="0"/>
          <w:color w:val="auto"/>
          <w:sz w:val="28"/>
          <w:szCs w:val="28"/>
          <w:lang w:val="en-US"/>
        </w:rPr>
        <w:t>6</w:t>
      </w:r>
      <w:r w:rsidRPr="000051F5">
        <w:rPr>
          <w:noProof w:val="0"/>
          <w:color w:val="auto"/>
          <w:sz w:val="28"/>
          <w:szCs w:val="28"/>
          <w:lang w:val="en-US"/>
        </w:rPr>
        <w:t>.3.1. Java &amp; Kotlin</w:t>
      </w:r>
      <w:bookmarkEnd w:id="142"/>
    </w:p>
    <w:p w14:paraId="29277D73" w14:textId="77777777" w:rsidR="00CD7822" w:rsidRPr="000051F5" w:rsidRDefault="00CD7822" w:rsidP="00CD7822">
      <w:pPr>
        <w:rPr>
          <w:noProof w:val="0"/>
          <w:lang w:val="en-US"/>
        </w:rPr>
      </w:pPr>
      <w:r w:rsidRPr="000051F5">
        <w:rPr>
          <w:noProof w:val="0"/>
          <w:lang w:val="en-US"/>
        </w:rPr>
        <w:t>Because both Java and Kotlin can be compiled to be executed on the JVM, the same application was used for both execution environment, with minor changes for each.</w:t>
      </w:r>
    </w:p>
    <w:p w14:paraId="6B047F10" w14:textId="77777777" w:rsidR="00CD7822" w:rsidRPr="000051F5" w:rsidRDefault="00CD7822" w:rsidP="00CD7822">
      <w:pPr>
        <w:rPr>
          <w:noProof w:val="0"/>
          <w:lang w:val="en-US"/>
        </w:rPr>
      </w:pPr>
      <w:r w:rsidRPr="000051F5">
        <w:rPr>
          <w:noProof w:val="0"/>
          <w:lang w:val="en-US"/>
        </w:rPr>
        <w:t>For these execution environments the application executed inside a Docker container is a Spring Boot application developed in Java using Maven as a build and dependency management tool.</w:t>
      </w:r>
    </w:p>
    <w:p w14:paraId="268B844C" w14:textId="77777777" w:rsidR="00CD7822" w:rsidRPr="000051F5" w:rsidRDefault="00CD7822" w:rsidP="00CD7822">
      <w:pPr>
        <w:rPr>
          <w:noProof w:val="0"/>
          <w:lang w:val="en-US"/>
        </w:rPr>
      </w:pPr>
      <w:r w:rsidRPr="000051F5">
        <w:rPr>
          <w:noProof w:val="0"/>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0051F5" w:rsidRDefault="00CD7822" w:rsidP="00CD7822">
      <w:pPr>
        <w:rPr>
          <w:noProof w:val="0"/>
          <w:lang w:val="en-US"/>
        </w:rPr>
      </w:pPr>
      <w:r w:rsidRPr="000051F5">
        <w:rPr>
          <w:noProof w:val="0"/>
          <w:lang w:val="en-US"/>
        </w:rPr>
        <w:t>One of the main differences between the Java and Kotlin execution Environments is the environment on which the applications are executed, i.e. the docker container have different dependencies.</w:t>
      </w:r>
    </w:p>
    <w:p w14:paraId="483305E7" w14:textId="77777777" w:rsidR="00CD7822" w:rsidRPr="000051F5" w:rsidRDefault="00CD7822" w:rsidP="00CD7822">
      <w:pPr>
        <w:rPr>
          <w:noProof w:val="0"/>
          <w:lang w:val="en-US"/>
        </w:rPr>
      </w:pPr>
      <w:r w:rsidRPr="000051F5">
        <w:rPr>
          <w:noProof w:val="0"/>
          <w:lang w:val="en-US"/>
        </w:rPr>
        <w:t>For the Java execution environment, the container is built on top of the OpenJDK 13 docker image, this allows the java application to run and the commands to compile and execute Java code to work.</w:t>
      </w:r>
    </w:p>
    <w:p w14:paraId="68764BE7" w14:textId="77777777" w:rsidR="00CD7822" w:rsidRDefault="00CD7822" w:rsidP="00CD7822">
      <w:pPr>
        <w:rPr>
          <w:noProof w:val="0"/>
          <w:lang w:val="en-US"/>
        </w:rPr>
      </w:pPr>
      <w:r w:rsidRPr="000051F5">
        <w:rPr>
          <w:noProof w:val="0"/>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Default="00CD7822" w:rsidP="00CD7822">
      <w:pPr>
        <w:rPr>
          <w:noProof w:val="0"/>
          <w:lang w:val="en-US"/>
        </w:rPr>
      </w:pPr>
    </w:p>
    <w:p w14:paraId="58B6469A" w14:textId="09FCE10E" w:rsidR="00CD7822" w:rsidRDefault="00CD7822" w:rsidP="00CD7822">
      <w:pPr>
        <w:pStyle w:val="Heading3"/>
        <w:rPr>
          <w:noProof w:val="0"/>
          <w:color w:val="auto"/>
          <w:sz w:val="28"/>
          <w:szCs w:val="28"/>
          <w:lang w:val="en-US"/>
        </w:rPr>
      </w:pPr>
      <w:r>
        <w:rPr>
          <w:noProof w:val="0"/>
          <w:color w:val="auto"/>
          <w:sz w:val="28"/>
          <w:szCs w:val="28"/>
          <w:lang w:val="en-US"/>
        </w:rPr>
        <w:t>6</w:t>
      </w:r>
      <w:r w:rsidRPr="00DC4B0C">
        <w:rPr>
          <w:noProof w:val="0"/>
          <w:color w:val="auto"/>
          <w:sz w:val="28"/>
          <w:szCs w:val="28"/>
          <w:lang w:val="en-US"/>
        </w:rPr>
        <w:t>.3.</w:t>
      </w:r>
      <w:r>
        <w:rPr>
          <w:noProof w:val="0"/>
          <w:color w:val="auto"/>
          <w:sz w:val="28"/>
          <w:szCs w:val="28"/>
          <w:lang w:val="en-US"/>
        </w:rPr>
        <w:t>2</w:t>
      </w:r>
      <w:r w:rsidRPr="00DC4B0C">
        <w:rPr>
          <w:noProof w:val="0"/>
          <w:color w:val="auto"/>
          <w:sz w:val="28"/>
          <w:szCs w:val="28"/>
          <w:lang w:val="en-US"/>
        </w:rPr>
        <w:t>. Java</w:t>
      </w:r>
      <w:r>
        <w:rPr>
          <w:noProof w:val="0"/>
          <w:color w:val="auto"/>
          <w:sz w:val="28"/>
          <w:szCs w:val="28"/>
          <w:lang w:val="en-US"/>
        </w:rPr>
        <w:t>script</w:t>
      </w:r>
    </w:p>
    <w:p w14:paraId="63BF5FE7" w14:textId="39A1EB12" w:rsidR="00CD7822" w:rsidRDefault="00CD7822" w:rsidP="00CD7822">
      <w:pPr>
        <w:rPr>
          <w:noProof w:val="0"/>
          <w:lang w:val="en-US"/>
        </w:rPr>
      </w:pPr>
      <w:r>
        <w:rPr>
          <w:noProof w:val="0"/>
          <w:lang w:val="en-US"/>
        </w:rPr>
        <w:t xml:space="preserve">For this execution environment was developed a </w:t>
      </w:r>
      <w:ins w:id="143" w:author="Rodrigo LeaL" w:date="2020-06-14T14:20:00Z">
        <w:r w:rsidR="00912D8E">
          <w:rPr>
            <w:noProof w:val="0"/>
            <w:lang w:val="en-US"/>
          </w:rPr>
          <w:t>N</w:t>
        </w:r>
      </w:ins>
      <w:del w:id="144" w:author="Rodrigo LeaL" w:date="2020-06-14T14:20:00Z">
        <w:r w:rsidDel="00912D8E">
          <w:rPr>
            <w:noProof w:val="0"/>
            <w:lang w:val="en-US"/>
          </w:rPr>
          <w:delText>n</w:delText>
        </w:r>
      </w:del>
      <w:r>
        <w:rPr>
          <w:noProof w:val="0"/>
          <w:lang w:val="en-US"/>
        </w:rPr>
        <w:t xml:space="preserve">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p>
    <w:p w14:paraId="3FCF1894" w14:textId="77777777" w:rsidR="00CD7822" w:rsidRDefault="00CD7822" w:rsidP="00CD7822">
      <w:pPr>
        <w:rPr>
          <w:noProof w:val="0"/>
          <w:lang w:val="en-US"/>
        </w:rPr>
      </w:pPr>
      <w:r>
        <w:rPr>
          <w:noProof w:val="0"/>
          <w:lang w:val="en-US"/>
        </w:rPr>
        <w:lastRenderedPageBreak/>
        <w:t>The container is built on top of the node 14 image to enable said docker to run the mentioned application.</w:t>
      </w:r>
    </w:p>
    <w:p w14:paraId="23A446F2" w14:textId="77777777" w:rsidR="00CD7822" w:rsidRDefault="00CD7822" w:rsidP="009B6B5A">
      <w:pPr>
        <w:rPr>
          <w:noProof w:val="0"/>
          <w:lang w:val="en-US"/>
        </w:rPr>
      </w:pPr>
    </w:p>
    <w:p w14:paraId="0F7498E5" w14:textId="77777777" w:rsidR="00796A75" w:rsidRDefault="00796A75">
      <w:pPr>
        <w:spacing w:after="200"/>
        <w:jc w:val="left"/>
        <w:rPr>
          <w:noProof w:val="0"/>
          <w:lang w:val="en-US"/>
        </w:rPr>
      </w:pPr>
      <w:r>
        <w:rPr>
          <w:noProof w:val="0"/>
          <w:lang w:val="en-US"/>
        </w:rPr>
        <w:br w:type="page"/>
      </w:r>
    </w:p>
    <w:p w14:paraId="0BFDF945" w14:textId="5629F8BD" w:rsidR="00CD7822" w:rsidDel="00765B71" w:rsidRDefault="00CD7822">
      <w:pPr>
        <w:spacing w:after="200"/>
        <w:jc w:val="left"/>
        <w:rPr>
          <w:del w:id="145" w:author="joao eduardo santos" w:date="2020-06-14T16:28:00Z"/>
          <w:rFonts w:asciiTheme="majorHAnsi" w:eastAsiaTheme="majorEastAsia" w:hAnsiTheme="majorHAnsi" w:cstheme="majorBidi"/>
          <w:b/>
          <w:bCs/>
          <w:color w:val="000000" w:themeColor="text1"/>
          <w:sz w:val="32"/>
          <w:szCs w:val="32"/>
          <w:lang w:val="en-US"/>
        </w:rPr>
      </w:pPr>
      <w:del w:id="146" w:author="joao eduardo santos" w:date="2020-06-14T16:28:00Z">
        <w:r w:rsidRPr="00A35251" w:rsidDel="00765B71">
          <w:rPr>
            <w:lang w:val="en-US"/>
          </w:rPr>
          <w:lastRenderedPageBreak/>
          <w:br w:type="page"/>
        </w:r>
      </w:del>
    </w:p>
    <w:p w14:paraId="56355081" w14:textId="455293D4" w:rsidR="00796A75" w:rsidRPr="00796A75" w:rsidRDefault="00796A75" w:rsidP="00CD7822">
      <w:pPr>
        <w:pStyle w:val="Heading1"/>
      </w:pPr>
      <w:r w:rsidRPr="00796A75">
        <w:t>Additional language support</w:t>
      </w:r>
    </w:p>
    <w:p w14:paraId="5AD95314" w14:textId="7E31500C" w:rsidR="00EE144A" w:rsidRPr="00796A75" w:rsidRDefault="00EE144A" w:rsidP="00EE144A">
      <w:pPr>
        <w:rPr>
          <w:noProof w:val="0"/>
          <w:lang w:val="en-US"/>
        </w:rPr>
      </w:pPr>
      <w:r w:rsidRPr="00796A75">
        <w:rPr>
          <w:noProof w:val="0"/>
          <w:lang w:val="en-US"/>
        </w:rPr>
        <w:t>Adding support to a new language requires changes on two elements of this solution: Execution Environments and Service layer.</w:t>
      </w:r>
    </w:p>
    <w:p w14:paraId="5E54FB15" w14:textId="77777777" w:rsidR="00EE144A" w:rsidRPr="00796A75" w:rsidRDefault="00EE144A" w:rsidP="00EE144A">
      <w:pPr>
        <w:rPr>
          <w:noProof w:val="0"/>
          <w:lang w:val="en-US"/>
        </w:rPr>
      </w:pPr>
      <w:r w:rsidRPr="00796A75">
        <w:rPr>
          <w:noProof w:val="0"/>
          <w:lang w:val="en-US"/>
        </w:rPr>
        <w:t>For the latter, a new entry has to be added to the languageUrlMap, with the key being the new language and the value the address and port of the machine running the new execution environment. It’s also necessary to add the supported language to the enum SupportedLanguages and update the executionEnvironments.properties file to reflect the new execution environment implemented.</w:t>
      </w:r>
    </w:p>
    <w:p w14:paraId="7D314624" w14:textId="77777777" w:rsidR="00EE144A" w:rsidRPr="00796A75" w:rsidRDefault="00EE144A" w:rsidP="00EE144A">
      <w:pPr>
        <w:rPr>
          <w:noProof w:val="0"/>
          <w:lang w:val="en-US"/>
        </w:rPr>
      </w:pPr>
      <w:r w:rsidRPr="00796A75">
        <w:rPr>
          <w:noProof w:val="0"/>
          <w:lang w:val="en-US"/>
        </w:rPr>
        <w:t xml:space="preserve">The Execution Environment is basically an application that provides exposes one endpoint, which will be used to run code and/or unit tests remotely. </w:t>
      </w:r>
    </w:p>
    <w:p w14:paraId="665CDA66" w14:textId="77777777" w:rsidR="00EE144A" w:rsidRPr="00796A75" w:rsidRDefault="00EE144A" w:rsidP="00EE144A">
      <w:pPr>
        <w:rPr>
          <w:noProof w:val="0"/>
          <w:lang w:val="en-US"/>
        </w:rPr>
      </w:pPr>
      <w:r w:rsidRPr="00796A75">
        <w:rPr>
          <w:noProof w:val="0"/>
          <w:lang w:val="en-US"/>
        </w:rPr>
        <w:t xml:space="preserve">This endpoint must respect a specific contract. The endpoint must have a parameter that contains a field named “code” which is a string that represents the code that the user wants to run, a field named “executeTests”  which is a Boolean that represents if the user wants to test the code being sent against the unit tests defined and a field named “unitTests” which is a string that contains the unit tests to run with the code sent by the user. </w:t>
      </w:r>
    </w:p>
    <w:p w14:paraId="133356B2" w14:textId="23384181" w:rsidR="00EE144A" w:rsidRDefault="00EE144A" w:rsidP="00EE144A">
      <w:pPr>
        <w:rPr>
          <w:ins w:id="147" w:author="joao eduardo santos" w:date="2020-06-14T16:28:00Z"/>
          <w:noProof w:val="0"/>
          <w:lang w:val="en-US"/>
        </w:rPr>
      </w:pPr>
      <w:r w:rsidRPr="00796A75">
        <w:rPr>
          <w:noProof w:val="0"/>
          <w:lang w:val="en-US"/>
        </w:rPr>
        <w:t>This endpoint must return a structure that contains a field named “rawResult” which is a string that represents either the correct result of the code submitted by the user or the errors that appeared while compile/running the code.</w:t>
      </w:r>
    </w:p>
    <w:p w14:paraId="4035B958" w14:textId="7C0F5854" w:rsidR="00765B71" w:rsidRPr="00796A75" w:rsidRDefault="00765B71" w:rsidP="00EE144A">
      <w:pPr>
        <w:rPr>
          <w:noProof w:val="0"/>
          <w:lang w:val="en-US"/>
        </w:rPr>
      </w:pPr>
      <w:ins w:id="148" w:author="joao eduardo santos" w:date="2020-06-14T16:34:00Z">
        <w:r>
          <w:rPr>
            <w:noProof w:val="0"/>
            <w:lang w:val="en-US"/>
          </w:rPr>
          <w:t>For this project</w:t>
        </w:r>
      </w:ins>
      <w:ins w:id="149" w:author="joao eduardo santos" w:date="2020-06-14T16:53:00Z">
        <w:r w:rsidR="0014251B">
          <w:rPr>
            <w:noProof w:val="0"/>
            <w:lang w:val="en-US"/>
          </w:rPr>
          <w:t xml:space="preserve"> </w:t>
        </w:r>
      </w:ins>
      <w:ins w:id="150" w:author="joao eduardo santos" w:date="2020-06-14T17:21:00Z">
        <w:r w:rsidR="006D1605">
          <w:rPr>
            <w:noProof w:val="0"/>
            <w:lang w:val="en-US"/>
          </w:rPr>
          <w:t>it was devised that t</w:t>
        </w:r>
      </w:ins>
      <w:ins w:id="151" w:author="joao eduardo santos" w:date="2020-06-14T17:22:00Z">
        <w:r w:rsidR="006D1605">
          <w:rPr>
            <w:noProof w:val="0"/>
            <w:lang w:val="en-US"/>
          </w:rPr>
          <w:t xml:space="preserve">he Execution Environments would run in a </w:t>
        </w:r>
      </w:ins>
      <w:ins w:id="152" w:author="joao eduardo santos" w:date="2020-06-14T17:24:00Z">
        <w:r w:rsidR="006D1605">
          <w:rPr>
            <w:noProof w:val="0"/>
            <w:lang w:val="en-US"/>
          </w:rPr>
          <w:t>container</w:t>
        </w:r>
      </w:ins>
      <w:ins w:id="153" w:author="joao eduardo santos" w:date="2020-06-14T17:25:00Z">
        <w:r w:rsidR="006D1605">
          <w:rPr>
            <w:noProof w:val="0"/>
            <w:lang w:val="en-US"/>
          </w:rPr>
          <w:t xml:space="preserve"> driver deployment</w:t>
        </w:r>
      </w:ins>
      <w:ins w:id="154" w:author="joao eduardo santos" w:date="2020-06-14T17:26:00Z">
        <w:r w:rsidR="006D1605">
          <w:rPr>
            <w:noProof w:val="0"/>
            <w:lang w:val="en-US"/>
          </w:rPr>
          <w:t xml:space="preserve"> methodology</w:t>
        </w:r>
      </w:ins>
      <w:ins w:id="155" w:author="joao eduardo santos" w:date="2020-06-14T17:25:00Z">
        <w:r w:rsidR="006D1605">
          <w:rPr>
            <w:noProof w:val="0"/>
            <w:lang w:val="en-US"/>
          </w:rPr>
          <w:t xml:space="preserve"> and as such </w:t>
        </w:r>
      </w:ins>
      <w:ins w:id="156" w:author="joao eduardo santos" w:date="2020-06-14T17:27:00Z">
        <w:r w:rsidR="006D1605">
          <w:rPr>
            <w:noProof w:val="0"/>
            <w:lang w:val="en-US"/>
          </w:rPr>
          <w:t xml:space="preserve">in order for the new execution  environment to </w:t>
        </w:r>
      </w:ins>
      <w:ins w:id="157" w:author="joao eduardo santos" w:date="2020-06-14T17:31:00Z">
        <w:r w:rsidR="00D3338E">
          <w:rPr>
            <w:noProof w:val="0"/>
            <w:lang w:val="en-US"/>
          </w:rPr>
          <w:t>run the same way a new docker file</w:t>
        </w:r>
      </w:ins>
      <w:ins w:id="158" w:author="joao eduardo santos" w:date="2020-06-14T17:36:00Z">
        <w:r w:rsidR="00D3338E">
          <w:rPr>
            <w:noProof w:val="0"/>
            <w:lang w:val="en-US"/>
          </w:rPr>
          <w:t xml:space="preserve"> with the necessary </w:t>
        </w:r>
      </w:ins>
      <w:ins w:id="159" w:author="joao eduardo santos" w:date="2020-06-14T17:37:00Z">
        <w:r w:rsidR="00D3338E">
          <w:rPr>
            <w:noProof w:val="0"/>
            <w:lang w:val="en-US"/>
          </w:rPr>
          <w:t>commands to install any dependencies</w:t>
        </w:r>
      </w:ins>
      <w:ins w:id="160" w:author="joao eduardo santos" w:date="2020-06-14T17:31:00Z">
        <w:r w:rsidR="00D3338E">
          <w:rPr>
            <w:noProof w:val="0"/>
            <w:lang w:val="en-US"/>
          </w:rPr>
          <w:t xml:space="preserve"> needs </w:t>
        </w:r>
      </w:ins>
      <w:ins w:id="161" w:author="joao eduardo santos" w:date="2020-06-14T17:37:00Z">
        <w:r w:rsidR="00D3338E">
          <w:rPr>
            <w:noProof w:val="0"/>
            <w:lang w:val="en-US"/>
          </w:rPr>
          <w:t xml:space="preserve">created, these commands also need to enable the container to </w:t>
        </w:r>
      </w:ins>
      <w:ins w:id="162" w:author="joao eduardo santos" w:date="2020-06-14T17:38:00Z">
        <w:r w:rsidR="00D3338E">
          <w:rPr>
            <w:noProof w:val="0"/>
            <w:lang w:val="en-US"/>
          </w:rPr>
          <w:t>expose a port so that the a new endpoint can be used by the service application.</w:t>
        </w:r>
      </w:ins>
      <w:bookmarkStart w:id="163" w:name="_GoBack"/>
      <w:bookmarkEnd w:id="163"/>
      <w:ins w:id="164" w:author="joao eduardo santos" w:date="2020-06-14T17:32:00Z">
        <w:r w:rsidR="00D3338E">
          <w:rPr>
            <w:noProof w:val="0"/>
            <w:lang w:val="en-US"/>
          </w:rPr>
          <w:t xml:space="preserve"> </w:t>
        </w:r>
      </w:ins>
    </w:p>
    <w:p w14:paraId="6CAE3D70" w14:textId="77777777" w:rsidR="00EE144A" w:rsidRPr="00796A75" w:rsidRDefault="00EE144A" w:rsidP="0028056F">
      <w:pPr>
        <w:rPr>
          <w:lang w:val="en-GB"/>
        </w:rPr>
      </w:pPr>
    </w:p>
    <w:p w14:paraId="4FC935AE" w14:textId="1AA53263" w:rsidR="004B3D0E" w:rsidRPr="00796A75" w:rsidRDefault="004B3D0E">
      <w:pPr>
        <w:spacing w:after="200"/>
        <w:jc w:val="left"/>
        <w:rPr>
          <w:noProof w:val="0"/>
          <w:lang w:val="en-US"/>
        </w:rPr>
      </w:pPr>
    </w:p>
    <w:p w14:paraId="41FF31E9" w14:textId="1F46B69F" w:rsidR="00227D8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3C4111"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bookmarkStart w:id="165" w:name="_Toc39522479"/>
      <w:r>
        <w:rPr>
          <w:noProof w:val="0"/>
          <w:lang w:val="en-US"/>
        </w:rPr>
        <w:br w:type="page"/>
      </w:r>
    </w:p>
    <w:p w14:paraId="0D1D9239"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lastRenderedPageBreak/>
        <w:br w:type="page"/>
      </w:r>
    </w:p>
    <w:p w14:paraId="539E9C84" w14:textId="5CDC5E61" w:rsidR="001A3F32" w:rsidRPr="0028056F" w:rsidRDefault="004B3D0E" w:rsidP="00CD7822">
      <w:pPr>
        <w:pStyle w:val="Heading1"/>
      </w:pPr>
      <w:r w:rsidRPr="0028056F">
        <w:lastRenderedPageBreak/>
        <w:t>Project progress</w:t>
      </w:r>
      <w:bookmarkEnd w:id="165"/>
    </w:p>
    <w:p w14:paraId="06E76360" w14:textId="457685A5" w:rsidR="001A3F32" w:rsidRPr="008B4811" w:rsidRDefault="001A3F32" w:rsidP="001A3F32">
      <w:pPr>
        <w:rPr>
          <w:noProof w:val="0"/>
          <w:lang w:val="en-US"/>
        </w:rPr>
      </w:pPr>
      <w:r w:rsidRPr="00796A75">
        <w:rPr>
          <w:noProof w:val="0"/>
          <w:lang w:val="en-US"/>
        </w:rPr>
        <w:t xml:space="preserve">The project </w:t>
      </w:r>
      <w:r w:rsidR="005D7F15">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sidR="005D7F15">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_Ref39226630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11</w:t>
      </w:r>
      <w:r w:rsidR="005609E9" w:rsidRPr="008B4811">
        <w:rPr>
          <w:noProof w:val="0"/>
          <w:lang w:val="en-US"/>
        </w:rPr>
        <w:fldChar w:fldCharType="end"/>
      </w:r>
      <w:r w:rsidRPr="008B4811">
        <w:rPr>
          <w:noProof w:val="0"/>
          <w:lang w:val="en-US"/>
        </w:rPr>
        <w:t xml:space="preserve">, which represents the planned scheduled up to the progress </w:t>
      </w:r>
      <w:r w:rsidR="005D7F15">
        <w:rPr>
          <w:noProof w:val="0"/>
          <w:lang w:val="en-US"/>
        </w:rPr>
        <w:t>beta</w:t>
      </w:r>
      <w:r w:rsidR="005D7F15" w:rsidRPr="008B4811">
        <w:rPr>
          <w:noProof w:val="0"/>
          <w:lang w:val="en-US"/>
        </w:rPr>
        <w:t xml:space="preserve"> </w:t>
      </w:r>
      <w:r w:rsidRPr="008B4811">
        <w:rPr>
          <w:noProof w:val="0"/>
          <w:lang w:val="en-US"/>
        </w:rPr>
        <w:t xml:space="preserve">delivery, are highlighted the activities which have not been finished. </w:t>
      </w:r>
      <w:r w:rsidR="005D7F15">
        <w:rPr>
          <w:noProof w:val="0"/>
          <w:lang w:val="en-US"/>
        </w:rPr>
        <w:t xml:space="preserve">The development of the Questionnaire service has proven more complex than anticipated, </w:t>
      </w:r>
      <w:r w:rsidR="00EC45E5">
        <w:rPr>
          <w:noProof w:val="0"/>
          <w:lang w:val="en-US"/>
        </w:rPr>
        <w:t>and although it is behind schedule it is already in development</w:t>
      </w:r>
      <w:r w:rsidR="008B4811">
        <w:rPr>
          <w:noProof w:val="0"/>
          <w:lang w:val="en-US"/>
        </w:rPr>
        <w:t>, as is the Authentication Service</w:t>
      </w:r>
      <w:r w:rsidR="00EC45E5">
        <w:rPr>
          <w:noProof w:val="0"/>
          <w:lang w:val="en-US"/>
        </w:rPr>
        <w:t>. The Fill Questionnaire page have not begun development yet.</w:t>
      </w:r>
    </w:p>
    <w:p w14:paraId="75DC112B" w14:textId="6FDD5B69" w:rsidR="001A3F32" w:rsidRDefault="00E25D3D" w:rsidP="001A3F32">
      <w:pPr>
        <w:rPr>
          <w:noProof w:val="0"/>
          <w:lang w:val="en-US"/>
        </w:rPr>
      </w:pPr>
      <w:r w:rsidRPr="008B4811">
        <w:rPr>
          <w:noProof w:val="0"/>
          <w:lang w:val="en-US"/>
        </w:rPr>
        <w:t xml:space="preserve">On </w:t>
      </w:r>
      <w:r w:rsidRPr="008B4811">
        <w:rPr>
          <w:noProof w:val="0"/>
          <w:lang w:val="en-US"/>
        </w:rPr>
        <w:fldChar w:fldCharType="begin"/>
      </w:r>
      <w:r w:rsidRPr="008B4811">
        <w:rPr>
          <w:noProof w:val="0"/>
          <w:lang w:val="en-US"/>
        </w:rPr>
        <w:instrText xml:space="preserve"> REF _Ref39227464 \h </w:instrText>
      </w:r>
      <w:r w:rsidRPr="008B4811">
        <w:rPr>
          <w:noProof w:val="0"/>
          <w:lang w:val="en-US"/>
        </w:rPr>
      </w:r>
      <w:r w:rsidRPr="008B4811">
        <w:rPr>
          <w:noProof w:val="0"/>
          <w:lang w:val="en-US"/>
        </w:rPr>
        <w:fldChar w:fldCharType="separate"/>
      </w:r>
      <w:r w:rsidR="00770B4F" w:rsidRPr="008B4811">
        <w:rPr>
          <w:noProof w:val="0"/>
          <w:lang w:val="en-US"/>
        </w:rPr>
        <w:t>Table 2</w:t>
      </w:r>
      <w:r w:rsidRPr="008B4811">
        <w:rPr>
          <w:noProof w:val="0"/>
          <w:lang w:val="en-US"/>
        </w:rPr>
        <w:fldChar w:fldCharType="end"/>
      </w:r>
      <w:r w:rsidRPr="008B4811">
        <w:rPr>
          <w:noProof w:val="0"/>
          <w:lang w:val="en-US"/>
        </w:rPr>
        <w:t xml:space="preserve"> is the necessary information to understand the scheduled plan on </w:t>
      </w:r>
      <w:r w:rsidRPr="008B4811">
        <w:rPr>
          <w:noProof w:val="0"/>
          <w:lang w:val="en-US"/>
        </w:rPr>
        <w:fldChar w:fldCharType="begin"/>
      </w:r>
      <w:r w:rsidRPr="008B4811">
        <w:rPr>
          <w:noProof w:val="0"/>
          <w:lang w:val="en-US"/>
        </w:rPr>
        <w:instrText xml:space="preserve"> REF _Ref39226630 \h </w:instrText>
      </w:r>
      <w:r w:rsidRPr="008B4811">
        <w:rPr>
          <w:noProof w:val="0"/>
          <w:lang w:val="en-US"/>
        </w:rPr>
      </w:r>
      <w:r w:rsidRPr="008B4811">
        <w:rPr>
          <w:noProof w:val="0"/>
          <w:lang w:val="en-US"/>
        </w:rPr>
        <w:fldChar w:fldCharType="separate"/>
      </w:r>
      <w:r w:rsidR="00770B4F" w:rsidRPr="008B4811">
        <w:rPr>
          <w:noProof w:val="0"/>
          <w:lang w:val="en-US"/>
        </w:rPr>
        <w:t>Figure 11</w:t>
      </w:r>
      <w:r w:rsidRPr="008B4811">
        <w:rPr>
          <w:noProof w:val="0"/>
          <w:lang w:val="en-US"/>
        </w:rPr>
        <w:fldChar w:fldCharType="end"/>
      </w:r>
      <w:r w:rsidRPr="008B4811">
        <w:rPr>
          <w:noProof w:val="0"/>
          <w:lang w:val="en-US"/>
        </w:rPr>
        <w:t xml:space="preserve"> and </w:t>
      </w:r>
      <w:r w:rsidRPr="008B4811">
        <w:rPr>
          <w:noProof w:val="0"/>
          <w:lang w:val="en-US"/>
        </w:rPr>
        <w:fldChar w:fldCharType="begin"/>
      </w:r>
      <w:r w:rsidRPr="008B4811">
        <w:rPr>
          <w:noProof w:val="0"/>
          <w:lang w:val="en-US"/>
        </w:rPr>
        <w:instrText xml:space="preserve"> REF _Ref39226647 \h </w:instrText>
      </w:r>
      <w:r w:rsidRPr="008B4811">
        <w:rPr>
          <w:noProof w:val="0"/>
          <w:lang w:val="en-US"/>
        </w:rPr>
      </w:r>
      <w:r w:rsidRPr="008B4811">
        <w:rPr>
          <w:noProof w:val="0"/>
          <w:lang w:val="en-US"/>
        </w:rPr>
        <w:fldChar w:fldCharType="separate"/>
      </w:r>
      <w:r w:rsidR="00770B4F" w:rsidRPr="008B4811">
        <w:rPr>
          <w:noProof w:val="0"/>
          <w:lang w:val="en-US"/>
        </w:rPr>
        <w:t>Figure 12</w:t>
      </w:r>
      <w:r w:rsidRPr="008B4811">
        <w:rPr>
          <w:noProof w:val="0"/>
          <w:lang w:val="en-US"/>
        </w:rPr>
        <w:fldChar w:fldCharType="end"/>
      </w:r>
      <w:r w:rsidRPr="008B4811">
        <w:rPr>
          <w:noProof w:val="0"/>
          <w:lang w:val="en-US"/>
        </w:rPr>
        <w:t>.</w:t>
      </w:r>
    </w:p>
    <w:p w14:paraId="70FBB5BA" w14:textId="77777777" w:rsidR="00D76668" w:rsidRPr="008B4811" w:rsidRDefault="00D76668" w:rsidP="001A3F32">
      <w:pPr>
        <w:rPr>
          <w:noProof w:val="0"/>
          <w:lang w:val="en-US"/>
        </w:rPr>
      </w:pPr>
    </w:p>
    <w:p w14:paraId="18A69C7E" w14:textId="75E489F9" w:rsidR="00E25D3D" w:rsidRPr="008B4811" w:rsidRDefault="00E25D3D" w:rsidP="00D71E0F">
      <w:pPr>
        <w:pStyle w:val="Caption"/>
        <w:keepNext/>
        <w:rPr>
          <w:noProof w:val="0"/>
          <w:lang w:val="en-US"/>
        </w:rPr>
      </w:pPr>
      <w:bookmarkStart w:id="166" w:name="_Ref39227464"/>
      <w:bookmarkStart w:id="167" w:name="_Toc39522497"/>
      <w:r w:rsidRPr="008B4811">
        <w:rPr>
          <w:noProof w:val="0"/>
          <w:lang w:val="en-US"/>
        </w:rPr>
        <w:t xml:space="preserve">Table </w:t>
      </w:r>
      <w:r w:rsidRPr="008B4811">
        <w:rPr>
          <w:noProof w:val="0"/>
          <w:lang w:val="en-US"/>
        </w:rPr>
        <w:fldChar w:fldCharType="begin"/>
      </w:r>
      <w:r w:rsidRPr="008B4811">
        <w:rPr>
          <w:noProof w:val="0"/>
          <w:lang w:val="en-US"/>
        </w:rPr>
        <w:instrText xml:space="preserve"> SEQ Table \* ARABIC </w:instrText>
      </w:r>
      <w:r w:rsidRPr="008B4811">
        <w:rPr>
          <w:noProof w:val="0"/>
          <w:lang w:val="en-US"/>
        </w:rPr>
        <w:fldChar w:fldCharType="separate"/>
      </w:r>
      <w:r w:rsidR="00770B4F" w:rsidRPr="008B4811">
        <w:rPr>
          <w:noProof w:val="0"/>
          <w:lang w:val="en-US"/>
        </w:rPr>
        <w:t>2</w:t>
      </w:r>
      <w:r w:rsidRPr="008B4811">
        <w:rPr>
          <w:noProof w:val="0"/>
          <w:lang w:val="en-US"/>
        </w:rPr>
        <w:fldChar w:fldCharType="end"/>
      </w:r>
      <w:bookmarkEnd w:id="166"/>
      <w:r w:rsidRPr="008B4811">
        <w:rPr>
          <w:noProof w:val="0"/>
          <w:lang w:val="en-US"/>
        </w:rPr>
        <w:t xml:space="preserve"> – Assignment Types</w:t>
      </w:r>
      <w:bookmarkEnd w:id="167"/>
    </w:p>
    <w:tbl>
      <w:tblPr>
        <w:tblStyle w:val="GridTable1Light"/>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8B4811" w:rsidRDefault="00E25D3D" w:rsidP="00341DBE">
            <w:pPr>
              <w:rPr>
                <w:noProof w:val="0"/>
                <w:lang w:val="en-US"/>
              </w:rPr>
            </w:pPr>
            <w:r w:rsidRPr="008B4811">
              <w:rPr>
                <w:noProof w:val="0"/>
                <w:lang w:val="en-US"/>
              </w:rPr>
              <w:t>Assignment Type</w:t>
            </w:r>
          </w:p>
        </w:tc>
        <w:tc>
          <w:tcPr>
            <w:tcW w:w="5751" w:type="dxa"/>
            <w:vAlign w:val="center"/>
          </w:tcPr>
          <w:p w14:paraId="091C716C" w14:textId="2936C8C2" w:rsidR="00E25D3D" w:rsidRPr="008B4811"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8B4811">
              <w:rPr>
                <w:noProof w:val="0"/>
                <w:lang w:val="en-US"/>
              </w:rPr>
              <w:t>Description</w:t>
            </w:r>
          </w:p>
        </w:tc>
      </w:tr>
      <w:tr w:rsidR="00341DBE" w:rsidRPr="00765B71"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8B4811" w:rsidRDefault="00E25D3D" w:rsidP="00341DBE">
            <w:pPr>
              <w:jc w:val="center"/>
              <w:rPr>
                <w:noProof w:val="0"/>
                <w:lang w:val="en-US"/>
              </w:rPr>
            </w:pPr>
            <w:r w:rsidRPr="008B4811">
              <w:rPr>
                <w:noProof w:val="0"/>
                <w:lang w:val="en-US"/>
              </w:rPr>
              <w:t>E(x)</w:t>
            </w:r>
          </w:p>
        </w:tc>
        <w:tc>
          <w:tcPr>
            <w:tcW w:w="5875" w:type="dxa"/>
            <w:vAlign w:val="center"/>
          </w:tcPr>
          <w:p w14:paraId="53156A19" w14:textId="36156770"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8B4811" w:rsidRDefault="00E25D3D" w:rsidP="00D71E0F">
            <w:pPr>
              <w:jc w:val="center"/>
              <w:rPr>
                <w:noProof w:val="0"/>
                <w:lang w:val="en-US"/>
              </w:rPr>
            </w:pPr>
            <w:r w:rsidRPr="008B4811">
              <w:rPr>
                <w:noProof w:val="0"/>
                <w:lang w:val="en-US"/>
              </w:rPr>
              <w:t>P(x)</w:t>
            </w:r>
          </w:p>
        </w:tc>
        <w:tc>
          <w:tcPr>
            <w:tcW w:w="5751" w:type="dxa"/>
            <w:vAlign w:val="center"/>
          </w:tcPr>
          <w:p w14:paraId="3D1F05C4" w14:textId="63FD7C0F"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Creation of webpage</w:t>
            </w:r>
          </w:p>
        </w:tc>
      </w:tr>
      <w:tr w:rsidR="00341DBE" w:rsidRPr="00765B71"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8B4811" w:rsidRDefault="00E25D3D" w:rsidP="00D71E0F">
            <w:pPr>
              <w:jc w:val="center"/>
              <w:rPr>
                <w:noProof w:val="0"/>
                <w:lang w:val="en-US"/>
              </w:rPr>
            </w:pPr>
            <w:r w:rsidRPr="008B4811">
              <w:rPr>
                <w:noProof w:val="0"/>
                <w:lang w:val="en-US"/>
              </w:rPr>
              <w:t>S(x)</w:t>
            </w:r>
          </w:p>
        </w:tc>
        <w:tc>
          <w:tcPr>
            <w:tcW w:w="5875" w:type="dxa"/>
            <w:vAlign w:val="center"/>
          </w:tcPr>
          <w:p w14:paraId="466FF16E" w14:textId="122D2D21"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backend service</w:t>
            </w:r>
          </w:p>
        </w:tc>
      </w:tr>
    </w:tbl>
    <w:p w14:paraId="38E9A4D3" w14:textId="77777777" w:rsidR="00E25D3D" w:rsidRPr="008B4811" w:rsidRDefault="00E25D3D" w:rsidP="001A3F32">
      <w:pPr>
        <w:rPr>
          <w:noProof w:val="0"/>
          <w:lang w:val="en-US"/>
        </w:rPr>
      </w:pPr>
    </w:p>
    <w:p w14:paraId="168BA0C6" w14:textId="77777777" w:rsidR="001A3F32" w:rsidRPr="008B4811" w:rsidRDefault="001A3F32" w:rsidP="001A3F32">
      <w:pPr>
        <w:rPr>
          <w:noProof w:val="0"/>
          <w:lang w:val="en-US"/>
        </w:rPr>
      </w:pPr>
      <w:r w:rsidRPr="008B4811">
        <w:rPr>
          <w:noProof w:val="0"/>
          <w:lang w:val="en-US"/>
        </w:rPr>
        <w:t>This means the remaining activities are finished, summarizing:</w:t>
      </w:r>
    </w:p>
    <w:p w14:paraId="05A3930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Database is set up and documented</w:t>
      </w:r>
    </w:p>
    <w:p w14:paraId="6F4CA891"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React framework was configured for development</w:t>
      </w:r>
    </w:p>
    <w:p w14:paraId="6AEBBCE2"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JVM execution environment is developed and documented, including for Java and Kotlin</w:t>
      </w:r>
    </w:p>
    <w:p w14:paraId="70BA0DD4"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page on which the user could execute code is developed</w:t>
      </w:r>
    </w:p>
    <w:p w14:paraId="2CB1753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home page is developed</w:t>
      </w:r>
    </w:p>
    <w:p w14:paraId="2EEB0B9C" w14:textId="4B8B5872" w:rsidR="001A3F32" w:rsidRDefault="001A3F32" w:rsidP="001A3F32">
      <w:pPr>
        <w:pStyle w:val="ListParagraph"/>
        <w:numPr>
          <w:ilvl w:val="0"/>
          <w:numId w:val="9"/>
        </w:numPr>
        <w:spacing w:after="160" w:line="259" w:lineRule="auto"/>
        <w:jc w:val="left"/>
        <w:rPr>
          <w:noProof w:val="0"/>
          <w:lang w:val="en-US"/>
        </w:rPr>
      </w:pPr>
      <w:r w:rsidRPr="008B4811">
        <w:rPr>
          <w:noProof w:val="0"/>
          <w:lang w:val="en-US"/>
        </w:rPr>
        <w:t>The progress report was finished and each team member has an individual presentation prepared</w:t>
      </w:r>
    </w:p>
    <w:p w14:paraId="3BCCE41B" w14:textId="674978DC" w:rsidR="00EC45E5" w:rsidRDefault="00EC45E5" w:rsidP="001A3F32">
      <w:pPr>
        <w:pStyle w:val="ListParagraph"/>
        <w:numPr>
          <w:ilvl w:val="0"/>
          <w:numId w:val="9"/>
        </w:numPr>
        <w:spacing w:after="160" w:line="259" w:lineRule="auto"/>
        <w:jc w:val="left"/>
        <w:rPr>
          <w:noProof w:val="0"/>
          <w:lang w:val="en-US"/>
        </w:rPr>
      </w:pPr>
      <w:r>
        <w:rPr>
          <w:noProof w:val="0"/>
          <w:lang w:val="en-US"/>
        </w:rPr>
        <w:t>Challenges Service</w:t>
      </w:r>
    </w:p>
    <w:p w14:paraId="08AE6D5C" w14:textId="43AFE9DC" w:rsidR="00EC45E5" w:rsidRDefault="00EC45E5" w:rsidP="001A3F32">
      <w:pPr>
        <w:pStyle w:val="ListParagraph"/>
        <w:numPr>
          <w:ilvl w:val="0"/>
          <w:numId w:val="9"/>
        </w:numPr>
        <w:spacing w:after="160" w:line="259" w:lineRule="auto"/>
        <w:jc w:val="left"/>
        <w:rPr>
          <w:noProof w:val="0"/>
          <w:lang w:val="en-US"/>
        </w:rPr>
      </w:pPr>
      <w:r>
        <w:rPr>
          <w:noProof w:val="0"/>
          <w:lang w:val="en-US"/>
        </w:rPr>
        <w:t>User Service</w:t>
      </w:r>
    </w:p>
    <w:p w14:paraId="6A4719D5" w14:textId="2978045C" w:rsidR="00EC45E5" w:rsidRDefault="00EC45E5" w:rsidP="00EC45E5">
      <w:pPr>
        <w:pStyle w:val="ListParagraph"/>
        <w:numPr>
          <w:ilvl w:val="0"/>
          <w:numId w:val="9"/>
        </w:numPr>
        <w:spacing w:after="160" w:line="259" w:lineRule="auto"/>
        <w:jc w:val="left"/>
        <w:rPr>
          <w:noProof w:val="0"/>
          <w:lang w:val="en-US"/>
        </w:rPr>
      </w:pPr>
      <w:r>
        <w:rPr>
          <w:noProof w:val="0"/>
          <w:lang w:val="en-US"/>
        </w:rPr>
        <w:t>User’s Profile page</w:t>
      </w:r>
    </w:p>
    <w:p w14:paraId="7C4C0367" w14:textId="0696AC72" w:rsidR="00EC45E5" w:rsidRPr="008B4811" w:rsidRDefault="00EC45E5">
      <w:pPr>
        <w:pStyle w:val="ListParagraph"/>
        <w:numPr>
          <w:ilvl w:val="0"/>
          <w:numId w:val="9"/>
        </w:numPr>
        <w:spacing w:after="160" w:line="259" w:lineRule="auto"/>
        <w:jc w:val="left"/>
        <w:rPr>
          <w:noProof w:val="0"/>
          <w:lang w:val="en-US"/>
        </w:rPr>
      </w:pPr>
      <w:r>
        <w:rPr>
          <w:noProof w:val="0"/>
          <w:lang w:val="en-US"/>
        </w:rPr>
        <w:t>Beta version was ready for delivery</w:t>
      </w:r>
    </w:p>
    <w:p w14:paraId="16C4BBB5" w14:textId="7EDEF6FC" w:rsidR="001A3F32" w:rsidRPr="008B4811" w:rsidRDefault="005D7F15" w:rsidP="005153AD">
      <w:pPr>
        <w:keepNext/>
        <w:jc w:val="center"/>
        <w:rPr>
          <w:noProof w:val="0"/>
          <w:lang w:val="en-US"/>
        </w:rPr>
      </w:pPr>
      <w:r>
        <w:lastRenderedPageBreak/>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200" cy="2419350"/>
                    </a:xfrm>
                    <a:prstGeom prst="rect">
                      <a:avLst/>
                    </a:prstGeom>
                  </pic:spPr>
                </pic:pic>
              </a:graphicData>
            </a:graphic>
          </wp:inline>
        </w:drawing>
      </w:r>
    </w:p>
    <w:p w14:paraId="0A293BD6" w14:textId="4D1D9148" w:rsidR="001A3F32" w:rsidRPr="008B4811" w:rsidRDefault="001A3F32" w:rsidP="001A3F32">
      <w:pPr>
        <w:pStyle w:val="Caption"/>
        <w:rPr>
          <w:noProof w:val="0"/>
          <w:lang w:val="en-US"/>
        </w:rPr>
      </w:pPr>
      <w:bookmarkStart w:id="168" w:name="_Ref39226630"/>
      <w:bookmarkStart w:id="169" w:name="_Toc39522494"/>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11</w:t>
      </w:r>
      <w:r w:rsidRPr="008B4811">
        <w:rPr>
          <w:noProof w:val="0"/>
          <w:lang w:val="en-US"/>
        </w:rPr>
        <w:fldChar w:fldCharType="end"/>
      </w:r>
      <w:bookmarkEnd w:id="168"/>
      <w:r w:rsidRPr="008B4811">
        <w:rPr>
          <w:noProof w:val="0"/>
          <w:lang w:val="en-US"/>
        </w:rPr>
        <w:t xml:space="preserve"> – Planned Schedule before </w:t>
      </w:r>
      <w:r w:rsidR="00945F72">
        <w:rPr>
          <w:noProof w:val="0"/>
          <w:lang w:val="en-US"/>
        </w:rPr>
        <w:t>beta</w:t>
      </w:r>
      <w:r w:rsidR="00945F72" w:rsidRPr="008B4811">
        <w:rPr>
          <w:noProof w:val="0"/>
          <w:lang w:val="en-US"/>
        </w:rPr>
        <w:t xml:space="preserve"> </w:t>
      </w:r>
      <w:r w:rsidRPr="008B4811">
        <w:rPr>
          <w:noProof w:val="0"/>
          <w:lang w:val="en-US"/>
        </w:rPr>
        <w:t>delivery</w:t>
      </w:r>
      <w:bookmarkEnd w:id="169"/>
    </w:p>
    <w:p w14:paraId="6AE94440" w14:textId="3D49D342" w:rsidR="001A3F32" w:rsidRPr="008B4811" w:rsidRDefault="001A3F32" w:rsidP="001A3F32">
      <w:pPr>
        <w:rPr>
          <w:noProof w:val="0"/>
          <w:lang w:val="en-US"/>
        </w:rPr>
      </w:pPr>
      <w:r w:rsidRPr="008B4811">
        <w:rPr>
          <w:noProof w:val="0"/>
          <w:lang w:val="en-US"/>
        </w:rPr>
        <w:t>Despite this set back, the plan is on the right path for a full delivery within the specified timeline.</w:t>
      </w:r>
    </w:p>
    <w:p w14:paraId="11EC3E58" w14:textId="689E01FB" w:rsidR="001A3F32" w:rsidRPr="008B4811"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_Ref39226647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12</w:t>
      </w:r>
      <w:r w:rsidR="005609E9" w:rsidRPr="008B4811">
        <w:rPr>
          <w:noProof w:val="0"/>
          <w:lang w:val="en-US"/>
        </w:rPr>
        <w:fldChar w:fldCharType="end"/>
      </w:r>
      <w:r w:rsidR="005609E9" w:rsidRPr="008B4811">
        <w:rPr>
          <w:noProof w:val="0"/>
          <w:lang w:val="en-US"/>
        </w:rPr>
        <w:t xml:space="preserve"> </w:t>
      </w:r>
      <w:r w:rsidRPr="008B4811">
        <w:rPr>
          <w:noProof w:val="0"/>
          <w:lang w:val="en-US"/>
        </w:rPr>
        <w:t xml:space="preserve">is the planned schedule from the progress report delivery date onwards. An important detail regarding this plan is </w:t>
      </w:r>
      <w:r w:rsidR="00936440" w:rsidRPr="008B4811">
        <w:rPr>
          <w:noProof w:val="0"/>
          <w:lang w:val="en-US"/>
        </w:rPr>
        <w:t>the login and sign in page, which was pl</w:t>
      </w:r>
      <w:r w:rsidR="00894276" w:rsidRPr="008B4811">
        <w:rPr>
          <w:noProof w:val="0"/>
          <w:lang w:val="en-US"/>
        </w:rPr>
        <w:t>a</w:t>
      </w:r>
      <w:r w:rsidR="00936440" w:rsidRPr="008B4811">
        <w:rPr>
          <w:noProof w:val="0"/>
          <w:lang w:val="en-US"/>
        </w:rPr>
        <w:t>n</w:t>
      </w:r>
      <w:r w:rsidR="00894276" w:rsidRPr="008B4811">
        <w:rPr>
          <w:noProof w:val="0"/>
          <w:lang w:val="en-US"/>
        </w:rPr>
        <w:t>n</w:t>
      </w:r>
      <w:r w:rsidR="00936440" w:rsidRPr="008B4811">
        <w:rPr>
          <w:noProof w:val="0"/>
          <w:lang w:val="en-US"/>
        </w:rPr>
        <w:t>ed to be finished on the June 15</w:t>
      </w:r>
      <w:r w:rsidR="00936440" w:rsidRPr="008B4811">
        <w:rPr>
          <w:noProof w:val="0"/>
          <w:vertAlign w:val="superscript"/>
          <w:lang w:val="en-US"/>
        </w:rPr>
        <w:t>th</w:t>
      </w:r>
      <w:r w:rsidR="00936440" w:rsidRPr="008B4811">
        <w:rPr>
          <w:noProof w:val="0"/>
          <w:lang w:val="en-US"/>
        </w:rPr>
        <w:t xml:space="preserve"> </w:t>
      </w:r>
      <w:r w:rsidRPr="008B4811">
        <w:rPr>
          <w:noProof w:val="0"/>
          <w:lang w:val="en-US"/>
        </w:rPr>
        <w:t xml:space="preserve"> ha</w:t>
      </w:r>
      <w:r w:rsidR="00936440" w:rsidRPr="008B4811">
        <w:rPr>
          <w:noProof w:val="0"/>
          <w:lang w:val="en-US"/>
        </w:rPr>
        <w:t>ve</w:t>
      </w:r>
      <w:r w:rsidRPr="008B4811">
        <w:rPr>
          <w:noProof w:val="0"/>
          <w:lang w:val="en-US"/>
        </w:rPr>
        <w:t xml:space="preserve"> already been finishing, meaning there is a</w:t>
      </w:r>
      <w:r w:rsidR="00936440" w:rsidRPr="008B4811">
        <w:rPr>
          <w:noProof w:val="0"/>
          <w:lang w:val="en-US"/>
        </w:rPr>
        <w:t xml:space="preserve">lso </w:t>
      </w:r>
      <w:r w:rsidR="00EC45E5">
        <w:rPr>
          <w:noProof w:val="0"/>
          <w:lang w:val="en-US"/>
        </w:rPr>
        <w:t>one</w:t>
      </w:r>
      <w:r w:rsidR="00EC45E5" w:rsidRPr="008B4811">
        <w:rPr>
          <w:noProof w:val="0"/>
          <w:lang w:val="en-US"/>
        </w:rPr>
        <w:t xml:space="preserve"> </w:t>
      </w:r>
      <w:r w:rsidRPr="008B4811">
        <w:rPr>
          <w:noProof w:val="0"/>
          <w:lang w:val="en-US"/>
        </w:rPr>
        <w:t>task finished ahead of schedule.</w:t>
      </w:r>
    </w:p>
    <w:p w14:paraId="1FA8DD8D" w14:textId="5EB0EAEE" w:rsidR="001A3F32" w:rsidRPr="008B4811" w:rsidRDefault="005D7F15" w:rsidP="005153AD">
      <w:pPr>
        <w:keepNext/>
        <w:jc w:val="center"/>
        <w:rPr>
          <w:noProof w:val="0"/>
          <w:lang w:val="en-US"/>
        </w:rPr>
      </w:pPr>
      <w: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200" cy="1725930"/>
                    </a:xfrm>
                    <a:prstGeom prst="rect">
                      <a:avLst/>
                    </a:prstGeom>
                  </pic:spPr>
                </pic:pic>
              </a:graphicData>
            </a:graphic>
          </wp:inline>
        </w:drawing>
      </w:r>
    </w:p>
    <w:p w14:paraId="2F206972" w14:textId="66E36FA8" w:rsidR="001A3F32" w:rsidRPr="008B4811" w:rsidRDefault="001A3F32" w:rsidP="001A3F32">
      <w:pPr>
        <w:pStyle w:val="Caption"/>
        <w:rPr>
          <w:noProof w:val="0"/>
          <w:lang w:val="en-US"/>
        </w:rPr>
      </w:pPr>
      <w:bookmarkStart w:id="170" w:name="_Ref39226647"/>
      <w:bookmarkStart w:id="171" w:name="_Toc39522495"/>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12</w:t>
      </w:r>
      <w:r w:rsidRPr="008B4811">
        <w:rPr>
          <w:noProof w:val="0"/>
          <w:lang w:val="en-US"/>
        </w:rPr>
        <w:fldChar w:fldCharType="end"/>
      </w:r>
      <w:bookmarkEnd w:id="170"/>
      <w:r w:rsidRPr="008B4811">
        <w:rPr>
          <w:noProof w:val="0"/>
          <w:lang w:val="en-US"/>
        </w:rPr>
        <w:t xml:space="preserve"> – Planned Schedule after </w:t>
      </w:r>
      <w:r w:rsidR="0000657F" w:rsidRPr="00E8102C">
        <w:rPr>
          <w:noProof w:val="0"/>
          <w:lang w:val="en-US"/>
        </w:rPr>
        <w:t>progress</w:t>
      </w:r>
      <w:r w:rsidRPr="008B4811">
        <w:rPr>
          <w:noProof w:val="0"/>
          <w:lang w:val="en-US"/>
        </w:rPr>
        <w:t xml:space="preserve"> report delivery</w:t>
      </w:r>
      <w:bookmarkEnd w:id="171"/>
    </w:p>
    <w:p w14:paraId="097A0C17" w14:textId="6C71CB6D" w:rsidR="001A3F32" w:rsidRDefault="001A3F32" w:rsidP="001A3F32">
      <w:pPr>
        <w:rPr>
          <w:noProof w:val="0"/>
          <w:lang w:val="en-US"/>
        </w:rPr>
      </w:pPr>
      <w:r w:rsidRPr="008B4811">
        <w:rPr>
          <w:noProof w:val="0"/>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8B4811" w:rsidRDefault="00EC45E5" w:rsidP="001A3F32">
      <w:pPr>
        <w:rPr>
          <w:noProof w:val="0"/>
          <w:lang w:val="en-US"/>
        </w:rPr>
      </w:pPr>
      <w:r>
        <w:rPr>
          <w:noProof w:val="0"/>
          <w:lang w:val="en-US"/>
        </w:rPr>
        <w:t>Also worthy of note are the changes of official dates</w:t>
      </w:r>
      <w:r w:rsidR="00103237">
        <w:rPr>
          <w:noProof w:val="0"/>
          <w:lang w:val="en-US"/>
        </w:rPr>
        <w:t xml:space="preserve"> of the exam season which was moved now starts and finishes one week later (</w:t>
      </w:r>
      <w:r w:rsidR="00B979A1">
        <w:rPr>
          <w:noProof w:val="0"/>
          <w:lang w:val="en-US"/>
        </w:rPr>
        <w:t>June 29</w:t>
      </w:r>
      <w:r w:rsidR="00B979A1" w:rsidRPr="008B4811">
        <w:rPr>
          <w:noProof w:val="0"/>
          <w:vertAlign w:val="superscript"/>
          <w:lang w:val="en-US"/>
        </w:rPr>
        <w:t>th</w:t>
      </w:r>
      <w:r w:rsidR="00B979A1">
        <w:rPr>
          <w:noProof w:val="0"/>
          <w:lang w:val="en-US"/>
        </w:rPr>
        <w:t xml:space="preserve"> – </w:t>
      </w:r>
      <w:r w:rsidR="00103237">
        <w:rPr>
          <w:noProof w:val="0"/>
          <w:lang w:val="en-US"/>
        </w:rPr>
        <w:t>July</w:t>
      </w:r>
      <w:r w:rsidR="00B979A1">
        <w:rPr>
          <w:noProof w:val="0"/>
          <w:lang w:val="en-US"/>
        </w:rPr>
        <w:t xml:space="preserve"> 31</w:t>
      </w:r>
      <w:r w:rsidR="00B979A1" w:rsidRPr="008B4811">
        <w:rPr>
          <w:noProof w:val="0"/>
          <w:vertAlign w:val="superscript"/>
          <w:lang w:val="en-US"/>
        </w:rPr>
        <w:t>st</w:t>
      </w:r>
      <w:r w:rsidR="00103237">
        <w:rPr>
          <w:noProof w:val="0"/>
          <w:lang w:val="en-US"/>
        </w:rPr>
        <w:t>)</w:t>
      </w:r>
      <w:r w:rsidR="00B979A1">
        <w:rPr>
          <w:noProof w:val="0"/>
          <w:lang w:val="en-US"/>
        </w:rPr>
        <w:t>, the beta delivery was also delayed and it was on June 15</w:t>
      </w:r>
      <w:r w:rsidR="00B979A1" w:rsidRPr="008B4811">
        <w:rPr>
          <w:noProof w:val="0"/>
          <w:vertAlign w:val="superscript"/>
          <w:lang w:val="en-US"/>
        </w:rPr>
        <w:t>th</w:t>
      </w:r>
      <w:r w:rsidR="00B979A1">
        <w:rPr>
          <w:noProof w:val="0"/>
          <w:lang w:val="en-US"/>
        </w:rPr>
        <w:t xml:space="preserve"> </w:t>
      </w:r>
      <w:r w:rsidR="00103237">
        <w:rPr>
          <w:noProof w:val="0"/>
          <w:lang w:val="en-US"/>
        </w:rPr>
        <w:t>and the final delivery which is on the September 26</w:t>
      </w:r>
      <w:r w:rsidR="00103237" w:rsidRPr="008B4811">
        <w:rPr>
          <w:noProof w:val="0"/>
          <w:vertAlign w:val="superscript"/>
          <w:lang w:val="en-US"/>
        </w:rPr>
        <w:t>th</w:t>
      </w:r>
      <w:r w:rsidR="00103237">
        <w:rPr>
          <w:noProof w:val="0"/>
          <w:lang w:val="en-US"/>
        </w:rPr>
        <w:t>. While</w:t>
      </w:r>
      <w:r w:rsidR="00B979A1">
        <w:rPr>
          <w:noProof w:val="0"/>
          <w:lang w:val="en-US"/>
        </w:rPr>
        <w:t xml:space="preserve"> this has caused some re-planning the extra weeks before the final delivery will provide a cushion for further the current delays and maybe allow extra implementation.</w:t>
      </w:r>
    </w:p>
    <w:p w14:paraId="10CABCEB" w14:textId="0F9E11D8" w:rsidR="005153AD" w:rsidRPr="008B4811" w:rsidRDefault="001A3F32" w:rsidP="003C4111">
      <w:pPr>
        <w:rPr>
          <w:noProof w:val="0"/>
          <w:lang w:val="en-US"/>
        </w:rPr>
      </w:pPr>
      <w:r w:rsidRPr="008B4811">
        <w:rPr>
          <w:noProof w:val="0"/>
          <w:lang w:val="en-US"/>
        </w:rPr>
        <w:t xml:space="preserve">On a brighter note development capacity is predicted to pick up starting on July </w:t>
      </w:r>
      <w:r w:rsidR="00B979A1">
        <w:rPr>
          <w:noProof w:val="0"/>
          <w:lang w:val="en-US"/>
        </w:rPr>
        <w:t>31</w:t>
      </w:r>
      <w:r w:rsidR="00B979A1" w:rsidRPr="008B4811">
        <w:rPr>
          <w:noProof w:val="0"/>
          <w:vertAlign w:val="superscript"/>
          <w:lang w:val="en-US"/>
        </w:rPr>
        <w:t>th</w:t>
      </w:r>
      <w:r w:rsidR="00B979A1" w:rsidRPr="008B4811">
        <w:rPr>
          <w:noProof w:val="0"/>
          <w:lang w:val="en-US"/>
        </w:rPr>
        <w:t xml:space="preserve"> </w:t>
      </w:r>
      <w:r w:rsidRPr="008B4811">
        <w:rPr>
          <w:noProof w:val="0"/>
          <w:lang w:val="en-US"/>
        </w:rPr>
        <w:t>once the exams are finished and the team will no longer ha</w:t>
      </w:r>
      <w:r w:rsidR="00B979A1">
        <w:rPr>
          <w:noProof w:val="0"/>
          <w:lang w:val="en-US"/>
        </w:rPr>
        <w:t>ve</w:t>
      </w:r>
      <w:r w:rsidRPr="008B4811">
        <w:rPr>
          <w:noProof w:val="0"/>
          <w:lang w:val="en-US"/>
        </w:rPr>
        <w:t xml:space="preserve"> workload related to other courses.</w:t>
      </w:r>
    </w:p>
    <w:p w14:paraId="19360393" w14:textId="32114BB7" w:rsidR="00E51875" w:rsidRPr="00796A75" w:rsidRDefault="00567E9A" w:rsidP="00CD7822">
      <w:pPr>
        <w:pStyle w:val="Heading1"/>
      </w:pPr>
      <w:bookmarkStart w:id="172" w:name="_Toc39522480"/>
      <w:r w:rsidRPr="00796A75">
        <w:lastRenderedPageBreak/>
        <w:t>Lexicon</w:t>
      </w:r>
      <w:bookmarkEnd w:id="172"/>
    </w:p>
    <w:p w14:paraId="6ADB0ABA" w14:textId="3A0529D8" w:rsidR="00063DD2" w:rsidRPr="008B4811" w:rsidRDefault="00063DD2" w:rsidP="00567E9A">
      <w:pPr>
        <w:rPr>
          <w:noProof w:val="0"/>
          <w:lang w:val="en-US"/>
        </w:rPr>
      </w:pPr>
      <w:r w:rsidRPr="008B4811">
        <w:rPr>
          <w:noProof w:val="0"/>
          <w:lang w:val="en-US"/>
        </w:rPr>
        <w:t>API – Application Program Interface</w:t>
      </w:r>
    </w:p>
    <w:p w14:paraId="73230554" w14:textId="1E0CDD9E" w:rsidR="00063DD2" w:rsidRPr="008B4811" w:rsidRDefault="00063DD2" w:rsidP="00567E9A">
      <w:pPr>
        <w:rPr>
          <w:noProof w:val="0"/>
          <w:lang w:val="en-US"/>
        </w:rPr>
      </w:pPr>
      <w:r w:rsidRPr="008B4811">
        <w:rPr>
          <w:noProof w:val="0"/>
          <w:lang w:val="en-US"/>
        </w:rPr>
        <w:t>CLR – Common Language Runtime</w:t>
      </w:r>
    </w:p>
    <w:p w14:paraId="3D290E7D" w14:textId="09CF256A" w:rsidR="00567E9A" w:rsidRPr="008B4811" w:rsidRDefault="00567E9A" w:rsidP="00567E9A">
      <w:pPr>
        <w:rPr>
          <w:noProof w:val="0"/>
          <w:lang w:val="en-US"/>
        </w:rPr>
      </w:pPr>
      <w:r w:rsidRPr="008B4811">
        <w:rPr>
          <w:noProof w:val="0"/>
          <w:lang w:val="en-US"/>
        </w:rPr>
        <w:t>DB – Database</w:t>
      </w:r>
    </w:p>
    <w:p w14:paraId="66DDDABB" w14:textId="0E61CD6F" w:rsidR="00A054C7" w:rsidRPr="008B4811" w:rsidRDefault="00A054C7" w:rsidP="00567E9A">
      <w:pPr>
        <w:rPr>
          <w:noProof w:val="0"/>
        </w:rPr>
      </w:pPr>
      <w:r w:rsidRPr="008B4811">
        <w:rPr>
          <w:noProof w:val="0"/>
        </w:rPr>
        <w:t>ISEL – Instituto Superior de Engenharia de Lisboa</w:t>
      </w:r>
    </w:p>
    <w:p w14:paraId="5912CC8D" w14:textId="07F8DC1D" w:rsidR="00364B4D" w:rsidRPr="008B4811" w:rsidRDefault="00364B4D" w:rsidP="00567E9A">
      <w:pPr>
        <w:rPr>
          <w:noProof w:val="0"/>
          <w:lang w:val="en-US"/>
        </w:rPr>
      </w:pPr>
      <w:r w:rsidRPr="00FF6D70">
        <w:rPr>
          <w:noProof w:val="0"/>
          <w:lang w:val="en-US"/>
        </w:rPr>
        <w:t>IT – Information Technology</w:t>
      </w:r>
    </w:p>
    <w:p w14:paraId="41D71514" w14:textId="726FCE88" w:rsidR="00063DD2" w:rsidRPr="008B4811" w:rsidRDefault="00063DD2" w:rsidP="00567E9A">
      <w:pPr>
        <w:rPr>
          <w:noProof w:val="0"/>
          <w:lang w:val="en-US"/>
        </w:rPr>
      </w:pPr>
      <w:r w:rsidRPr="008B4811">
        <w:rPr>
          <w:noProof w:val="0"/>
          <w:lang w:val="en-US"/>
        </w:rPr>
        <w:t>HTML – Hypertext Markup Language</w:t>
      </w:r>
    </w:p>
    <w:p w14:paraId="37C49912" w14:textId="0A576066" w:rsidR="00063DD2" w:rsidRPr="008B4811" w:rsidRDefault="00063DD2" w:rsidP="00567E9A">
      <w:pPr>
        <w:rPr>
          <w:noProof w:val="0"/>
          <w:lang w:val="en-US"/>
        </w:rPr>
      </w:pPr>
      <w:r w:rsidRPr="008B4811">
        <w:rPr>
          <w:noProof w:val="0"/>
          <w:lang w:val="en-US"/>
        </w:rPr>
        <w:t>HTTP – Hypertext Transfer Protocol</w:t>
      </w:r>
    </w:p>
    <w:p w14:paraId="325B3EB2" w14:textId="3AFFFB75" w:rsidR="00063DD2" w:rsidRPr="008B4811" w:rsidRDefault="00063DD2" w:rsidP="00567E9A">
      <w:pPr>
        <w:rPr>
          <w:noProof w:val="0"/>
          <w:lang w:val="en-US"/>
        </w:rPr>
      </w:pPr>
      <w:r w:rsidRPr="008B4811">
        <w:rPr>
          <w:noProof w:val="0"/>
          <w:lang w:val="en-US"/>
        </w:rPr>
        <w:t>JDK – Java Development Kit</w:t>
      </w:r>
    </w:p>
    <w:p w14:paraId="090D0DA7" w14:textId="5B29628A" w:rsidR="00063DD2" w:rsidRPr="008B4811" w:rsidRDefault="00063DD2" w:rsidP="00567E9A">
      <w:pPr>
        <w:rPr>
          <w:noProof w:val="0"/>
          <w:lang w:val="en-US"/>
        </w:rPr>
      </w:pPr>
      <w:r w:rsidRPr="008B4811">
        <w:rPr>
          <w:noProof w:val="0"/>
          <w:lang w:val="en-US"/>
        </w:rPr>
        <w:t>JSX – JavaScript XML</w:t>
      </w:r>
    </w:p>
    <w:p w14:paraId="12662AA0" w14:textId="64118F21" w:rsidR="00063DD2" w:rsidRPr="008B4811" w:rsidRDefault="00063DD2" w:rsidP="00567E9A">
      <w:pPr>
        <w:rPr>
          <w:noProof w:val="0"/>
          <w:lang w:val="en-US"/>
        </w:rPr>
      </w:pPr>
      <w:r w:rsidRPr="008B4811">
        <w:rPr>
          <w:noProof w:val="0"/>
          <w:lang w:val="en-US"/>
        </w:rPr>
        <w:t>JVM – Java Virtual Machine</w:t>
      </w:r>
    </w:p>
    <w:p w14:paraId="11A9A167" w14:textId="45D04A96" w:rsidR="00063DD2" w:rsidRPr="008B4811" w:rsidRDefault="00063DD2" w:rsidP="00567E9A">
      <w:pPr>
        <w:rPr>
          <w:noProof w:val="0"/>
          <w:lang w:val="en-US"/>
        </w:rPr>
      </w:pPr>
      <w:r w:rsidRPr="008B4811">
        <w:rPr>
          <w:noProof w:val="0"/>
          <w:lang w:val="en-US"/>
        </w:rPr>
        <w:t>REST – Representational State Transfer</w:t>
      </w:r>
    </w:p>
    <w:p w14:paraId="46C01A9E" w14:textId="576CE27F" w:rsidR="00364B4D" w:rsidRPr="008B4811" w:rsidRDefault="00364B4D" w:rsidP="00567E9A">
      <w:pPr>
        <w:rPr>
          <w:noProof w:val="0"/>
          <w:lang w:val="en-US"/>
        </w:rPr>
      </w:pPr>
      <w:r>
        <w:rPr>
          <w:noProof w:val="0"/>
          <w:lang w:val="en-US"/>
        </w:rPr>
        <w:t>SPA – Single Page Application</w:t>
      </w:r>
    </w:p>
    <w:p w14:paraId="4EFADFEC" w14:textId="77777777" w:rsidR="00FC6040" w:rsidRPr="008B4811" w:rsidRDefault="00567E9A" w:rsidP="00FC6040">
      <w:pPr>
        <w:rPr>
          <w:noProof w:val="0"/>
          <w:lang w:val="en-US"/>
        </w:rPr>
      </w:pPr>
      <w:r w:rsidRPr="008B4811">
        <w:rPr>
          <w:noProof w:val="0"/>
          <w:lang w:val="en-US"/>
        </w:rPr>
        <w:t>UI – User Interface</w:t>
      </w:r>
    </w:p>
    <w:p w14:paraId="17AEDEA9" w14:textId="78EE31F1" w:rsidR="005153AD" w:rsidRPr="008B4811" w:rsidRDefault="005153AD">
      <w:pPr>
        <w:spacing w:after="200"/>
        <w:jc w:val="left"/>
        <w:rPr>
          <w:noProof w:val="0"/>
          <w:lang w:val="en-US"/>
        </w:rPr>
      </w:pPr>
      <w:r w:rsidRPr="008B4811">
        <w:rPr>
          <w:noProof w:val="0"/>
          <w:lang w:val="en-US"/>
        </w:rPr>
        <w:br w:type="page"/>
      </w:r>
    </w:p>
    <w:p w14:paraId="64FED2A0" w14:textId="2ABEE1D4" w:rsidR="005153AD" w:rsidRPr="008B4811" w:rsidRDefault="005153AD">
      <w:pPr>
        <w:spacing w:after="200"/>
        <w:jc w:val="left"/>
        <w:rPr>
          <w:noProof w:val="0"/>
          <w:lang w:val="en-US"/>
        </w:rPr>
      </w:pPr>
      <w:r w:rsidRPr="008B4811">
        <w:rPr>
          <w:noProof w:val="0"/>
          <w:lang w:val="en-US"/>
        </w:rPr>
        <w:lastRenderedPageBreak/>
        <w:br w:type="page"/>
      </w:r>
    </w:p>
    <w:p w14:paraId="77EA41A0" w14:textId="77777777" w:rsidR="00FC6040" w:rsidRPr="008B4811" w:rsidRDefault="00FC6040" w:rsidP="00FC6040">
      <w:pPr>
        <w:rPr>
          <w:noProof w:val="0"/>
          <w:lang w:val="en-US"/>
        </w:rPr>
        <w:sectPr w:rsidR="00FC6040" w:rsidRPr="008B4811" w:rsidSect="0028377C">
          <w:headerReference w:type="default" r:id="rId28"/>
          <w:footerReference w:type="default" r:id="rId29"/>
          <w:pgSz w:w="11906" w:h="16838"/>
          <w:pgMar w:top="1701" w:right="993" w:bottom="1418" w:left="993" w:header="709" w:footer="709" w:gutter="0"/>
          <w:cols w:space="708"/>
          <w:titlePg/>
          <w:docGrid w:linePitch="360"/>
        </w:sectPr>
      </w:pPr>
    </w:p>
    <w:bookmarkStart w:id="173" w:name="_Toc39522481" w:displacedByCustomXml="next"/>
    <w:sdt>
      <w:sdtPr>
        <w:rPr>
          <w:rFonts w:asciiTheme="minorHAnsi" w:eastAsiaTheme="minorEastAsia" w:hAnsiTheme="minorHAnsi" w:cstheme="minorBidi"/>
          <w:b w:val="0"/>
          <w:bCs w:val="0"/>
          <w:color w:val="auto"/>
          <w:sz w:val="24"/>
          <w:szCs w:val="24"/>
          <w:lang w:val="pt-PT"/>
        </w:rPr>
        <w:id w:val="-829592950"/>
        <w:docPartObj>
          <w:docPartGallery w:val="Bibliographies"/>
          <w:docPartUnique/>
        </w:docPartObj>
      </w:sdtPr>
      <w:sdtEndPr>
        <w:rPr>
          <w:noProof w:val="0"/>
        </w:rPr>
      </w:sdtEndPr>
      <w:sdtContent>
        <w:p w14:paraId="6529CCB8" w14:textId="79345254" w:rsidR="00B06583" w:rsidRPr="0028056F" w:rsidRDefault="00B06583" w:rsidP="00CD7822">
          <w:pPr>
            <w:pStyle w:val="Heading1"/>
          </w:pPr>
          <w:r w:rsidRPr="0028056F">
            <w:t>References</w:t>
          </w:r>
          <w:bookmarkEnd w:id="173"/>
        </w:p>
        <w:sdt>
          <w:sdtPr>
            <w:rPr>
              <w:noProof w:val="0"/>
              <w:lang w:val="en-US"/>
            </w:rPr>
            <w:id w:val="-573587230"/>
            <w:bibliography/>
          </w:sdtPr>
          <w:sdtContent>
            <w:p w14:paraId="0D1246CD" w14:textId="77777777" w:rsidR="008421CD" w:rsidRDefault="00B06583" w:rsidP="00FC6040">
              <w:pPr>
                <w:rPr>
                  <w:sz w:val="22"/>
                  <w:szCs w:val="22"/>
                </w:rPr>
              </w:pPr>
              <w:r w:rsidRPr="008B4811">
                <w:rPr>
                  <w:noProof w:val="0"/>
                  <w:lang w:val="en-US"/>
                </w:rPr>
                <w:fldChar w:fldCharType="begin"/>
              </w:r>
              <w:r w:rsidRPr="008B4811">
                <w:rPr>
                  <w:noProof w:val="0"/>
                  <w:lang w:val="en-US"/>
                </w:rPr>
                <w:instrText xml:space="preserve"> BIBLIOGRAPHY </w:instrText>
              </w:r>
              <w:r w:rsidRPr="008B4811">
                <w:rPr>
                  <w:noProof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8421CD" w14:paraId="349E06F8" w14:textId="77777777">
                <w:trPr>
                  <w:divId w:val="641807336"/>
                  <w:tblCellSpacing w:w="15" w:type="dxa"/>
                </w:trPr>
                <w:tc>
                  <w:tcPr>
                    <w:tcW w:w="50" w:type="pct"/>
                    <w:hideMark/>
                  </w:tcPr>
                  <w:p w14:paraId="5D29E6BA" w14:textId="3B3F7903" w:rsidR="008421CD" w:rsidRDefault="008421CD">
                    <w:pPr>
                      <w:pStyle w:val="Bibliography"/>
                      <w:rPr>
                        <w:lang w:val="en-US"/>
                      </w:rPr>
                    </w:pPr>
                    <w:r>
                      <w:rPr>
                        <w:lang w:val="en-US"/>
                      </w:rPr>
                      <w:t xml:space="preserve">[1] </w:t>
                    </w:r>
                  </w:p>
                </w:tc>
                <w:tc>
                  <w:tcPr>
                    <w:tcW w:w="0" w:type="auto"/>
                    <w:hideMark/>
                  </w:tcPr>
                  <w:p w14:paraId="2B8551C0" w14:textId="77777777" w:rsidR="008421CD" w:rsidRDefault="008421CD">
                    <w:pPr>
                      <w:pStyle w:val="Bibliography"/>
                      <w:rPr>
                        <w:lang w:val="en-US"/>
                      </w:rPr>
                    </w:pPr>
                    <w:r>
                      <w:rPr>
                        <w:lang w:val="en-US"/>
                      </w:rPr>
                      <w:t>"Wikipedia," [Online]. Available: https://en.wikipedia.org/wiki/Algorithm_engineering. [Accessed 20 04 2020].</w:t>
                    </w:r>
                  </w:p>
                </w:tc>
              </w:tr>
              <w:tr w:rsidR="008421CD" w:rsidRPr="00765B71" w14:paraId="5432F357" w14:textId="77777777">
                <w:trPr>
                  <w:divId w:val="641807336"/>
                  <w:tblCellSpacing w:w="15" w:type="dxa"/>
                </w:trPr>
                <w:tc>
                  <w:tcPr>
                    <w:tcW w:w="50" w:type="pct"/>
                    <w:hideMark/>
                  </w:tcPr>
                  <w:p w14:paraId="2D7E383A" w14:textId="77777777" w:rsidR="008421CD" w:rsidRDefault="008421CD">
                    <w:pPr>
                      <w:pStyle w:val="Bibliography"/>
                      <w:rPr>
                        <w:lang w:val="en-GB"/>
                      </w:rPr>
                    </w:pPr>
                    <w:r>
                      <w:rPr>
                        <w:lang w:val="en-GB"/>
                      </w:rPr>
                      <w:t xml:space="preserve">[2] </w:t>
                    </w:r>
                  </w:p>
                </w:tc>
                <w:tc>
                  <w:tcPr>
                    <w:tcW w:w="0" w:type="auto"/>
                    <w:hideMark/>
                  </w:tcPr>
                  <w:p w14:paraId="5E3FE4A2" w14:textId="77777777" w:rsidR="008421CD" w:rsidRDefault="008421CD">
                    <w:pPr>
                      <w:pStyle w:val="Bibliography"/>
                      <w:rPr>
                        <w:lang w:val="en-GB"/>
                      </w:rPr>
                    </w:pPr>
                    <w:r>
                      <w:rPr>
                        <w:lang w:val="en-GB"/>
                      </w:rPr>
                      <w:t xml:space="preserve">K. Wiegers, Software Requirements (Developer Best Practices), Microsoft Press, 2013. </w:t>
                    </w:r>
                  </w:p>
                </w:tc>
              </w:tr>
              <w:tr w:rsidR="008421CD" w14:paraId="08DBA769" w14:textId="77777777">
                <w:trPr>
                  <w:divId w:val="641807336"/>
                  <w:tblCellSpacing w:w="15" w:type="dxa"/>
                </w:trPr>
                <w:tc>
                  <w:tcPr>
                    <w:tcW w:w="50" w:type="pct"/>
                    <w:hideMark/>
                  </w:tcPr>
                  <w:p w14:paraId="41AE3E4D" w14:textId="77777777" w:rsidR="008421CD" w:rsidRDefault="008421CD">
                    <w:pPr>
                      <w:pStyle w:val="Bibliography"/>
                      <w:rPr>
                        <w:lang w:val="en-US"/>
                      </w:rPr>
                    </w:pPr>
                    <w:r>
                      <w:rPr>
                        <w:lang w:val="en-US"/>
                      </w:rPr>
                      <w:t xml:space="preserve">[3] </w:t>
                    </w:r>
                  </w:p>
                </w:tc>
                <w:tc>
                  <w:tcPr>
                    <w:tcW w:w="0" w:type="auto"/>
                    <w:hideMark/>
                  </w:tcPr>
                  <w:p w14:paraId="5498E6D0" w14:textId="77777777" w:rsidR="008421CD" w:rsidRDefault="008421CD">
                    <w:pPr>
                      <w:pStyle w:val="Bibliography"/>
                      <w:rPr>
                        <w:lang w:val="en-US"/>
                      </w:rPr>
                    </w:pPr>
                    <w:r>
                      <w:rPr>
                        <w:lang w:val="en-US"/>
                      </w:rPr>
                      <w:t>"AlgoExpert," [Online]. Available: https://www.algoexpert.io/product. [Accessed 25 04 2020].</w:t>
                    </w:r>
                  </w:p>
                </w:tc>
              </w:tr>
              <w:tr w:rsidR="008421CD" w14:paraId="501C3AC0" w14:textId="77777777">
                <w:trPr>
                  <w:divId w:val="641807336"/>
                  <w:tblCellSpacing w:w="15" w:type="dxa"/>
                </w:trPr>
                <w:tc>
                  <w:tcPr>
                    <w:tcW w:w="50" w:type="pct"/>
                    <w:hideMark/>
                  </w:tcPr>
                  <w:p w14:paraId="6DB2258F" w14:textId="77777777" w:rsidR="008421CD" w:rsidRDefault="008421CD">
                    <w:pPr>
                      <w:pStyle w:val="Bibliography"/>
                      <w:rPr>
                        <w:lang w:val="en-US"/>
                      </w:rPr>
                    </w:pPr>
                    <w:r>
                      <w:rPr>
                        <w:lang w:val="en-US"/>
                      </w:rPr>
                      <w:t xml:space="preserve">[4] </w:t>
                    </w:r>
                  </w:p>
                </w:tc>
                <w:tc>
                  <w:tcPr>
                    <w:tcW w:w="0" w:type="auto"/>
                    <w:hideMark/>
                  </w:tcPr>
                  <w:p w14:paraId="6657C48D" w14:textId="77777777" w:rsidR="008421CD" w:rsidRDefault="008421CD">
                    <w:pPr>
                      <w:pStyle w:val="Bibliography"/>
                      <w:rPr>
                        <w:lang w:val="en-US"/>
                      </w:rPr>
                    </w:pPr>
                    <w:r>
                      <w:rPr>
                        <w:lang w:val="en-US"/>
                      </w:rPr>
                      <w:t>"HackerRank," [Online]. Available: https://www.hackerrank.com/. [Accessed 25 04 2020].</w:t>
                    </w:r>
                  </w:p>
                </w:tc>
              </w:tr>
              <w:tr w:rsidR="008421CD" w14:paraId="782F868B" w14:textId="77777777">
                <w:trPr>
                  <w:divId w:val="641807336"/>
                  <w:tblCellSpacing w:w="15" w:type="dxa"/>
                </w:trPr>
                <w:tc>
                  <w:tcPr>
                    <w:tcW w:w="50" w:type="pct"/>
                    <w:hideMark/>
                  </w:tcPr>
                  <w:p w14:paraId="6606B64F" w14:textId="77777777" w:rsidR="008421CD" w:rsidRDefault="008421CD">
                    <w:pPr>
                      <w:pStyle w:val="Bibliography"/>
                      <w:rPr>
                        <w:lang w:val="en-US"/>
                      </w:rPr>
                    </w:pPr>
                    <w:r>
                      <w:rPr>
                        <w:lang w:val="en-US"/>
                      </w:rPr>
                      <w:t xml:space="preserve">[5] </w:t>
                    </w:r>
                  </w:p>
                </w:tc>
                <w:tc>
                  <w:tcPr>
                    <w:tcW w:w="0" w:type="auto"/>
                    <w:hideMark/>
                  </w:tcPr>
                  <w:p w14:paraId="2A8CD762" w14:textId="77777777" w:rsidR="008421CD" w:rsidRDefault="008421CD">
                    <w:pPr>
                      <w:pStyle w:val="Bibliography"/>
                      <w:rPr>
                        <w:lang w:val="en-US"/>
                      </w:rPr>
                    </w:pPr>
                    <w:r>
                      <w:rPr>
                        <w:lang w:val="en-US"/>
                      </w:rPr>
                      <w:t>"LeetCode," [Online]. Available: https://leetcode.com/. [Accessed 25 04 2020].</w:t>
                    </w:r>
                  </w:p>
                </w:tc>
              </w:tr>
              <w:tr w:rsidR="008421CD" w14:paraId="18C898C7" w14:textId="77777777">
                <w:trPr>
                  <w:divId w:val="641807336"/>
                  <w:tblCellSpacing w:w="15" w:type="dxa"/>
                </w:trPr>
                <w:tc>
                  <w:tcPr>
                    <w:tcW w:w="50" w:type="pct"/>
                    <w:hideMark/>
                  </w:tcPr>
                  <w:p w14:paraId="52496853" w14:textId="77777777" w:rsidR="008421CD" w:rsidRDefault="008421CD">
                    <w:pPr>
                      <w:pStyle w:val="Bibliography"/>
                      <w:rPr>
                        <w:lang w:val="en-US"/>
                      </w:rPr>
                    </w:pPr>
                    <w:r>
                      <w:rPr>
                        <w:lang w:val="en-US"/>
                      </w:rPr>
                      <w:t xml:space="preserve">[6] </w:t>
                    </w:r>
                  </w:p>
                </w:tc>
                <w:tc>
                  <w:tcPr>
                    <w:tcW w:w="0" w:type="auto"/>
                    <w:hideMark/>
                  </w:tcPr>
                  <w:p w14:paraId="65340C4B" w14:textId="77777777" w:rsidR="008421CD" w:rsidRDefault="008421CD">
                    <w:pPr>
                      <w:pStyle w:val="Bibliography"/>
                      <w:rPr>
                        <w:lang w:val="en-US"/>
                      </w:rPr>
                    </w:pPr>
                    <w:r>
                      <w:rPr>
                        <w:lang w:val="en-US"/>
                      </w:rPr>
                      <w:t>"CodeWars," [Online]. Available: https://www.codewars.com/. [Accessed 25 04 2020].</w:t>
                    </w:r>
                  </w:p>
                </w:tc>
              </w:tr>
              <w:tr w:rsidR="008421CD" w14:paraId="4A144105" w14:textId="77777777">
                <w:trPr>
                  <w:divId w:val="641807336"/>
                  <w:tblCellSpacing w:w="15" w:type="dxa"/>
                </w:trPr>
                <w:tc>
                  <w:tcPr>
                    <w:tcW w:w="50" w:type="pct"/>
                    <w:hideMark/>
                  </w:tcPr>
                  <w:p w14:paraId="6299C39D" w14:textId="77777777" w:rsidR="008421CD" w:rsidRDefault="008421CD">
                    <w:pPr>
                      <w:pStyle w:val="Bibliography"/>
                      <w:rPr>
                        <w:lang w:val="en-US"/>
                      </w:rPr>
                    </w:pPr>
                    <w:r>
                      <w:rPr>
                        <w:lang w:val="en-US"/>
                      </w:rPr>
                      <w:t xml:space="preserve">[7] </w:t>
                    </w:r>
                  </w:p>
                </w:tc>
                <w:tc>
                  <w:tcPr>
                    <w:tcW w:w="0" w:type="auto"/>
                    <w:hideMark/>
                  </w:tcPr>
                  <w:p w14:paraId="3FF23627" w14:textId="77777777" w:rsidR="008421CD" w:rsidRDefault="008421CD">
                    <w:pPr>
                      <w:pStyle w:val="Bibliography"/>
                      <w:rPr>
                        <w:lang w:val="en-US"/>
                      </w:rPr>
                    </w:pPr>
                    <w:r>
                      <w:rPr>
                        <w:lang w:val="en-US"/>
                      </w:rPr>
                      <w:t>"CodeChef," [Online]. Available: https://www.codechef.com/. [Accessed 25 04 2020].</w:t>
                    </w:r>
                  </w:p>
                </w:tc>
              </w:tr>
              <w:tr w:rsidR="008421CD" w14:paraId="1D1BB317" w14:textId="77777777">
                <w:trPr>
                  <w:divId w:val="641807336"/>
                  <w:tblCellSpacing w:w="15" w:type="dxa"/>
                </w:trPr>
                <w:tc>
                  <w:tcPr>
                    <w:tcW w:w="50" w:type="pct"/>
                    <w:hideMark/>
                  </w:tcPr>
                  <w:p w14:paraId="060F4844" w14:textId="77777777" w:rsidR="008421CD" w:rsidRDefault="008421CD">
                    <w:pPr>
                      <w:pStyle w:val="Bibliography"/>
                      <w:rPr>
                        <w:lang w:val="en-US"/>
                      </w:rPr>
                    </w:pPr>
                    <w:r>
                      <w:rPr>
                        <w:lang w:val="en-US"/>
                      </w:rPr>
                      <w:t xml:space="preserve">[8] </w:t>
                    </w:r>
                  </w:p>
                </w:tc>
                <w:tc>
                  <w:tcPr>
                    <w:tcW w:w="0" w:type="auto"/>
                    <w:hideMark/>
                  </w:tcPr>
                  <w:p w14:paraId="13541E51" w14:textId="77777777" w:rsidR="008421CD" w:rsidRDefault="008421CD">
                    <w:pPr>
                      <w:pStyle w:val="Bibliography"/>
                      <w:rPr>
                        <w:lang w:val="en-US"/>
                      </w:rPr>
                    </w:pPr>
                    <w:r>
                      <w:rPr>
                        <w:lang w:val="en-US"/>
                      </w:rPr>
                      <w:t>"React – A JavaScript library for building user interfaces," [Online]. Available: https://reactjs.org. [Accessed 24 04 2020].</w:t>
                    </w:r>
                  </w:p>
                </w:tc>
              </w:tr>
              <w:tr w:rsidR="008421CD" w:rsidRPr="00765B71" w14:paraId="69A4598C" w14:textId="77777777">
                <w:trPr>
                  <w:divId w:val="641807336"/>
                  <w:tblCellSpacing w:w="15" w:type="dxa"/>
                </w:trPr>
                <w:tc>
                  <w:tcPr>
                    <w:tcW w:w="50" w:type="pct"/>
                    <w:hideMark/>
                  </w:tcPr>
                  <w:p w14:paraId="4AB22C88" w14:textId="77777777" w:rsidR="008421CD" w:rsidRDefault="008421CD">
                    <w:pPr>
                      <w:pStyle w:val="Bibliography"/>
                      <w:rPr>
                        <w:lang w:val="en-US"/>
                      </w:rPr>
                    </w:pPr>
                    <w:r>
                      <w:rPr>
                        <w:lang w:val="en-US"/>
                      </w:rPr>
                      <w:t xml:space="preserve">[9] </w:t>
                    </w:r>
                  </w:p>
                </w:tc>
                <w:tc>
                  <w:tcPr>
                    <w:tcW w:w="0" w:type="auto"/>
                    <w:hideMark/>
                  </w:tcPr>
                  <w:p w14:paraId="30633992" w14:textId="77777777" w:rsidR="008421CD" w:rsidRDefault="008421CD">
                    <w:pPr>
                      <w:pStyle w:val="Bibliography"/>
                      <w:rPr>
                        <w:lang w:val="en-US"/>
                      </w:rPr>
                    </w:pPr>
                    <w:r>
                      <w:rPr>
                        <w:lang w:val="en-US"/>
                      </w:rPr>
                      <w:t xml:space="preserve">A. Banks, Learning React: Functional Web Development with React and Redux, O'Reilly Media, 2017. </w:t>
                    </w:r>
                  </w:p>
                </w:tc>
              </w:tr>
              <w:tr w:rsidR="008421CD" w:rsidRPr="00765B71" w14:paraId="4968D692" w14:textId="77777777">
                <w:trPr>
                  <w:divId w:val="641807336"/>
                  <w:tblCellSpacing w:w="15" w:type="dxa"/>
                </w:trPr>
                <w:tc>
                  <w:tcPr>
                    <w:tcW w:w="50" w:type="pct"/>
                    <w:hideMark/>
                  </w:tcPr>
                  <w:p w14:paraId="610C42F3" w14:textId="77777777" w:rsidR="008421CD" w:rsidRDefault="008421CD">
                    <w:pPr>
                      <w:pStyle w:val="Bibliography"/>
                      <w:rPr>
                        <w:lang w:val="en-US"/>
                      </w:rPr>
                    </w:pPr>
                    <w:r>
                      <w:rPr>
                        <w:lang w:val="en-US"/>
                      </w:rPr>
                      <w:t xml:space="preserve">[10] </w:t>
                    </w:r>
                  </w:p>
                </w:tc>
                <w:tc>
                  <w:tcPr>
                    <w:tcW w:w="0" w:type="auto"/>
                    <w:hideMark/>
                  </w:tcPr>
                  <w:p w14:paraId="2E713E1E" w14:textId="77777777" w:rsidR="008421CD" w:rsidRDefault="008421CD">
                    <w:pPr>
                      <w:pStyle w:val="Bibliography"/>
                      <w:rPr>
                        <w:lang w:val="en-US"/>
                      </w:rPr>
                    </w:pPr>
                    <w:r>
                      <w:rPr>
                        <w:lang w:val="en-US"/>
                      </w:rPr>
                      <w:t>"Introducing JSX – React," [Online]. Available: https://reactjs.org/docs/introducing-jsx.html. [Accessed 24 04 2020].</w:t>
                    </w:r>
                  </w:p>
                </w:tc>
              </w:tr>
              <w:tr w:rsidR="008421CD" w14:paraId="3D861731" w14:textId="77777777">
                <w:trPr>
                  <w:divId w:val="641807336"/>
                  <w:tblCellSpacing w:w="15" w:type="dxa"/>
                </w:trPr>
                <w:tc>
                  <w:tcPr>
                    <w:tcW w:w="50" w:type="pct"/>
                    <w:hideMark/>
                  </w:tcPr>
                  <w:p w14:paraId="55FC786D" w14:textId="77777777" w:rsidR="008421CD" w:rsidRDefault="008421CD">
                    <w:pPr>
                      <w:pStyle w:val="Bibliography"/>
                      <w:rPr>
                        <w:lang w:val="en-US"/>
                      </w:rPr>
                    </w:pPr>
                    <w:r>
                      <w:rPr>
                        <w:lang w:val="en-US"/>
                      </w:rPr>
                      <w:t xml:space="preserve">[11] </w:t>
                    </w:r>
                  </w:p>
                </w:tc>
                <w:tc>
                  <w:tcPr>
                    <w:tcW w:w="0" w:type="auto"/>
                    <w:hideMark/>
                  </w:tcPr>
                  <w:p w14:paraId="51A4E22F" w14:textId="77777777" w:rsidR="008421CD" w:rsidRDefault="008421CD">
                    <w:pPr>
                      <w:pStyle w:val="Bibliography"/>
                      <w:rPr>
                        <w:lang w:val="en-US"/>
                      </w:rPr>
                    </w:pPr>
                    <w:r>
                      <w:rPr>
                        <w:lang w:val="en-US"/>
                      </w:rPr>
                      <w:t>"Spring Framework," [Online]. Available: https://spring.io/projects/spring-framework. [Accessed 24 04 2020].</w:t>
                    </w:r>
                  </w:p>
                </w:tc>
              </w:tr>
              <w:tr w:rsidR="008421CD" w:rsidRPr="00765B71" w14:paraId="786587DD" w14:textId="77777777">
                <w:trPr>
                  <w:divId w:val="641807336"/>
                  <w:tblCellSpacing w:w="15" w:type="dxa"/>
                </w:trPr>
                <w:tc>
                  <w:tcPr>
                    <w:tcW w:w="50" w:type="pct"/>
                    <w:hideMark/>
                  </w:tcPr>
                  <w:p w14:paraId="5C347EC7" w14:textId="77777777" w:rsidR="008421CD" w:rsidRDefault="008421CD">
                    <w:pPr>
                      <w:pStyle w:val="Bibliography"/>
                      <w:rPr>
                        <w:lang w:val="en-US"/>
                      </w:rPr>
                    </w:pPr>
                    <w:r>
                      <w:rPr>
                        <w:lang w:val="en-US"/>
                      </w:rPr>
                      <w:t xml:space="preserve">[12] </w:t>
                    </w:r>
                  </w:p>
                </w:tc>
                <w:tc>
                  <w:tcPr>
                    <w:tcW w:w="0" w:type="auto"/>
                    <w:hideMark/>
                  </w:tcPr>
                  <w:p w14:paraId="64F0792C" w14:textId="77777777" w:rsidR="008421CD" w:rsidRDefault="008421CD">
                    <w:pPr>
                      <w:pStyle w:val="Bibliography"/>
                      <w:rPr>
                        <w:lang w:val="en-US"/>
                      </w:rPr>
                    </w:pPr>
                    <w:r>
                      <w:rPr>
                        <w:lang w:val="en-US"/>
                      </w:rPr>
                      <w:t>"2. Introduction to the Spring Framework," [Online]. Available: https://docs.spring.io/spring/docs/4.3.x/spring-framework-reference/html/overview.html. [Accessed 24 04 2020].</w:t>
                    </w:r>
                  </w:p>
                </w:tc>
              </w:tr>
              <w:tr w:rsidR="008421CD" w14:paraId="3ADF1F03" w14:textId="77777777">
                <w:trPr>
                  <w:divId w:val="641807336"/>
                  <w:tblCellSpacing w:w="15" w:type="dxa"/>
                </w:trPr>
                <w:tc>
                  <w:tcPr>
                    <w:tcW w:w="50" w:type="pct"/>
                    <w:hideMark/>
                  </w:tcPr>
                  <w:p w14:paraId="6A1A254A" w14:textId="77777777" w:rsidR="008421CD" w:rsidRDefault="008421CD">
                    <w:pPr>
                      <w:pStyle w:val="Bibliography"/>
                      <w:rPr>
                        <w:lang w:val="en-US"/>
                      </w:rPr>
                    </w:pPr>
                    <w:r>
                      <w:rPr>
                        <w:lang w:val="en-US"/>
                      </w:rPr>
                      <w:t xml:space="preserve">[13] </w:t>
                    </w:r>
                  </w:p>
                </w:tc>
                <w:tc>
                  <w:tcPr>
                    <w:tcW w:w="0" w:type="auto"/>
                    <w:hideMark/>
                  </w:tcPr>
                  <w:p w14:paraId="08157967" w14:textId="77777777" w:rsidR="008421CD" w:rsidRDefault="008421CD">
                    <w:pPr>
                      <w:pStyle w:val="Bibliography"/>
                      <w:rPr>
                        <w:lang w:val="en-US"/>
                      </w:rPr>
                    </w:pPr>
                    <w:r>
                      <w:rPr>
                        <w:lang w:val="en-US"/>
                      </w:rPr>
                      <w:t>"Spring Boot," [Online]. Available: https://spring.io/projects/spring-boot. [Accessed 04 24 2020].</w:t>
                    </w:r>
                  </w:p>
                </w:tc>
              </w:tr>
              <w:tr w:rsidR="008421CD" w14:paraId="6E445E55" w14:textId="77777777">
                <w:trPr>
                  <w:divId w:val="641807336"/>
                  <w:tblCellSpacing w:w="15" w:type="dxa"/>
                </w:trPr>
                <w:tc>
                  <w:tcPr>
                    <w:tcW w:w="50" w:type="pct"/>
                    <w:hideMark/>
                  </w:tcPr>
                  <w:p w14:paraId="1CB59194" w14:textId="77777777" w:rsidR="008421CD" w:rsidRDefault="008421CD">
                    <w:pPr>
                      <w:pStyle w:val="Bibliography"/>
                      <w:rPr>
                        <w:lang w:val="en-US"/>
                      </w:rPr>
                    </w:pPr>
                    <w:r>
                      <w:rPr>
                        <w:lang w:val="en-US"/>
                      </w:rPr>
                      <w:t xml:space="preserve">[14] </w:t>
                    </w:r>
                  </w:p>
                </w:tc>
                <w:tc>
                  <w:tcPr>
                    <w:tcW w:w="0" w:type="auto"/>
                    <w:hideMark/>
                  </w:tcPr>
                  <w:p w14:paraId="7C9EAC49" w14:textId="77777777" w:rsidR="008421CD" w:rsidRDefault="008421CD">
                    <w:pPr>
                      <w:pStyle w:val="Bibliography"/>
                      <w:rPr>
                        <w:lang w:val="en-US"/>
                      </w:rPr>
                    </w:pPr>
                    <w:r>
                      <w:rPr>
                        <w:lang w:val="en-US"/>
                      </w:rPr>
                      <w:t>"Spring Security," [Online]. Available: https://spring.io/projects/spring-security. [Accessed 24 04 2020].</w:t>
                    </w:r>
                  </w:p>
                </w:tc>
              </w:tr>
              <w:tr w:rsidR="008421CD" w14:paraId="2FFC060C" w14:textId="77777777">
                <w:trPr>
                  <w:divId w:val="641807336"/>
                  <w:tblCellSpacing w:w="15" w:type="dxa"/>
                </w:trPr>
                <w:tc>
                  <w:tcPr>
                    <w:tcW w:w="50" w:type="pct"/>
                    <w:hideMark/>
                  </w:tcPr>
                  <w:p w14:paraId="4FE3DFC9" w14:textId="77777777" w:rsidR="008421CD" w:rsidRDefault="008421CD">
                    <w:pPr>
                      <w:pStyle w:val="Bibliography"/>
                      <w:rPr>
                        <w:lang w:val="en-US"/>
                      </w:rPr>
                    </w:pPr>
                    <w:r>
                      <w:rPr>
                        <w:lang w:val="en-US"/>
                      </w:rPr>
                      <w:t xml:space="preserve">[15] </w:t>
                    </w:r>
                  </w:p>
                </w:tc>
                <w:tc>
                  <w:tcPr>
                    <w:tcW w:w="0" w:type="auto"/>
                    <w:hideMark/>
                  </w:tcPr>
                  <w:p w14:paraId="740CF410" w14:textId="77777777" w:rsidR="008421CD" w:rsidRDefault="008421CD">
                    <w:pPr>
                      <w:pStyle w:val="Bibliography"/>
                      <w:rPr>
                        <w:lang w:val="en-US"/>
                      </w:rPr>
                    </w:pPr>
                    <w:r>
                      <w:rPr>
                        <w:lang w:val="en-US"/>
                      </w:rPr>
                      <w:t>"API Documentation &amp; Design Tools for Teams | Swagger | Swagger," [Online]. Available: https://swagger.io/. [Accessed 24 04 2020].</w:t>
                    </w:r>
                  </w:p>
                </w:tc>
              </w:tr>
              <w:tr w:rsidR="008421CD" w14:paraId="4CF8C6DD" w14:textId="77777777">
                <w:trPr>
                  <w:divId w:val="641807336"/>
                  <w:tblCellSpacing w:w="15" w:type="dxa"/>
                </w:trPr>
                <w:tc>
                  <w:tcPr>
                    <w:tcW w:w="50" w:type="pct"/>
                    <w:hideMark/>
                  </w:tcPr>
                  <w:p w14:paraId="7280B420" w14:textId="77777777" w:rsidR="008421CD" w:rsidRDefault="008421CD">
                    <w:pPr>
                      <w:pStyle w:val="Bibliography"/>
                      <w:rPr>
                        <w:lang w:val="en-US"/>
                      </w:rPr>
                    </w:pPr>
                    <w:r>
                      <w:rPr>
                        <w:lang w:val="en-US"/>
                      </w:rPr>
                      <w:t xml:space="preserve">[16] </w:t>
                    </w:r>
                  </w:p>
                </w:tc>
                <w:tc>
                  <w:tcPr>
                    <w:tcW w:w="0" w:type="auto"/>
                    <w:hideMark/>
                  </w:tcPr>
                  <w:p w14:paraId="4E8B318D" w14:textId="77777777" w:rsidR="008421CD" w:rsidRDefault="008421CD">
                    <w:pPr>
                      <w:pStyle w:val="Bibliography"/>
                      <w:rPr>
                        <w:lang w:val="en-US"/>
                      </w:rPr>
                    </w:pPr>
                    <w:r>
                      <w:rPr>
                        <w:lang w:val="en-US"/>
                      </w:rPr>
                      <w:t>"Empowering App Development for Developers | Docker," [Online]. Available: https://www.docker.com/. [Accessed 17 04 2020].</w:t>
                    </w:r>
                  </w:p>
                </w:tc>
              </w:tr>
              <w:tr w:rsidR="008421CD" w14:paraId="23C0A0BF" w14:textId="77777777">
                <w:trPr>
                  <w:divId w:val="641807336"/>
                  <w:tblCellSpacing w:w="15" w:type="dxa"/>
                </w:trPr>
                <w:tc>
                  <w:tcPr>
                    <w:tcW w:w="50" w:type="pct"/>
                    <w:hideMark/>
                  </w:tcPr>
                  <w:p w14:paraId="7EF1E18D" w14:textId="77777777" w:rsidR="008421CD" w:rsidRDefault="008421CD">
                    <w:pPr>
                      <w:pStyle w:val="Bibliography"/>
                      <w:rPr>
                        <w:lang w:val="en-US"/>
                      </w:rPr>
                    </w:pPr>
                    <w:r>
                      <w:rPr>
                        <w:lang w:val="en-US"/>
                      </w:rPr>
                      <w:lastRenderedPageBreak/>
                      <w:t xml:space="preserve">[17] </w:t>
                    </w:r>
                  </w:p>
                </w:tc>
                <w:tc>
                  <w:tcPr>
                    <w:tcW w:w="0" w:type="auto"/>
                    <w:hideMark/>
                  </w:tcPr>
                  <w:p w14:paraId="2066D330" w14:textId="77777777" w:rsidR="008421CD" w:rsidRDefault="008421CD">
                    <w:pPr>
                      <w:pStyle w:val="Bibliography"/>
                      <w:rPr>
                        <w:lang w:val="en-US"/>
                      </w:rPr>
                    </w:pPr>
                    <w:r>
                      <w:rPr>
                        <w:lang w:val="en-US"/>
                      </w:rPr>
                      <w:t>"Docker Documentation | Docker Documentation," [Online]. Available: https://docs.docker.com/. [Accessed 17 04 2020].</w:t>
                    </w:r>
                  </w:p>
                </w:tc>
              </w:tr>
              <w:tr w:rsidR="008421CD" w:rsidRPr="00765B71" w14:paraId="54FBDF8A" w14:textId="77777777">
                <w:trPr>
                  <w:divId w:val="641807336"/>
                  <w:tblCellSpacing w:w="15" w:type="dxa"/>
                </w:trPr>
                <w:tc>
                  <w:tcPr>
                    <w:tcW w:w="50" w:type="pct"/>
                    <w:hideMark/>
                  </w:tcPr>
                  <w:p w14:paraId="2FE37DBA" w14:textId="77777777" w:rsidR="008421CD" w:rsidRDefault="008421CD">
                    <w:pPr>
                      <w:pStyle w:val="Bibliography"/>
                      <w:rPr>
                        <w:lang w:val="en-GB"/>
                      </w:rPr>
                    </w:pPr>
                    <w:r>
                      <w:rPr>
                        <w:lang w:val="en-GB"/>
                      </w:rPr>
                      <w:t xml:space="preserve">[18] </w:t>
                    </w:r>
                  </w:p>
                </w:tc>
                <w:tc>
                  <w:tcPr>
                    <w:tcW w:w="0" w:type="auto"/>
                    <w:hideMark/>
                  </w:tcPr>
                  <w:p w14:paraId="455B2734" w14:textId="77777777" w:rsidR="008421CD" w:rsidRDefault="008421CD">
                    <w:pPr>
                      <w:pStyle w:val="Bibliography"/>
                      <w:rPr>
                        <w:lang w:val="en-GB"/>
                      </w:rPr>
                    </w:pPr>
                    <w:r>
                      <w:rPr>
                        <w:lang w:val="en-GB"/>
                      </w:rPr>
                      <w:t xml:space="preserve">S. M. Jain, Linux Containers and Virtualization - A kernel perspective, Independently published, 2019. </w:t>
                    </w:r>
                  </w:p>
                </w:tc>
              </w:tr>
              <w:tr w:rsidR="008421CD" w14:paraId="6C697D09" w14:textId="77777777">
                <w:trPr>
                  <w:divId w:val="641807336"/>
                  <w:tblCellSpacing w:w="15" w:type="dxa"/>
                </w:trPr>
                <w:tc>
                  <w:tcPr>
                    <w:tcW w:w="50" w:type="pct"/>
                    <w:hideMark/>
                  </w:tcPr>
                  <w:p w14:paraId="5DBB8F51" w14:textId="77777777" w:rsidR="008421CD" w:rsidRDefault="008421CD">
                    <w:pPr>
                      <w:pStyle w:val="Bibliography"/>
                      <w:rPr>
                        <w:lang w:val="en-US"/>
                      </w:rPr>
                    </w:pPr>
                    <w:r>
                      <w:rPr>
                        <w:lang w:val="en-US"/>
                      </w:rPr>
                      <w:t xml:space="preserve">[19] </w:t>
                    </w:r>
                  </w:p>
                </w:tc>
                <w:tc>
                  <w:tcPr>
                    <w:tcW w:w="0" w:type="auto"/>
                    <w:hideMark/>
                  </w:tcPr>
                  <w:p w14:paraId="7F75FCA0" w14:textId="77777777" w:rsidR="008421CD" w:rsidRDefault="008421CD">
                    <w:pPr>
                      <w:pStyle w:val="Bibliography"/>
                      <w:rPr>
                        <w:lang w:val="en-US"/>
                      </w:rPr>
                    </w:pPr>
                    <w:r>
                      <w:rPr>
                        <w:lang w:val="en-US"/>
                      </w:rPr>
                      <w:t>"Docker Hub," [Online]. Available: https://hub.docker.com/. [Accessed 17 04 2020].</w:t>
                    </w:r>
                  </w:p>
                </w:tc>
              </w:tr>
              <w:tr w:rsidR="008421CD" w:rsidRPr="00765B71" w14:paraId="61BCEBDB" w14:textId="77777777">
                <w:trPr>
                  <w:divId w:val="641807336"/>
                  <w:tblCellSpacing w:w="15" w:type="dxa"/>
                </w:trPr>
                <w:tc>
                  <w:tcPr>
                    <w:tcW w:w="50" w:type="pct"/>
                    <w:hideMark/>
                  </w:tcPr>
                  <w:p w14:paraId="25EEA64D" w14:textId="77777777" w:rsidR="008421CD" w:rsidRDefault="008421CD">
                    <w:pPr>
                      <w:pStyle w:val="Bibliography"/>
                      <w:rPr>
                        <w:lang w:val="en-US"/>
                      </w:rPr>
                    </w:pPr>
                    <w:r>
                      <w:rPr>
                        <w:lang w:val="en-US"/>
                      </w:rPr>
                      <w:t xml:space="preserve">[20] </w:t>
                    </w:r>
                  </w:p>
                </w:tc>
                <w:tc>
                  <w:tcPr>
                    <w:tcW w:w="0" w:type="auto"/>
                    <w:hideMark/>
                  </w:tcPr>
                  <w:p w14:paraId="4F6E9E54" w14:textId="77777777" w:rsidR="008421CD" w:rsidRDefault="008421CD">
                    <w:pPr>
                      <w:pStyle w:val="Bibliography"/>
                      <w:rPr>
                        <w:lang w:val="en-US"/>
                      </w:rPr>
                    </w:pPr>
                    <w:r>
                      <w:rPr>
                        <w:lang w:val="en-US"/>
                      </w:rPr>
                      <w:t>"What is REST – Learn to create timeless REST APIs," [Online]. Available: https://restfulapi.net/. [Accessed 01 05 2020].</w:t>
                    </w:r>
                  </w:p>
                </w:tc>
              </w:tr>
              <w:tr w:rsidR="008421CD" w14:paraId="69E36D92" w14:textId="77777777">
                <w:trPr>
                  <w:divId w:val="641807336"/>
                  <w:tblCellSpacing w:w="15" w:type="dxa"/>
                </w:trPr>
                <w:tc>
                  <w:tcPr>
                    <w:tcW w:w="50" w:type="pct"/>
                    <w:hideMark/>
                  </w:tcPr>
                  <w:p w14:paraId="27B12D9E" w14:textId="77777777" w:rsidR="008421CD" w:rsidRDefault="008421CD">
                    <w:pPr>
                      <w:pStyle w:val="Bibliography"/>
                      <w:rPr>
                        <w:lang w:val="en-US"/>
                      </w:rPr>
                    </w:pPr>
                    <w:r>
                      <w:rPr>
                        <w:lang w:val="en-US"/>
                      </w:rPr>
                      <w:t xml:space="preserve">[21] </w:t>
                    </w:r>
                  </w:p>
                </w:tc>
                <w:tc>
                  <w:tcPr>
                    <w:tcW w:w="0" w:type="auto"/>
                    <w:hideMark/>
                  </w:tcPr>
                  <w:p w14:paraId="532FBFF1" w14:textId="77777777" w:rsidR="008421CD" w:rsidRDefault="008421CD">
                    <w:pPr>
                      <w:pStyle w:val="Bibliography"/>
                      <w:rPr>
                        <w:lang w:val="en-US"/>
                      </w:rPr>
                    </w:pPr>
                    <w:r>
                      <w:rPr>
                        <w:lang w:val="en-US"/>
                      </w:rPr>
                      <w:t>"Material-UI," [Online]. Available: https://material-ui.com/. [Accessed 13 06 2020].</w:t>
                    </w:r>
                  </w:p>
                </w:tc>
              </w:tr>
              <w:tr w:rsidR="008421CD" w14:paraId="02F85377" w14:textId="77777777">
                <w:trPr>
                  <w:divId w:val="641807336"/>
                  <w:tblCellSpacing w:w="15" w:type="dxa"/>
                </w:trPr>
                <w:tc>
                  <w:tcPr>
                    <w:tcW w:w="50" w:type="pct"/>
                    <w:hideMark/>
                  </w:tcPr>
                  <w:p w14:paraId="54EF5EE4" w14:textId="77777777" w:rsidR="008421CD" w:rsidRDefault="008421CD">
                    <w:pPr>
                      <w:pStyle w:val="Bibliography"/>
                      <w:rPr>
                        <w:lang w:val="en-US"/>
                      </w:rPr>
                    </w:pPr>
                    <w:r>
                      <w:rPr>
                        <w:lang w:val="en-US"/>
                      </w:rPr>
                      <w:t xml:space="preserve">[22] </w:t>
                    </w:r>
                  </w:p>
                </w:tc>
                <w:tc>
                  <w:tcPr>
                    <w:tcW w:w="0" w:type="auto"/>
                    <w:hideMark/>
                  </w:tcPr>
                  <w:p w14:paraId="7E183D65" w14:textId="77777777" w:rsidR="008421CD" w:rsidRDefault="008421CD">
                    <w:pPr>
                      <w:pStyle w:val="Bibliography"/>
                      <w:rPr>
                        <w:lang w:val="en-US"/>
                      </w:rPr>
                    </w:pPr>
                    <w:r>
                      <w:rPr>
                        <w:lang w:val="en-US"/>
                      </w:rPr>
                      <w:t>"Material Design," [Online]. Available: https://material.io/design. [Accessed 13 06 2020].</w:t>
                    </w:r>
                  </w:p>
                </w:tc>
              </w:tr>
              <w:tr w:rsidR="008421CD" w14:paraId="772C5A8B" w14:textId="77777777">
                <w:trPr>
                  <w:divId w:val="641807336"/>
                  <w:tblCellSpacing w:w="15" w:type="dxa"/>
                </w:trPr>
                <w:tc>
                  <w:tcPr>
                    <w:tcW w:w="50" w:type="pct"/>
                    <w:hideMark/>
                  </w:tcPr>
                  <w:p w14:paraId="0BA6B4CE" w14:textId="77777777" w:rsidR="008421CD" w:rsidRDefault="008421CD">
                    <w:pPr>
                      <w:pStyle w:val="Bibliography"/>
                      <w:rPr>
                        <w:lang w:val="en-US"/>
                      </w:rPr>
                    </w:pPr>
                    <w:r>
                      <w:rPr>
                        <w:lang w:val="en-US"/>
                      </w:rPr>
                      <w:t xml:space="preserve">[23] </w:t>
                    </w:r>
                  </w:p>
                </w:tc>
                <w:tc>
                  <w:tcPr>
                    <w:tcW w:w="0" w:type="auto"/>
                    <w:hideMark/>
                  </w:tcPr>
                  <w:p w14:paraId="1572FBA3" w14:textId="77777777" w:rsidR="008421CD" w:rsidRDefault="008421CD">
                    <w:pPr>
                      <w:pStyle w:val="Bibliography"/>
                      <w:rPr>
                        <w:lang w:val="en-US"/>
                      </w:rPr>
                    </w:pPr>
                    <w:r>
                      <w:rPr>
                        <w:lang w:val="en-US"/>
                      </w:rPr>
                      <w:t>"CodeMirror," [Online]. Available: https://codemirror.net/. [Accessed 13 06 2020].</w:t>
                    </w:r>
                  </w:p>
                </w:tc>
              </w:tr>
              <w:tr w:rsidR="008421CD" w14:paraId="5ECA32AE" w14:textId="77777777">
                <w:trPr>
                  <w:divId w:val="641807336"/>
                  <w:tblCellSpacing w:w="15" w:type="dxa"/>
                </w:trPr>
                <w:tc>
                  <w:tcPr>
                    <w:tcW w:w="50" w:type="pct"/>
                    <w:hideMark/>
                  </w:tcPr>
                  <w:p w14:paraId="7B9A7C3E" w14:textId="77777777" w:rsidR="008421CD" w:rsidRDefault="008421CD">
                    <w:pPr>
                      <w:pStyle w:val="Bibliography"/>
                      <w:rPr>
                        <w:lang w:val="en-US"/>
                      </w:rPr>
                    </w:pPr>
                    <w:r>
                      <w:rPr>
                        <w:lang w:val="en-US"/>
                      </w:rPr>
                      <w:t xml:space="preserve">[24] </w:t>
                    </w:r>
                  </w:p>
                </w:tc>
                <w:tc>
                  <w:tcPr>
                    <w:tcW w:w="0" w:type="auto"/>
                    <w:hideMark/>
                  </w:tcPr>
                  <w:p w14:paraId="709D54C6" w14:textId="77777777" w:rsidR="008421CD" w:rsidRDefault="008421CD">
                    <w:pPr>
                      <w:pStyle w:val="Bibliography"/>
                      <w:rPr>
                        <w:lang w:val="en-US"/>
                      </w:rPr>
                    </w:pPr>
                    <w:r>
                      <w:rPr>
                        <w:lang w:val="en-US"/>
                      </w:rPr>
                      <w:t>"Formik · Build forms in React, without the tears.," [Online]. Available: https://jaredpalmer.com/formik/. [Accessed 06 2020].</w:t>
                    </w:r>
                  </w:p>
                </w:tc>
              </w:tr>
              <w:tr w:rsidR="008421CD" w14:paraId="4829CD0C" w14:textId="77777777">
                <w:trPr>
                  <w:divId w:val="641807336"/>
                  <w:tblCellSpacing w:w="15" w:type="dxa"/>
                </w:trPr>
                <w:tc>
                  <w:tcPr>
                    <w:tcW w:w="50" w:type="pct"/>
                    <w:hideMark/>
                  </w:tcPr>
                  <w:p w14:paraId="0E0715B4" w14:textId="77777777" w:rsidR="008421CD" w:rsidRDefault="008421CD">
                    <w:pPr>
                      <w:pStyle w:val="Bibliography"/>
                      <w:rPr>
                        <w:lang w:val="en-US"/>
                      </w:rPr>
                    </w:pPr>
                    <w:r>
                      <w:rPr>
                        <w:lang w:val="en-US"/>
                      </w:rPr>
                      <w:t xml:space="preserve">[25] </w:t>
                    </w:r>
                  </w:p>
                </w:tc>
                <w:tc>
                  <w:tcPr>
                    <w:tcW w:w="0" w:type="auto"/>
                    <w:hideMark/>
                  </w:tcPr>
                  <w:p w14:paraId="40D861B9" w14:textId="77777777" w:rsidR="008421CD" w:rsidRDefault="008421CD">
                    <w:pPr>
                      <w:pStyle w:val="Bibliography"/>
                      <w:rPr>
                        <w:lang w:val="en-US"/>
                      </w:rPr>
                    </w:pPr>
                    <w:r>
                      <w:rPr>
                        <w:lang w:val="en-US"/>
                      </w:rPr>
                      <w:t>"Formik Material-UI," [Online]. Available: https://stackworx.github.io/formik-material-ui/. [Accessed 06 2020].</w:t>
                    </w:r>
                  </w:p>
                </w:tc>
              </w:tr>
              <w:tr w:rsidR="008421CD" w14:paraId="6F7F23B9" w14:textId="77777777">
                <w:trPr>
                  <w:divId w:val="641807336"/>
                  <w:tblCellSpacing w:w="15" w:type="dxa"/>
                </w:trPr>
                <w:tc>
                  <w:tcPr>
                    <w:tcW w:w="50" w:type="pct"/>
                    <w:hideMark/>
                  </w:tcPr>
                  <w:p w14:paraId="06AC3335" w14:textId="77777777" w:rsidR="008421CD" w:rsidRDefault="008421CD">
                    <w:pPr>
                      <w:pStyle w:val="Bibliography"/>
                      <w:rPr>
                        <w:lang w:val="en-US"/>
                      </w:rPr>
                    </w:pPr>
                    <w:r>
                      <w:rPr>
                        <w:lang w:val="en-US"/>
                      </w:rPr>
                      <w:t xml:space="preserve">[26] </w:t>
                    </w:r>
                  </w:p>
                </w:tc>
                <w:tc>
                  <w:tcPr>
                    <w:tcW w:w="0" w:type="auto"/>
                    <w:hideMark/>
                  </w:tcPr>
                  <w:p w14:paraId="173536AC" w14:textId="77777777" w:rsidR="008421CD" w:rsidRDefault="008421CD">
                    <w:pPr>
                      <w:pStyle w:val="Bibliography"/>
                      <w:rPr>
                        <w:lang w:val="en-US"/>
                      </w:rPr>
                    </w:pPr>
                    <w:r>
                      <w:rPr>
                        <w:lang w:val="en-US"/>
                      </w:rPr>
                      <w:t>"yup - npm," [Online]. Available: https://www.npmjs.com/package/yup. [Accessed 06 2020].</w:t>
                    </w:r>
                  </w:p>
                </w:tc>
              </w:tr>
              <w:tr w:rsidR="008421CD" w14:paraId="1BF2F330" w14:textId="77777777">
                <w:trPr>
                  <w:divId w:val="641807336"/>
                  <w:tblCellSpacing w:w="15" w:type="dxa"/>
                </w:trPr>
                <w:tc>
                  <w:tcPr>
                    <w:tcW w:w="50" w:type="pct"/>
                    <w:hideMark/>
                  </w:tcPr>
                  <w:p w14:paraId="7B8A55BB" w14:textId="77777777" w:rsidR="008421CD" w:rsidRDefault="008421CD">
                    <w:pPr>
                      <w:pStyle w:val="Bibliography"/>
                      <w:rPr>
                        <w:lang w:val="en-US"/>
                      </w:rPr>
                    </w:pPr>
                    <w:r>
                      <w:rPr>
                        <w:lang w:val="en-US"/>
                      </w:rPr>
                      <w:t xml:space="preserve">[27] </w:t>
                    </w:r>
                  </w:p>
                </w:tc>
                <w:tc>
                  <w:tcPr>
                    <w:tcW w:w="0" w:type="auto"/>
                    <w:hideMark/>
                  </w:tcPr>
                  <w:p w14:paraId="0507EBEF" w14:textId="77777777" w:rsidR="008421CD" w:rsidRDefault="008421CD">
                    <w:pPr>
                      <w:pStyle w:val="Bibliography"/>
                      <w:rPr>
                        <w:lang w:val="en-US"/>
                      </w:rPr>
                    </w:pPr>
                    <w:r>
                      <w:rPr>
                        <w:lang w:val="en-US"/>
                      </w:rPr>
                      <w:t>"Tutorial · Formik," [Online]. Available: https://jaredpalmer.com/formik/docs/tutorial#schema-validation-with-yup. [Accessed 06 2020].</w:t>
                    </w:r>
                  </w:p>
                </w:tc>
              </w:tr>
              <w:tr w:rsidR="008421CD" w:rsidRPr="00765B71" w14:paraId="53293F17" w14:textId="77777777">
                <w:trPr>
                  <w:divId w:val="641807336"/>
                  <w:tblCellSpacing w:w="15" w:type="dxa"/>
                </w:trPr>
                <w:tc>
                  <w:tcPr>
                    <w:tcW w:w="50" w:type="pct"/>
                    <w:hideMark/>
                  </w:tcPr>
                  <w:p w14:paraId="5268373A" w14:textId="77777777" w:rsidR="008421CD" w:rsidRDefault="008421CD">
                    <w:pPr>
                      <w:pStyle w:val="Bibliography"/>
                      <w:rPr>
                        <w:lang w:val="en-US"/>
                      </w:rPr>
                    </w:pPr>
                    <w:r>
                      <w:rPr>
                        <w:lang w:val="en-US"/>
                      </w:rPr>
                      <w:t xml:space="preserve">[28] </w:t>
                    </w:r>
                  </w:p>
                </w:tc>
                <w:tc>
                  <w:tcPr>
                    <w:tcW w:w="0" w:type="auto"/>
                    <w:hideMark/>
                  </w:tcPr>
                  <w:p w14:paraId="031B8E28" w14:textId="77777777" w:rsidR="008421CD" w:rsidRDefault="008421CD">
                    <w:pPr>
                      <w:pStyle w:val="Bibliography"/>
                      <w:rPr>
                        <w:lang w:val="en-US"/>
                      </w:rPr>
                    </w:pPr>
                    <w:r>
                      <w:rPr>
                        <w:lang w:val="en-US"/>
                      </w:rPr>
                      <w:t>"OpenAPI-Specification/3.0.2.md at master · OAI/OpenAPI-Specification," [Online]. Available: https://github.com/OAI/OpenAPI-Specification/blob/master/versions/3.0.2.md. [Accessed 27 04 2020].</w:t>
                    </w:r>
                  </w:p>
                </w:tc>
              </w:tr>
              <w:tr w:rsidR="008421CD" w14:paraId="22DC63E2" w14:textId="77777777">
                <w:trPr>
                  <w:divId w:val="641807336"/>
                  <w:tblCellSpacing w:w="15" w:type="dxa"/>
                </w:trPr>
                <w:tc>
                  <w:tcPr>
                    <w:tcW w:w="50" w:type="pct"/>
                    <w:hideMark/>
                  </w:tcPr>
                  <w:p w14:paraId="706635CA" w14:textId="77777777" w:rsidR="008421CD" w:rsidRDefault="008421CD">
                    <w:pPr>
                      <w:pStyle w:val="Bibliography"/>
                      <w:rPr>
                        <w:lang w:val="en-US"/>
                      </w:rPr>
                    </w:pPr>
                    <w:r>
                      <w:rPr>
                        <w:lang w:val="en-US"/>
                      </w:rPr>
                      <w:t xml:space="preserve">[29] </w:t>
                    </w:r>
                  </w:p>
                </w:tc>
                <w:tc>
                  <w:tcPr>
                    <w:tcW w:w="0" w:type="auto"/>
                    <w:hideMark/>
                  </w:tcPr>
                  <w:p w14:paraId="1C2A6E76" w14:textId="77777777" w:rsidR="008421CD" w:rsidRDefault="008421CD">
                    <w:pPr>
                      <w:pStyle w:val="Bibliography"/>
                      <w:rPr>
                        <w:lang w:val="en-US"/>
                      </w:rPr>
                    </w:pPr>
                    <w:r>
                      <w:rPr>
                        <w:lang w:val="en-US"/>
                      </w:rPr>
                      <w:t>"IS E-Learning Swagger UI," [Online]. Available: https://joaoesantos.github.io/ise_learning/apiDocumentation. [Accessed 27 04 2020].</w:t>
                    </w:r>
                  </w:p>
                </w:tc>
              </w:tr>
              <w:tr w:rsidR="008421CD" w:rsidRPr="00765B71" w14:paraId="15EFF49F" w14:textId="77777777">
                <w:trPr>
                  <w:divId w:val="641807336"/>
                  <w:tblCellSpacing w:w="15" w:type="dxa"/>
                </w:trPr>
                <w:tc>
                  <w:tcPr>
                    <w:tcW w:w="50" w:type="pct"/>
                    <w:hideMark/>
                  </w:tcPr>
                  <w:p w14:paraId="7BF0A5B9" w14:textId="77777777" w:rsidR="008421CD" w:rsidRDefault="008421CD">
                    <w:pPr>
                      <w:pStyle w:val="Bibliography"/>
                      <w:rPr>
                        <w:lang w:val="en-US"/>
                      </w:rPr>
                    </w:pPr>
                    <w:r>
                      <w:rPr>
                        <w:lang w:val="en-US"/>
                      </w:rPr>
                      <w:t xml:space="preserve">[30] </w:t>
                    </w:r>
                  </w:p>
                </w:tc>
                <w:tc>
                  <w:tcPr>
                    <w:tcW w:w="0" w:type="auto"/>
                    <w:hideMark/>
                  </w:tcPr>
                  <w:p w14:paraId="5A129521" w14:textId="77777777" w:rsidR="008421CD" w:rsidRDefault="008421CD">
                    <w:pPr>
                      <w:pStyle w:val="Bibliography"/>
                      <w:rPr>
                        <w:lang w:val="en-US"/>
                      </w:rPr>
                    </w:pPr>
                    <w:r>
                      <w:rPr>
                        <w:lang w:val="en-US"/>
                      </w:rPr>
                      <w:t>"Database - Third Normal Form (3NF) - Tutorialspoint," [Online]. Available: https://www.tutorialspoint.com/sql/third-normal-form.htm. [Accessed 27 04 2020].</w:t>
                    </w:r>
                  </w:p>
                </w:tc>
              </w:tr>
              <w:tr w:rsidR="008421CD" w:rsidRPr="00765B71" w14:paraId="2E9F10D4" w14:textId="77777777">
                <w:trPr>
                  <w:divId w:val="641807336"/>
                  <w:tblCellSpacing w:w="15" w:type="dxa"/>
                </w:trPr>
                <w:tc>
                  <w:tcPr>
                    <w:tcW w:w="50" w:type="pct"/>
                    <w:hideMark/>
                  </w:tcPr>
                  <w:p w14:paraId="3188453D" w14:textId="77777777" w:rsidR="008421CD" w:rsidRDefault="008421CD">
                    <w:pPr>
                      <w:pStyle w:val="Bibliography"/>
                      <w:rPr>
                        <w:lang w:val="en-GB"/>
                      </w:rPr>
                    </w:pPr>
                    <w:r>
                      <w:rPr>
                        <w:lang w:val="en-GB"/>
                      </w:rPr>
                      <w:t xml:space="preserve">[31] </w:t>
                    </w:r>
                  </w:p>
                </w:tc>
                <w:tc>
                  <w:tcPr>
                    <w:tcW w:w="0" w:type="auto"/>
                    <w:hideMark/>
                  </w:tcPr>
                  <w:p w14:paraId="53D507F4" w14:textId="77777777" w:rsidR="008421CD" w:rsidRDefault="008421CD">
                    <w:pPr>
                      <w:pStyle w:val="Bibliography"/>
                      <w:rPr>
                        <w:lang w:val="en-GB"/>
                      </w:rPr>
                    </w:pPr>
                    <w:r>
                      <w:rPr>
                        <w:lang w:val="en-GB"/>
                      </w:rPr>
                      <w:t xml:space="preserve">S. B. N. a. R. Elmasri, FUNDAMENTALS OF DATABASE SYSTEMS, Pearson Education, Inc., 2004. </w:t>
                    </w:r>
                  </w:p>
                </w:tc>
              </w:tr>
            </w:tbl>
            <w:p w14:paraId="27557227" w14:textId="77777777" w:rsidR="008421CD" w:rsidRPr="008B4811" w:rsidRDefault="008421CD">
              <w:pPr>
                <w:divId w:val="641807336"/>
                <w:rPr>
                  <w:rFonts w:eastAsia="Times New Roman"/>
                  <w:lang w:val="en-US"/>
                </w:rPr>
              </w:pPr>
            </w:p>
            <w:p w14:paraId="7CCE5467" w14:textId="61E859FD" w:rsidR="00FC6040" w:rsidRPr="008B4811" w:rsidRDefault="00B06583" w:rsidP="00FC6040">
              <w:pPr>
                <w:rPr>
                  <w:noProof w:val="0"/>
                  <w:lang w:val="en-US"/>
                </w:rPr>
                <w:sectPr w:rsidR="00FC6040" w:rsidRPr="008B4811" w:rsidSect="0028377C">
                  <w:pgSz w:w="11906" w:h="16838"/>
                  <w:pgMar w:top="1701" w:right="993" w:bottom="1418" w:left="993" w:header="709" w:footer="709" w:gutter="0"/>
                  <w:cols w:space="708"/>
                  <w:titlePg/>
                  <w:docGrid w:linePitch="360"/>
                </w:sectPr>
              </w:pPr>
              <w:r w:rsidRPr="008B4811">
                <w:rPr>
                  <w:b/>
                  <w:bCs/>
                  <w:noProof w:val="0"/>
                  <w:lang w:val="en-US"/>
                </w:rPr>
                <w:fldChar w:fldCharType="end"/>
              </w:r>
            </w:p>
          </w:sdtContent>
        </w:sdt>
      </w:sdtContent>
    </w:sdt>
    <w:p w14:paraId="4B459A3B" w14:textId="0CC4A800" w:rsidR="00E66F6D" w:rsidRPr="0028056F" w:rsidRDefault="00E66F6D" w:rsidP="00CD7822">
      <w:pPr>
        <w:pStyle w:val="Heading1"/>
      </w:pPr>
      <w:bookmarkStart w:id="174" w:name="_Toc39522482"/>
      <w:r w:rsidRPr="0028056F">
        <w:lastRenderedPageBreak/>
        <w:t>Annex</w:t>
      </w:r>
      <w:bookmarkEnd w:id="174"/>
    </w:p>
    <w:p w14:paraId="2E64B1D1" w14:textId="70638CB3" w:rsidR="00A95392" w:rsidRPr="00071A4F" w:rsidRDefault="00071A4F" w:rsidP="00071A4F">
      <w:pPr>
        <w:pStyle w:val="Annex"/>
        <w:rPr>
          <w:lang w:val="en-US"/>
        </w:rPr>
      </w:pPr>
      <w:bookmarkStart w:id="175" w:name="_Toc39522483"/>
      <w:r w:rsidRPr="00071A4F">
        <w:rPr>
          <w:lang w:val="en-US"/>
        </w:rPr>
        <w:t xml:space="preserve"> </w:t>
      </w:r>
      <w:r w:rsidR="00C25230" w:rsidRPr="008B4811">
        <w:rPr>
          <w:noProof w:val="0"/>
          <w:lang w:val="en-US"/>
        </w:rPr>
        <w:t>Supported v</w:t>
      </w:r>
      <w:r w:rsidR="00E66F6D" w:rsidRPr="008B4811">
        <w:rPr>
          <w:noProof w:val="0"/>
          <w:lang w:val="en-US"/>
        </w:rPr>
        <w:t>ersion</w:t>
      </w:r>
      <w:r w:rsidR="000B1F70" w:rsidRPr="008B4811">
        <w:rPr>
          <w:noProof w:val="0"/>
          <w:lang w:val="en-US"/>
        </w:rPr>
        <w:t>s</w:t>
      </w:r>
      <w:r w:rsidR="00E66F6D" w:rsidRPr="008B4811">
        <w:rPr>
          <w:noProof w:val="0"/>
          <w:lang w:val="en-US"/>
        </w:rPr>
        <w:t xml:space="preserve"> of container dependencies</w:t>
      </w:r>
      <w:bookmarkEnd w:id="175"/>
    </w:p>
    <w:p w14:paraId="1DD0DAB8" w14:textId="77777777" w:rsidR="00071A4F" w:rsidRPr="008B4811" w:rsidRDefault="00071A4F" w:rsidP="00071A4F">
      <w:pPr>
        <w:rPr>
          <w:lang w:val="en-US"/>
        </w:rPr>
      </w:pPr>
    </w:p>
    <w:tbl>
      <w:tblPr>
        <w:tblStyle w:val="GridTable1Light"/>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Container</w:t>
            </w:r>
          </w:p>
        </w:tc>
        <w:tc>
          <w:tcPr>
            <w:tcW w:w="1684" w:type="dxa"/>
            <w:noWrap/>
            <w:hideMark/>
          </w:tcPr>
          <w:p w14:paraId="2D66B59B" w14:textId="5D8EB790" w:rsidR="00E66F6D" w:rsidRPr="008B4811"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Dependency</w:t>
            </w:r>
          </w:p>
        </w:tc>
        <w:tc>
          <w:tcPr>
            <w:tcW w:w="2033" w:type="dxa"/>
            <w:noWrap/>
            <w:hideMark/>
          </w:tcPr>
          <w:p w14:paraId="5851B407" w14:textId="44286A9C" w:rsidR="00E66F6D" w:rsidRPr="008B4811"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 xml:space="preserve">Supported </w:t>
            </w:r>
            <w:r w:rsidR="00E66F6D" w:rsidRPr="008B4811">
              <w:rPr>
                <w:rFonts w:ascii="Calibri" w:eastAsia="Times New Roman" w:hAnsi="Calibri" w:cs="Calibri"/>
                <w:noProof w:val="0"/>
                <w:color w:val="000000"/>
                <w:lang w:val="en-US" w:eastAsia="pt-PT"/>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Java Execution Environment</w:t>
            </w:r>
          </w:p>
        </w:tc>
        <w:tc>
          <w:tcPr>
            <w:tcW w:w="1684" w:type="dxa"/>
            <w:noWrap/>
            <w:hideMark/>
          </w:tcPr>
          <w:p w14:paraId="42DB9BB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033" w:type="dxa"/>
            <w:noWrap/>
            <w:hideMark/>
          </w:tcPr>
          <w:p w14:paraId="7DF1C3C6"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684" w:type="dxa"/>
            <w:noWrap/>
            <w:hideMark/>
          </w:tcPr>
          <w:p w14:paraId="6FFB33A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033" w:type="dxa"/>
            <w:noWrap/>
            <w:hideMark/>
          </w:tcPr>
          <w:p w14:paraId="12F9A134"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684" w:type="dxa"/>
            <w:noWrap/>
            <w:hideMark/>
          </w:tcPr>
          <w:p w14:paraId="4FDF7729"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compiler</w:t>
            </w:r>
          </w:p>
        </w:tc>
        <w:tc>
          <w:tcPr>
            <w:tcW w:w="2033" w:type="dxa"/>
            <w:noWrap/>
            <w:hideMark/>
          </w:tcPr>
          <w:p w14:paraId="4AEB3829"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1.3.71</w:t>
            </w:r>
          </w:p>
        </w:tc>
      </w:tr>
      <w:tr w:rsidR="002768D9" w:rsidRPr="00E8102C" w14:paraId="17D6EA22" w14:textId="77777777" w:rsidTr="00894276">
        <w:trPr>
          <w:trHeight w:val="300"/>
          <w:ins w:id="176" w:author="joao eduardo santos" w:date="2020-06-14T17:19:00Z"/>
        </w:trPr>
        <w:tc>
          <w:tcPr>
            <w:cnfStyle w:val="001000000000" w:firstRow="0" w:lastRow="0" w:firstColumn="1" w:lastColumn="0" w:oddVBand="0" w:evenVBand="0" w:oddHBand="0" w:evenHBand="0" w:firstRowFirstColumn="0" w:firstRowLastColumn="0" w:lastRowFirstColumn="0" w:lastRowLastColumn="0"/>
            <w:tcW w:w="3044" w:type="dxa"/>
            <w:noWrap/>
          </w:tcPr>
          <w:p w14:paraId="19947150" w14:textId="186BB13E" w:rsidR="002768D9" w:rsidRPr="008B4811" w:rsidRDefault="002768D9" w:rsidP="00E66F6D">
            <w:pPr>
              <w:spacing w:after="0"/>
              <w:jc w:val="left"/>
              <w:rPr>
                <w:ins w:id="177" w:author="joao eduardo santos" w:date="2020-06-14T17:19:00Z"/>
                <w:rFonts w:ascii="Calibri" w:eastAsia="Times New Roman" w:hAnsi="Calibri" w:cs="Calibri"/>
                <w:noProof w:val="0"/>
                <w:color w:val="000000"/>
                <w:lang w:val="en-US" w:eastAsia="pt-PT"/>
              </w:rPr>
            </w:pPr>
            <w:ins w:id="178" w:author="joao eduardo santos" w:date="2020-06-14T17:19:00Z">
              <w:r>
                <w:rPr>
                  <w:rFonts w:ascii="Calibri" w:eastAsia="Times New Roman" w:hAnsi="Calibri" w:cs="Calibri"/>
                  <w:noProof w:val="0"/>
                  <w:color w:val="000000"/>
                  <w:lang w:val="en-US" w:eastAsia="pt-PT"/>
                </w:rPr>
                <w:t>Javascript Execution Environment</w:t>
              </w:r>
            </w:ins>
          </w:p>
        </w:tc>
        <w:tc>
          <w:tcPr>
            <w:tcW w:w="1684" w:type="dxa"/>
            <w:noWrap/>
          </w:tcPr>
          <w:p w14:paraId="6ECBB97D" w14:textId="59780817" w:rsidR="002768D9" w:rsidRPr="008B4811" w:rsidRDefault="002768D9" w:rsidP="00E66F6D">
            <w:pPr>
              <w:spacing w:after="0"/>
              <w:jc w:val="left"/>
              <w:cnfStyle w:val="000000000000" w:firstRow="0" w:lastRow="0" w:firstColumn="0" w:lastColumn="0" w:oddVBand="0" w:evenVBand="0" w:oddHBand="0" w:evenHBand="0" w:firstRowFirstColumn="0" w:firstRowLastColumn="0" w:lastRowFirstColumn="0" w:lastRowLastColumn="0"/>
              <w:rPr>
                <w:ins w:id="179" w:author="joao eduardo santos" w:date="2020-06-14T17:19:00Z"/>
                <w:rFonts w:ascii="Calibri" w:eastAsia="Times New Roman" w:hAnsi="Calibri" w:cs="Calibri"/>
                <w:noProof w:val="0"/>
                <w:color w:val="000000"/>
                <w:lang w:val="en-US" w:eastAsia="pt-PT"/>
              </w:rPr>
            </w:pPr>
            <w:ins w:id="180" w:author="joao eduardo santos" w:date="2020-06-14T17:20:00Z">
              <w:r>
                <w:rPr>
                  <w:rFonts w:ascii="Calibri" w:eastAsia="Times New Roman" w:hAnsi="Calibri" w:cs="Calibri"/>
                  <w:noProof w:val="0"/>
                  <w:color w:val="000000"/>
                  <w:lang w:val="en-US" w:eastAsia="pt-PT"/>
                </w:rPr>
                <w:t>Nodejs Runtime</w:t>
              </w:r>
            </w:ins>
          </w:p>
        </w:tc>
        <w:tc>
          <w:tcPr>
            <w:tcW w:w="2033" w:type="dxa"/>
            <w:noWrap/>
          </w:tcPr>
          <w:p w14:paraId="1897EFCA" w14:textId="0509E25A" w:rsidR="002768D9" w:rsidRPr="008B4811" w:rsidRDefault="002768D9" w:rsidP="00E66F6D">
            <w:pPr>
              <w:spacing w:after="0"/>
              <w:jc w:val="right"/>
              <w:cnfStyle w:val="000000000000" w:firstRow="0" w:lastRow="0" w:firstColumn="0" w:lastColumn="0" w:oddVBand="0" w:evenVBand="0" w:oddHBand="0" w:evenHBand="0" w:firstRowFirstColumn="0" w:firstRowLastColumn="0" w:lastRowFirstColumn="0" w:lastRowLastColumn="0"/>
              <w:rPr>
                <w:ins w:id="181" w:author="joao eduardo santos" w:date="2020-06-14T17:19:00Z"/>
                <w:rFonts w:ascii="Calibri" w:eastAsia="Times New Roman" w:hAnsi="Calibri" w:cs="Calibri"/>
                <w:noProof w:val="0"/>
                <w:color w:val="000000"/>
                <w:lang w:val="en-US" w:eastAsia="pt-PT"/>
              </w:rPr>
            </w:pPr>
            <w:ins w:id="182" w:author="joao eduardo santos" w:date="2020-06-14T17:20:00Z">
              <w:r>
                <w:rPr>
                  <w:rFonts w:ascii="Calibri" w:eastAsia="Times New Roman" w:hAnsi="Calibri" w:cs="Calibri"/>
                  <w:noProof w:val="0"/>
                  <w:color w:val="000000"/>
                  <w:lang w:val="en-US" w:eastAsia="pt-PT"/>
                </w:rPr>
                <w:t>14.0.0</w:t>
              </w:r>
            </w:ins>
          </w:p>
        </w:tc>
      </w:tr>
    </w:tbl>
    <w:p w14:paraId="74E8F4CF" w14:textId="31EBCC79" w:rsidR="00E66F6D" w:rsidRDefault="00E66F6D" w:rsidP="00FC6040">
      <w:pPr>
        <w:spacing w:after="200"/>
        <w:jc w:val="left"/>
        <w:rPr>
          <w:rFonts w:ascii="Calibri" w:hAnsi="Calibri"/>
          <w:noProof w:val="0"/>
          <w:lang w:val="en-US"/>
        </w:rPr>
      </w:pPr>
    </w:p>
    <w:p w14:paraId="3E101C84" w14:textId="0B22D6A3" w:rsidR="00276AAB" w:rsidRDefault="00276AAB" w:rsidP="00FC6040">
      <w:pPr>
        <w:spacing w:after="200"/>
        <w:jc w:val="left"/>
        <w:rPr>
          <w:rFonts w:ascii="Calibri" w:hAnsi="Calibri"/>
          <w:noProof w:val="0"/>
          <w:lang w:val="en-US"/>
        </w:rPr>
      </w:pPr>
    </w:p>
    <w:p w14:paraId="5290E728" w14:textId="1C00CF5C" w:rsidR="00276AAB" w:rsidRDefault="00276AAB" w:rsidP="00FC6040">
      <w:pPr>
        <w:spacing w:after="200"/>
        <w:jc w:val="left"/>
        <w:rPr>
          <w:rFonts w:ascii="Calibri" w:hAnsi="Calibri"/>
          <w:noProof w:val="0"/>
          <w:lang w:val="en-US"/>
        </w:rPr>
      </w:pPr>
    </w:p>
    <w:p w14:paraId="661FD07D" w14:textId="6D8E43F8" w:rsidR="00276AAB" w:rsidRDefault="00276AAB" w:rsidP="00FC6040">
      <w:pPr>
        <w:spacing w:after="200"/>
        <w:jc w:val="left"/>
        <w:rPr>
          <w:rFonts w:ascii="Calibri" w:hAnsi="Calibri"/>
          <w:noProof w:val="0"/>
          <w:lang w:val="en-US"/>
        </w:rPr>
      </w:pPr>
    </w:p>
    <w:p w14:paraId="05D264E7" w14:textId="7375A34B" w:rsidR="00276AAB" w:rsidRDefault="00276AAB" w:rsidP="00FC6040">
      <w:pPr>
        <w:spacing w:after="200"/>
        <w:jc w:val="left"/>
        <w:rPr>
          <w:rFonts w:ascii="Calibri" w:hAnsi="Calibri"/>
          <w:noProof w:val="0"/>
          <w:lang w:val="en-US"/>
        </w:rPr>
      </w:pPr>
    </w:p>
    <w:p w14:paraId="030668FD" w14:textId="27F66563" w:rsidR="00276AAB" w:rsidRDefault="00276AAB" w:rsidP="00FC6040">
      <w:pPr>
        <w:spacing w:after="200"/>
        <w:jc w:val="left"/>
        <w:rPr>
          <w:rFonts w:ascii="Calibri" w:hAnsi="Calibri"/>
          <w:noProof w:val="0"/>
          <w:lang w:val="en-US"/>
        </w:rPr>
      </w:pPr>
    </w:p>
    <w:p w14:paraId="329C58A4" w14:textId="3301559C" w:rsidR="00276AAB" w:rsidRDefault="00276AAB" w:rsidP="00FC6040">
      <w:pPr>
        <w:spacing w:after="200"/>
        <w:jc w:val="left"/>
        <w:rPr>
          <w:rFonts w:ascii="Calibri" w:hAnsi="Calibri"/>
          <w:noProof w:val="0"/>
          <w:lang w:val="en-US"/>
        </w:rPr>
      </w:pPr>
    </w:p>
    <w:p w14:paraId="553E06D4" w14:textId="4798E5F5" w:rsidR="00276AAB" w:rsidRDefault="00276AAB" w:rsidP="00FC6040">
      <w:pPr>
        <w:spacing w:after="200"/>
        <w:jc w:val="left"/>
        <w:rPr>
          <w:rFonts w:ascii="Calibri" w:hAnsi="Calibri"/>
          <w:noProof w:val="0"/>
          <w:lang w:val="en-US"/>
        </w:rPr>
      </w:pPr>
    </w:p>
    <w:p w14:paraId="4FBAB3E8" w14:textId="4894A532" w:rsidR="00276AAB" w:rsidRDefault="00276AAB" w:rsidP="00FC6040">
      <w:pPr>
        <w:spacing w:after="200"/>
        <w:jc w:val="left"/>
        <w:rPr>
          <w:rFonts w:ascii="Calibri" w:hAnsi="Calibri"/>
          <w:noProof w:val="0"/>
          <w:lang w:val="en-US"/>
        </w:rPr>
      </w:pPr>
    </w:p>
    <w:p w14:paraId="099247CF" w14:textId="4BD97F1B" w:rsidR="00276AAB" w:rsidRDefault="00276AAB" w:rsidP="00FC6040">
      <w:pPr>
        <w:spacing w:after="200"/>
        <w:jc w:val="left"/>
        <w:rPr>
          <w:rFonts w:ascii="Calibri" w:hAnsi="Calibri"/>
          <w:noProof w:val="0"/>
          <w:lang w:val="en-US"/>
        </w:rPr>
      </w:pPr>
    </w:p>
    <w:p w14:paraId="71EDFD68" w14:textId="521F6D60" w:rsidR="00276AAB" w:rsidRDefault="00276AAB" w:rsidP="00FC6040">
      <w:pPr>
        <w:spacing w:after="200"/>
        <w:jc w:val="left"/>
        <w:rPr>
          <w:rFonts w:ascii="Calibri" w:hAnsi="Calibri"/>
          <w:noProof w:val="0"/>
          <w:lang w:val="en-US"/>
        </w:rPr>
      </w:pPr>
    </w:p>
    <w:p w14:paraId="1AB3D99D" w14:textId="00B0186E" w:rsidR="00276AAB" w:rsidRDefault="00276AAB" w:rsidP="00FC6040">
      <w:pPr>
        <w:spacing w:after="200"/>
        <w:jc w:val="left"/>
        <w:rPr>
          <w:rFonts w:ascii="Calibri" w:hAnsi="Calibri"/>
          <w:noProof w:val="0"/>
          <w:lang w:val="en-US"/>
        </w:rPr>
      </w:pPr>
    </w:p>
    <w:p w14:paraId="7EA5F6DE" w14:textId="3FFCAAB8" w:rsidR="00276AAB" w:rsidRDefault="00276AAB" w:rsidP="00FC6040">
      <w:pPr>
        <w:spacing w:after="200"/>
        <w:jc w:val="left"/>
        <w:rPr>
          <w:rFonts w:ascii="Calibri" w:hAnsi="Calibri"/>
          <w:noProof w:val="0"/>
          <w:lang w:val="en-US"/>
        </w:rPr>
      </w:pPr>
    </w:p>
    <w:p w14:paraId="5B2E34D3" w14:textId="16AD76A5" w:rsidR="00276AAB" w:rsidRDefault="00276AAB" w:rsidP="00FC6040">
      <w:pPr>
        <w:spacing w:after="200"/>
        <w:jc w:val="left"/>
        <w:rPr>
          <w:rFonts w:ascii="Calibri" w:hAnsi="Calibri"/>
          <w:noProof w:val="0"/>
          <w:lang w:val="en-US"/>
        </w:rPr>
      </w:pPr>
    </w:p>
    <w:p w14:paraId="17AD5250" w14:textId="6F3B8DA4" w:rsidR="00276AAB" w:rsidRDefault="00276AAB" w:rsidP="00FC6040">
      <w:pPr>
        <w:spacing w:after="200"/>
        <w:jc w:val="left"/>
        <w:rPr>
          <w:rFonts w:ascii="Calibri" w:hAnsi="Calibri"/>
          <w:noProof w:val="0"/>
          <w:lang w:val="en-US"/>
        </w:rPr>
      </w:pPr>
    </w:p>
    <w:p w14:paraId="5AB5D0D3" w14:textId="0C191F6C" w:rsidR="00276AAB" w:rsidRDefault="00276AAB" w:rsidP="00FC6040">
      <w:pPr>
        <w:spacing w:after="200"/>
        <w:jc w:val="left"/>
        <w:rPr>
          <w:rFonts w:ascii="Calibri" w:hAnsi="Calibri"/>
          <w:noProof w:val="0"/>
          <w:lang w:val="en-US"/>
        </w:rPr>
      </w:pPr>
    </w:p>
    <w:p w14:paraId="3AD733DF" w14:textId="6CEDD058" w:rsidR="00276AAB" w:rsidRDefault="00276AAB" w:rsidP="00FC6040">
      <w:pPr>
        <w:spacing w:after="200"/>
        <w:jc w:val="left"/>
        <w:rPr>
          <w:rFonts w:ascii="Calibri" w:hAnsi="Calibri"/>
          <w:noProof w:val="0"/>
          <w:lang w:val="en-US"/>
        </w:rPr>
      </w:pPr>
    </w:p>
    <w:p w14:paraId="27DFBDD0" w14:textId="77777777" w:rsidR="00BE2BBD" w:rsidRDefault="00BE2BBD" w:rsidP="00276AAB">
      <w:pPr>
        <w:pStyle w:val="Heading2"/>
        <w:rPr>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5ECEFBEF" w14:textId="4851E869" w:rsidR="00071A4F" w:rsidRPr="00071A4F" w:rsidRDefault="00071A4F" w:rsidP="00071A4F">
      <w:pPr>
        <w:pStyle w:val="Annex"/>
        <w:rPr>
          <w:lang w:val="en-US"/>
        </w:rPr>
      </w:pPr>
      <w:bookmarkStart w:id="183" w:name="_Ref43026149"/>
      <w:r>
        <w:lastRenderedPageBreak/>
        <w:t>Data Model</w:t>
      </w:r>
      <w:bookmarkEnd w:id="183"/>
    </w:p>
    <w:p w14:paraId="3D88B5EE" w14:textId="4D81923A" w:rsidR="00BE2BBD" w:rsidRDefault="00BE2BBD" w:rsidP="00276AAB">
      <w:pPr>
        <w:pStyle w:val="Heading2"/>
        <w:rPr>
          <w:noProof w:val="0"/>
          <w:color w:val="auto"/>
          <w:sz w:val="28"/>
          <w:szCs w:val="28"/>
          <w:lang w:val="en-US"/>
        </w:rPr>
      </w:pPr>
    </w:p>
    <w:p w14:paraId="2B73BE54" w14:textId="77777777" w:rsidR="005E21C5" w:rsidRDefault="00BE2BBD" w:rsidP="00071A4F">
      <w:pPr>
        <w:keepNext/>
        <w:spacing w:after="200"/>
        <w:ind w:left="360"/>
        <w:jc w:val="center"/>
      </w:pPr>
      <w:r>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30"/>
                    <a:stretch>
                      <a:fillRect/>
                    </a:stretch>
                  </pic:blipFill>
                  <pic:spPr>
                    <a:xfrm>
                      <a:off x="0" y="0"/>
                      <a:ext cx="7766056" cy="5390783"/>
                    </a:xfrm>
                    <a:prstGeom prst="rect">
                      <a:avLst/>
                    </a:prstGeom>
                  </pic:spPr>
                </pic:pic>
              </a:graphicData>
            </a:graphic>
          </wp:inline>
        </w:drawing>
      </w:r>
    </w:p>
    <w:p w14:paraId="476FADE5" w14:textId="331CAF61" w:rsidR="00BE2BBD" w:rsidRDefault="005E21C5" w:rsidP="008B4811">
      <w:pPr>
        <w:pStyle w:val="Caption"/>
      </w:pPr>
      <w:bookmarkStart w:id="184" w:name="_Ref42942854"/>
      <w:r>
        <w:t xml:space="preserve">Figure </w:t>
      </w:r>
      <w:r>
        <w:fldChar w:fldCharType="begin"/>
      </w:r>
      <w:r>
        <w:instrText xml:space="preserve"> SEQ Figure \* ARABIC </w:instrText>
      </w:r>
      <w:r>
        <w:fldChar w:fldCharType="separate"/>
      </w:r>
      <w:r>
        <w:t>13</w:t>
      </w:r>
      <w:r>
        <w:fldChar w:fldCharType="end"/>
      </w:r>
      <w:r>
        <w:t xml:space="preserve"> – Data model</w:t>
      </w:r>
      <w:bookmarkEnd w:id="184"/>
    </w:p>
    <w:p w14:paraId="18D5FFDC" w14:textId="21493F1E" w:rsidR="00BE2BBD" w:rsidRPr="003C4111" w:rsidRDefault="00BE2BBD" w:rsidP="003C4111">
      <w:pPr>
        <w:pStyle w:val="Caption"/>
        <w:jc w:val="both"/>
        <w:rPr>
          <w:rFonts w:ascii="Calibri" w:hAnsi="Calibri"/>
          <w:noProof w:val="0"/>
          <w:lang w:val="en-US"/>
        </w:rPr>
      </w:pPr>
    </w:p>
    <w:sectPr w:rsidR="00BE2BBD" w:rsidRPr="003C4111" w:rsidSect="008B4811">
      <w:pgSz w:w="16838" w:h="11906" w:orient="landscape"/>
      <w:pgMar w:top="993" w:right="1701" w:bottom="993"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6" w:author="Rodrigo LeaL" w:date="2020-06-14T14:14:00Z" w:initials="RL">
    <w:p w14:paraId="5C77F8D1" w14:textId="1E995CE2" w:rsidR="00765B71" w:rsidRDefault="00765B71">
      <w:pPr>
        <w:pStyle w:val="CommentText"/>
      </w:pPr>
      <w:r>
        <w:rPr>
          <w:rStyle w:val="CommentReference"/>
        </w:rPr>
        <w:annotationRef/>
      </w:r>
      <w:r>
        <w:t>Acho que devia ser mencionado o nome do script</w:t>
      </w:r>
    </w:p>
  </w:comment>
  <w:comment w:id="137" w:author="Rodrigo LeaL" w:date="2020-06-14T14:16:00Z" w:initials="RL">
    <w:p w14:paraId="48E01D51" w14:textId="66D74D09" w:rsidR="00765B71" w:rsidRDefault="00765B71">
      <w:pPr>
        <w:pStyle w:val="CommentText"/>
      </w:pPr>
      <w:r>
        <w:rPr>
          <w:rStyle w:val="CommentReference"/>
        </w:rPr>
        <w:annotationRef/>
      </w:r>
      <w:r>
        <w:t>Além disso não está claro na wiki qual a ordem pela qual os scripts devem ser executados e subswequentemente invocados os stored procedures</w:t>
      </w:r>
    </w:p>
  </w:comment>
  <w:comment w:id="139" w:author="Rodrigo LeaL" w:date="2020-06-14T14:18:00Z" w:initials="RL">
    <w:p w14:paraId="6CB34B80" w14:textId="6F541D7A" w:rsidR="00765B71" w:rsidRDefault="00765B71">
      <w:pPr>
        <w:pStyle w:val="CommentText"/>
      </w:pPr>
      <w:r>
        <w:rPr>
          <w:rStyle w:val="CommentReference"/>
        </w:rPr>
        <w:annotationRef/>
      </w:r>
      <w:r>
        <w:t>Não devia ser aqui algures mencionada a necessidade um um ficheiro de propriedades? E dizer o n ome do ficheiro?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77F8D1" w15:done="0"/>
  <w15:commentEx w15:paraId="48E01D51" w15:paraIdParent="5C77F8D1" w15:done="0"/>
  <w15:commentEx w15:paraId="6CB34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0AF57" w16cex:dateUtc="2020-06-14T13:14:00Z"/>
  <w16cex:commentExtensible w16cex:durableId="2290AFD1" w16cex:dateUtc="2020-06-14T13:16:00Z"/>
  <w16cex:commentExtensible w16cex:durableId="2290B02A" w16cex:dateUtc="2020-06-14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77F8D1" w16cid:durableId="2290AF57"/>
  <w16cid:commentId w16cid:paraId="48E01D51" w16cid:durableId="2290AFD1"/>
  <w16cid:commentId w16cid:paraId="6CB34B80" w16cid:durableId="2290B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DDB4E" w14:textId="77777777" w:rsidR="00B20D46" w:rsidRDefault="00B20D46" w:rsidP="00DE7218">
      <w:pPr>
        <w:spacing w:after="0" w:line="240" w:lineRule="auto"/>
      </w:pPr>
      <w:r>
        <w:separator/>
      </w:r>
    </w:p>
  </w:endnote>
  <w:endnote w:type="continuationSeparator" w:id="0">
    <w:p w14:paraId="3444B287" w14:textId="77777777" w:rsidR="00B20D46" w:rsidRDefault="00B20D46"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765B71" w:rsidRDefault="00765B71"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765B71" w:rsidRDefault="00765B71"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765B71" w:rsidRDefault="00765B71"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765B71" w:rsidRPr="00B2443B" w:rsidRDefault="00765B71">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765B71" w:rsidRDefault="00765B71"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765B71" w:rsidRDefault="00765B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765B71" w:rsidRPr="00513BF3" w:rsidRDefault="00765B71"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765B71" w:rsidRPr="00513BF3" w:rsidRDefault="00765B71"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814AE" w14:textId="77777777" w:rsidR="00B20D46" w:rsidRDefault="00B20D46" w:rsidP="00DE7218">
      <w:pPr>
        <w:spacing w:after="0" w:line="240" w:lineRule="auto"/>
      </w:pPr>
      <w:r>
        <w:separator/>
      </w:r>
    </w:p>
  </w:footnote>
  <w:footnote w:type="continuationSeparator" w:id="0">
    <w:p w14:paraId="551225A0" w14:textId="77777777" w:rsidR="00B20D46" w:rsidRDefault="00B20D46"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765B71" w:rsidRDefault="00765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3"/>
      <w:gridCol w:w="5927"/>
    </w:tblGrid>
    <w:tr w:rsidR="00765B71" w:rsidRPr="005B6B81" w14:paraId="6F471FB2" w14:textId="77777777" w:rsidTr="0076634F">
      <w:tc>
        <w:tcPr>
          <w:tcW w:w="895" w:type="pct"/>
        </w:tcPr>
        <w:p w14:paraId="19C17F0E" w14:textId="77777777" w:rsidR="00765B71" w:rsidRPr="005B6B81" w:rsidRDefault="00765B71"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5pt;height:43.45pt">
                <v:imagedata r:id="rId1" o:title=""/>
              </v:shape>
              <o:OLEObject Type="Embed" ProgID="Visio.Drawing.11" ShapeID="_x0000_i1025" DrawAspect="Content" ObjectID="_1653661496" r:id="rId2"/>
            </w:object>
          </w:r>
        </w:p>
      </w:tc>
      <w:tc>
        <w:tcPr>
          <w:tcW w:w="4105" w:type="pct"/>
        </w:tcPr>
        <w:p w14:paraId="2F33F1E3" w14:textId="38689ABA" w:rsidR="00765B71" w:rsidRPr="005B6B81" w:rsidRDefault="00765B71" w:rsidP="005B6B81">
          <w:pPr>
            <w:spacing w:line="220" w:lineRule="exact"/>
            <w:jc w:val="right"/>
          </w:pPr>
          <w:r w:rsidRPr="005B6B81">
            <w:t>2019/20</w:t>
          </w:r>
          <w:r w:rsidRPr="005B6B81">
            <w:rPr>
              <w:b/>
            </w:rPr>
            <w:br/>
          </w:r>
          <w:r>
            <w:t>Summer</w:t>
          </w:r>
        </w:p>
        <w:p w14:paraId="588C74AC" w14:textId="77777777" w:rsidR="00765B71" w:rsidRDefault="00765B71"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765B71" w:rsidRPr="005B6B81" w:rsidRDefault="00765B71"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765B71" w:rsidRDefault="00765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1FC1880"/>
    <w:multiLevelType w:val="hybridMultilevel"/>
    <w:tmpl w:val="384ABD16"/>
    <w:lvl w:ilvl="0" w:tplc="8904D244">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3"/>
  </w:num>
  <w:num w:numId="5">
    <w:abstractNumId w:val="8"/>
  </w:num>
  <w:num w:numId="6">
    <w:abstractNumId w:val="20"/>
  </w:num>
  <w:num w:numId="7">
    <w:abstractNumId w:val="12"/>
  </w:num>
  <w:num w:numId="8">
    <w:abstractNumId w:val="0"/>
  </w:num>
  <w:num w:numId="9">
    <w:abstractNumId w:val="11"/>
  </w:num>
  <w:num w:numId="10">
    <w:abstractNumId w:val="5"/>
  </w:num>
  <w:num w:numId="11">
    <w:abstractNumId w:val="19"/>
  </w:num>
  <w:num w:numId="12">
    <w:abstractNumId w:val="1"/>
  </w:num>
  <w:num w:numId="13">
    <w:abstractNumId w:val="3"/>
  </w:num>
  <w:num w:numId="14">
    <w:abstractNumId w:val="18"/>
  </w:num>
  <w:num w:numId="15">
    <w:abstractNumId w:val="9"/>
  </w:num>
  <w:num w:numId="16">
    <w:abstractNumId w:val="6"/>
  </w:num>
  <w:num w:numId="17">
    <w:abstractNumId w:val="14"/>
  </w:num>
  <w:num w:numId="18">
    <w:abstractNumId w:val="15"/>
  </w:num>
  <w:num w:numId="19">
    <w:abstractNumId w:val="16"/>
  </w:num>
  <w:num w:numId="20">
    <w:abstractNumId w:val="2"/>
  </w:num>
  <w:num w:numId="21">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LeaL">
    <w15:presenceInfo w15:providerId="Windows Live" w15:userId="498daa2bb915593e"/>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1C7F"/>
    <w:rsid w:val="00047366"/>
    <w:rsid w:val="00050398"/>
    <w:rsid w:val="00052DFD"/>
    <w:rsid w:val="00053DD6"/>
    <w:rsid w:val="0006099D"/>
    <w:rsid w:val="0006256C"/>
    <w:rsid w:val="00063DD2"/>
    <w:rsid w:val="00063EE4"/>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251B"/>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124B"/>
    <w:rsid w:val="00242C7C"/>
    <w:rsid w:val="00245B2B"/>
    <w:rsid w:val="0025426A"/>
    <w:rsid w:val="00255374"/>
    <w:rsid w:val="002558AD"/>
    <w:rsid w:val="00265216"/>
    <w:rsid w:val="00272C93"/>
    <w:rsid w:val="002768D9"/>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605"/>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71"/>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2360"/>
    <w:rsid w:val="00880023"/>
    <w:rsid w:val="00880C0B"/>
    <w:rsid w:val="008810B7"/>
    <w:rsid w:val="00893C16"/>
    <w:rsid w:val="00894276"/>
    <w:rsid w:val="008B0204"/>
    <w:rsid w:val="008B0AB7"/>
    <w:rsid w:val="008B3591"/>
    <w:rsid w:val="008B4811"/>
    <w:rsid w:val="008B4D3D"/>
    <w:rsid w:val="008B4ECE"/>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2D8E"/>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5251"/>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16CF"/>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0D46"/>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170C9"/>
    <w:rsid w:val="00C24EDA"/>
    <w:rsid w:val="00C25230"/>
    <w:rsid w:val="00C25BF5"/>
    <w:rsid w:val="00C32A55"/>
    <w:rsid w:val="00C3412E"/>
    <w:rsid w:val="00C374A3"/>
    <w:rsid w:val="00C42B1E"/>
    <w:rsid w:val="00C438A2"/>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38E"/>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2C9B"/>
    <w:rsid w:val="00E56A8C"/>
    <w:rsid w:val="00E65E3A"/>
    <w:rsid w:val="00E66F6D"/>
    <w:rsid w:val="00E7275D"/>
    <w:rsid w:val="00E73476"/>
    <w:rsid w:val="00E76B64"/>
    <w:rsid w:val="00E8102C"/>
    <w:rsid w:val="00E82B55"/>
    <w:rsid w:val="00E836A2"/>
    <w:rsid w:val="00E84BDC"/>
    <w:rsid w:val="00E86DB4"/>
    <w:rsid w:val="00E87EC9"/>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CD7822"/>
    <w:pPr>
      <w:keepNext/>
      <w:keepLines/>
      <w:numPr>
        <w:numId w:val="15"/>
      </w:numPr>
      <w:spacing w:before="360" w:after="600"/>
      <w:ind w:left="426"/>
      <w:jc w:val="left"/>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CD7822"/>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lang w:val="en-US"/>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B4EAC"/>
    <w:rPr>
      <w:color w:val="800080" w:themeColor="followedHyperlink"/>
      <w:u w:val="single"/>
    </w:rPr>
  </w:style>
  <w:style w:type="paragraph" w:customStyle="1" w:styleId="Annex">
    <w:name w:val="Annex"/>
    <w:basedOn w:val="Heading2"/>
    <w:link w:val="AnnexCarter"/>
    <w:qFormat/>
    <w:rsid w:val="00071A4F"/>
    <w:pPr>
      <w:numPr>
        <w:numId w:val="21"/>
      </w:numPr>
    </w:pPr>
    <w:rPr>
      <w:color w:val="auto"/>
      <w:sz w:val="28"/>
      <w:szCs w:val="28"/>
    </w:rPr>
  </w:style>
  <w:style w:type="paragraph" w:styleId="Revision">
    <w:name w:val="Revision"/>
    <w:hidden/>
    <w:uiPriority w:val="99"/>
    <w:semiHidden/>
    <w:rsid w:val="00796A75"/>
    <w:pPr>
      <w:spacing w:after="0" w:line="240" w:lineRule="auto"/>
    </w:pPr>
    <w:rPr>
      <w:noProof/>
      <w:sz w:val="24"/>
      <w:szCs w:val="24"/>
    </w:rPr>
  </w:style>
  <w:style w:type="character" w:customStyle="1" w:styleId="AnnexCarter">
    <w:name w:val="Annex Caráter"/>
    <w:basedOn w:val="Heading2Cha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49695118">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5504993">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37344267">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4551872">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microsoft.com/office/2016/09/relationships/commentsIds" Target="commentsIds.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commentsExtended" Target="commentsExtended.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32</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s>
</file>

<file path=customXml/itemProps1.xml><?xml version="1.0" encoding="utf-8"?>
<ds:datastoreItem xmlns:ds="http://schemas.openxmlformats.org/officeDocument/2006/customXml" ds:itemID="{52E38CC4-EC26-40DE-AECF-81EF48EE7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6252</TotalTime>
  <Pages>49</Pages>
  <Words>9261</Words>
  <Characters>52789</Characters>
  <Application>Microsoft Office Word</Application>
  <DocSecurity>0</DocSecurity>
  <Lines>439</Lines>
  <Paragraphs>123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61927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joao eduardo santos</cp:lastModifiedBy>
  <cp:revision>94</cp:revision>
  <cp:lastPrinted>2020-05-04T21:12:00Z</cp:lastPrinted>
  <dcterms:created xsi:type="dcterms:W3CDTF">2018-10-17T10:07:00Z</dcterms:created>
  <dcterms:modified xsi:type="dcterms:W3CDTF">2020-06-14T16:39:00Z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