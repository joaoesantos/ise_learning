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itle"/>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 xml:space="preserve">Rodrigo </w:t>
            </w:r>
            <w:proofErr w:type="spellStart"/>
            <w:r w:rsidRPr="008F1F9C">
              <w:rPr>
                <w:rFonts w:asciiTheme="majorHAnsi" w:hAnsiTheme="majorHAnsi"/>
                <w:noProof w:val="0"/>
                <w:sz w:val="30"/>
                <w:szCs w:val="30"/>
              </w:rPr>
              <w:t>Mogárrio</w:t>
            </w:r>
            <w:proofErr w:type="spellEnd"/>
            <w:r w:rsidRPr="008F1F9C">
              <w:rPr>
                <w:rFonts w:asciiTheme="majorHAnsi" w:hAnsiTheme="majorHAnsi"/>
                <w:noProof w:val="0"/>
                <w:sz w:val="30"/>
                <w:szCs w:val="30"/>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proofErr w:type="spellStart"/>
      <w:r w:rsidR="008F1F9C">
        <w:rPr>
          <w:rFonts w:asciiTheme="majorHAnsi" w:hAnsiTheme="majorHAnsi"/>
          <w:noProof w:val="0"/>
          <w:sz w:val="30"/>
          <w:szCs w:val="30"/>
        </w:rPr>
        <w:t>R</w:t>
      </w:r>
      <w:r w:rsidR="00050398" w:rsidRPr="00E431F2">
        <w:rPr>
          <w:rFonts w:asciiTheme="majorHAnsi" w:hAnsiTheme="majorHAnsi"/>
          <w:noProof w:val="0"/>
          <w:sz w:val="30"/>
          <w:szCs w:val="30"/>
        </w:rPr>
        <w:t>eport</w:t>
      </w:r>
      <w:proofErr w:type="spellEnd"/>
      <w:r w:rsidR="00050398"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Cátia</w:t>
      </w:r>
      <w:proofErr w:type="spellEnd"/>
      <w:r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Vaz</w:t>
      </w:r>
      <w:proofErr w:type="spellEnd"/>
      <w:r w:rsidRPr="008F1F9C">
        <w:rPr>
          <w:rFonts w:asciiTheme="majorHAnsi" w:hAnsiTheme="majorHAnsi"/>
          <w:noProof w:val="0"/>
          <w:sz w:val="30"/>
          <w:szCs w:val="30"/>
          <w:lang w:val="en-US"/>
        </w:rPr>
        <w:t xml:space="preserve">, José </w:t>
      </w:r>
      <w:proofErr w:type="spellStart"/>
      <w:r w:rsidRPr="008F1F9C">
        <w:rPr>
          <w:rFonts w:asciiTheme="majorHAnsi" w:hAnsiTheme="majorHAnsi"/>
          <w:noProof w:val="0"/>
          <w:sz w:val="30"/>
          <w:szCs w:val="30"/>
          <w:lang w:val="en-US"/>
        </w:rPr>
        <w:t>Simão</w:t>
      </w:r>
      <w:proofErr w:type="spellEnd"/>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3663FFE8" w14:textId="6D20620C" w:rsidR="005153AD" w:rsidRPr="008F1F9C" w:rsidRDefault="00F55374">
      <w:pPr>
        <w:pStyle w:val="TOC1"/>
        <w:tabs>
          <w:tab w:val="left" w:pos="480"/>
          <w:tab w:val="right" w:leader="dot" w:pos="8494"/>
        </w:tabs>
        <w:rPr>
          <w:noProof w:val="0"/>
          <w:sz w:val="22"/>
          <w:szCs w:val="22"/>
          <w:lang w:val="en-US" w:eastAsia="en-GB"/>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39522449" w:history="1">
        <w:r w:rsidR="005153AD" w:rsidRPr="008F1F9C">
          <w:rPr>
            <w:rStyle w:val="Hyperlink"/>
            <w:noProof w:val="0"/>
            <w:lang w:val="en-US"/>
          </w:rPr>
          <w:t>1.</w:t>
        </w:r>
        <w:r w:rsidR="005153AD" w:rsidRPr="008F1F9C">
          <w:rPr>
            <w:noProof w:val="0"/>
            <w:sz w:val="22"/>
            <w:szCs w:val="22"/>
            <w:lang w:val="en-US" w:eastAsia="en-GB"/>
          </w:rPr>
          <w:tab/>
        </w:r>
        <w:r w:rsidR="005153AD" w:rsidRPr="008F1F9C">
          <w:rPr>
            <w:rStyle w:val="Hyperlink"/>
            <w:noProof w:val="0"/>
            <w:lang w:val="en-US"/>
          </w:rPr>
          <w:t>Introduction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_Toc39522449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8</w:t>
        </w:r>
        <w:r w:rsidR="005153AD" w:rsidRPr="003C4111">
          <w:rPr>
            <w:noProof w:val="0"/>
            <w:webHidden/>
            <w:lang w:val="en-US"/>
          </w:rPr>
          <w:fldChar w:fldCharType="end"/>
        </w:r>
      </w:hyperlink>
    </w:p>
    <w:p w14:paraId="355D2F37" w14:textId="71D5D342" w:rsidR="005153AD" w:rsidRPr="008F1F9C" w:rsidRDefault="008B4ECE">
      <w:pPr>
        <w:pStyle w:val="TOC2"/>
        <w:tabs>
          <w:tab w:val="right" w:leader="dot" w:pos="8494"/>
        </w:tabs>
        <w:rPr>
          <w:noProof w:val="0"/>
          <w:sz w:val="22"/>
          <w:szCs w:val="22"/>
          <w:lang w:val="en-US" w:eastAsia="en-GB"/>
        </w:rPr>
      </w:pPr>
      <w:hyperlink w:anchor="_Toc39522450" w:history="1">
        <w:r w:rsidR="005153AD" w:rsidRPr="003C4111">
          <w:rPr>
            <w:rStyle w:val="Hyperlink"/>
            <w:noProof w:val="0"/>
            <w:lang w:val="en-US"/>
          </w:rPr>
          <w:t>1.1. Outline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9</w:t>
        </w:r>
        <w:r w:rsidR="005153AD" w:rsidRPr="003C4111">
          <w:rPr>
            <w:noProof w:val="0"/>
            <w:webHidden/>
            <w:lang w:val="en-US"/>
          </w:rPr>
          <w:fldChar w:fldCharType="end"/>
        </w:r>
      </w:hyperlink>
    </w:p>
    <w:p w14:paraId="52E929D8" w14:textId="7E5CE9B4" w:rsidR="005153AD" w:rsidRPr="008F1F9C" w:rsidRDefault="008B4ECE">
      <w:pPr>
        <w:pStyle w:val="TOC1"/>
        <w:tabs>
          <w:tab w:val="left" w:pos="480"/>
          <w:tab w:val="right" w:leader="dot" w:pos="8494"/>
        </w:tabs>
        <w:rPr>
          <w:noProof w:val="0"/>
          <w:sz w:val="22"/>
          <w:szCs w:val="22"/>
          <w:lang w:val="en-US" w:eastAsia="en-GB"/>
        </w:rPr>
      </w:pPr>
      <w:hyperlink w:anchor="_Toc39522451" w:history="1">
        <w:r w:rsidR="005153AD" w:rsidRPr="008F1F9C">
          <w:rPr>
            <w:rStyle w:val="Hyperlink"/>
            <w:noProof w:val="0"/>
            <w:lang w:val="en-US"/>
          </w:rPr>
          <w:t>2.</w:t>
        </w:r>
        <w:r w:rsidR="005153AD" w:rsidRPr="008F1F9C">
          <w:rPr>
            <w:noProof w:val="0"/>
            <w:sz w:val="22"/>
            <w:szCs w:val="22"/>
            <w:lang w:val="en-US" w:eastAsia="en-GB"/>
          </w:rPr>
          <w:tab/>
        </w:r>
        <w:r w:rsidR="005153AD" w:rsidRPr="008F1F9C">
          <w:rPr>
            <w:rStyle w:val="Hyperlink"/>
            <w:noProof w:val="0"/>
            <w:lang w:val="en-US"/>
          </w:rPr>
          <w:t>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55F72DA4" w14:textId="0B1BBBA0" w:rsidR="005153AD" w:rsidRPr="008F1F9C" w:rsidRDefault="008B4ECE">
      <w:pPr>
        <w:pStyle w:val="TOC2"/>
        <w:tabs>
          <w:tab w:val="right" w:leader="dot" w:pos="8494"/>
        </w:tabs>
        <w:rPr>
          <w:noProof w:val="0"/>
          <w:sz w:val="22"/>
          <w:szCs w:val="22"/>
          <w:lang w:val="en-US" w:eastAsia="en-GB"/>
        </w:rPr>
      </w:pPr>
      <w:hyperlink w:anchor="_Toc39522452" w:history="1">
        <w:r w:rsidR="005153AD" w:rsidRPr="003C4111">
          <w:rPr>
            <w:rStyle w:val="Hyperlink"/>
            <w:rFonts w:asciiTheme="majorHAnsi" w:eastAsiaTheme="majorEastAsia" w:hAnsiTheme="majorHAnsi" w:cstheme="majorBidi"/>
            <w:noProof w:val="0"/>
            <w:lang w:val="en-US"/>
          </w:rPr>
          <w:t>2.1. Functional 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069ED52F" w14:textId="2080AB8B" w:rsidR="005153AD" w:rsidRPr="008F1F9C" w:rsidRDefault="008B4ECE">
      <w:pPr>
        <w:pStyle w:val="TOC2"/>
        <w:tabs>
          <w:tab w:val="right" w:leader="dot" w:pos="8494"/>
        </w:tabs>
        <w:rPr>
          <w:noProof w:val="0"/>
          <w:sz w:val="22"/>
          <w:szCs w:val="22"/>
          <w:lang w:val="en-US" w:eastAsia="en-GB"/>
        </w:rPr>
      </w:pPr>
      <w:hyperlink w:anchor="_Toc39522453" w:history="1">
        <w:r w:rsidR="005153AD" w:rsidRPr="003C4111">
          <w:rPr>
            <w:rStyle w:val="Hyperlink"/>
            <w:rFonts w:asciiTheme="majorHAnsi" w:eastAsiaTheme="majorEastAsia" w:hAnsiTheme="majorHAnsi" w:cstheme="majorBidi"/>
            <w:noProof w:val="0"/>
            <w:lang w:val="en-US"/>
          </w:rPr>
          <w:t>2.3. User Journeys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13</w:t>
        </w:r>
        <w:r w:rsidR="005153AD" w:rsidRPr="003C4111">
          <w:rPr>
            <w:noProof w:val="0"/>
            <w:webHidden/>
            <w:lang w:val="en-US"/>
          </w:rPr>
          <w:fldChar w:fldCharType="end"/>
        </w:r>
      </w:hyperlink>
    </w:p>
    <w:p w14:paraId="16650F12" w14:textId="08565424" w:rsidR="005153AD" w:rsidRPr="008F1F9C" w:rsidRDefault="008B4ECE">
      <w:pPr>
        <w:pStyle w:val="TOC3"/>
        <w:tabs>
          <w:tab w:val="right" w:leader="dot" w:pos="8494"/>
        </w:tabs>
        <w:rPr>
          <w:noProof w:val="0"/>
          <w:sz w:val="22"/>
          <w:szCs w:val="22"/>
          <w:lang w:val="en-US" w:eastAsia="en-GB"/>
        </w:rPr>
      </w:pPr>
      <w:hyperlink w:anchor="_Toc39522454" w:history="1">
        <w:r w:rsidR="005153AD" w:rsidRPr="008F1F9C">
          <w:rPr>
            <w:rStyle w:val="Hyperlink"/>
            <w:noProof w:val="0"/>
            <w:lang w:val="en-US"/>
          </w:rPr>
          <w:t>2.3.1. Registration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14</w:t>
        </w:r>
        <w:r w:rsidR="005153AD" w:rsidRPr="003C4111">
          <w:rPr>
            <w:noProof w:val="0"/>
            <w:webHidden/>
            <w:lang w:val="en-US"/>
          </w:rPr>
          <w:fldChar w:fldCharType="end"/>
        </w:r>
      </w:hyperlink>
    </w:p>
    <w:p w14:paraId="3DFFD259" w14:textId="15E5672D" w:rsidR="005153AD" w:rsidRPr="008F1F9C" w:rsidRDefault="008B4ECE">
      <w:pPr>
        <w:pStyle w:val="TOC3"/>
        <w:tabs>
          <w:tab w:val="right" w:leader="dot" w:pos="8494"/>
        </w:tabs>
        <w:rPr>
          <w:noProof w:val="0"/>
          <w:sz w:val="22"/>
          <w:szCs w:val="22"/>
          <w:lang w:val="en-US" w:eastAsia="en-GB"/>
        </w:rPr>
      </w:pPr>
      <w:hyperlink w:anchor="_Toc39522455" w:history="1">
        <w:r w:rsidR="005153AD" w:rsidRPr="008F1F9C">
          <w:rPr>
            <w:rStyle w:val="Hyperlink"/>
            <w:noProof w:val="0"/>
            <w:lang w:val="en-US"/>
          </w:rPr>
          <w:t>2.3.2. Solving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15</w:t>
        </w:r>
        <w:r w:rsidR="005153AD" w:rsidRPr="003C4111">
          <w:rPr>
            <w:noProof w:val="0"/>
            <w:webHidden/>
            <w:lang w:val="en-US"/>
          </w:rPr>
          <w:fldChar w:fldCharType="end"/>
        </w:r>
      </w:hyperlink>
    </w:p>
    <w:p w14:paraId="1A356BA3" w14:textId="3A4B266A" w:rsidR="005153AD" w:rsidRPr="008F1F9C" w:rsidRDefault="008B4ECE">
      <w:pPr>
        <w:pStyle w:val="TOC3"/>
        <w:tabs>
          <w:tab w:val="right" w:leader="dot" w:pos="8494"/>
        </w:tabs>
        <w:rPr>
          <w:noProof w:val="0"/>
          <w:sz w:val="22"/>
          <w:szCs w:val="22"/>
          <w:lang w:val="en-US" w:eastAsia="en-GB"/>
        </w:rPr>
      </w:pPr>
      <w:hyperlink w:anchor="_Toc39522456" w:history="1">
        <w:r w:rsidR="005153AD" w:rsidRPr="008F1F9C">
          <w:rPr>
            <w:rStyle w:val="Hyperlink"/>
            <w:noProof w:val="0"/>
            <w:lang w:val="en-US"/>
          </w:rPr>
          <w:t>2.3.3. Create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16</w:t>
        </w:r>
        <w:r w:rsidR="005153AD" w:rsidRPr="003C4111">
          <w:rPr>
            <w:noProof w:val="0"/>
            <w:webHidden/>
            <w:lang w:val="en-US"/>
          </w:rPr>
          <w:fldChar w:fldCharType="end"/>
        </w:r>
      </w:hyperlink>
    </w:p>
    <w:p w14:paraId="0E6F14C0" w14:textId="4EDDF3E8" w:rsidR="005153AD" w:rsidRPr="008F1F9C" w:rsidRDefault="008B4ECE">
      <w:pPr>
        <w:pStyle w:val="TOC3"/>
        <w:tabs>
          <w:tab w:val="right" w:leader="dot" w:pos="8494"/>
        </w:tabs>
        <w:rPr>
          <w:noProof w:val="0"/>
          <w:sz w:val="22"/>
          <w:szCs w:val="22"/>
          <w:lang w:val="en-US" w:eastAsia="en-GB"/>
        </w:rPr>
      </w:pPr>
      <w:hyperlink w:anchor="_Toc39522457" w:history="1">
        <w:r w:rsidR="005153AD" w:rsidRPr="008F1F9C">
          <w:rPr>
            <w:rStyle w:val="Hyperlink"/>
            <w:noProof w:val="0"/>
            <w:lang w:val="en-US"/>
          </w:rPr>
          <w:t>2.3.4. Create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17</w:t>
        </w:r>
        <w:r w:rsidR="005153AD" w:rsidRPr="003C4111">
          <w:rPr>
            <w:noProof w:val="0"/>
            <w:webHidden/>
            <w:lang w:val="en-US"/>
          </w:rPr>
          <w:fldChar w:fldCharType="end"/>
        </w:r>
      </w:hyperlink>
    </w:p>
    <w:p w14:paraId="567BB6A2" w14:textId="2151B563" w:rsidR="005153AD" w:rsidRPr="008F1F9C" w:rsidRDefault="008B4ECE">
      <w:pPr>
        <w:pStyle w:val="TOC3"/>
        <w:tabs>
          <w:tab w:val="right" w:leader="dot" w:pos="8494"/>
        </w:tabs>
        <w:rPr>
          <w:noProof w:val="0"/>
          <w:sz w:val="22"/>
          <w:szCs w:val="22"/>
          <w:lang w:val="en-US" w:eastAsia="en-GB"/>
        </w:rPr>
      </w:pPr>
      <w:hyperlink w:anchor="_Toc39522458" w:history="1">
        <w:r w:rsidR="005153AD" w:rsidRPr="008F1F9C">
          <w:rPr>
            <w:rStyle w:val="Hyperlink"/>
            <w:noProof w:val="0"/>
            <w:lang w:val="en-US"/>
          </w:rPr>
          <w:t>2.3.5. Run 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18</w:t>
        </w:r>
        <w:r w:rsidR="005153AD" w:rsidRPr="003C4111">
          <w:rPr>
            <w:noProof w:val="0"/>
            <w:webHidden/>
            <w:lang w:val="en-US"/>
          </w:rPr>
          <w:fldChar w:fldCharType="end"/>
        </w:r>
      </w:hyperlink>
    </w:p>
    <w:p w14:paraId="631A371F" w14:textId="1228581F" w:rsidR="005153AD" w:rsidRPr="008F1F9C" w:rsidRDefault="008B4ECE">
      <w:pPr>
        <w:pStyle w:val="TOC3"/>
        <w:tabs>
          <w:tab w:val="right" w:leader="dot" w:pos="8494"/>
        </w:tabs>
        <w:rPr>
          <w:noProof w:val="0"/>
          <w:sz w:val="22"/>
          <w:szCs w:val="22"/>
          <w:lang w:val="en-US" w:eastAsia="en-GB"/>
        </w:rPr>
      </w:pPr>
      <w:hyperlink w:anchor="_Toc39522459" w:history="1">
        <w:r w:rsidR="005153AD" w:rsidRPr="008F1F9C">
          <w:rPr>
            <w:rStyle w:val="Hyperlink"/>
            <w:noProof w:val="0"/>
            <w:lang w:val="en-US"/>
          </w:rPr>
          <w:t>2.3.6. Answer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19</w:t>
        </w:r>
        <w:r w:rsidR="005153AD" w:rsidRPr="003C4111">
          <w:rPr>
            <w:noProof w:val="0"/>
            <w:webHidden/>
            <w:lang w:val="en-US"/>
          </w:rPr>
          <w:fldChar w:fldCharType="end"/>
        </w:r>
      </w:hyperlink>
    </w:p>
    <w:p w14:paraId="7FC18B08" w14:textId="3733A86F" w:rsidR="005153AD" w:rsidRPr="008F1F9C" w:rsidRDefault="008B4ECE">
      <w:pPr>
        <w:pStyle w:val="TOC1"/>
        <w:tabs>
          <w:tab w:val="left" w:pos="480"/>
          <w:tab w:val="right" w:leader="dot" w:pos="8494"/>
        </w:tabs>
        <w:rPr>
          <w:noProof w:val="0"/>
          <w:sz w:val="22"/>
          <w:szCs w:val="22"/>
          <w:lang w:val="en-US" w:eastAsia="en-GB"/>
        </w:rPr>
      </w:pPr>
      <w:hyperlink w:anchor="_Toc39522460" w:history="1">
        <w:r w:rsidR="005153AD" w:rsidRPr="008F1F9C">
          <w:rPr>
            <w:rStyle w:val="Hyperlink"/>
            <w:noProof w:val="0"/>
            <w:lang w:val="en-US"/>
          </w:rPr>
          <w:t>3.</w:t>
        </w:r>
        <w:r w:rsidR="005153AD" w:rsidRPr="008F1F9C">
          <w:rPr>
            <w:noProof w:val="0"/>
            <w:sz w:val="22"/>
            <w:szCs w:val="22"/>
            <w:lang w:val="en-US" w:eastAsia="en-GB"/>
          </w:rPr>
          <w:tab/>
        </w:r>
        <w:r w:rsidR="005153AD" w:rsidRPr="008F1F9C">
          <w:rPr>
            <w:rStyle w:val="Hyperlink"/>
            <w:noProof w:val="0"/>
            <w:lang w:val="en-US"/>
          </w:rPr>
          <w:t>Related work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3EFFABE4" w14:textId="286349F3" w:rsidR="005153AD" w:rsidRPr="008F1F9C" w:rsidRDefault="008B4ECE">
      <w:pPr>
        <w:pStyle w:val="TOC2"/>
        <w:tabs>
          <w:tab w:val="left" w:pos="880"/>
          <w:tab w:val="right" w:leader="dot" w:pos="8494"/>
        </w:tabs>
        <w:rPr>
          <w:noProof w:val="0"/>
          <w:sz w:val="22"/>
          <w:szCs w:val="22"/>
          <w:lang w:val="en-US" w:eastAsia="en-GB"/>
        </w:rPr>
      </w:pPr>
      <w:hyperlink w:anchor="_Toc39522461" w:history="1">
        <w:r w:rsidR="005153AD" w:rsidRPr="003C4111">
          <w:rPr>
            <w:rStyle w:val="Hyperlink"/>
            <w:noProof w:val="0"/>
            <w:lang w:val="en-US"/>
          </w:rPr>
          <w:t>3.1.</w:t>
        </w:r>
        <w:r w:rsidR="005153AD" w:rsidRPr="008F1F9C">
          <w:rPr>
            <w:noProof w:val="0"/>
            <w:sz w:val="22"/>
            <w:szCs w:val="22"/>
            <w:lang w:val="en-US" w:eastAsia="en-GB"/>
          </w:rPr>
          <w:tab/>
        </w:r>
        <w:r w:rsidR="005153AD" w:rsidRPr="003C4111">
          <w:rPr>
            <w:rStyle w:val="Hyperlink"/>
            <w:noProof w:val="0"/>
            <w:lang w:val="en-US"/>
          </w:rPr>
          <w:t>AlgoExpert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71721893" w14:textId="413C8B5F" w:rsidR="005153AD" w:rsidRPr="008F1F9C" w:rsidRDefault="008B4ECE">
      <w:pPr>
        <w:pStyle w:val="TOC2"/>
        <w:tabs>
          <w:tab w:val="left" w:pos="880"/>
          <w:tab w:val="right" w:leader="dot" w:pos="8494"/>
        </w:tabs>
        <w:rPr>
          <w:noProof w:val="0"/>
          <w:sz w:val="22"/>
          <w:szCs w:val="22"/>
          <w:lang w:val="en-US" w:eastAsia="en-GB"/>
        </w:rPr>
      </w:pPr>
      <w:hyperlink w:anchor="_Toc39522462" w:history="1">
        <w:r w:rsidR="005153AD" w:rsidRPr="003C4111">
          <w:rPr>
            <w:rStyle w:val="Hyperlink"/>
            <w:noProof w:val="0"/>
            <w:lang w:val="en-US"/>
          </w:rPr>
          <w:t>3.2.</w:t>
        </w:r>
        <w:r w:rsidR="005153AD" w:rsidRPr="008F1F9C">
          <w:rPr>
            <w:noProof w:val="0"/>
            <w:sz w:val="22"/>
            <w:szCs w:val="22"/>
            <w:lang w:val="en-US" w:eastAsia="en-GB"/>
          </w:rPr>
          <w:tab/>
        </w:r>
        <w:r w:rsidR="005153AD" w:rsidRPr="003C4111">
          <w:rPr>
            <w:rStyle w:val="Hyperlink"/>
            <w:noProof w:val="0"/>
            <w:lang w:val="en-US"/>
          </w:rPr>
          <w:t>HackerRank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4125BBEF" w14:textId="178044D7" w:rsidR="005153AD" w:rsidRPr="008F1F9C" w:rsidRDefault="008B4ECE">
      <w:pPr>
        <w:pStyle w:val="TOC2"/>
        <w:tabs>
          <w:tab w:val="left" w:pos="880"/>
          <w:tab w:val="right" w:leader="dot" w:pos="8494"/>
        </w:tabs>
        <w:rPr>
          <w:noProof w:val="0"/>
          <w:sz w:val="22"/>
          <w:szCs w:val="22"/>
          <w:lang w:val="en-US" w:eastAsia="en-GB"/>
        </w:rPr>
      </w:pPr>
      <w:hyperlink w:anchor="_Toc39522463" w:history="1">
        <w:r w:rsidR="005153AD" w:rsidRPr="003C4111">
          <w:rPr>
            <w:rStyle w:val="Hyperlink"/>
            <w:noProof w:val="0"/>
            <w:lang w:val="en-US"/>
          </w:rPr>
          <w:t>3.3.</w:t>
        </w:r>
        <w:r w:rsidR="005153AD" w:rsidRPr="008F1F9C">
          <w:rPr>
            <w:noProof w:val="0"/>
            <w:sz w:val="22"/>
            <w:szCs w:val="22"/>
            <w:lang w:val="en-US" w:eastAsia="en-GB"/>
          </w:rPr>
          <w:tab/>
        </w:r>
        <w:r w:rsidR="005153AD" w:rsidRPr="003C4111">
          <w:rPr>
            <w:rStyle w:val="Hyperlink"/>
            <w:noProof w:val="0"/>
            <w:lang w:val="en-US"/>
          </w:rPr>
          <w:t>LeetCode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5FA79577" w14:textId="063774B4" w:rsidR="005153AD" w:rsidRPr="008F1F9C" w:rsidRDefault="008B4ECE">
      <w:pPr>
        <w:pStyle w:val="TOC2"/>
        <w:tabs>
          <w:tab w:val="left" w:pos="880"/>
          <w:tab w:val="right" w:leader="dot" w:pos="8494"/>
        </w:tabs>
        <w:rPr>
          <w:noProof w:val="0"/>
          <w:sz w:val="22"/>
          <w:szCs w:val="22"/>
          <w:lang w:val="en-US" w:eastAsia="en-GB"/>
        </w:rPr>
      </w:pPr>
      <w:hyperlink w:anchor="_Toc39522464" w:history="1">
        <w:r w:rsidR="005153AD" w:rsidRPr="003C4111">
          <w:rPr>
            <w:rStyle w:val="Hyperlink"/>
            <w:noProof w:val="0"/>
            <w:lang w:val="en-US"/>
          </w:rPr>
          <w:t>3.4.</w:t>
        </w:r>
        <w:r w:rsidR="005153AD" w:rsidRPr="008F1F9C">
          <w:rPr>
            <w:noProof w:val="0"/>
            <w:sz w:val="22"/>
            <w:szCs w:val="22"/>
            <w:lang w:val="en-US" w:eastAsia="en-GB"/>
          </w:rPr>
          <w:tab/>
        </w:r>
        <w:r w:rsidR="005153AD" w:rsidRPr="003C4111">
          <w:rPr>
            <w:rStyle w:val="Hyperlink"/>
            <w:noProof w:val="0"/>
            <w:lang w:val="en-US"/>
          </w:rPr>
          <w:t>Codewars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3B1DE7AC" w14:textId="398FEEDB" w:rsidR="005153AD" w:rsidRPr="008F1F9C" w:rsidRDefault="008B4ECE">
      <w:pPr>
        <w:pStyle w:val="TOC2"/>
        <w:tabs>
          <w:tab w:val="left" w:pos="880"/>
          <w:tab w:val="right" w:leader="dot" w:pos="8494"/>
        </w:tabs>
        <w:rPr>
          <w:noProof w:val="0"/>
          <w:sz w:val="22"/>
          <w:szCs w:val="22"/>
          <w:lang w:val="en-US" w:eastAsia="en-GB"/>
        </w:rPr>
      </w:pPr>
      <w:hyperlink w:anchor="_Toc39522465" w:history="1">
        <w:r w:rsidR="005153AD" w:rsidRPr="003C4111">
          <w:rPr>
            <w:rStyle w:val="Hyperlink"/>
            <w:noProof w:val="0"/>
            <w:lang w:val="en-US"/>
          </w:rPr>
          <w:t>3.5.</w:t>
        </w:r>
        <w:r w:rsidR="005153AD" w:rsidRPr="008F1F9C">
          <w:rPr>
            <w:noProof w:val="0"/>
            <w:sz w:val="22"/>
            <w:szCs w:val="22"/>
            <w:lang w:val="en-US" w:eastAsia="en-GB"/>
          </w:rPr>
          <w:tab/>
        </w:r>
        <w:r w:rsidR="005153AD" w:rsidRPr="003C4111">
          <w:rPr>
            <w:rStyle w:val="Hyperlink"/>
            <w:noProof w:val="0"/>
            <w:lang w:val="en-US"/>
          </w:rPr>
          <w:t>CodeChef</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054D8B7A" w14:textId="4940128E" w:rsidR="005153AD" w:rsidRPr="008F1F9C" w:rsidRDefault="008B4ECE">
      <w:pPr>
        <w:pStyle w:val="TOC1"/>
        <w:tabs>
          <w:tab w:val="left" w:pos="480"/>
          <w:tab w:val="right" w:leader="dot" w:pos="8494"/>
        </w:tabs>
        <w:rPr>
          <w:noProof w:val="0"/>
          <w:sz w:val="22"/>
          <w:szCs w:val="22"/>
          <w:lang w:val="en-US" w:eastAsia="en-GB"/>
        </w:rPr>
      </w:pPr>
      <w:hyperlink w:anchor="_Toc39522466" w:history="1">
        <w:r w:rsidR="005153AD" w:rsidRPr="008F1F9C">
          <w:rPr>
            <w:rStyle w:val="Hyperlink"/>
            <w:noProof w:val="0"/>
            <w:lang w:val="en-US"/>
          </w:rPr>
          <w:t>4.</w:t>
        </w:r>
        <w:r w:rsidR="005153AD" w:rsidRPr="008F1F9C">
          <w:rPr>
            <w:noProof w:val="0"/>
            <w:sz w:val="22"/>
            <w:szCs w:val="22"/>
            <w:lang w:val="en-US" w:eastAsia="en-GB"/>
          </w:rPr>
          <w:tab/>
        </w:r>
        <w:r w:rsidR="005153AD" w:rsidRPr="008F1F9C">
          <w:rPr>
            <w:rStyle w:val="Hyperlink"/>
            <w:noProof w:val="0"/>
            <w:lang w:val="en-US"/>
          </w:rPr>
          <w:t>Related Technologies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0AEC8092" w14:textId="443B1AB4" w:rsidR="005153AD" w:rsidRPr="008F1F9C" w:rsidRDefault="008B4ECE">
      <w:pPr>
        <w:pStyle w:val="TOC2"/>
        <w:tabs>
          <w:tab w:val="right" w:leader="dot" w:pos="8494"/>
        </w:tabs>
        <w:rPr>
          <w:noProof w:val="0"/>
          <w:sz w:val="22"/>
          <w:szCs w:val="22"/>
          <w:lang w:val="en-US" w:eastAsia="en-GB"/>
        </w:rPr>
      </w:pPr>
      <w:hyperlink w:anchor="_Toc39522467" w:history="1">
        <w:r w:rsidR="005153AD" w:rsidRPr="003C4111">
          <w:rPr>
            <w:rStyle w:val="Hyperlink"/>
            <w:noProof w:val="0"/>
            <w:lang w:val="en-US"/>
          </w:rPr>
          <w:t>4.1. React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2E0D0BD3" w14:textId="7C3F3CB0" w:rsidR="005153AD" w:rsidRPr="008F1F9C" w:rsidRDefault="008B4ECE">
      <w:pPr>
        <w:pStyle w:val="TOC2"/>
        <w:tabs>
          <w:tab w:val="right" w:leader="dot" w:pos="8494"/>
        </w:tabs>
        <w:rPr>
          <w:noProof w:val="0"/>
          <w:sz w:val="22"/>
          <w:szCs w:val="22"/>
          <w:lang w:val="en-US" w:eastAsia="en-GB"/>
        </w:rPr>
      </w:pPr>
      <w:hyperlink w:anchor="_Toc39522468" w:history="1">
        <w:r w:rsidR="005153AD" w:rsidRPr="003C4111">
          <w:rPr>
            <w:rStyle w:val="Hyperlink"/>
            <w:noProof w:val="0"/>
            <w:lang w:val="en-US"/>
          </w:rPr>
          <w:t>4.2. Spring</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458B6CA0" w14:textId="525B69C5" w:rsidR="005153AD" w:rsidRPr="008F1F9C" w:rsidRDefault="008B4ECE">
      <w:pPr>
        <w:pStyle w:val="TOC3"/>
        <w:tabs>
          <w:tab w:val="right" w:leader="dot" w:pos="8494"/>
        </w:tabs>
        <w:rPr>
          <w:noProof w:val="0"/>
          <w:sz w:val="22"/>
          <w:szCs w:val="22"/>
          <w:lang w:val="en-US" w:eastAsia="en-GB"/>
        </w:rPr>
      </w:pPr>
      <w:hyperlink w:anchor="_Toc39522469" w:history="1">
        <w:r w:rsidR="005153AD" w:rsidRPr="008F1F9C">
          <w:rPr>
            <w:rStyle w:val="Hyperlink"/>
            <w:noProof w:val="0"/>
            <w:lang w:val="en-US"/>
          </w:rPr>
          <w:t>4.2.1. Spring Boot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10D32133" w14:textId="44A29063" w:rsidR="005153AD" w:rsidRPr="008F1F9C" w:rsidRDefault="008B4ECE">
      <w:pPr>
        <w:pStyle w:val="TOC3"/>
        <w:tabs>
          <w:tab w:val="right" w:leader="dot" w:pos="8494"/>
        </w:tabs>
        <w:rPr>
          <w:noProof w:val="0"/>
          <w:sz w:val="22"/>
          <w:szCs w:val="22"/>
          <w:lang w:val="en-US" w:eastAsia="en-GB"/>
        </w:rPr>
      </w:pPr>
      <w:hyperlink w:anchor="_Toc39522470" w:history="1">
        <w:r w:rsidR="005153AD" w:rsidRPr="008F1F9C">
          <w:rPr>
            <w:rStyle w:val="Hyperlink"/>
            <w:noProof w:val="0"/>
            <w:lang w:val="en-US"/>
          </w:rPr>
          <w:t>4.2.2. Spring Security</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0EAD6AA9" w14:textId="69666527" w:rsidR="005153AD" w:rsidRPr="008F1F9C" w:rsidRDefault="008B4ECE">
      <w:pPr>
        <w:pStyle w:val="TOC2"/>
        <w:tabs>
          <w:tab w:val="right" w:leader="dot" w:pos="8494"/>
        </w:tabs>
        <w:rPr>
          <w:noProof w:val="0"/>
          <w:sz w:val="22"/>
          <w:szCs w:val="22"/>
          <w:lang w:val="en-US" w:eastAsia="en-GB"/>
        </w:rPr>
      </w:pPr>
      <w:hyperlink w:anchor="_Toc39522471" w:history="1">
        <w:r w:rsidR="005153AD" w:rsidRPr="003C4111">
          <w:rPr>
            <w:rStyle w:val="Hyperlink"/>
            <w:noProof w:val="0"/>
            <w:lang w:val="en-US"/>
          </w:rPr>
          <w:t>4.3. Swagger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2DE193A9" w14:textId="6C98F121" w:rsidR="005153AD" w:rsidRPr="008F1F9C" w:rsidRDefault="008B4ECE">
      <w:pPr>
        <w:pStyle w:val="TOC2"/>
        <w:tabs>
          <w:tab w:val="right" w:leader="dot" w:pos="8494"/>
        </w:tabs>
        <w:rPr>
          <w:noProof w:val="0"/>
          <w:sz w:val="22"/>
          <w:szCs w:val="22"/>
          <w:lang w:val="en-US" w:eastAsia="en-GB"/>
        </w:rPr>
      </w:pPr>
      <w:hyperlink w:anchor="_Toc39522472" w:history="1">
        <w:r w:rsidR="005153AD" w:rsidRPr="003C4111">
          <w:rPr>
            <w:rStyle w:val="Hyperlink"/>
            <w:noProof w:val="0"/>
            <w:lang w:val="en-US"/>
          </w:rPr>
          <w:t>4.4. Docker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41EA9210" w14:textId="1454117C" w:rsidR="005153AD" w:rsidRPr="008F1F9C" w:rsidRDefault="008B4ECE">
      <w:pPr>
        <w:pStyle w:val="TOC1"/>
        <w:tabs>
          <w:tab w:val="left" w:pos="480"/>
          <w:tab w:val="right" w:leader="dot" w:pos="8494"/>
        </w:tabs>
        <w:rPr>
          <w:noProof w:val="0"/>
          <w:sz w:val="22"/>
          <w:szCs w:val="22"/>
          <w:lang w:val="en-US" w:eastAsia="en-GB"/>
        </w:rPr>
      </w:pPr>
      <w:hyperlink w:anchor="_Toc39522473" w:history="1">
        <w:r w:rsidR="005153AD" w:rsidRPr="008F1F9C">
          <w:rPr>
            <w:rStyle w:val="Hyperlink"/>
            <w:noProof w:val="0"/>
            <w:lang w:val="en-US"/>
          </w:rPr>
          <w:t>5.</w:t>
        </w:r>
        <w:r w:rsidR="005153AD" w:rsidRPr="008F1F9C">
          <w:rPr>
            <w:noProof w:val="0"/>
            <w:sz w:val="22"/>
            <w:szCs w:val="22"/>
            <w:lang w:val="en-US" w:eastAsia="en-GB"/>
          </w:rPr>
          <w:tab/>
        </w:r>
        <w:r w:rsidR="005153AD" w:rsidRPr="008F1F9C">
          <w:rPr>
            <w:rStyle w:val="Hyperlink"/>
            <w:noProof w:val="0"/>
            <w:lang w:val="en-US"/>
          </w:rPr>
          <w:t>Arquitecture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5EF23738" w14:textId="4F8B898D" w:rsidR="005153AD" w:rsidRPr="008F1F9C" w:rsidRDefault="008B4ECE">
      <w:pPr>
        <w:pStyle w:val="TOC2"/>
        <w:tabs>
          <w:tab w:val="right" w:leader="dot" w:pos="8494"/>
        </w:tabs>
        <w:rPr>
          <w:noProof w:val="0"/>
          <w:sz w:val="22"/>
          <w:szCs w:val="22"/>
          <w:lang w:val="en-US" w:eastAsia="en-GB"/>
        </w:rPr>
      </w:pPr>
      <w:hyperlink w:anchor="_Toc39522474" w:history="1">
        <w:r w:rsidR="005153AD" w:rsidRPr="003C4111">
          <w:rPr>
            <w:rStyle w:val="Hyperlink"/>
            <w:noProof w:val="0"/>
            <w:lang w:val="en-US"/>
          </w:rPr>
          <w:t>5.1. Front end</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0D3D3D28" w14:textId="304EC3A4" w:rsidR="005153AD" w:rsidRPr="008F1F9C" w:rsidRDefault="008B4ECE">
      <w:pPr>
        <w:pStyle w:val="TOC2"/>
        <w:tabs>
          <w:tab w:val="right" w:leader="dot" w:pos="8494"/>
        </w:tabs>
        <w:rPr>
          <w:noProof w:val="0"/>
          <w:sz w:val="22"/>
          <w:szCs w:val="22"/>
          <w:lang w:val="en-US" w:eastAsia="en-GB"/>
        </w:rPr>
      </w:pPr>
      <w:hyperlink w:anchor="_Toc39522475" w:history="1">
        <w:r w:rsidR="005153AD" w:rsidRPr="003C4111">
          <w:rPr>
            <w:rStyle w:val="Hyperlink"/>
            <w:noProof w:val="0"/>
            <w:lang w:val="en-US"/>
          </w:rPr>
          <w:t>5.2. Services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29</w:t>
        </w:r>
        <w:r w:rsidR="005153AD" w:rsidRPr="003C4111">
          <w:rPr>
            <w:noProof w:val="0"/>
            <w:webHidden/>
            <w:lang w:val="en-US"/>
          </w:rPr>
          <w:fldChar w:fldCharType="end"/>
        </w:r>
      </w:hyperlink>
    </w:p>
    <w:p w14:paraId="015FEAE5" w14:textId="173008DB" w:rsidR="005153AD" w:rsidRPr="008F1F9C" w:rsidRDefault="008B4ECE">
      <w:pPr>
        <w:pStyle w:val="TOC3"/>
        <w:tabs>
          <w:tab w:val="right" w:leader="dot" w:pos="8494"/>
        </w:tabs>
        <w:rPr>
          <w:noProof w:val="0"/>
          <w:sz w:val="22"/>
          <w:szCs w:val="22"/>
          <w:lang w:val="en-US" w:eastAsia="en-GB"/>
        </w:rPr>
      </w:pPr>
      <w:hyperlink w:anchor="_Toc39522476" w:history="1">
        <w:r w:rsidR="005153AD" w:rsidRPr="003C4111">
          <w:rPr>
            <w:rStyle w:val="Hyperlink"/>
            <w:noProof w:val="0"/>
            <w:lang w:val="en-US"/>
          </w:rPr>
          <w:t>5.2.1 Data Model</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30</w:t>
        </w:r>
        <w:r w:rsidR="005153AD" w:rsidRPr="003C4111">
          <w:rPr>
            <w:noProof w:val="0"/>
            <w:webHidden/>
            <w:lang w:val="en-US"/>
          </w:rPr>
          <w:fldChar w:fldCharType="end"/>
        </w:r>
      </w:hyperlink>
    </w:p>
    <w:p w14:paraId="57C311FB" w14:textId="6074F29C" w:rsidR="005153AD" w:rsidRPr="008F1F9C" w:rsidRDefault="008B4ECE">
      <w:pPr>
        <w:pStyle w:val="TOC2"/>
        <w:tabs>
          <w:tab w:val="right" w:leader="dot" w:pos="8494"/>
        </w:tabs>
        <w:rPr>
          <w:noProof w:val="0"/>
          <w:sz w:val="22"/>
          <w:szCs w:val="22"/>
          <w:lang w:val="en-US" w:eastAsia="en-GB"/>
        </w:rPr>
      </w:pPr>
      <w:hyperlink w:anchor="_Toc39522477" w:history="1">
        <w:r w:rsidR="005153AD" w:rsidRPr="003C4111">
          <w:rPr>
            <w:rStyle w:val="Hyperlink"/>
            <w:noProof w:val="0"/>
            <w:lang w:val="en-US"/>
          </w:rPr>
          <w:t>5.3. Execution Environments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31</w:t>
        </w:r>
        <w:r w:rsidR="005153AD" w:rsidRPr="003C4111">
          <w:rPr>
            <w:noProof w:val="0"/>
            <w:webHidden/>
            <w:lang w:val="en-US"/>
          </w:rPr>
          <w:fldChar w:fldCharType="end"/>
        </w:r>
      </w:hyperlink>
    </w:p>
    <w:p w14:paraId="7195AC43" w14:textId="7BCB5FF1" w:rsidR="005153AD" w:rsidRPr="008F1F9C" w:rsidRDefault="008B4ECE">
      <w:pPr>
        <w:pStyle w:val="TOC3"/>
        <w:tabs>
          <w:tab w:val="right" w:leader="dot" w:pos="8494"/>
        </w:tabs>
        <w:rPr>
          <w:noProof w:val="0"/>
          <w:sz w:val="22"/>
          <w:szCs w:val="22"/>
          <w:lang w:val="en-US" w:eastAsia="en-GB"/>
        </w:rPr>
      </w:pPr>
      <w:hyperlink w:anchor="_Toc39522478" w:history="1">
        <w:r w:rsidR="005153AD" w:rsidRPr="008F1F9C">
          <w:rPr>
            <w:rStyle w:val="Hyperlink"/>
            <w:noProof w:val="0"/>
            <w:lang w:val="en-US"/>
          </w:rPr>
          <w:t>5.3.1. Java &amp; Kotlin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33</w:t>
        </w:r>
        <w:r w:rsidR="005153AD" w:rsidRPr="003C4111">
          <w:rPr>
            <w:noProof w:val="0"/>
            <w:webHidden/>
            <w:lang w:val="en-US"/>
          </w:rPr>
          <w:fldChar w:fldCharType="end"/>
        </w:r>
      </w:hyperlink>
    </w:p>
    <w:p w14:paraId="15FE8918" w14:textId="0108936B" w:rsidR="005153AD" w:rsidRPr="008F1F9C" w:rsidRDefault="008B4ECE">
      <w:pPr>
        <w:pStyle w:val="TOC1"/>
        <w:tabs>
          <w:tab w:val="left" w:pos="480"/>
          <w:tab w:val="right" w:leader="dot" w:pos="8494"/>
        </w:tabs>
        <w:rPr>
          <w:noProof w:val="0"/>
          <w:sz w:val="22"/>
          <w:szCs w:val="22"/>
          <w:lang w:val="en-US" w:eastAsia="en-GB"/>
        </w:rPr>
      </w:pPr>
      <w:hyperlink w:anchor="_Toc39522479" w:history="1">
        <w:r w:rsidR="005153AD" w:rsidRPr="008F1F9C">
          <w:rPr>
            <w:rStyle w:val="Hyperlink"/>
            <w:noProof w:val="0"/>
            <w:lang w:val="en-US"/>
          </w:rPr>
          <w:t>6.</w:t>
        </w:r>
        <w:r w:rsidR="005153AD" w:rsidRPr="008F1F9C">
          <w:rPr>
            <w:noProof w:val="0"/>
            <w:sz w:val="22"/>
            <w:szCs w:val="22"/>
            <w:lang w:val="en-US" w:eastAsia="en-GB"/>
          </w:rPr>
          <w:tab/>
        </w:r>
        <w:r w:rsidR="005153AD" w:rsidRPr="008F1F9C">
          <w:rPr>
            <w:rStyle w:val="Hyperlink"/>
            <w:noProof w:val="0"/>
            <w:lang w:val="en-US"/>
          </w:rPr>
          <w:t>Project progress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34</w:t>
        </w:r>
        <w:r w:rsidR="005153AD" w:rsidRPr="003C4111">
          <w:rPr>
            <w:noProof w:val="0"/>
            <w:webHidden/>
            <w:lang w:val="en-US"/>
          </w:rPr>
          <w:fldChar w:fldCharType="end"/>
        </w:r>
      </w:hyperlink>
    </w:p>
    <w:p w14:paraId="60DE0FD8" w14:textId="090586E6" w:rsidR="005153AD" w:rsidRPr="008F1F9C" w:rsidRDefault="008B4ECE">
      <w:pPr>
        <w:pStyle w:val="TOC1"/>
        <w:tabs>
          <w:tab w:val="left" w:pos="480"/>
          <w:tab w:val="right" w:leader="dot" w:pos="8494"/>
        </w:tabs>
        <w:rPr>
          <w:noProof w:val="0"/>
          <w:sz w:val="22"/>
          <w:szCs w:val="22"/>
          <w:lang w:val="en-US" w:eastAsia="en-GB"/>
        </w:rPr>
      </w:pPr>
      <w:hyperlink w:anchor="_Toc39522480" w:history="1">
        <w:r w:rsidR="005153AD" w:rsidRPr="008F1F9C">
          <w:rPr>
            <w:rStyle w:val="Hyperlink"/>
            <w:noProof w:val="0"/>
            <w:lang w:val="en-US"/>
          </w:rPr>
          <w:t>7.</w:t>
        </w:r>
        <w:r w:rsidR="005153AD" w:rsidRPr="008F1F9C">
          <w:rPr>
            <w:noProof w:val="0"/>
            <w:sz w:val="22"/>
            <w:szCs w:val="22"/>
            <w:lang w:val="en-US" w:eastAsia="en-GB"/>
          </w:rPr>
          <w:tab/>
        </w:r>
        <w:r w:rsidR="005153AD" w:rsidRPr="008F1F9C">
          <w:rPr>
            <w:rStyle w:val="Hyperlink"/>
            <w:noProof w:val="0"/>
            <w:lang w:val="en-US"/>
          </w:rPr>
          <w:t>Lexicon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36</w:t>
        </w:r>
        <w:r w:rsidR="005153AD" w:rsidRPr="003C4111">
          <w:rPr>
            <w:noProof w:val="0"/>
            <w:webHidden/>
            <w:lang w:val="en-US"/>
          </w:rPr>
          <w:fldChar w:fldCharType="end"/>
        </w:r>
      </w:hyperlink>
    </w:p>
    <w:p w14:paraId="4212BF2A" w14:textId="1DEB242F" w:rsidR="005153AD" w:rsidRPr="008F1F9C" w:rsidRDefault="008B4ECE">
      <w:pPr>
        <w:pStyle w:val="TOC1"/>
        <w:tabs>
          <w:tab w:val="left" w:pos="480"/>
          <w:tab w:val="right" w:leader="dot" w:pos="8494"/>
        </w:tabs>
        <w:rPr>
          <w:noProof w:val="0"/>
          <w:sz w:val="22"/>
          <w:szCs w:val="22"/>
          <w:lang w:val="en-US" w:eastAsia="en-GB"/>
        </w:rPr>
      </w:pPr>
      <w:hyperlink w:anchor="_Toc39522481" w:history="1">
        <w:r w:rsidR="005153AD" w:rsidRPr="008F1F9C">
          <w:rPr>
            <w:rStyle w:val="Hyperlink"/>
            <w:noProof w:val="0"/>
            <w:lang w:val="en-US"/>
          </w:rPr>
          <w:t>8.</w:t>
        </w:r>
        <w:r w:rsidR="005153AD" w:rsidRPr="008F1F9C">
          <w:rPr>
            <w:noProof w:val="0"/>
            <w:sz w:val="22"/>
            <w:szCs w:val="22"/>
            <w:lang w:val="en-US" w:eastAsia="en-GB"/>
          </w:rPr>
          <w:tab/>
        </w:r>
        <w:r w:rsidR="005153AD" w:rsidRPr="008F1F9C">
          <w:rPr>
            <w:rStyle w:val="Hyperlink"/>
            <w:noProof w:val="0"/>
            <w:lang w:val="en-US"/>
          </w:rPr>
          <w:t>References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38</w:t>
        </w:r>
        <w:r w:rsidR="005153AD" w:rsidRPr="003C4111">
          <w:rPr>
            <w:noProof w:val="0"/>
            <w:webHidden/>
            <w:lang w:val="en-US"/>
          </w:rPr>
          <w:fldChar w:fldCharType="end"/>
        </w:r>
      </w:hyperlink>
    </w:p>
    <w:p w14:paraId="643C8519" w14:textId="574A0821" w:rsidR="005153AD" w:rsidRPr="008F1F9C" w:rsidRDefault="008B4ECE">
      <w:pPr>
        <w:pStyle w:val="TOC1"/>
        <w:tabs>
          <w:tab w:val="left" w:pos="480"/>
          <w:tab w:val="right" w:leader="dot" w:pos="8494"/>
        </w:tabs>
        <w:rPr>
          <w:noProof w:val="0"/>
          <w:sz w:val="22"/>
          <w:szCs w:val="22"/>
          <w:lang w:val="en-US" w:eastAsia="en-GB"/>
        </w:rPr>
      </w:pPr>
      <w:hyperlink w:anchor="_Toc39522482" w:history="1">
        <w:r w:rsidR="005153AD" w:rsidRPr="008F1F9C">
          <w:rPr>
            <w:rStyle w:val="Hyperlink"/>
            <w:noProof w:val="0"/>
            <w:lang w:val="en-US"/>
          </w:rPr>
          <w:t>9.</w:t>
        </w:r>
        <w:r w:rsidR="005153AD" w:rsidRPr="008F1F9C">
          <w:rPr>
            <w:noProof w:val="0"/>
            <w:sz w:val="22"/>
            <w:szCs w:val="22"/>
            <w:lang w:val="en-US" w:eastAsia="en-GB"/>
          </w:rPr>
          <w:tab/>
        </w:r>
        <w:r w:rsidR="005153AD" w:rsidRPr="008F1F9C">
          <w:rPr>
            <w:rStyle w:val="Hyperlink"/>
            <w:noProof w:val="0"/>
            <w:lang w:val="en-US"/>
          </w:rPr>
          <w:t>Annex</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00CAFDEE" w14:textId="3EB95315" w:rsidR="005153AD" w:rsidRPr="008F1F9C" w:rsidRDefault="008B4ECE">
      <w:pPr>
        <w:pStyle w:val="TOC2"/>
        <w:tabs>
          <w:tab w:val="right" w:leader="dot" w:pos="8494"/>
        </w:tabs>
        <w:rPr>
          <w:noProof w:val="0"/>
          <w:sz w:val="22"/>
          <w:szCs w:val="22"/>
          <w:lang w:val="en-US" w:eastAsia="en-GB"/>
        </w:rPr>
      </w:pPr>
      <w:hyperlink w:anchor="_Toc39522483" w:history="1">
        <w:r w:rsidR="005153AD" w:rsidRPr="008F1F9C">
          <w:rPr>
            <w:rStyle w:val="Hyperlink"/>
            <w:noProof w:val="0"/>
            <w:lang w:val="en-US"/>
          </w:rPr>
          <w:t>9.1. Supported versions of container dependencies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18D8F943" w14:textId="02E8C1EB"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71B6444A" w14:textId="1DA0BD7E" w:rsidR="00DC4CC3" w:rsidRPr="008F1F9C" w:rsidRDefault="001A3F32">
      <w:pPr>
        <w:pStyle w:val="TableofFigures"/>
        <w:tabs>
          <w:tab w:val="right" w:leader="dot" w:pos="8494"/>
        </w:tabs>
        <w:rPr>
          <w:noProof w:val="0"/>
          <w:sz w:val="22"/>
          <w:szCs w:val="22"/>
          <w:lang w:val="en-US" w:eastAsia="en-GB"/>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39522484" w:history="1">
        <w:r w:rsidR="00DC4CC3" w:rsidRPr="008F1F9C">
          <w:rPr>
            <w:rStyle w:val="Hyperlink"/>
            <w:noProof w:val="0"/>
            <w:lang w:val="en-US"/>
          </w:rPr>
          <w:t>Figure 1 - User Journey for user's registration</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_Toc39522484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14</w:t>
        </w:r>
        <w:r w:rsidR="00DC4CC3" w:rsidRPr="003C4111">
          <w:rPr>
            <w:noProof w:val="0"/>
            <w:webHidden/>
            <w:lang w:val="en-US"/>
          </w:rPr>
          <w:fldChar w:fldCharType="end"/>
        </w:r>
      </w:hyperlink>
    </w:p>
    <w:p w14:paraId="7866CA7C" w14:textId="1B4D822D" w:rsidR="00DC4CC3" w:rsidRPr="008F1F9C" w:rsidRDefault="008B4ECE">
      <w:pPr>
        <w:pStyle w:val="TableofFigures"/>
        <w:tabs>
          <w:tab w:val="right" w:leader="dot" w:pos="8494"/>
        </w:tabs>
        <w:rPr>
          <w:noProof w:val="0"/>
          <w:sz w:val="22"/>
          <w:szCs w:val="22"/>
          <w:lang w:val="en-US" w:eastAsia="en-GB"/>
        </w:rPr>
      </w:pPr>
      <w:hyperlink w:anchor="_Toc39522485" w:history="1">
        <w:r w:rsidR="00DC4CC3" w:rsidRPr="008F1F9C">
          <w:rPr>
            <w:rStyle w:val="Hyperlink"/>
            <w:noProof w:val="0"/>
            <w:lang w:val="en-US"/>
          </w:rPr>
          <w:t>Figure 2 - User Journey for solving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_Toc39522485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15</w:t>
        </w:r>
        <w:r w:rsidR="00DC4CC3" w:rsidRPr="003C4111">
          <w:rPr>
            <w:noProof w:val="0"/>
            <w:webHidden/>
            <w:lang w:val="en-US"/>
          </w:rPr>
          <w:fldChar w:fldCharType="end"/>
        </w:r>
      </w:hyperlink>
    </w:p>
    <w:p w14:paraId="1A72DDC7" w14:textId="7F8ED901" w:rsidR="00DC4CC3" w:rsidRPr="008F1F9C" w:rsidRDefault="008B4ECE">
      <w:pPr>
        <w:pStyle w:val="TableofFigures"/>
        <w:tabs>
          <w:tab w:val="right" w:leader="dot" w:pos="8494"/>
        </w:tabs>
        <w:rPr>
          <w:noProof w:val="0"/>
          <w:sz w:val="22"/>
          <w:szCs w:val="22"/>
          <w:lang w:val="en-US" w:eastAsia="en-GB"/>
        </w:rPr>
      </w:pPr>
      <w:hyperlink w:anchor="_Toc39522486" w:history="1">
        <w:r w:rsidR="00DC4CC3" w:rsidRPr="008F1F9C">
          <w:rPr>
            <w:rStyle w:val="Hyperlink"/>
            <w:noProof w:val="0"/>
            <w:lang w:val="en-US"/>
          </w:rPr>
          <w:t>Figure 3 - User Journey for creating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_Toc39522486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16</w:t>
        </w:r>
        <w:r w:rsidR="00DC4CC3" w:rsidRPr="003C4111">
          <w:rPr>
            <w:noProof w:val="0"/>
            <w:webHidden/>
            <w:lang w:val="en-US"/>
          </w:rPr>
          <w:fldChar w:fldCharType="end"/>
        </w:r>
      </w:hyperlink>
    </w:p>
    <w:p w14:paraId="43B2CFF8" w14:textId="662D03F5" w:rsidR="00DC4CC3" w:rsidRPr="008F1F9C" w:rsidRDefault="008B4ECE">
      <w:pPr>
        <w:pStyle w:val="TableofFigures"/>
        <w:tabs>
          <w:tab w:val="right" w:leader="dot" w:pos="8494"/>
        </w:tabs>
        <w:rPr>
          <w:noProof w:val="0"/>
          <w:sz w:val="22"/>
          <w:szCs w:val="22"/>
          <w:lang w:val="en-US" w:eastAsia="en-GB"/>
        </w:rPr>
      </w:pPr>
      <w:hyperlink w:anchor="_Toc39522487" w:history="1">
        <w:r w:rsidR="00DC4CC3" w:rsidRPr="008F1F9C">
          <w:rPr>
            <w:rStyle w:val="Hyperlink"/>
            <w:noProof w:val="0"/>
            <w:lang w:val="en-US"/>
          </w:rPr>
          <w:t>Figure 4 - User Journey for creating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_Toc39522487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17</w:t>
        </w:r>
        <w:r w:rsidR="00DC4CC3" w:rsidRPr="003C4111">
          <w:rPr>
            <w:noProof w:val="0"/>
            <w:webHidden/>
            <w:lang w:val="en-US"/>
          </w:rPr>
          <w:fldChar w:fldCharType="end"/>
        </w:r>
      </w:hyperlink>
    </w:p>
    <w:p w14:paraId="3DE12B2B" w14:textId="0A9B29F2" w:rsidR="00DC4CC3" w:rsidRPr="008F1F9C" w:rsidRDefault="008B4ECE">
      <w:pPr>
        <w:pStyle w:val="TableofFigures"/>
        <w:tabs>
          <w:tab w:val="right" w:leader="dot" w:pos="8494"/>
        </w:tabs>
        <w:rPr>
          <w:noProof w:val="0"/>
          <w:sz w:val="22"/>
          <w:szCs w:val="22"/>
          <w:lang w:val="en-US" w:eastAsia="en-GB"/>
        </w:rPr>
      </w:pPr>
      <w:hyperlink w:anchor="_Toc39522488" w:history="1">
        <w:r w:rsidR="00DC4CC3" w:rsidRPr="008F1F9C">
          <w:rPr>
            <w:rStyle w:val="Hyperlink"/>
            <w:noProof w:val="0"/>
            <w:lang w:val="en-US"/>
          </w:rPr>
          <w:t>Figure 5 - User Journey for runnin a piece of code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_Toc39522488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18</w:t>
        </w:r>
        <w:r w:rsidR="00DC4CC3" w:rsidRPr="003C4111">
          <w:rPr>
            <w:noProof w:val="0"/>
            <w:webHidden/>
            <w:lang w:val="en-US"/>
          </w:rPr>
          <w:fldChar w:fldCharType="end"/>
        </w:r>
      </w:hyperlink>
    </w:p>
    <w:p w14:paraId="0241F4CE" w14:textId="36EFEDCA" w:rsidR="00DC4CC3" w:rsidRPr="008F1F9C" w:rsidRDefault="008B4ECE">
      <w:pPr>
        <w:pStyle w:val="TableofFigures"/>
        <w:tabs>
          <w:tab w:val="right" w:leader="dot" w:pos="8494"/>
        </w:tabs>
        <w:rPr>
          <w:noProof w:val="0"/>
          <w:sz w:val="22"/>
          <w:szCs w:val="22"/>
          <w:lang w:val="en-US" w:eastAsia="en-GB"/>
        </w:rPr>
      </w:pPr>
      <w:hyperlink w:anchor="_Toc39522489" w:history="1">
        <w:r w:rsidR="00DC4CC3" w:rsidRPr="008F1F9C">
          <w:rPr>
            <w:rStyle w:val="Hyperlink"/>
            <w:noProof w:val="0"/>
            <w:lang w:val="en-US"/>
          </w:rPr>
          <w:t>Figure 6 - User Journey for answering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_Toc39522489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19</w:t>
        </w:r>
        <w:r w:rsidR="00DC4CC3" w:rsidRPr="003C4111">
          <w:rPr>
            <w:noProof w:val="0"/>
            <w:webHidden/>
            <w:lang w:val="en-US"/>
          </w:rPr>
          <w:fldChar w:fldCharType="end"/>
        </w:r>
      </w:hyperlink>
    </w:p>
    <w:p w14:paraId="375930B1" w14:textId="74669A66" w:rsidR="00DC4CC3" w:rsidRPr="008F1F9C" w:rsidRDefault="008B4ECE">
      <w:pPr>
        <w:pStyle w:val="TableofFigures"/>
        <w:tabs>
          <w:tab w:val="right" w:leader="dot" w:pos="8494"/>
        </w:tabs>
        <w:rPr>
          <w:noProof w:val="0"/>
          <w:sz w:val="22"/>
          <w:szCs w:val="22"/>
          <w:lang w:val="en-US" w:eastAsia="en-GB"/>
        </w:rPr>
      </w:pPr>
      <w:hyperlink w:anchor="_Toc39522490" w:history="1">
        <w:r w:rsidR="00DC4CC3" w:rsidRPr="003C4111">
          <w:rPr>
            <w:rStyle w:val="Hyperlink"/>
            <w:noProof w:val="0"/>
            <w:lang w:val="en-US"/>
          </w:rPr>
          <w:t>Figure 7 – Architectural Layered Module view, with inter module interactions</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_Toc39522490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28</w:t>
        </w:r>
        <w:r w:rsidR="00DC4CC3" w:rsidRPr="003C4111">
          <w:rPr>
            <w:noProof w:val="0"/>
            <w:webHidden/>
            <w:lang w:val="en-US"/>
          </w:rPr>
          <w:fldChar w:fldCharType="end"/>
        </w:r>
      </w:hyperlink>
    </w:p>
    <w:p w14:paraId="73ADD66F" w14:textId="2EFBC12D" w:rsidR="00DC4CC3" w:rsidRPr="008F1F9C" w:rsidRDefault="008B4ECE">
      <w:pPr>
        <w:pStyle w:val="TableofFigures"/>
        <w:tabs>
          <w:tab w:val="right" w:leader="dot" w:pos="8494"/>
        </w:tabs>
        <w:rPr>
          <w:noProof w:val="0"/>
          <w:sz w:val="22"/>
          <w:szCs w:val="22"/>
          <w:lang w:val="en-US" w:eastAsia="en-GB"/>
        </w:rPr>
      </w:pPr>
      <w:hyperlink w:anchor="_Toc39522491" w:history="1">
        <w:r w:rsidR="00DC4CC3" w:rsidRPr="003C4111">
          <w:rPr>
            <w:rStyle w:val="Hyperlink"/>
            <w:noProof w:val="0"/>
            <w:lang w:val="en-US"/>
          </w:rPr>
          <w:t>Figure 8 – Detailed view of Services Module including DB</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_Toc39522491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29</w:t>
        </w:r>
        <w:r w:rsidR="00DC4CC3" w:rsidRPr="003C4111">
          <w:rPr>
            <w:noProof w:val="0"/>
            <w:webHidden/>
            <w:lang w:val="en-US"/>
          </w:rPr>
          <w:fldChar w:fldCharType="end"/>
        </w:r>
      </w:hyperlink>
    </w:p>
    <w:p w14:paraId="6F0852E3" w14:textId="18C7712D" w:rsidR="00DC4CC3" w:rsidRPr="008F1F9C" w:rsidRDefault="008B4ECE">
      <w:pPr>
        <w:pStyle w:val="TableofFigures"/>
        <w:tabs>
          <w:tab w:val="right" w:leader="dot" w:pos="8494"/>
        </w:tabs>
        <w:rPr>
          <w:noProof w:val="0"/>
          <w:sz w:val="22"/>
          <w:szCs w:val="22"/>
          <w:lang w:val="en-US" w:eastAsia="en-GB"/>
        </w:rPr>
      </w:pPr>
      <w:hyperlink w:anchor="_Toc39522492" w:history="1">
        <w:r w:rsidR="00DC4CC3" w:rsidRPr="003C4111">
          <w:rPr>
            <w:rStyle w:val="Hyperlink"/>
            <w:noProof w:val="0"/>
            <w:lang w:val="en-US"/>
          </w:rPr>
          <w:t>Figure 9 – Data Model</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_Toc39522492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30</w:t>
        </w:r>
        <w:r w:rsidR="00DC4CC3" w:rsidRPr="003C4111">
          <w:rPr>
            <w:noProof w:val="0"/>
            <w:webHidden/>
            <w:lang w:val="en-US"/>
          </w:rPr>
          <w:fldChar w:fldCharType="end"/>
        </w:r>
      </w:hyperlink>
    </w:p>
    <w:p w14:paraId="2D60C454" w14:textId="5518A10F" w:rsidR="00DC4CC3" w:rsidRPr="008F1F9C" w:rsidRDefault="008B4ECE">
      <w:pPr>
        <w:pStyle w:val="TableofFigures"/>
        <w:tabs>
          <w:tab w:val="right" w:leader="dot" w:pos="8494"/>
        </w:tabs>
        <w:rPr>
          <w:noProof w:val="0"/>
          <w:sz w:val="22"/>
          <w:szCs w:val="22"/>
          <w:lang w:val="en-US" w:eastAsia="en-GB"/>
        </w:rPr>
      </w:pPr>
      <w:hyperlink w:anchor="_Toc39522493" w:history="1">
        <w:r w:rsidR="00DC4CC3" w:rsidRPr="003C4111">
          <w:rPr>
            <w:rStyle w:val="Hyperlink"/>
            <w:noProof w:val="0"/>
            <w:lang w:val="en-US"/>
          </w:rPr>
          <w:t>Figure 10 – Detailed view of ExecutionEnvironments Module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_Toc39522493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32</w:t>
        </w:r>
        <w:r w:rsidR="00DC4CC3" w:rsidRPr="003C4111">
          <w:rPr>
            <w:noProof w:val="0"/>
            <w:webHidden/>
            <w:lang w:val="en-US"/>
          </w:rPr>
          <w:fldChar w:fldCharType="end"/>
        </w:r>
      </w:hyperlink>
    </w:p>
    <w:p w14:paraId="745899B6" w14:textId="4AF08CE4" w:rsidR="00DC4CC3" w:rsidRPr="008F1F9C" w:rsidRDefault="008B4ECE">
      <w:pPr>
        <w:pStyle w:val="TableofFigures"/>
        <w:tabs>
          <w:tab w:val="right" w:leader="dot" w:pos="8494"/>
        </w:tabs>
        <w:rPr>
          <w:noProof w:val="0"/>
          <w:sz w:val="22"/>
          <w:szCs w:val="22"/>
          <w:lang w:val="en-US" w:eastAsia="en-GB"/>
        </w:rPr>
      </w:pPr>
      <w:hyperlink w:anchor="_Toc39522494" w:history="1">
        <w:r w:rsidR="00DC4CC3" w:rsidRPr="003C4111">
          <w:rPr>
            <w:rStyle w:val="Hyperlink"/>
            <w:noProof w:val="0"/>
            <w:lang w:val="en-US"/>
          </w:rPr>
          <w:t>Figure 11 – Planned Schedule before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_Toc39522494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34</w:t>
        </w:r>
        <w:r w:rsidR="00DC4CC3" w:rsidRPr="003C4111">
          <w:rPr>
            <w:noProof w:val="0"/>
            <w:webHidden/>
            <w:lang w:val="en-US"/>
          </w:rPr>
          <w:fldChar w:fldCharType="end"/>
        </w:r>
      </w:hyperlink>
    </w:p>
    <w:p w14:paraId="060DDB19" w14:textId="597FA11C" w:rsidR="00DC4CC3" w:rsidRPr="008F1F9C" w:rsidRDefault="008B4ECE">
      <w:pPr>
        <w:pStyle w:val="TableofFigures"/>
        <w:tabs>
          <w:tab w:val="right" w:leader="dot" w:pos="8494"/>
        </w:tabs>
        <w:rPr>
          <w:noProof w:val="0"/>
          <w:sz w:val="22"/>
          <w:szCs w:val="22"/>
          <w:lang w:val="en-US" w:eastAsia="en-GB"/>
        </w:rPr>
      </w:pPr>
      <w:hyperlink w:anchor="_Toc39522495" w:history="1">
        <w:r w:rsidR="00DC4CC3" w:rsidRPr="003C4111">
          <w:rPr>
            <w:rStyle w:val="Hyperlink"/>
            <w:noProof w:val="0"/>
            <w:lang w:val="en-US"/>
          </w:rPr>
          <w:t>Figure 12 – Planned Schedule after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_Toc39522495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35</w:t>
        </w:r>
        <w:r w:rsidR="00DC4CC3" w:rsidRPr="003C4111">
          <w:rPr>
            <w:noProof w:val="0"/>
            <w:webHidden/>
            <w:lang w:val="en-US"/>
          </w:rPr>
          <w:fldChar w:fldCharType="end"/>
        </w:r>
      </w:hyperlink>
    </w:p>
    <w:p w14:paraId="5E449967" w14:textId="3C89134D"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3C4111" w:rsidRDefault="0090147C">
      <w:pPr>
        <w:pStyle w:val="TableofFigures"/>
        <w:tabs>
          <w:tab w:val="right" w:leader="dot" w:pos="8494"/>
        </w:tabs>
        <w:rPr>
          <w:noProof w:val="0"/>
          <w:sz w:val="22"/>
          <w:szCs w:val="22"/>
          <w:lang w:val="en-US" w:eastAsia="en-GB"/>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39522496" w:history="1">
        <w:r w:rsidR="00DC4CC3" w:rsidRPr="003C4111">
          <w:rPr>
            <w:rStyle w:val="Hyperlink"/>
            <w:noProof w:val="0"/>
            <w:lang w:val="en-US"/>
          </w:rPr>
          <w:t>Table 1 - Feature comparison of select platforms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_Toc39522496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22</w:t>
        </w:r>
        <w:r w:rsidR="00DC4CC3" w:rsidRPr="003C4111">
          <w:rPr>
            <w:noProof w:val="0"/>
            <w:webHidden/>
            <w:lang w:val="en-US"/>
          </w:rPr>
          <w:fldChar w:fldCharType="end"/>
        </w:r>
      </w:hyperlink>
    </w:p>
    <w:p w14:paraId="7B316A01" w14:textId="21503E3F" w:rsidR="00DC4CC3" w:rsidRPr="003C4111" w:rsidRDefault="008B4ECE">
      <w:pPr>
        <w:pStyle w:val="TableofFigures"/>
        <w:tabs>
          <w:tab w:val="right" w:leader="dot" w:pos="8494"/>
        </w:tabs>
        <w:rPr>
          <w:noProof w:val="0"/>
          <w:sz w:val="22"/>
          <w:szCs w:val="22"/>
          <w:lang w:val="en-US" w:eastAsia="en-GB"/>
        </w:rPr>
      </w:pPr>
      <w:hyperlink w:anchor="_Toc39522497" w:history="1">
        <w:r w:rsidR="00DC4CC3" w:rsidRPr="003C4111">
          <w:rPr>
            <w:rStyle w:val="Hyperlink"/>
            <w:noProof w:val="0"/>
            <w:lang w:val="en-US"/>
          </w:rPr>
          <w:t>Table 2 – Assignment Types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_Toc39522497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34</w:t>
        </w:r>
        <w:r w:rsidR="00DC4CC3" w:rsidRPr="003C4111">
          <w:rPr>
            <w:noProof w:val="0"/>
            <w:webHidden/>
            <w:lang w:val="en-US"/>
          </w:rPr>
          <w:fldChar w:fldCharType="end"/>
        </w:r>
      </w:hyperlink>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CD7822">
      <w:pPr>
        <w:pStyle w:val="Heading1"/>
      </w:pPr>
      <w:bookmarkStart w:id="1" w:name="_Toc39522449"/>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2" w:name="_Toc27948158"/>
      <w:bookmarkStart w:id="3" w:name="_Toc39522450"/>
      <w:bookmarkStart w:id="4" w:name="_Hlk38980377"/>
      <w:r w:rsidRPr="00E8102C">
        <w:rPr>
          <w:noProof w:val="0"/>
          <w:color w:val="auto"/>
          <w:sz w:val="28"/>
          <w:szCs w:val="28"/>
          <w:lang w:val="en-US"/>
        </w:rPr>
        <w:t>1.1. Outline</w:t>
      </w:r>
      <w:bookmarkEnd w:id="2"/>
      <w:bookmarkEnd w:id="3"/>
    </w:p>
    <w:bookmarkEnd w:id="4"/>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CD7822">
      <w:pPr>
        <w:pStyle w:val="Heading1"/>
      </w:pPr>
      <w:bookmarkStart w:id="5" w:name="_Ref39266593"/>
      <w:bookmarkStart w:id="6" w:name="_Ref39266674"/>
      <w:bookmarkStart w:id="7" w:name="_Ref39266710"/>
      <w:bookmarkStart w:id="8" w:name="_Ref39266722"/>
      <w:bookmarkStart w:id="9" w:name="_Toc39522451"/>
      <w:r w:rsidRPr="008F1F9C">
        <w:lastRenderedPageBreak/>
        <w:t>Requir</w:t>
      </w:r>
      <w:r w:rsidR="00A311AD" w:rsidRPr="008F1F9C">
        <w:t>e</w:t>
      </w:r>
      <w:r w:rsidRPr="008F1F9C">
        <w:t>ments</w:t>
      </w:r>
      <w:bookmarkEnd w:id="5"/>
      <w:bookmarkEnd w:id="6"/>
      <w:bookmarkEnd w:id="7"/>
      <w:bookmarkEnd w:id="8"/>
      <w:bookmarkEnd w:id="9"/>
    </w:p>
    <w:p w14:paraId="0A4DDC0D" w14:textId="5100A7F6" w:rsidR="00A311AD" w:rsidRPr="00364B4D" w:rsidRDefault="00A311AD" w:rsidP="00A311AD">
      <w:pPr>
        <w:rPr>
          <w:noProof w:val="0"/>
          <w:lang w:val="en-US"/>
        </w:rPr>
      </w:pPr>
      <w:r w:rsidRPr="00E8102C">
        <w:rPr>
          <w:noProof w:val="0"/>
          <w:lang w:val="en-US"/>
        </w:rPr>
        <w:t xml:space="preserve">For this </w:t>
      </w:r>
      <w:proofErr w:type="gramStart"/>
      <w:r w:rsidRPr="00E8102C">
        <w:rPr>
          <w:noProof w:val="0"/>
          <w:lang w:val="en-US"/>
        </w:rPr>
        <w:t>project</w:t>
      </w:r>
      <w:proofErr w:type="gramEnd"/>
      <w:r w:rsidRPr="00E8102C">
        <w:rPr>
          <w:noProof w:val="0"/>
          <w:lang w:val="en-US"/>
        </w:rPr>
        <w:t xml:space="preserve">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39522452"/>
      <w:r w:rsidRPr="00E8102C">
        <w:rPr>
          <w:rFonts w:asciiTheme="majorHAnsi" w:eastAsiaTheme="majorEastAsia" w:hAnsiTheme="majorHAnsi" w:cstheme="majorBidi"/>
          <w:noProof w:val="0"/>
          <w:sz w:val="28"/>
          <w:szCs w:val="28"/>
          <w:lang w:val="en-US"/>
        </w:rPr>
        <w:t>2.1. Functional Requirements</w:t>
      </w:r>
      <w:bookmarkEnd w:id="1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8F1F9C" w:rsidRDefault="00E07F64" w:rsidP="00341DBE">
      <w:pPr>
        <w:pStyle w:val="ListParagraph"/>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8F1F9C" w:rsidRDefault="00341DBE" w:rsidP="00341DBE">
      <w:pPr>
        <w:pStyle w:val="ListParagraph"/>
        <w:numPr>
          <w:ilvl w:val="1"/>
          <w:numId w:val="14"/>
        </w:numPr>
        <w:rPr>
          <w:noProof w:val="0"/>
          <w:lang w:val="en-US"/>
        </w:rPr>
      </w:pPr>
      <w:r w:rsidRPr="008F1F9C">
        <w:rPr>
          <w:noProof w:val="0"/>
          <w:lang w:val="en-US"/>
        </w:rPr>
        <w:t>Submitted answers cannot be modified or deleted;</w:t>
      </w:r>
    </w:p>
    <w:p w14:paraId="54A02322" w14:textId="48377553" w:rsidR="00936440" w:rsidRPr="008F1F9C" w:rsidRDefault="00341DBE" w:rsidP="005153AD">
      <w:pPr>
        <w:pStyle w:val="ListParagraph"/>
        <w:numPr>
          <w:ilvl w:val="1"/>
          <w:numId w:val="14"/>
        </w:numPr>
        <w:rPr>
          <w:noProof w:val="0"/>
          <w:lang w:val="en-US"/>
        </w:rPr>
      </w:pPr>
      <w:r w:rsidRPr="008F1F9C">
        <w:rPr>
          <w:noProof w:val="0"/>
          <w:lang w:val="en-US"/>
        </w:rPr>
        <w:t>Non submitted answers are considered as wrong;</w:t>
      </w:r>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1"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1"/>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Heading3"/>
        <w:rPr>
          <w:noProof w:val="0"/>
          <w:color w:val="auto"/>
          <w:sz w:val="28"/>
          <w:szCs w:val="28"/>
          <w:lang w:val="en-US"/>
        </w:rPr>
      </w:pPr>
      <w:bookmarkStart w:id="12" w:name="_Toc39522454"/>
      <w:r w:rsidRPr="008F1F9C">
        <w:rPr>
          <w:noProof w:val="0"/>
          <w:color w:val="auto"/>
          <w:sz w:val="28"/>
          <w:szCs w:val="28"/>
          <w:lang w:val="en-US"/>
        </w:rPr>
        <w:t>2.3.1. Registration</w:t>
      </w:r>
      <w:bookmarkEnd w:id="12"/>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3" w:name="_Toc3952248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3"/>
    </w:p>
    <w:p w14:paraId="6A164145" w14:textId="1DB517FB" w:rsidR="00231005" w:rsidRPr="008F1F9C" w:rsidRDefault="00231005" w:rsidP="00231005">
      <w:pPr>
        <w:pStyle w:val="Heading3"/>
        <w:rPr>
          <w:noProof w:val="0"/>
          <w:color w:val="auto"/>
          <w:sz w:val="28"/>
          <w:szCs w:val="28"/>
          <w:lang w:val="en-US"/>
        </w:rPr>
      </w:pPr>
      <w:bookmarkStart w:id="14" w:name="_Toc39522455"/>
      <w:r w:rsidRPr="008F1F9C">
        <w:rPr>
          <w:noProof w:val="0"/>
          <w:color w:val="auto"/>
          <w:sz w:val="28"/>
          <w:szCs w:val="28"/>
          <w:lang w:val="en-US"/>
        </w:rPr>
        <w:lastRenderedPageBreak/>
        <w:t>2.3.2. Solving a Challenge</w:t>
      </w:r>
      <w:bookmarkEnd w:id="14"/>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5" w:name="_Toc3952248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5"/>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Heading3"/>
        <w:rPr>
          <w:noProof w:val="0"/>
          <w:color w:val="auto"/>
          <w:sz w:val="28"/>
          <w:szCs w:val="28"/>
          <w:lang w:val="en-US"/>
        </w:rPr>
      </w:pPr>
      <w:bookmarkStart w:id="16" w:name="_Toc39522456"/>
      <w:r w:rsidRPr="008F1F9C">
        <w:rPr>
          <w:noProof w:val="0"/>
          <w:color w:val="auto"/>
          <w:sz w:val="28"/>
          <w:szCs w:val="28"/>
          <w:lang w:val="en-US"/>
        </w:rPr>
        <w:lastRenderedPageBreak/>
        <w:t>2.3.3. Create a Challenge</w:t>
      </w:r>
      <w:bookmarkEnd w:id="16"/>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7" w:name="_Toc3952248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7"/>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Heading3"/>
        <w:rPr>
          <w:noProof w:val="0"/>
          <w:color w:val="auto"/>
          <w:sz w:val="28"/>
          <w:szCs w:val="28"/>
          <w:lang w:val="en-US"/>
        </w:rPr>
      </w:pPr>
      <w:bookmarkStart w:id="18" w:name="_Toc39522457"/>
      <w:r w:rsidRPr="008F1F9C">
        <w:rPr>
          <w:noProof w:val="0"/>
          <w:color w:val="auto"/>
          <w:sz w:val="28"/>
          <w:szCs w:val="28"/>
          <w:lang w:val="en-US"/>
        </w:rPr>
        <w:lastRenderedPageBreak/>
        <w:t>2.3.4. Create a Questionnaire</w:t>
      </w:r>
      <w:bookmarkEnd w:id="18"/>
    </w:p>
    <w:p w14:paraId="030AAC8B" w14:textId="77777777" w:rsidR="00225B02" w:rsidRPr="008F1F9C" w:rsidRDefault="008B4ECE"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19" w:name="_Toc3952248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19"/>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Heading3"/>
        <w:rPr>
          <w:noProof w:val="0"/>
          <w:color w:val="auto"/>
          <w:sz w:val="28"/>
          <w:szCs w:val="28"/>
          <w:lang w:val="en-US"/>
        </w:rPr>
      </w:pPr>
      <w:bookmarkStart w:id="20" w:name="_Toc39522458"/>
      <w:r w:rsidRPr="008F1F9C">
        <w:rPr>
          <w:noProof w:val="0"/>
          <w:color w:val="auto"/>
          <w:sz w:val="28"/>
          <w:szCs w:val="28"/>
          <w:lang w:val="en-US"/>
        </w:rPr>
        <w:lastRenderedPageBreak/>
        <w:t>2.3.5. Run code</w:t>
      </w:r>
      <w:bookmarkEnd w:id="20"/>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Caption"/>
        <w:rPr>
          <w:rFonts w:ascii="Courier New" w:eastAsia="Times New Roman" w:hAnsi="Courier New" w:cs="Courier New"/>
          <w:noProof w:val="0"/>
          <w:color w:val="000000"/>
          <w:sz w:val="20"/>
          <w:szCs w:val="20"/>
          <w:u w:val="single"/>
          <w:lang w:val="en-US" w:eastAsia="en-GB"/>
        </w:rPr>
      </w:pPr>
      <w:bookmarkStart w:id="21" w:name="_Toc39522488"/>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1"/>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Heading3"/>
        <w:rPr>
          <w:noProof w:val="0"/>
          <w:color w:val="auto"/>
          <w:sz w:val="28"/>
          <w:szCs w:val="28"/>
          <w:lang w:val="en-US"/>
        </w:rPr>
      </w:pPr>
      <w:bookmarkStart w:id="22" w:name="_Toc39522459"/>
      <w:r w:rsidRPr="008F1F9C">
        <w:rPr>
          <w:noProof w:val="0"/>
          <w:color w:val="auto"/>
          <w:sz w:val="28"/>
          <w:szCs w:val="28"/>
          <w:lang w:val="en-US"/>
        </w:rPr>
        <w:lastRenderedPageBreak/>
        <w:t>2.3.6. Answer a Questionnaire</w:t>
      </w:r>
      <w:bookmarkEnd w:id="22"/>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23" w:name="_Toc39522489"/>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3"/>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CD7822">
      <w:pPr>
        <w:pStyle w:val="Heading1"/>
      </w:pPr>
      <w:bookmarkStart w:id="24" w:name="_Toc39522460"/>
      <w:r w:rsidRPr="008F1F9C">
        <w:lastRenderedPageBreak/>
        <w:t>Related work</w:t>
      </w:r>
      <w:bookmarkEnd w:id="24"/>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 xml:space="preserve">some of them, </w:t>
      </w:r>
      <w:proofErr w:type="gramStart"/>
      <w:r w:rsidR="008F0F86" w:rsidRPr="008F1F9C">
        <w:rPr>
          <w:noProof w:val="0"/>
          <w:lang w:val="en-US"/>
        </w:rPr>
        <w:t>as a way to</w:t>
      </w:r>
      <w:proofErr w:type="gramEnd"/>
      <w:r w:rsidR="008F0F86" w:rsidRPr="008F1F9C">
        <w:rPr>
          <w:noProof w:val="0"/>
          <w:lang w:val="en-US"/>
        </w:rPr>
        <w:t xml:space="preserve">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25" w:name="_Toc39522461"/>
      <w:proofErr w:type="spellStart"/>
      <w:r w:rsidRPr="00E8102C">
        <w:rPr>
          <w:noProof w:val="0"/>
          <w:color w:val="auto"/>
          <w:sz w:val="28"/>
          <w:szCs w:val="28"/>
          <w:lang w:val="en-US"/>
        </w:rPr>
        <w:t>AlgoExpert</w:t>
      </w:r>
      <w:bookmarkEnd w:id="25"/>
      <w:proofErr w:type="spellEnd"/>
    </w:p>
    <w:p w14:paraId="676C280D" w14:textId="674EECB0" w:rsidR="008F0F86" w:rsidRPr="008F1F9C" w:rsidRDefault="008F0F86" w:rsidP="008F0F86">
      <w:pPr>
        <w:rPr>
          <w:noProof w:val="0"/>
          <w:lang w:val="en-US"/>
        </w:rPr>
      </w:pPr>
      <w:proofErr w:type="spellStart"/>
      <w:r w:rsidRPr="008F1F9C">
        <w:rPr>
          <w:noProof w:val="0"/>
          <w:lang w:val="en-US"/>
        </w:rPr>
        <w:t>AlgoExpert</w:t>
      </w:r>
      <w:proofErr w:type="spellEnd"/>
      <w:r w:rsidR="00D73A25" w:rsidRPr="008F1F9C">
        <w:rPr>
          <w:noProof w:val="0"/>
          <w:lang w:val="en-US"/>
        </w:rPr>
        <w:t xml:space="preserve"> </w:t>
      </w:r>
      <w:sdt>
        <w:sdtPr>
          <w:rPr>
            <w:noProof w:val="0"/>
            <w:lang w:val="en-US"/>
          </w:rPr>
          <w:id w:val="-1841388782"/>
          <w:citation/>
        </w:sdt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E431F2" w:rsidRPr="00E431F2">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26" w:name="_Toc39522462"/>
      <w:proofErr w:type="spellStart"/>
      <w:r w:rsidRPr="00E8102C">
        <w:rPr>
          <w:noProof w:val="0"/>
          <w:color w:val="auto"/>
          <w:sz w:val="28"/>
          <w:szCs w:val="28"/>
          <w:lang w:val="en-US"/>
        </w:rPr>
        <w:t>HackerRank</w:t>
      </w:r>
      <w:bookmarkEnd w:id="26"/>
      <w:proofErr w:type="spellEnd"/>
    </w:p>
    <w:p w14:paraId="6EB0B192" w14:textId="4907D2DE" w:rsidR="008F0F86" w:rsidRPr="008F1F9C" w:rsidRDefault="008F0F86" w:rsidP="008F0F86">
      <w:pPr>
        <w:rPr>
          <w:noProof w:val="0"/>
          <w:lang w:val="en-US"/>
        </w:rPr>
      </w:pPr>
      <w:proofErr w:type="spellStart"/>
      <w:r w:rsidRPr="008F1F9C">
        <w:rPr>
          <w:noProof w:val="0"/>
          <w:lang w:val="en-US"/>
        </w:rPr>
        <w:t>HackerRank</w:t>
      </w:r>
      <w:proofErr w:type="spellEnd"/>
      <w:r w:rsidR="00FD13F8" w:rsidRPr="008F1F9C">
        <w:rPr>
          <w:noProof w:val="0"/>
          <w:lang w:val="en-US"/>
        </w:rPr>
        <w:t xml:space="preserve"> </w:t>
      </w:r>
      <w:sdt>
        <w:sdtPr>
          <w:rPr>
            <w:noProof w:val="0"/>
            <w:lang w:val="en-US"/>
          </w:rPr>
          <w:id w:val="-494418237"/>
          <w:citation/>
        </w:sdt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E431F2" w:rsidRPr="00E431F2">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27" w:name="_Toc39522463"/>
      <w:proofErr w:type="spellStart"/>
      <w:r w:rsidRPr="00E8102C">
        <w:rPr>
          <w:noProof w:val="0"/>
          <w:color w:val="auto"/>
          <w:sz w:val="28"/>
          <w:szCs w:val="28"/>
          <w:lang w:val="en-US"/>
        </w:rPr>
        <w:t>LeetCode</w:t>
      </w:r>
      <w:bookmarkEnd w:id="27"/>
      <w:proofErr w:type="spellEnd"/>
    </w:p>
    <w:p w14:paraId="5A765A9F" w14:textId="13174FD3" w:rsidR="008F0F86" w:rsidRPr="008F1F9C" w:rsidRDefault="008F0F86" w:rsidP="008F0F86">
      <w:pPr>
        <w:rPr>
          <w:noProof w:val="0"/>
          <w:lang w:val="en-US"/>
        </w:rPr>
      </w:pPr>
      <w:proofErr w:type="spellStart"/>
      <w:r w:rsidRPr="008F1F9C">
        <w:rPr>
          <w:noProof w:val="0"/>
          <w:lang w:val="en-US"/>
        </w:rPr>
        <w:t>LeetCode</w:t>
      </w:r>
      <w:proofErr w:type="spellEnd"/>
      <w:r w:rsidRPr="008F1F9C">
        <w:rPr>
          <w:noProof w:val="0"/>
          <w:lang w:val="en-US"/>
        </w:rPr>
        <w:t xml:space="preserve"> </w:t>
      </w:r>
      <w:sdt>
        <w:sdtPr>
          <w:rPr>
            <w:noProof w:val="0"/>
            <w:lang w:val="en-US"/>
          </w:rPr>
          <w:id w:val="2116402409"/>
          <w:citation/>
        </w:sdt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E431F2" w:rsidRPr="00E431F2">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8F1F9C">
        <w:rPr>
          <w:noProof w:val="0"/>
          <w:lang w:val="en-US"/>
        </w:rPr>
        <w:t>LeetCode</w:t>
      </w:r>
      <w:proofErr w:type="spellEnd"/>
      <w:r w:rsidRPr="008F1F9C">
        <w:rPr>
          <w:noProof w:val="0"/>
          <w:lang w:val="en-US"/>
        </w:rPr>
        <w:t xml:space="preserv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28" w:name="_Toc39522464"/>
      <w:proofErr w:type="spellStart"/>
      <w:r w:rsidRPr="00E8102C">
        <w:rPr>
          <w:noProof w:val="0"/>
          <w:color w:val="auto"/>
          <w:sz w:val="28"/>
          <w:szCs w:val="28"/>
          <w:lang w:val="en-US"/>
        </w:rPr>
        <w:t>Codewars</w:t>
      </w:r>
      <w:bookmarkEnd w:id="28"/>
      <w:proofErr w:type="spellEnd"/>
    </w:p>
    <w:p w14:paraId="7A2C7E74" w14:textId="24FC5BB0" w:rsidR="008F0F86" w:rsidRPr="008F1F9C" w:rsidRDefault="008F0F86" w:rsidP="008F0F86">
      <w:pPr>
        <w:rPr>
          <w:noProof w:val="0"/>
          <w:lang w:val="en-US"/>
        </w:rPr>
      </w:pPr>
      <w:r w:rsidRPr="008F1F9C">
        <w:rPr>
          <w:noProof w:val="0"/>
          <w:lang w:val="en-US"/>
        </w:rPr>
        <w:t xml:space="preserve">Different from all other platforms, </w:t>
      </w:r>
      <w:proofErr w:type="spellStart"/>
      <w:r w:rsidRPr="008F1F9C">
        <w:rPr>
          <w:noProof w:val="0"/>
          <w:lang w:val="en-US"/>
        </w:rPr>
        <w:t>Codewars</w:t>
      </w:r>
      <w:proofErr w:type="spellEnd"/>
      <w:r w:rsidR="00795FAD" w:rsidRPr="008F1F9C">
        <w:rPr>
          <w:noProof w:val="0"/>
          <w:lang w:val="en-US"/>
        </w:rPr>
        <w:t xml:space="preserve"> </w:t>
      </w:r>
      <w:sdt>
        <w:sdtPr>
          <w:rPr>
            <w:noProof w:val="0"/>
            <w:lang w:val="en-US"/>
          </w:rPr>
          <w:id w:val="-548990494"/>
          <w:citation/>
        </w:sdt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E431F2" w:rsidRPr="00E431F2">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8F1F9C">
        <w:rPr>
          <w:noProof w:val="0"/>
          <w:lang w:val="en-US"/>
        </w:rPr>
        <w:t>Codewars</w:t>
      </w:r>
      <w:proofErr w:type="spellEnd"/>
      <w:r w:rsidRPr="008F1F9C">
        <w:rPr>
          <w:noProof w:val="0"/>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xml:space="preserve">, it accomplishes the same effect by making people addicted to coding by making it a stimulant friendly competition with an excellent user interface experience. </w:t>
      </w:r>
      <w:proofErr w:type="spellStart"/>
      <w:r w:rsidRPr="008F1F9C">
        <w:rPr>
          <w:noProof w:val="0"/>
          <w:lang w:val="en-US"/>
        </w:rPr>
        <w:t>Codewars</w:t>
      </w:r>
      <w:proofErr w:type="spellEnd"/>
      <w:r w:rsidRPr="008F1F9C">
        <w:rPr>
          <w:noProof w:val="0"/>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29" w:name="_Toc39522465"/>
      <w:proofErr w:type="spellStart"/>
      <w:r w:rsidRPr="00E8102C">
        <w:rPr>
          <w:noProof w:val="0"/>
          <w:color w:val="auto"/>
          <w:sz w:val="28"/>
          <w:szCs w:val="28"/>
          <w:lang w:val="en-US"/>
        </w:rPr>
        <w:t>CodeChef</w:t>
      </w:r>
      <w:bookmarkEnd w:id="29"/>
      <w:proofErr w:type="spellEnd"/>
    </w:p>
    <w:p w14:paraId="41DD7396" w14:textId="534D25BA" w:rsidR="008F0F86" w:rsidRPr="008F1F9C" w:rsidRDefault="008F0F86" w:rsidP="008F0F86">
      <w:pPr>
        <w:rPr>
          <w:noProof w:val="0"/>
          <w:lang w:val="en-US"/>
        </w:rPr>
      </w:pPr>
      <w:proofErr w:type="spellStart"/>
      <w:r w:rsidRPr="008F1F9C">
        <w:rPr>
          <w:noProof w:val="0"/>
          <w:lang w:val="en-US"/>
        </w:rPr>
        <w:t>CodeChef</w:t>
      </w:r>
      <w:proofErr w:type="spellEnd"/>
      <w:r w:rsidR="00795FAD" w:rsidRPr="008F1F9C">
        <w:rPr>
          <w:noProof w:val="0"/>
          <w:lang w:val="en-US"/>
        </w:rPr>
        <w:t xml:space="preserve"> </w:t>
      </w:r>
      <w:sdt>
        <w:sdtPr>
          <w:rPr>
            <w:noProof w:val="0"/>
            <w:lang w:val="en-US"/>
          </w:rPr>
          <w:id w:val="-614286371"/>
          <w:citation/>
        </w:sdt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E431F2" w:rsidRPr="00E431F2">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8F1F9C">
        <w:rPr>
          <w:noProof w:val="0"/>
          <w:lang w:val="en-US"/>
        </w:rPr>
        <w:t>Codechef</w:t>
      </w:r>
      <w:proofErr w:type="spellEnd"/>
      <w:r w:rsidRPr="008F1F9C">
        <w:rPr>
          <w:noProof w:val="0"/>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8F1F9C">
        <w:rPr>
          <w:noProof w:val="0"/>
          <w:lang w:val="en-US"/>
        </w:rPr>
        <w:t>CodeChef</w:t>
      </w:r>
      <w:proofErr w:type="spellEnd"/>
      <w:r w:rsidRPr="008F1F9C">
        <w:rPr>
          <w:noProof w:val="0"/>
          <w:lang w:val="en-US"/>
        </w:rPr>
        <w:t xml:space="preserve">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Caption"/>
        <w:keepNext/>
        <w:rPr>
          <w:noProof w:val="0"/>
          <w:lang w:val="en-US"/>
        </w:rPr>
      </w:pPr>
      <w:bookmarkStart w:id="30" w:name="_Ref39227592"/>
      <w:bookmarkStart w:id="31" w:name="_Toc39522496"/>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0"/>
      <w:r w:rsidRPr="008F1F9C">
        <w:rPr>
          <w:noProof w:val="0"/>
          <w:lang w:val="en-US"/>
        </w:rPr>
        <w:t xml:space="preserve"> - Feature comparison of select platforms</w:t>
      </w:r>
      <w:bookmarkEnd w:id="31"/>
    </w:p>
    <w:tbl>
      <w:tblPr>
        <w:tblStyle w:val="PlainTable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AlgoExpert</w:t>
            </w:r>
            <w:proofErr w:type="spellEnd"/>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HackerRank</w:t>
            </w:r>
            <w:proofErr w:type="spellEnd"/>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w:t>
            </w:r>
            <w:proofErr w:type="spellStart"/>
            <w:r w:rsidRPr="008F1F9C">
              <w:rPr>
                <w:rFonts w:ascii="Calibri" w:eastAsia="Times New Roman" w:hAnsi="Calibri" w:cs="Calibri"/>
                <w:noProof w:val="0"/>
                <w:color w:val="000000"/>
                <w:sz w:val="18"/>
                <w:szCs w:val="18"/>
                <w:lang w:val="en-US" w:eastAsia="pt-PT"/>
              </w:rPr>
              <w:t>mo</w:t>
            </w:r>
            <w:proofErr w:type="spellEnd"/>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Leetcode</w:t>
            </w:r>
            <w:proofErr w:type="spellEnd"/>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Codewars</w:t>
            </w:r>
            <w:proofErr w:type="spellEnd"/>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CodeChef</w:t>
            </w:r>
            <w:proofErr w:type="spellEnd"/>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CD7822">
      <w:pPr>
        <w:pStyle w:val="Heading1"/>
      </w:pPr>
      <w:bookmarkStart w:id="32" w:name="_Toc39522466"/>
      <w:r w:rsidRPr="008F1F9C">
        <w:lastRenderedPageBreak/>
        <w:t>Related Technologies</w:t>
      </w:r>
      <w:bookmarkEnd w:id="32"/>
    </w:p>
    <w:p w14:paraId="283382D1" w14:textId="52A9322F" w:rsidR="00FC6040" w:rsidRPr="008F1F9C" w:rsidRDefault="00FC6040" w:rsidP="00FC6040">
      <w:pPr>
        <w:rPr>
          <w:noProof w:val="0"/>
          <w:lang w:val="en-US"/>
        </w:rPr>
      </w:pPr>
      <w:r w:rsidRPr="008F1F9C">
        <w:rPr>
          <w:noProof w:val="0"/>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sidRPr="008F1F9C">
        <w:rPr>
          <w:noProof w:val="0"/>
          <w:lang w:val="en-US"/>
        </w:rPr>
        <w:t>were</w:t>
      </w:r>
      <w:proofErr w:type="gramEnd"/>
      <w:r w:rsidRPr="008F1F9C">
        <w:rPr>
          <w:noProof w:val="0"/>
          <w:lang w:val="en-US"/>
        </w:rPr>
        <w:t xml:space="preserv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Heading2"/>
        <w:rPr>
          <w:noProof w:val="0"/>
          <w:color w:val="auto"/>
          <w:sz w:val="28"/>
          <w:szCs w:val="28"/>
          <w:lang w:val="en-US"/>
        </w:rPr>
      </w:pPr>
      <w:bookmarkStart w:id="33" w:name="_Toc39522467"/>
      <w:r w:rsidRPr="00E8102C">
        <w:rPr>
          <w:noProof w:val="0"/>
          <w:color w:val="auto"/>
          <w:sz w:val="28"/>
          <w:szCs w:val="28"/>
          <w:lang w:val="en-US"/>
        </w:rPr>
        <w:t>4.1. React</w:t>
      </w:r>
      <w:bookmarkEnd w:id="33"/>
    </w:p>
    <w:p w14:paraId="1BA73D09" w14:textId="142706A8"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E431F2" w:rsidRPr="00E431F2">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E431F2" w:rsidRPr="00E431F2">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1AC7CE78" w:rsidR="00FC6040" w:rsidRPr="008F1F9C" w:rsidRDefault="00FC6040" w:rsidP="00FC6040">
      <w:pPr>
        <w:rPr>
          <w:noProof w:val="0"/>
          <w:lang w:val="en-US"/>
        </w:rPr>
      </w:pPr>
      <w:r w:rsidRPr="008F1F9C">
        <w:rPr>
          <w:noProof w:val="0"/>
          <w:lang w:val="en-US"/>
        </w:rPr>
        <w:t xml:space="preserve">The initial configuration of the project is done with the help of a </w:t>
      </w:r>
      <w:proofErr w:type="spellStart"/>
      <w:r w:rsidRPr="008F1F9C">
        <w:rPr>
          <w:noProof w:val="0"/>
          <w:lang w:val="en-US"/>
        </w:rPr>
        <w:t>npm</w:t>
      </w:r>
      <w:proofErr w:type="spellEnd"/>
      <w:r w:rsidRPr="008F1F9C">
        <w:rPr>
          <w:noProof w:val="0"/>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E431F2" w:rsidRPr="00E431F2">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Heading2"/>
        <w:rPr>
          <w:noProof w:val="0"/>
          <w:color w:val="auto"/>
          <w:sz w:val="28"/>
          <w:szCs w:val="28"/>
          <w:lang w:val="en-US"/>
        </w:rPr>
      </w:pPr>
      <w:bookmarkStart w:id="34" w:name="_Toc39522468"/>
      <w:r w:rsidRPr="00E8102C">
        <w:rPr>
          <w:noProof w:val="0"/>
          <w:color w:val="auto"/>
          <w:sz w:val="28"/>
          <w:szCs w:val="28"/>
          <w:lang w:val="en-US"/>
        </w:rPr>
        <w:t>4.2. Spring</w:t>
      </w:r>
      <w:bookmarkEnd w:id="34"/>
    </w:p>
    <w:p w14:paraId="3A656BBB" w14:textId="2CD2D147"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Pr="008F1F9C">
        <w:rPr>
          <w:noProof w:val="0"/>
          <w:lang w:val="en-US"/>
        </w:rPr>
        <w:t>.</w:t>
      </w:r>
    </w:p>
    <w:p w14:paraId="5FE2C909" w14:textId="1472A1AA"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E431F2" w:rsidRPr="00E431F2">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Heading3"/>
        <w:rPr>
          <w:noProof w:val="0"/>
          <w:color w:val="auto"/>
          <w:sz w:val="28"/>
          <w:szCs w:val="28"/>
          <w:lang w:val="en-US"/>
        </w:rPr>
      </w:pPr>
      <w:bookmarkStart w:id="35" w:name="_Toc533370019"/>
      <w:bookmarkStart w:id="36" w:name="_Toc27948159"/>
      <w:bookmarkStart w:id="37" w:name="_Toc39522469"/>
      <w:r w:rsidRPr="008F1F9C">
        <w:rPr>
          <w:noProof w:val="0"/>
          <w:color w:val="auto"/>
          <w:sz w:val="28"/>
          <w:szCs w:val="28"/>
          <w:lang w:val="en-US"/>
        </w:rPr>
        <w:t>4.</w:t>
      </w:r>
      <w:r w:rsidRPr="008F1F9C">
        <w:rPr>
          <w:rStyle w:val="Heading3Char"/>
          <w:noProof w:val="0"/>
          <w:color w:val="auto"/>
          <w:sz w:val="28"/>
          <w:szCs w:val="28"/>
          <w:lang w:val="en-US"/>
        </w:rPr>
        <w:t>2.1. Spring Boot</w:t>
      </w:r>
      <w:bookmarkEnd w:id="35"/>
      <w:bookmarkEnd w:id="36"/>
      <w:bookmarkEnd w:id="37"/>
    </w:p>
    <w:p w14:paraId="23AE9140" w14:textId="7D2809F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w:t>
      </w:r>
      <w:proofErr w:type="spellStart"/>
      <w:r w:rsidRPr="008F1F9C">
        <w:rPr>
          <w:noProof w:val="0"/>
          <w:lang w:val="en-US"/>
        </w:rPr>
        <w:t>Undertown</w:t>
      </w:r>
      <w:proofErr w:type="spellEnd"/>
      <w:r w:rsidRPr="008F1F9C">
        <w:rPr>
          <w:noProof w:val="0"/>
          <w:lang w:val="en-US"/>
        </w:rPr>
        <w:t xml:space="preserve">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E431F2" w:rsidRPr="00E431F2">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Heading2"/>
        <w:rPr>
          <w:noProof w:val="0"/>
          <w:color w:val="auto"/>
          <w:sz w:val="28"/>
          <w:szCs w:val="28"/>
          <w:lang w:val="en-US"/>
        </w:rPr>
      </w:pPr>
      <w:bookmarkStart w:id="38" w:name="_Toc39522471"/>
      <w:r w:rsidRPr="00E8102C">
        <w:rPr>
          <w:noProof w:val="0"/>
          <w:color w:val="auto"/>
          <w:sz w:val="28"/>
          <w:szCs w:val="28"/>
          <w:lang w:val="en-US"/>
        </w:rPr>
        <w:t>4.3. Swagger</w:t>
      </w:r>
      <w:bookmarkEnd w:id="38"/>
    </w:p>
    <w:p w14:paraId="7D1803F5" w14:textId="0272EA0B"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E431F2" w:rsidRPr="00E431F2">
            <w:rPr>
              <w:lang w:val="en-US"/>
            </w:rPr>
            <w:t>[15]</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Heading2"/>
        <w:rPr>
          <w:noProof w:val="0"/>
          <w:color w:val="auto"/>
          <w:sz w:val="28"/>
          <w:szCs w:val="28"/>
          <w:lang w:val="en-US"/>
        </w:rPr>
      </w:pPr>
      <w:bookmarkStart w:id="39"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39"/>
    </w:p>
    <w:p w14:paraId="516F3324" w14:textId="0A2351B2"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E431F2" w:rsidRPr="00E431F2">
            <w:rPr>
              <w:lang w:val="en-US"/>
            </w:rPr>
            <w:t>[16]</w:t>
          </w:r>
          <w:r w:rsidR="00330AB8" w:rsidRPr="008F1F9C">
            <w:rPr>
              <w:noProof w:val="0"/>
              <w:lang w:val="en-US"/>
            </w:rPr>
            <w:fldChar w:fldCharType="end"/>
          </w:r>
        </w:sdtContent>
      </w:sdt>
      <w:sdt>
        <w:sdtPr>
          <w:rPr>
            <w:noProof w:val="0"/>
            <w:lang w:val="en-US"/>
          </w:rPr>
          <w:id w:val="-1187594216"/>
          <w:citation/>
        </w:sdt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E431F2">
            <w:rPr>
              <w:lang w:val="en-US"/>
            </w:rPr>
            <w:t xml:space="preserve"> </w:t>
          </w:r>
          <w:r w:rsidR="00E431F2" w:rsidRPr="00E431F2">
            <w:rPr>
              <w:lang w:val="en-US"/>
            </w:rPr>
            <w:t>[17]</w:t>
          </w:r>
          <w:r w:rsidR="00330AB8" w:rsidRPr="008F1F9C">
            <w:rPr>
              <w:noProof w:val="0"/>
              <w:lang w:val="en-US"/>
            </w:rPr>
            <w:fldChar w:fldCharType="end"/>
          </w:r>
        </w:sdtContent>
      </w:sdt>
      <w:sdt>
        <w:sdtPr>
          <w:rPr>
            <w:noProof w:val="0"/>
            <w:lang w:val="en-US"/>
          </w:rPr>
          <w:id w:val="-2057078135"/>
          <w:citation/>
        </w:sdt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E431F2">
            <w:rPr>
              <w:lang w:val="en-US"/>
            </w:rPr>
            <w:t xml:space="preserve"> </w:t>
          </w:r>
          <w:r w:rsidR="00E431F2" w:rsidRPr="00E431F2">
            <w:rPr>
              <w:lang w:val="en-US"/>
            </w:rPr>
            <w:t>[18]</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E431F2" w:rsidRPr="00E431F2">
            <w:rPr>
              <w:lang w:val="en-US"/>
            </w:rPr>
            <w:t>[19]</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 xml:space="preserve">A </w:t>
      </w:r>
      <w:proofErr w:type="spellStart"/>
      <w:r w:rsidRPr="008F1F9C">
        <w:rPr>
          <w:noProof w:val="0"/>
          <w:lang w:val="en-US"/>
        </w:rPr>
        <w:t>Dockerfile</w:t>
      </w:r>
      <w:proofErr w:type="spellEnd"/>
      <w:r w:rsidRPr="008F1F9C">
        <w:rPr>
          <w:noProof w:val="0"/>
          <w:lang w:val="en-US"/>
        </w:rPr>
        <w:t xml:space="preserve"> is a text file which includes the instructions to build a Docker image. A </w:t>
      </w:r>
      <w:proofErr w:type="spellStart"/>
      <w:r w:rsidRPr="008F1F9C">
        <w:rPr>
          <w:noProof w:val="0"/>
          <w:lang w:val="en-US"/>
        </w:rPr>
        <w:t>Dockerfile</w:t>
      </w:r>
      <w:proofErr w:type="spellEnd"/>
      <w:r w:rsidRPr="008F1F9C">
        <w:rPr>
          <w:noProof w:val="0"/>
          <w:lang w:val="en-US"/>
        </w:rPr>
        <w:t xml:space="preserve"> specifies the operating system, the runtimes, environmental variables, file locations, network ports, other components it needs and what the container will be doing once we run it. With a </w:t>
      </w:r>
      <w:proofErr w:type="spellStart"/>
      <w:r w:rsidRPr="008F1F9C">
        <w:rPr>
          <w:noProof w:val="0"/>
          <w:lang w:val="en-US"/>
        </w:rPr>
        <w:t>Dockerfile</w:t>
      </w:r>
      <w:proofErr w:type="spellEnd"/>
      <w:r w:rsidRPr="008F1F9C">
        <w:rPr>
          <w:noProof w:val="0"/>
          <w:lang w:val="en-US"/>
        </w:rPr>
        <w:t xml:space="preserve"> a Docker client can build an image, build a container from that image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CD7822">
      <w:pPr>
        <w:pStyle w:val="Heading1"/>
      </w:pPr>
      <w:r w:rsidRPr="00E8102C">
        <w:br w:type="page"/>
      </w:r>
      <w:bookmarkStart w:id="40" w:name="_Ref43034646"/>
      <w:r w:rsidR="0000657F" w:rsidRPr="0028056F">
        <w:lastRenderedPageBreak/>
        <w:t>Architecture</w:t>
      </w:r>
      <w:bookmarkEnd w:id="40"/>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5F972F3C"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E431F2" w:rsidRPr="00E431F2">
            <w:rPr>
              <w:lang w:val="en-US"/>
            </w:rPr>
            <w:t>[20]</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28056F" w:rsidRDefault="00567E9A" w:rsidP="00567E9A">
      <w:pPr>
        <w:rPr>
          <w:noProof w:val="0"/>
          <w:lang w:val="en-US"/>
        </w:rPr>
      </w:pPr>
      <w:r w:rsidRPr="0028056F">
        <w:rPr>
          <w:noProof w:val="0"/>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Caption"/>
        <w:rPr>
          <w:noProof w:val="0"/>
          <w:lang w:val="en-US"/>
        </w:rPr>
      </w:pPr>
      <w:bookmarkStart w:id="41" w:name="_Toc39522490"/>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1"/>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Heading2"/>
        <w:rPr>
          <w:noProof w:val="0"/>
          <w:color w:val="auto"/>
          <w:sz w:val="28"/>
          <w:szCs w:val="28"/>
          <w:lang w:val="en-US"/>
        </w:rPr>
      </w:pPr>
      <w:bookmarkStart w:id="42" w:name="_Toc39522474"/>
      <w:r w:rsidRPr="00E8102C">
        <w:rPr>
          <w:noProof w:val="0"/>
          <w:color w:val="auto"/>
          <w:sz w:val="28"/>
          <w:szCs w:val="28"/>
          <w:lang w:val="en-US"/>
        </w:rPr>
        <w:t xml:space="preserve">5.1. </w:t>
      </w:r>
      <w:bookmarkEnd w:id="42"/>
      <w:r w:rsidR="006E69CA">
        <w:rPr>
          <w:noProof w:val="0"/>
          <w:color w:val="auto"/>
          <w:sz w:val="28"/>
          <w:szCs w:val="28"/>
          <w:lang w:val="en-US"/>
        </w:rPr>
        <w:t>Web Client</w:t>
      </w:r>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proofErr w:type="spellStart"/>
      <w:r w:rsidR="001327C4" w:rsidRPr="0028056F">
        <w:rPr>
          <w:noProof w:val="0"/>
          <w:lang w:val="en-US"/>
        </w:rPr>
        <w:t>CodeMirror</w:t>
      </w:r>
      <w:proofErr w:type="spellEnd"/>
      <w:r w:rsidR="006B4EAC">
        <w:rPr>
          <w:noProof w:val="0"/>
          <w:lang w:val="en-US"/>
        </w:rPr>
        <w:t xml:space="preserve">; </w:t>
      </w:r>
      <w:proofErr w:type="spellStart"/>
      <w:r w:rsidR="006B4EAC">
        <w:rPr>
          <w:noProof w:val="0"/>
          <w:lang w:val="en-US"/>
        </w:rPr>
        <w:t>Formik</w:t>
      </w:r>
      <w:proofErr w:type="spellEnd"/>
      <w:r w:rsidR="006B4EAC">
        <w:rPr>
          <w:noProof w:val="0"/>
          <w:lang w:val="en-US"/>
        </w:rPr>
        <w:t>;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Heading3"/>
        <w:rPr>
          <w:noProof w:val="0"/>
          <w:color w:val="auto"/>
          <w:sz w:val="28"/>
          <w:szCs w:val="28"/>
          <w:lang w:val="en-US"/>
        </w:rPr>
      </w:pPr>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p>
    <w:p w14:paraId="0EED5109" w14:textId="22023E0E" w:rsidR="009E45C9" w:rsidRDefault="009E45C9" w:rsidP="00784BE3">
      <w:pPr>
        <w:rPr>
          <w:noProof w:val="0"/>
          <w:lang w:val="en-US"/>
        </w:rPr>
      </w:pPr>
      <w:r>
        <w:rPr>
          <w:noProof w:val="0"/>
          <w:lang w:val="en-US"/>
        </w:rPr>
        <w:t xml:space="preserve">Material-UI </w:t>
      </w:r>
      <w:sdt>
        <w:sdtPr>
          <w:rPr>
            <w:noProof w:val="0"/>
            <w:lang w:val="en-US"/>
          </w:rPr>
          <w:id w:val="1673451461"/>
          <w:citation/>
        </w:sdt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E431F2" w:rsidRPr="00E431F2">
            <w:rPr>
              <w:lang w:val="en-US"/>
            </w:rPr>
            <w:t>[21]</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E431F2" w:rsidRPr="00E431F2">
            <w:rPr>
              <w:lang w:val="en-US"/>
            </w:rPr>
            <w:t>[22]</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Heading3"/>
        <w:rPr>
          <w:noProof w:val="0"/>
          <w:color w:val="auto"/>
          <w:sz w:val="32"/>
          <w:szCs w:val="32"/>
          <w:lang w:val="en-US"/>
        </w:rPr>
      </w:pPr>
      <w:r w:rsidRPr="0028056F">
        <w:rPr>
          <w:noProof w:val="0"/>
          <w:color w:val="auto"/>
          <w:sz w:val="28"/>
          <w:szCs w:val="28"/>
          <w:lang w:val="en-US"/>
        </w:rPr>
        <w:t xml:space="preserve">5.1.2 </w:t>
      </w:r>
      <w:proofErr w:type="spellStart"/>
      <w:r w:rsidRPr="0028056F">
        <w:rPr>
          <w:noProof w:val="0"/>
          <w:color w:val="auto"/>
          <w:sz w:val="28"/>
          <w:szCs w:val="28"/>
          <w:lang w:val="en-US"/>
        </w:rPr>
        <w:t>CodeMirror</w:t>
      </w:r>
      <w:proofErr w:type="spellEnd"/>
    </w:p>
    <w:p w14:paraId="73359FD9" w14:textId="52F57974" w:rsidR="00E8102C" w:rsidRDefault="009A028C" w:rsidP="00784BE3">
      <w:pPr>
        <w:rPr>
          <w:noProof w:val="0"/>
          <w:lang w:val="en-US"/>
        </w:rPr>
      </w:pPr>
      <w:r w:rsidRPr="0028056F">
        <w:rPr>
          <w:noProof w:val="0"/>
          <w:lang w:val="en-US"/>
        </w:rPr>
        <w:t>CodeMirror</w:t>
      </w:r>
      <w:r w:rsidR="00364B4D">
        <w:rPr>
          <w:noProof w:val="0"/>
          <w:lang w:val="en-US"/>
        </w:rPr>
        <w:t xml:space="preserve"> </w:t>
      </w:r>
      <w:sdt>
        <w:sdtPr>
          <w:rPr>
            <w:noProof w:val="0"/>
            <w:lang w:val="en-US"/>
          </w:rPr>
          <w:id w:val="1629437403"/>
          <w:citation/>
        </w:sdt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E431F2" w:rsidRPr="00E431F2">
            <w:rPr>
              <w:lang w:val="en-US"/>
            </w:rPr>
            <w:t>[23]</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Heading3"/>
        <w:rPr>
          <w:noProof w:val="0"/>
          <w:color w:val="auto"/>
          <w:sz w:val="32"/>
          <w:szCs w:val="32"/>
          <w:lang w:val="en-US"/>
        </w:rPr>
      </w:pPr>
      <w:r w:rsidRPr="00F21686">
        <w:rPr>
          <w:noProof w:val="0"/>
          <w:color w:val="auto"/>
          <w:sz w:val="28"/>
          <w:szCs w:val="28"/>
          <w:lang w:val="en-US"/>
        </w:rPr>
        <w:t xml:space="preserve">5.1.2 </w:t>
      </w:r>
      <w:proofErr w:type="spellStart"/>
      <w:r>
        <w:rPr>
          <w:noProof w:val="0"/>
          <w:color w:val="auto"/>
          <w:sz w:val="28"/>
          <w:szCs w:val="28"/>
          <w:lang w:val="en-US"/>
        </w:rPr>
        <w:t>Formik</w:t>
      </w:r>
      <w:proofErr w:type="spellEnd"/>
    </w:p>
    <w:p w14:paraId="71B4D443" w14:textId="6EBBEDDC"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1E0210" w:rsidRPr="00272C93">
            <w:rPr>
              <w:lang w:val="en-US"/>
            </w:rPr>
            <w:t>[24]</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9133A69"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1E0210" w:rsidRPr="00272C93">
            <w:rPr>
              <w:lang w:val="en-US"/>
            </w:rPr>
            <w:t>[25]</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Heading3"/>
        <w:rPr>
          <w:noProof w:val="0"/>
          <w:color w:val="auto"/>
          <w:sz w:val="32"/>
          <w:szCs w:val="32"/>
          <w:lang w:val="en-US"/>
        </w:rPr>
      </w:pPr>
      <w:r w:rsidRPr="00F21686">
        <w:rPr>
          <w:noProof w:val="0"/>
          <w:color w:val="auto"/>
          <w:sz w:val="28"/>
          <w:szCs w:val="28"/>
          <w:lang w:val="en-US"/>
        </w:rPr>
        <w:t xml:space="preserve">5.1.2 </w:t>
      </w:r>
      <w:r>
        <w:rPr>
          <w:noProof w:val="0"/>
          <w:color w:val="auto"/>
          <w:sz w:val="28"/>
          <w:szCs w:val="28"/>
          <w:lang w:val="en-US"/>
        </w:rPr>
        <w:t>Yup</w:t>
      </w:r>
    </w:p>
    <w:p w14:paraId="4D2C8C33" w14:textId="49AAAA47"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1E0210" w:rsidRPr="00272C93">
            <w:rPr>
              <w:lang w:val="en-US"/>
            </w:rPr>
            <w:t>[26]</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2626CF7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1E0210" w:rsidRPr="00272C93">
            <w:rPr>
              <w:lang w:val="en-US"/>
            </w:rPr>
            <w:t>[27]</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Heading2"/>
        <w:rPr>
          <w:noProof w:val="0"/>
          <w:color w:val="auto"/>
          <w:sz w:val="28"/>
          <w:szCs w:val="28"/>
          <w:lang w:val="en-US"/>
        </w:rPr>
      </w:pPr>
      <w:bookmarkStart w:id="43" w:name="_Toc39522475"/>
      <w:r w:rsidRPr="00E8102C">
        <w:rPr>
          <w:noProof w:val="0"/>
          <w:color w:val="auto"/>
          <w:sz w:val="28"/>
          <w:szCs w:val="28"/>
          <w:lang w:val="en-US"/>
        </w:rPr>
        <w:t>5.2. Services</w:t>
      </w:r>
      <w:bookmarkEnd w:id="43"/>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305F2CC" w:rsidR="00567E9A" w:rsidRDefault="00567E9A" w:rsidP="00567E9A">
      <w:pPr>
        <w:rPr>
          <w:noProof w:val="0"/>
          <w:lang w:val="en-US"/>
        </w:rPr>
      </w:pPr>
      <w:r w:rsidRPr="00272C93">
        <w:rPr>
          <w:noProof w:val="0"/>
          <w:lang w:val="en-US"/>
        </w:rPr>
        <w:t>In the image below 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06A2978D"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Pr="00E431F2">
            <w:rPr>
              <w:lang w:val="en-US"/>
            </w:rPr>
            <w:t>[24]</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Pr="00E431F2">
            <w:rPr>
              <w:lang w:val="en-US"/>
            </w:rPr>
            <w:t>[25]</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Caption"/>
        <w:rPr>
          <w:noProof w:val="0"/>
          <w:lang w:val="en-US"/>
        </w:rPr>
      </w:pPr>
      <w:bookmarkStart w:id="44" w:name="_Toc39522491"/>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r w:rsidRPr="00272C93">
        <w:rPr>
          <w:noProof w:val="0"/>
          <w:lang w:val="en-US"/>
        </w:rPr>
        <w:t xml:space="preserve"> – Detailed view of Services Module including DB</w:t>
      </w:r>
      <w:bookmarkEnd w:id="44"/>
    </w:p>
    <w:p w14:paraId="099E1635" w14:textId="59380AB4" w:rsidR="00D76668" w:rsidRDefault="00D76668" w:rsidP="00D76668">
      <w:pPr>
        <w:pStyle w:val="Heading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ins w:id="45" w:author="Rodrigo LeaL" w:date="2020-06-14T13:45:00Z"/>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ins w:id="46" w:author="Rodrigo LeaL" w:date="2020-06-14T13:45:00Z"/>
          <w:lang w:val="en-US"/>
        </w:rPr>
      </w:pPr>
      <w:ins w:id="47" w:author="Rodrigo LeaL" w:date="2020-06-14T13:45:00Z">
        <w:r w:rsidRPr="009B6B5A">
          <w:rPr>
            <w:lang w:val="en-US"/>
          </w:rPr>
          <w:lastRenderedPageBreak/>
          <w:t xml:space="preserve">The </w:t>
        </w:r>
        <w:r>
          <w:rPr>
            <w:lang w:val="en-US"/>
          </w:rPr>
          <w:t>Execute Code</w:t>
        </w:r>
        <w:r w:rsidRPr="009B6B5A">
          <w:rPr>
            <w:lang w:val="en-US"/>
          </w:rPr>
          <w:t xml:space="preserve"> submodule is responsible for </w:t>
        </w:r>
        <w:r>
          <w:rPr>
            <w:lang w:val="en-US"/>
          </w:rPr>
          <w:t xml:space="preserve">handling code execution requests redirecting </w:t>
        </w:r>
      </w:ins>
      <w:ins w:id="48" w:author="Rodrigo LeaL" w:date="2020-06-14T13:46:00Z">
        <w:r>
          <w:rPr>
            <w:lang w:val="en-US"/>
          </w:rPr>
          <w:t>the requests to the correct execution environment depending on the language</w:t>
        </w:r>
      </w:ins>
      <w:ins w:id="49" w:author="Rodrigo LeaL" w:date="2020-06-14T13:45:00Z">
        <w:r w:rsidRPr="009B6B5A">
          <w:rPr>
            <w:lang w:val="en-US"/>
          </w:rPr>
          <w:t>.</w:t>
        </w:r>
      </w:ins>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5B334B1A" w:rsidR="004A2391" w:rsidRDefault="009B6B5A" w:rsidP="004A2391">
      <w:pPr>
        <w:rPr>
          <w:noProof w:val="0"/>
          <w:lang w:val="en-US"/>
        </w:rPr>
      </w:pPr>
      <w:r w:rsidRPr="00182F0A">
        <w:rPr>
          <w:noProof w:val="0"/>
          <w:lang w:val="en-US"/>
        </w:rPr>
        <w:t xml:space="preserve">To store the platform data </w:t>
      </w:r>
      <w:del w:id="50" w:author="Rodrigo LeaL" w:date="2020-06-14T13:46:00Z">
        <w:r w:rsidRPr="00182F0A" w:rsidDel="008B4ECE">
          <w:rPr>
            <w:noProof w:val="0"/>
            <w:lang w:val="en-US"/>
          </w:rPr>
          <w:delText>we're</w:delText>
        </w:r>
      </w:del>
      <w:ins w:id="51" w:author="Rodrigo LeaL" w:date="2020-06-14T13:46:00Z">
        <w:r w:rsidR="008B4ECE" w:rsidRPr="00182F0A">
          <w:rPr>
            <w:noProof w:val="0"/>
            <w:lang w:val="en-US"/>
          </w:rPr>
          <w:t>we are</w:t>
        </w:r>
      </w:ins>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Heading3"/>
        <w:rPr>
          <w:noProof w:val="0"/>
          <w:color w:val="auto"/>
          <w:sz w:val="32"/>
          <w:szCs w:val="32"/>
          <w:lang w:val="en-US"/>
        </w:rPr>
      </w:pPr>
      <w:bookmarkStart w:id="52" w:name="_Toc39522476"/>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52"/>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500E8F83"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E431F2" w:rsidRPr="00E431F2">
            <w:rPr>
              <w:lang w:val="en-US"/>
            </w:rPr>
            <w:t>[26]</w:t>
          </w:r>
          <w:r w:rsidR="00C16541" w:rsidRPr="00071A4F">
            <w:rPr>
              <w:noProof w:val="0"/>
              <w:lang w:val="en-US"/>
            </w:rPr>
            <w:fldChar w:fldCharType="end"/>
          </w:r>
        </w:sdtContent>
      </w:sdt>
      <w:sdt>
        <w:sdtPr>
          <w:rPr>
            <w:noProof w:val="0"/>
            <w:lang w:val="en-US"/>
          </w:rPr>
          <w:id w:val="-1508897247"/>
          <w:citation/>
        </w:sdt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E431F2">
            <w:rPr>
              <w:lang w:val="en-US"/>
            </w:rPr>
            <w:t xml:space="preserve"> </w:t>
          </w:r>
          <w:r w:rsidR="00E431F2" w:rsidRPr="00E431F2">
            <w:rPr>
              <w:lang w:val="en-US"/>
            </w:rPr>
            <w:t>[27]</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relationship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Heading2"/>
        <w:rPr>
          <w:noProof w:val="0"/>
          <w:color w:val="auto"/>
          <w:sz w:val="28"/>
          <w:szCs w:val="28"/>
          <w:lang w:val="en-US"/>
        </w:rPr>
      </w:pPr>
      <w:bookmarkStart w:id="53"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53"/>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Caption"/>
        <w:rPr>
          <w:noProof w:val="0"/>
          <w:lang w:val="en-US"/>
        </w:rPr>
      </w:pPr>
      <w:bookmarkStart w:id="54" w:name="_Ref39267114"/>
      <w:bookmarkStart w:id="55" w:name="_Toc39522493"/>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54"/>
      <w:r w:rsidRPr="000051F5">
        <w:rPr>
          <w:noProof w:val="0"/>
          <w:lang w:val="en-US"/>
        </w:rPr>
        <w:t xml:space="preserve"> – Detailed view of ExecutionEnvironments Module</w:t>
      </w:r>
      <w:bookmarkEnd w:id="55"/>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CD7822">
      <w:pPr>
        <w:pStyle w:val="Heading1"/>
      </w:pPr>
      <w:r>
        <w:lastRenderedPageBreak/>
        <w:t>Implementation Details</w:t>
      </w:r>
    </w:p>
    <w:p w14:paraId="7070CD6E" w14:textId="7795050A" w:rsidR="00A35251" w:rsidRDefault="00A35251" w:rsidP="00A35251">
      <w:pPr>
        <w:rPr>
          <w:ins w:id="56" w:author="Rodrigo LeaL" w:date="2020-06-14T14:38:00Z"/>
          <w:lang w:val="en-US"/>
        </w:rPr>
      </w:pPr>
      <w:r>
        <w:rPr>
          <w:lang w:val="en-US"/>
        </w:rPr>
        <w:t xml:space="preserve">This chapter </w:t>
      </w:r>
      <w:del w:id="57" w:author="Rodrigo LeaL" w:date="2020-06-14T13:53:00Z">
        <w:r w:rsidDel="00E87EC9">
          <w:rPr>
            <w:lang w:val="en-US"/>
          </w:rPr>
          <w:delText xml:space="preserve">contains </w:delText>
        </w:r>
      </w:del>
      <w:ins w:id="58" w:author="Rodrigo LeaL" w:date="2020-06-14T13:53:00Z">
        <w:r w:rsidR="00E87EC9">
          <w:rPr>
            <w:lang w:val="en-US"/>
          </w:rPr>
          <w:t>describes</w:t>
        </w:r>
        <w:r w:rsidR="00E87EC9">
          <w:rPr>
            <w:lang w:val="en-US"/>
          </w:rPr>
          <w:t xml:space="preserve"> </w:t>
        </w:r>
      </w:ins>
      <w:r>
        <w:rPr>
          <w:lang w:val="en-US"/>
        </w:rPr>
        <w:t>some relevant implementation</w:t>
      </w:r>
      <w:ins w:id="59" w:author="Rodrigo LeaL" w:date="2020-06-14T13:43:00Z">
        <w:r>
          <w:rPr>
            <w:lang w:val="en-US"/>
          </w:rPr>
          <w:t xml:space="preserve"> details regarding the modules described in</w:t>
        </w:r>
      </w:ins>
      <w:ins w:id="60" w:author="Rodrigo LeaL" w:date="2020-06-14T13:44:00Z">
        <w:r>
          <w:rPr>
            <w:lang w:val="en-US"/>
          </w:rPr>
          <w:t xml:space="preserve"> chapter</w:t>
        </w:r>
      </w:ins>
      <w:ins w:id="61" w:author="Rodrigo LeaL" w:date="2020-06-14T13:43:00Z">
        <w:r>
          <w:rPr>
            <w:lang w:val="en-US"/>
          </w:rPr>
          <w:t xml:space="preserve"> </w:t>
        </w:r>
        <w:r>
          <w:rPr>
            <w:lang w:val="en-US"/>
          </w:rPr>
          <w:fldChar w:fldCharType="begin"/>
        </w:r>
        <w:r>
          <w:rPr>
            <w:lang w:val="en-US"/>
          </w:rPr>
          <w:instrText xml:space="preserve"> REF _Ref43034646 \r \h </w:instrText>
        </w:r>
        <w:r>
          <w:rPr>
            <w:lang w:val="en-US"/>
          </w:rPr>
        </w:r>
      </w:ins>
      <w:r>
        <w:rPr>
          <w:lang w:val="en-US"/>
        </w:rPr>
        <w:fldChar w:fldCharType="separate"/>
      </w:r>
      <w:ins w:id="62" w:author="Rodrigo LeaL" w:date="2020-06-14T13:43:00Z">
        <w:r>
          <w:rPr>
            <w:lang w:val="en-US"/>
          </w:rPr>
          <w:t>5</w:t>
        </w:r>
        <w:r>
          <w:rPr>
            <w:lang w:val="en-US"/>
          </w:rPr>
          <w:fldChar w:fldCharType="end"/>
        </w:r>
      </w:ins>
      <w:ins w:id="63" w:author="Rodrigo LeaL" w:date="2020-06-14T13:44:00Z">
        <w:r>
          <w:rPr>
            <w:lang w:val="en-US"/>
          </w:rPr>
          <w:t>.</w:t>
        </w:r>
      </w:ins>
    </w:p>
    <w:p w14:paraId="2AEF4569" w14:textId="77777777" w:rsidR="0024124B" w:rsidRPr="00A35251" w:rsidRDefault="0024124B" w:rsidP="00A35251">
      <w:pPr>
        <w:rPr>
          <w:lang w:val="en-US"/>
        </w:rPr>
      </w:pPr>
    </w:p>
    <w:p w14:paraId="7A2AAB9F" w14:textId="32AA76DC" w:rsidR="00C438A2" w:rsidRDefault="00C438A2" w:rsidP="00C438A2">
      <w:pPr>
        <w:pStyle w:val="Heading2"/>
        <w:rPr>
          <w:noProof w:val="0"/>
          <w:color w:val="auto"/>
          <w:sz w:val="28"/>
          <w:szCs w:val="28"/>
          <w:lang w:val="en-US"/>
        </w:rPr>
      </w:pPr>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p>
    <w:p w14:paraId="509EAC3D" w14:textId="441EEE84" w:rsidR="00C438A2" w:rsidDel="00A35251" w:rsidRDefault="00AB16CF" w:rsidP="00C438A2">
      <w:pPr>
        <w:rPr>
          <w:del w:id="64" w:author="Rodrigo LeaL" w:date="2020-06-14T13:44:00Z"/>
          <w:lang w:val="en-US"/>
        </w:rPr>
      </w:pPr>
      <w:ins w:id="65" w:author="Rodrigo LeaL" w:date="2020-06-14T14:03:00Z">
        <w:r>
          <w:rPr>
            <w:lang w:val="en-US"/>
          </w:rPr>
          <w:t xml:space="preserve">The services </w:t>
        </w:r>
      </w:ins>
      <w:ins w:id="66" w:author="Rodrigo LeaL" w:date="2020-06-14T14:04:00Z">
        <w:r>
          <w:rPr>
            <w:lang w:val="en-US"/>
          </w:rPr>
          <w:t xml:space="preserve">Users, Execute Code, Challenges and Validations have implementation details which are specific of each service but also share </w:t>
        </w:r>
      </w:ins>
      <w:ins w:id="67" w:author="Rodrigo LeaL" w:date="2020-06-14T14:05:00Z">
        <w:r>
          <w:rPr>
            <w:lang w:val="en-US"/>
          </w:rPr>
          <w:t>other cross-service implementations like for input validation and error handling</w:t>
        </w:r>
      </w:ins>
      <w:ins w:id="68" w:author="Rodrigo LeaL" w:date="2020-06-14T14:10:00Z">
        <w:r>
          <w:rPr>
            <w:lang w:val="en-US"/>
          </w:rPr>
          <w:t>, b</w:t>
        </w:r>
      </w:ins>
      <w:ins w:id="69" w:author="Rodrigo LeaL" w:date="2020-06-14T14:09:00Z">
        <w:r>
          <w:rPr>
            <w:lang w:val="en-US"/>
          </w:rPr>
          <w:t xml:space="preserve">elow are described </w:t>
        </w:r>
      </w:ins>
      <w:ins w:id="70" w:author="Rodrigo LeaL" w:date="2020-06-14T14:10:00Z">
        <w:r>
          <w:rPr>
            <w:lang w:val="en-US"/>
          </w:rPr>
          <w:t>such</w:t>
        </w:r>
      </w:ins>
      <w:ins w:id="71" w:author="Rodrigo LeaL" w:date="2020-06-14T14:09:00Z">
        <w:r>
          <w:rPr>
            <w:lang w:val="en-US"/>
          </w:rPr>
          <w:t xml:space="preserve"> implementation details</w:t>
        </w:r>
      </w:ins>
      <w:ins w:id="72" w:author="Rodrigo LeaL" w:date="2020-06-14T14:10:00Z">
        <w:r>
          <w:rPr>
            <w:lang w:val="en-US"/>
          </w:rPr>
          <w:t>.</w:t>
        </w:r>
      </w:ins>
    </w:p>
    <w:p w14:paraId="54C5BF98" w14:textId="68D1FA01" w:rsidR="00C438A2" w:rsidDel="00A35251" w:rsidRDefault="00C438A2" w:rsidP="00C438A2">
      <w:pPr>
        <w:rPr>
          <w:del w:id="73" w:author="Rodrigo LeaL" w:date="2020-06-14T13:44:00Z"/>
          <w:lang w:val="en-US"/>
        </w:rPr>
      </w:pPr>
      <w:del w:id="74" w:author="Rodrigo LeaL" w:date="2020-06-14T13:44:00Z">
        <w:r w:rsidRPr="00C438A2" w:rsidDel="00A35251">
          <w:rPr>
            <w:highlight w:val="yellow"/>
            <w:lang w:val="en-US"/>
          </w:rPr>
          <w:delText>Texto</w:delText>
        </w:r>
      </w:del>
    </w:p>
    <w:p w14:paraId="5A70FA10" w14:textId="77777777" w:rsidR="00A35251" w:rsidRDefault="00A35251" w:rsidP="00C438A2">
      <w:pPr>
        <w:rPr>
          <w:ins w:id="75" w:author="Rodrigo LeaL" w:date="2020-06-14T13:44:00Z"/>
          <w:lang w:val="en-US"/>
        </w:rPr>
      </w:pPr>
    </w:p>
    <w:p w14:paraId="5F8C6DE5" w14:textId="2960E4B3" w:rsidR="0034073C" w:rsidRDefault="0034073C" w:rsidP="00C438A2">
      <w:pPr>
        <w:rPr>
          <w:lang w:val="en-US"/>
        </w:rPr>
      </w:pPr>
    </w:p>
    <w:p w14:paraId="7D6CB77B" w14:textId="14F17FAF" w:rsidR="0034073C" w:rsidRDefault="0034073C" w:rsidP="0034073C">
      <w:pPr>
        <w:pStyle w:val="Heading3"/>
        <w:rPr>
          <w:noProof w:val="0"/>
          <w:color w:val="auto"/>
          <w:sz w:val="28"/>
          <w:szCs w:val="28"/>
          <w:lang w:val="en-US"/>
        </w:rPr>
      </w:pPr>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p>
    <w:p w14:paraId="4EC7E829" w14:textId="77777777" w:rsidR="0034073C" w:rsidRPr="009961C1" w:rsidRDefault="0034073C" w:rsidP="0034073C">
      <w:pPr>
        <w:rPr>
          <w:noProof w:val="0"/>
          <w:lang w:val="en-US"/>
        </w:rPr>
      </w:pPr>
      <w:r w:rsidRPr="009961C1">
        <w:rPr>
          <w:noProof w:val="0"/>
          <w:lang w:val="en-US"/>
        </w:rPr>
        <w:t>The Users submodule is responsible for interaction and business logic with Users domain.</w:t>
      </w:r>
    </w:p>
    <w:p w14:paraId="3E113C89" w14:textId="77777777" w:rsidR="0034073C" w:rsidRPr="00CB7AAE" w:rsidRDefault="0034073C" w:rsidP="0034073C">
      <w:pPr>
        <w:rPr>
          <w:lang w:val="en-US"/>
        </w:rPr>
      </w:pPr>
    </w:p>
    <w:p w14:paraId="364C2D4F" w14:textId="4C5BF2E0" w:rsidR="0034073C" w:rsidRDefault="00796A75" w:rsidP="0034073C">
      <w:pPr>
        <w:pStyle w:val="Heading3"/>
        <w:rPr>
          <w:noProof w:val="0"/>
          <w:color w:val="auto"/>
          <w:sz w:val="28"/>
          <w:szCs w:val="28"/>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p>
    <w:p w14:paraId="23730BDD" w14:textId="77777777"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0F9AE0CD" w14:textId="77777777"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xml:space="preserve">”. This properties file has information about the endpoint to which the redirection of the execution requests is sent, more details of each property can be found on th wiki of this project’s repository </w:t>
      </w:r>
      <w:sdt>
        <w:sdtPr>
          <w:rPr>
            <w:lang w:val="en-US"/>
          </w:rPr>
          <w:id w:val="1308438671"/>
          <w:citation/>
        </w:sdtPr>
        <w:sdtContent>
          <w:r>
            <w:rPr>
              <w:lang w:val="en-US"/>
            </w:rPr>
            <w:fldChar w:fldCharType="begin"/>
          </w:r>
          <w:r w:rsidRPr="00CB7AAE">
            <w:rPr>
              <w:lang w:val="en-US"/>
            </w:rPr>
            <w:instrText xml:space="preserve"> CITATION Hom20 \l 2070 </w:instrText>
          </w:r>
          <w:r>
            <w:rPr>
              <w:lang w:val="en-US"/>
            </w:rPr>
            <w:fldChar w:fldCharType="separate"/>
          </w:r>
          <w:r w:rsidRPr="00CB7AAE">
            <w:rPr>
              <w:lang w:val="en-US"/>
            </w:rPr>
            <w:t>[29]</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Heading3"/>
        <w:rPr>
          <w:noProof w:val="0"/>
          <w:sz w:val="32"/>
          <w:szCs w:val="32"/>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77777777" w:rsidR="0034073C" w:rsidRDefault="0034073C" w:rsidP="00796A75">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lastRenderedPageBreak/>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Heading3"/>
        <w:rPr>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77777777" w:rsidR="0034073C" w:rsidRPr="006D1C91" w:rsidRDefault="0034073C" w:rsidP="0034073C">
      <w:pPr>
        <w:rPr>
          <w:noProof w:val="0"/>
          <w:lang w:val="en-US"/>
        </w:rPr>
      </w:pPr>
      <w:r w:rsidRPr="006D1C91">
        <w:rPr>
          <w:noProof w:val="0"/>
          <w:lang w:val="en-US"/>
        </w:rPr>
        <w:t xml:space="preserve">Implementation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sdt>
        <w:sdtPr>
          <w:rPr>
            <w:noProof w:val="0"/>
            <w:lang w:val="en-US"/>
          </w:rPr>
          <w:id w:val="-1905990808"/>
          <w:citation/>
        </w:sdt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Pr="00CB7AAE">
            <w:rPr>
              <w:lang w:val="en-US"/>
            </w:rPr>
            <w:t xml:space="preserve"> [28]</w:t>
          </w:r>
          <w:r>
            <w:rPr>
              <w:noProof w:val="0"/>
              <w:lang w:val="en-US"/>
            </w:rPr>
            <w:fldChar w:fldCharType="end"/>
          </w:r>
        </w:sdtContent>
      </w:sdt>
      <w:r w:rsidRPr="006D1C91">
        <w:rPr>
          <w:noProof w:val="0"/>
          <w:lang w:val="en-US"/>
        </w:rPr>
        <w:t>.</w:t>
      </w:r>
    </w:p>
    <w:p w14:paraId="6A013BB6" w14:textId="5DA18BDE"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del w:id="76" w:author="Rodrigo LeaL" w:date="2020-06-14T13:46:00Z">
        <w:r w:rsidRPr="006D1C91" w:rsidDel="008B4ECE">
          <w:rPr>
            <w:noProof w:val="0"/>
            <w:lang w:val="en-US"/>
          </w:rPr>
          <w:delText>can not</w:delText>
        </w:r>
      </w:del>
      <w:ins w:id="77" w:author="Rodrigo LeaL" w:date="2020-06-14T13:46:00Z">
        <w:r w:rsidR="008B4ECE" w:rsidRPr="006D1C91">
          <w:rPr>
            <w:noProof w:val="0"/>
            <w:lang w:val="en-US"/>
          </w:rPr>
          <w:t>cannot</w:t>
        </w:r>
      </w:ins>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proofErr w:type="gramStart"/>
      <w:r w:rsidRPr="006D1C91">
        <w:rPr>
          <w:noProof w:val="0"/>
          <w:lang w:val="en-US"/>
        </w:rPr>
        <w:t>The Questionnaire Instance,</w:t>
      </w:r>
      <w:proofErr w:type="gramEnd"/>
      <w:r w:rsidRPr="006D1C91">
        <w:rPr>
          <w:noProof w:val="0"/>
          <w:lang w:val="en-US"/>
        </w:rPr>
        <w:t xml:space="preserv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25BDAB0" w14:textId="5272D76E" w:rsidR="0034073C" w:rsidRDefault="0034073C" w:rsidP="0034073C">
      <w:pPr>
        <w:rPr>
          <w:noProof w:val="0"/>
          <w:lang w:val="en-US"/>
        </w:rPr>
      </w:pPr>
      <w:r w:rsidRPr="006D1C91">
        <w:rPr>
          <w:noProof w:val="0"/>
          <w:lang w:val="en-US"/>
        </w:rPr>
        <w:t xml:space="preserve">The Questionnaire Answers domain entity is represented by a combination of the data model entities Questionnaire Answer and Answer. The questionnaires answer in data are equal to the challenges answer </w:t>
      </w:r>
      <w:del w:id="78" w:author="Rodrigo LeaL" w:date="2020-06-14T13:46:00Z">
        <w:r w:rsidRPr="006D1C91" w:rsidDel="008B4ECE">
          <w:rPr>
            <w:noProof w:val="0"/>
            <w:lang w:val="en-US"/>
          </w:rPr>
          <w:delText>ones, since</w:delText>
        </w:r>
      </w:del>
      <w:ins w:id="79" w:author="Rodrigo LeaL" w:date="2020-06-14T13:46:00Z">
        <w:r w:rsidR="008B4ECE" w:rsidRPr="006D1C91">
          <w:rPr>
            <w:noProof w:val="0"/>
            <w:lang w:val="en-US"/>
          </w:rPr>
          <w:t>ones since</w:t>
        </w:r>
      </w:ins>
      <w:r w:rsidRPr="006D1C91">
        <w:rPr>
          <w:noProof w:val="0"/>
          <w:lang w:val="en-US"/>
        </w:rPr>
        <w:t xml:space="preserve"> they both aim to resolve a challenge problem. They also respect the same </w:t>
      </w:r>
      <w:r w:rsidRPr="006D1C91">
        <w:rPr>
          <w:noProof w:val="0"/>
          <w:lang w:val="en-US"/>
        </w:rPr>
        <w:lastRenderedPageBreak/>
        <w:t>mandatory mutually exclusive relationship with different types of answers, with the difference that they are bound to a different resource.</w:t>
      </w:r>
    </w:p>
    <w:p w14:paraId="05328032" w14:textId="77777777" w:rsidR="0034073C" w:rsidRDefault="0034073C" w:rsidP="00C438A2">
      <w:pPr>
        <w:rPr>
          <w:lang w:val="en-US"/>
        </w:rPr>
      </w:pPr>
    </w:p>
    <w:p w14:paraId="4E241105" w14:textId="77777777" w:rsidR="00C438A2" w:rsidRPr="00C438A2" w:rsidRDefault="00C438A2" w:rsidP="00C438A2">
      <w:pPr>
        <w:rPr>
          <w:lang w:val="en-US"/>
        </w:rPr>
      </w:pPr>
    </w:p>
    <w:p w14:paraId="2C7AB32E" w14:textId="3C18F617" w:rsidR="00C438A2" w:rsidRPr="000051F5" w:rsidRDefault="00C438A2" w:rsidP="00C438A2">
      <w:pPr>
        <w:pStyle w:val="Heading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ins w:id="80" w:author="Rodrigo LeaL" w:date="2020-06-14T14:37:00Z">
        <w:r w:rsidR="00041C7F">
          <w:rPr>
            <w:rFonts w:eastAsiaTheme="majorEastAsia"/>
            <w:lang w:val="en-US"/>
          </w:rPr>
          <w:t xml:space="preserve"> </w:t>
        </w:r>
        <w:r w:rsidR="00041C7F">
          <w:rPr>
            <w:rFonts w:eastAsiaTheme="majorEastAsia"/>
            <w:lang w:val="en-US"/>
          </w:rPr>
          <w:t>from package `</w:t>
        </w:r>
        <w:r w:rsidR="00041C7F" w:rsidRPr="00041C7F">
          <w:rPr>
            <w:rFonts w:eastAsiaTheme="majorEastAsia"/>
            <w:lang w:val="en-US"/>
          </w:rPr>
          <w:t>javax.validation.constraints</w:t>
        </w:r>
        <w:r w:rsidR="00041C7F">
          <w:rPr>
            <w:rFonts w:eastAsiaTheme="majorEastAsia"/>
            <w:lang w:val="en-US"/>
          </w:rPr>
          <w:t xml:space="preserve">` </w:t>
        </w:r>
      </w:ins>
      <w:ins w:id="81" w:author="Rodrigo LeaL" w:date="2020-06-14T14:28:00Z">
        <w:r w:rsidR="00041C7F">
          <w:rPr>
            <w:rFonts w:eastAsiaTheme="majorEastAsia"/>
            <w:lang w:val="en-US"/>
          </w:rPr>
          <w:t xml:space="preserve"> </w:t>
        </w:r>
      </w:ins>
      <w:ins w:id="82" w:author="Rodrigo LeaL" w:date="2020-06-14T14:30:00Z">
        <w:r w:rsidR="00041C7F">
          <w:rPr>
            <w:rFonts w:eastAsiaTheme="majorEastAsia"/>
            <w:lang w:val="en-US"/>
          </w:rPr>
          <w:t>for specific validations</w:t>
        </w:r>
      </w:ins>
      <w:ins w:id="83" w:author="Rodrigo LeaL" w:date="2020-06-14T14:36:00Z">
        <w:r w:rsidR="00041C7F">
          <w:rPr>
            <w:rFonts w:eastAsiaTheme="majorEastAsia"/>
            <w:lang w:val="en-US"/>
          </w:rPr>
          <w:t xml:space="preserve"> </w:t>
        </w:r>
      </w:ins>
      <w:ins w:id="84" w:author="Rodrigo LeaL" w:date="2020-06-14T14:37:00Z">
        <w:r w:rsidR="00041C7F">
          <w:rPr>
            <w:rFonts w:eastAsiaTheme="majorEastAsia"/>
            <w:lang w:val="en-US"/>
          </w:rPr>
          <w:t>on</w:t>
        </w:r>
      </w:ins>
      <w:ins w:id="85" w:author="Rodrigo LeaL" w:date="2020-06-14T14:30:00Z">
        <w:r w:rsidR="00041C7F">
          <w:rPr>
            <w:rFonts w:eastAsiaTheme="majorEastAsia"/>
            <w:lang w:val="en-US"/>
          </w:rPr>
          <w:t xml:space="preserve"> String and Number types, e.g</w:t>
        </w:r>
      </w:ins>
      <w:ins w:id="86" w:author="Rodrigo LeaL" w:date="2020-06-14T14:31:00Z">
        <w:r w:rsidR="00041C7F">
          <w:rPr>
            <w:rFonts w:eastAsiaTheme="majorEastAsia"/>
            <w:lang w:val="en-US"/>
          </w:rPr>
          <w:t>.</w:t>
        </w:r>
      </w:ins>
      <w:ins w:id="87" w:author="Rodrigo LeaL" w:date="2020-06-14T14:36:00Z">
        <w:r w:rsidR="00041C7F">
          <w:rPr>
            <w:rFonts w:eastAsiaTheme="majorEastAsia"/>
            <w:lang w:val="en-US"/>
          </w:rPr>
          <w:t xml:space="preserve"> `@Positive`</w:t>
        </w:r>
      </w:ins>
      <w:ins w:id="88" w:author="Rodrigo LeaL" w:date="2020-06-14T14:31:00Z">
        <w:r w:rsidR="00041C7F">
          <w:rPr>
            <w:rFonts w:eastAsiaTheme="majorEastAsia"/>
            <w:lang w:val="en-US"/>
          </w:rPr>
          <w:t xml:space="preserve"> </w:t>
        </w:r>
      </w:ins>
      <w:ins w:id="89" w:author="Rodrigo LeaL" w:date="2020-06-14T14:30:00Z">
        <w:r w:rsidR="00041C7F">
          <w:rPr>
            <w:rFonts w:eastAsiaTheme="majorEastAsia"/>
            <w:lang w:val="en-US"/>
          </w:rPr>
          <w:t xml:space="preserve">, and using the </w:t>
        </w:r>
      </w:ins>
      <w:ins w:id="90" w:author="Rodrigo LeaL" w:date="2020-06-14T14:31:00Z">
        <w:r w:rsidR="00041C7F">
          <w:rPr>
            <w:rFonts w:eastAsiaTheme="majorEastAsia"/>
            <w:lang w:val="en-US"/>
          </w:rPr>
          <w:t>annotation</w:t>
        </w:r>
      </w:ins>
      <w:ins w:id="91" w:author="Rodrigo LeaL" w:date="2020-06-14T14:30:00Z">
        <w:r w:rsidR="00041C7F">
          <w:rPr>
            <w:rFonts w:eastAsiaTheme="majorEastAsia"/>
            <w:lang w:val="en-US"/>
          </w:rPr>
          <w:t xml:space="preserve"> </w:t>
        </w:r>
      </w:ins>
      <w:ins w:id="92" w:author="Rodrigo LeaL" w:date="2020-06-14T14:31:00Z">
        <w:r w:rsidR="00041C7F" w:rsidRPr="00182F0A">
          <w:rPr>
            <w:rFonts w:eastAsiaTheme="majorEastAsia"/>
            <w:lang w:val="en-US"/>
          </w:rPr>
          <w:t>`@Valid`</w:t>
        </w:r>
      </w:ins>
      <w:ins w:id="93" w:author="Rodrigo LeaL" w:date="2020-06-14T14:32:00Z">
        <w:r w:rsidR="00041C7F">
          <w:rPr>
            <w:rFonts w:eastAsiaTheme="majorEastAsia"/>
            <w:lang w:val="en-US"/>
          </w:rPr>
          <w:t xml:space="preserve"> for oth</w:t>
        </w:r>
      </w:ins>
      <w:ins w:id="94" w:author="Rodrigo LeaL" w:date="2020-06-14T14:33:00Z">
        <w:r w:rsidR="00041C7F">
          <w:rPr>
            <w:rFonts w:eastAsiaTheme="majorEastAsia"/>
            <w:lang w:val="en-US"/>
          </w:rPr>
          <w:t>er custom Reference types</w:t>
        </w:r>
      </w:ins>
      <w:r w:rsidRPr="00182F0A">
        <w:rPr>
          <w:rFonts w:eastAsiaTheme="majorEastAsia"/>
          <w:lang w:val="en-US"/>
        </w:rPr>
        <w:t>.</w:t>
      </w:r>
      <w:ins w:id="95" w:author="Rodrigo LeaL" w:date="2020-06-14T14:37:00Z">
        <w:r w:rsidR="00041C7F">
          <w:rPr>
            <w:rFonts w:eastAsiaTheme="majorEastAsia"/>
            <w:lang w:val="en-US"/>
          </w:rPr>
          <w:t xml:space="preserve"> For these custom reference types the class also had annotations </w:t>
        </w:r>
        <w:r w:rsidR="00041C7F">
          <w:rPr>
            <w:rFonts w:eastAsiaTheme="majorEastAsia"/>
            <w:lang w:val="en-US"/>
          </w:rPr>
          <w:t>from package `</w:t>
        </w:r>
        <w:r w:rsidR="00041C7F" w:rsidRPr="00041C7F">
          <w:rPr>
            <w:rFonts w:eastAsiaTheme="majorEastAsia"/>
            <w:lang w:val="en-US"/>
          </w:rPr>
          <w:t>javax.validation.constraints</w:t>
        </w:r>
        <w:r w:rsidR="00041C7F">
          <w:rPr>
            <w:rFonts w:eastAsiaTheme="majorEastAsia"/>
            <w:lang w:val="en-US"/>
          </w:rPr>
          <w:t xml:space="preserve">`  </w:t>
        </w:r>
        <w:r w:rsidR="00041C7F">
          <w:rPr>
            <w:rFonts w:eastAsiaTheme="majorEastAsia"/>
            <w:lang w:val="en-US"/>
          </w:rPr>
          <w:t>on fields which were to be validated</w:t>
        </w:r>
      </w:ins>
      <w:ins w:id="96" w:author="Rodrigo LeaL" w:date="2020-06-14T14:38:00Z">
        <w:r w:rsidR="00041C7F">
          <w:rPr>
            <w:rFonts w:eastAsiaTheme="majorEastAsia"/>
            <w:lang w:val="en-US"/>
          </w:rPr>
          <w:t>.</w:t>
        </w:r>
      </w:ins>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Heading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02A0EFFA"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del w:id="97" w:author="Rodrigo LeaL" w:date="2020-06-14T14:11:00Z">
        <w:r w:rsidRPr="00182F0A" w:rsidDel="00AB16CF">
          <w:rPr>
            <w:rFonts w:eastAsiaTheme="majorEastAsia"/>
            <w:lang w:val="en-US"/>
          </w:rPr>
          <w:delText xml:space="preserve"> </w:delText>
        </w:r>
      </w:del>
      <w:customXmlInsRangeStart w:id="98" w:author="Rodrigo LeaL" w:date="2020-06-14T14:11:00Z"/>
      <w:sdt>
        <w:sdtPr>
          <w:rPr>
            <w:rFonts w:eastAsiaTheme="majorEastAsia"/>
            <w:lang w:val="en-US"/>
          </w:rPr>
          <w:id w:val="-2069720731"/>
          <w:citation/>
        </w:sdtPr>
        <w:sdtContent>
          <w:customXmlInsRangeEnd w:id="98"/>
          <w:ins w:id="99" w:author="Rodrigo LeaL" w:date="2020-06-14T14:11:00Z">
            <w:r w:rsidR="00AB16CF">
              <w:rPr>
                <w:rFonts w:eastAsiaTheme="majorEastAsia"/>
                <w:lang w:val="en-US"/>
              </w:rPr>
              <w:fldChar w:fldCharType="begin"/>
            </w:r>
            <w:r w:rsidR="00AB16CF" w:rsidRPr="00AB16CF">
              <w:rPr>
                <w:rFonts w:eastAsiaTheme="majorEastAsia"/>
                <w:lang w:val="en-US"/>
                <w:rPrChange w:id="100" w:author="Rodrigo LeaL" w:date="2020-06-14T14:11:00Z">
                  <w:rPr>
                    <w:rFonts w:eastAsiaTheme="majorEastAsia"/>
                  </w:rPr>
                </w:rPrChange>
              </w:rPr>
              <w:instrText xml:space="preserve"> CITATION Swa20 \l 2070 </w:instrText>
            </w:r>
          </w:ins>
          <w:r w:rsidR="00AB16CF">
            <w:rPr>
              <w:rFonts w:eastAsiaTheme="majorEastAsia"/>
              <w:lang w:val="en-US"/>
            </w:rPr>
            <w:fldChar w:fldCharType="separate"/>
          </w:r>
          <w:ins w:id="101" w:author="Rodrigo LeaL" w:date="2020-06-14T14:11:00Z">
            <w:r w:rsidR="00AB16CF" w:rsidRPr="00AB16CF">
              <w:rPr>
                <w:rFonts w:eastAsiaTheme="majorEastAsia"/>
                <w:lang w:val="en-US"/>
                <w:rPrChange w:id="102" w:author="Rodrigo LeaL" w:date="2020-06-14T14:11:00Z">
                  <w:rPr>
                    <w:rFonts w:eastAsia="Times New Roman"/>
                  </w:rPr>
                </w:rPrChange>
              </w:rPr>
              <w:t>[28]</w:t>
            </w:r>
            <w:r w:rsidR="00AB16CF">
              <w:rPr>
                <w:rFonts w:eastAsiaTheme="majorEastAsia"/>
                <w:lang w:val="en-US"/>
              </w:rPr>
              <w:fldChar w:fldCharType="end"/>
            </w:r>
          </w:ins>
          <w:customXmlInsRangeStart w:id="103" w:author="Rodrigo LeaL" w:date="2020-06-14T14:11:00Z"/>
        </w:sdtContent>
      </w:sdt>
      <w:customXmlInsRangeEnd w:id="103"/>
      <w:del w:id="104" w:author="Rodrigo LeaL" w:date="2020-06-14T14:11:00Z">
        <w:r w:rsidRPr="00182F0A" w:rsidDel="00AB16CF">
          <w:rPr>
            <w:rFonts w:eastAsiaTheme="majorEastAsia"/>
            <w:lang w:val="en-US"/>
          </w:rPr>
          <w:delText>(which can be consulted in the SWAGGER documentation)</w:delText>
        </w:r>
      </w:del>
      <w:r w:rsidRPr="00182F0A">
        <w:rPr>
          <w:rFonts w:eastAsiaTheme="majorEastAsia"/>
          <w:lang w:val="en-US"/>
        </w:rPr>
        <w:t xml:space="preserve">. </w:t>
      </w:r>
    </w:p>
    <w:p w14:paraId="6A018855" w14:textId="727A6E54"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5DE78154" w14:textId="45CA7DD3" w:rsidR="006E69CA" w:rsidRDefault="006E69CA">
      <w:pPr>
        <w:rPr>
          <w:rFonts w:eastAsiaTheme="majorEastAsia"/>
          <w:lang w:val="en-US"/>
        </w:rPr>
      </w:pPr>
    </w:p>
    <w:p w14:paraId="00F28EC1" w14:textId="51D12D0B" w:rsidR="0034073C" w:rsidRDefault="0034073C" w:rsidP="0034073C">
      <w:pPr>
        <w:pStyle w:val="Heading2"/>
        <w:rPr>
          <w:noProof w:val="0"/>
          <w:color w:val="auto"/>
          <w:sz w:val="28"/>
          <w:szCs w:val="28"/>
          <w:lang w:val="en-US"/>
        </w:rPr>
      </w:pPr>
      <w:r>
        <w:rPr>
          <w:noProof w:val="0"/>
          <w:color w:val="auto"/>
          <w:sz w:val="28"/>
          <w:szCs w:val="28"/>
          <w:lang w:val="en-US"/>
        </w:rPr>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p>
    <w:p w14:paraId="5AA4E304" w14:textId="430B1838" w:rsidR="0034073C" w:rsidRPr="00AB16CF" w:rsidRDefault="0034073C" w:rsidP="0034073C">
      <w:pPr>
        <w:rPr>
          <w:rFonts w:ascii="Segoe UI" w:hAnsi="Segoe UI" w:cs="Segoe UI"/>
          <w:sz w:val="21"/>
          <w:szCs w:val="21"/>
          <w:rPrChange w:id="105" w:author="Rodrigo LeaL" w:date="2020-06-14T14:12:00Z">
            <w:rPr>
              <w:rFonts w:ascii="Segoe UI" w:hAnsi="Segoe UI" w:cs="Segoe UI"/>
              <w:sz w:val="21"/>
              <w:szCs w:val="21"/>
              <w:lang w:val="en-US"/>
            </w:rPr>
          </w:rPrChange>
        </w:rPr>
      </w:pPr>
      <w:r w:rsidRPr="00182F0A">
        <w:rPr>
          <w:lang w:val="en-US"/>
        </w:rPr>
        <w:t xml:space="preserve">To configure the database a single master script was create, and can be found on the </w:t>
      </w:r>
      <w:r>
        <w:rPr>
          <w:lang w:val="en-US"/>
        </w:rPr>
        <w:t>Wiki</w:t>
      </w:r>
      <w:r w:rsidRPr="00182F0A">
        <w:rPr>
          <w:lang w:val="en-US"/>
        </w:rPr>
        <w:t xml:space="preserve"> of the project repository </w:t>
      </w:r>
      <w:sdt>
        <w:sdtPr>
          <w:rPr>
            <w:lang w:val="en-US"/>
          </w:rPr>
          <w:id w:val="1136913718"/>
          <w:citation/>
        </w:sdtPr>
        <w:sdtContent>
          <w:r>
            <w:rPr>
              <w:lang w:val="en-US"/>
            </w:rPr>
            <w:fldChar w:fldCharType="begin"/>
          </w:r>
          <w:r w:rsidRPr="0034073C">
            <w:rPr>
              <w:lang w:val="en-US"/>
            </w:rPr>
            <w:instrText xml:space="preserve"> CITATION Hom20 \l 2070 </w:instrText>
          </w:r>
          <w:r>
            <w:rPr>
              <w:lang w:val="en-US"/>
            </w:rPr>
            <w:fldChar w:fldCharType="separate"/>
          </w:r>
          <w:r w:rsidRPr="0034073C">
            <w:rPr>
              <w:lang w:val="en-US"/>
            </w:rPr>
            <w:t>[31]</w:t>
          </w:r>
          <w:r>
            <w:rPr>
              <w:lang w:val="en-US"/>
            </w:rPr>
            <w:fldChar w:fldCharType="end"/>
          </w:r>
        </w:sdtContent>
      </w:sdt>
      <w:r>
        <w:rPr>
          <w:lang w:val="en-US"/>
        </w:rPr>
        <w:t>.</w:t>
      </w:r>
      <w:commentRangeStart w:id="106"/>
      <w:commentRangeStart w:id="107"/>
      <w:commentRangeEnd w:id="106"/>
      <w:r w:rsidR="00912D8E">
        <w:rPr>
          <w:rStyle w:val="CommentReference"/>
        </w:rPr>
        <w:commentReference w:id="106"/>
      </w:r>
      <w:commentRangeEnd w:id="107"/>
      <w:r w:rsidR="00912D8E">
        <w:rPr>
          <w:rStyle w:val="CommentReference"/>
        </w:rPr>
        <w:commentReference w:id="107"/>
      </w:r>
    </w:p>
    <w:p w14:paraId="12024EF5" w14:textId="73230B61" w:rsidR="0034073C" w:rsidRPr="00182F0A" w:rsidRDefault="0034073C" w:rsidP="0034073C">
      <w:pPr>
        <w:rPr>
          <w:lang w:val="en-US"/>
        </w:rPr>
      </w:pPr>
      <w:r w:rsidRPr="00182F0A">
        <w:rPr>
          <w:lang w:val="en-US"/>
        </w:rPr>
        <w:t>This scrip</w:t>
      </w:r>
      <w:ins w:id="108" w:author="Rodrigo LeaL" w:date="2020-06-14T14:11:00Z">
        <w:r w:rsidR="00AB16CF">
          <w:rPr>
            <w:lang w:val="en-US"/>
          </w:rPr>
          <w:t>t</w:t>
        </w:r>
      </w:ins>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5D4ACA5D"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 xml:space="preserve">The single master script was created through the merge of several individual ones used on the development phase such as scripts to create, delete, </w:t>
      </w:r>
      <w:proofErr w:type="gramStart"/>
      <w:r w:rsidRPr="00182F0A">
        <w:rPr>
          <w:noProof w:val="0"/>
          <w:lang w:val="en-US"/>
        </w:rPr>
        <w:t>drop</w:t>
      </w:r>
      <w:proofErr w:type="gramEnd"/>
      <w:r w:rsidRPr="00182F0A">
        <w:rPr>
          <w:noProof w:val="0"/>
          <w:lang w:val="en-US"/>
        </w:rPr>
        <w:t xml:space="preserve"> and fill the database for testing. 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Heading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p>
    <w:p w14:paraId="04873116" w14:textId="77777777" w:rsidR="0034073C" w:rsidRDefault="0034073C">
      <w:pPr>
        <w:rPr>
          <w:rFonts w:eastAsiaTheme="majorEastAsia"/>
          <w:lang w:val="en-US"/>
        </w:rPr>
      </w:pPr>
    </w:p>
    <w:p w14:paraId="295C0DA5" w14:textId="77777777" w:rsidR="006E69CA" w:rsidRPr="00182F0A" w:rsidRDefault="006E69CA" w:rsidP="006E69CA">
      <w:pPr>
        <w:rPr>
          <w:noProof w:val="0"/>
          <w:lang w:val="en-US"/>
        </w:rPr>
      </w:pPr>
      <w:r w:rsidRPr="00182F0A">
        <w:rPr>
          <w:noProof w:val="0"/>
          <w:lang w:val="en-US"/>
        </w:rPr>
        <w:t xml:space="preserve">For database access to be possible a data </w:t>
      </w:r>
      <w:commentRangeStart w:id="109"/>
      <w:r w:rsidRPr="00182F0A">
        <w:rPr>
          <w:noProof w:val="0"/>
          <w:lang w:val="en-US"/>
        </w:rPr>
        <w:t>source</w:t>
      </w:r>
      <w:commentRangeEnd w:id="109"/>
      <w:r w:rsidR="00912D8E">
        <w:rPr>
          <w:rStyle w:val="CommentReference"/>
        </w:rPr>
        <w:commentReference w:id="109"/>
      </w:r>
      <w:r w:rsidRPr="00182F0A">
        <w:rPr>
          <w:noProof w:val="0"/>
          <w:lang w:val="en-US"/>
        </w:rPr>
        <w:t xml:space="preserve"> been was created to configured database related configurations, allowing a database connection to be used by the application to communicate with a given DB.</w:t>
      </w:r>
    </w:p>
    <w:p w14:paraId="4B842DFC" w14:textId="63294459" w:rsidR="006E69CA" w:rsidRPr="0034073C" w:rsidRDefault="006E69CA" w:rsidP="006E69CA">
      <w:pPr>
        <w:rPr>
          <w:noProof w:val="0"/>
          <w:lang w:val="en-US"/>
        </w:rPr>
      </w:pPr>
      <w:r w:rsidRPr="00182F0A">
        <w:rPr>
          <w:noProof w:val="0"/>
          <w:lang w:val="en-US"/>
        </w:rPr>
        <w:t xml:space="preserve">On the application spring Repositories were used to interact with the database, specifically </w:t>
      </w:r>
      <w:proofErr w:type="spellStart"/>
      <w:r w:rsidRPr="00182F0A">
        <w:rPr>
          <w:noProof w:val="0"/>
          <w:lang w:val="en-US"/>
        </w:rPr>
        <w:t>C</w:t>
      </w:r>
      <w:r w:rsidR="00C438A2">
        <w:rPr>
          <w:noProof w:val="0"/>
          <w:lang w:val="en-US"/>
        </w:rPr>
        <w:t>ru</w:t>
      </w:r>
      <w:r w:rsidRPr="00182F0A">
        <w:rPr>
          <w:noProof w:val="0"/>
          <w:lang w:val="en-US"/>
        </w:rPr>
        <w:t>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w:t>
      </w:r>
      <w:proofErr w:type="spellStart"/>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proofErr w:type="spellEnd"/>
      <w:r w:rsidRPr="0034073C">
        <w:rPr>
          <w:noProof w:val="0"/>
          <w:lang w:val="en-US"/>
        </w:rPr>
        <w:t>`</w:t>
      </w:r>
      <w:r w:rsidRPr="00182F0A">
        <w:rPr>
          <w:noProof w:val="0"/>
          <w:lang w:val="en-US"/>
        </w:rPr>
        <w:t xml:space="preserve">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Heading2"/>
        <w:rPr>
          <w:noProof w:val="0"/>
          <w:color w:val="auto"/>
          <w:sz w:val="28"/>
          <w:szCs w:val="28"/>
          <w:lang w:val="en-US"/>
        </w:rPr>
      </w:pPr>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p>
    <w:p w14:paraId="2FAA6217" w14:textId="2F17A857" w:rsidR="00CD7822" w:rsidRDefault="00912D8E" w:rsidP="009B6B5A">
      <w:pPr>
        <w:rPr>
          <w:noProof w:val="0"/>
          <w:lang w:val="en-US"/>
        </w:rPr>
      </w:pPr>
      <w:ins w:id="110" w:author="Rodrigo LeaL" w:date="2020-06-14T14:19:00Z">
        <w:r>
          <w:rPr>
            <w:noProof w:val="0"/>
            <w:lang w:val="en-US"/>
          </w:rPr>
          <w:t>The implemented execution environments share some implementation details but for the most part require d</w:t>
        </w:r>
      </w:ins>
      <w:ins w:id="111" w:author="Rodrigo LeaL" w:date="2020-06-14T14:20:00Z">
        <w:r>
          <w:rPr>
            <w:noProof w:val="0"/>
            <w:lang w:val="en-US"/>
          </w:rPr>
          <w:t>ifferent dependencies and configurations.</w:t>
        </w:r>
      </w:ins>
    </w:p>
    <w:p w14:paraId="704280E3" w14:textId="77777777" w:rsidR="00CD7822" w:rsidRPr="000051F5" w:rsidRDefault="00CD7822" w:rsidP="00CD7822">
      <w:pPr>
        <w:rPr>
          <w:noProof w:val="0"/>
          <w:lang w:val="en-US"/>
        </w:rPr>
      </w:pPr>
      <w:r w:rsidRPr="000051F5">
        <w:rPr>
          <w:noProof w:val="0"/>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w:t>
      </w:r>
      <w:r>
        <w:rPr>
          <w:noProof w:val="0"/>
          <w:lang w:val="en-US"/>
        </w:rPr>
        <w:t xml:space="preserve"> </w:t>
      </w:r>
      <w:sdt>
        <w:sdtPr>
          <w:rPr>
            <w:noProof w:val="0"/>
            <w:lang w:val="en-US"/>
          </w:rPr>
          <w:id w:val="1589422370"/>
          <w:citation/>
        </w:sdtPr>
        <w:sdtContent>
          <w:r>
            <w:rPr>
              <w:noProof w:val="0"/>
              <w:lang w:val="en-US"/>
            </w:rPr>
            <w:fldChar w:fldCharType="begin"/>
          </w:r>
          <w:r w:rsidRPr="000051F5">
            <w:rPr>
              <w:noProof w:val="0"/>
              <w:lang w:val="en-US"/>
            </w:rPr>
            <w:instrText xml:space="preserve"> CITATION Swa20 \l 2070 </w:instrText>
          </w:r>
          <w:r>
            <w:rPr>
              <w:noProof w:val="0"/>
              <w:lang w:val="en-US"/>
            </w:rPr>
            <w:fldChar w:fldCharType="separate"/>
          </w:r>
          <w:r w:rsidRPr="000051F5">
            <w:rPr>
              <w:lang w:val="en-US"/>
            </w:rPr>
            <w:t>[28]</w:t>
          </w:r>
          <w:r>
            <w:rPr>
              <w:noProof w:val="0"/>
              <w:lang w:val="en-US"/>
            </w:rPr>
            <w:fldChar w:fldCharType="end"/>
          </w:r>
        </w:sdtContent>
      </w:sdt>
      <w:r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Heading3"/>
        <w:rPr>
          <w:noProof w:val="0"/>
          <w:color w:val="auto"/>
          <w:sz w:val="28"/>
          <w:szCs w:val="28"/>
          <w:lang w:val="en-US"/>
        </w:rPr>
      </w:pPr>
      <w:bookmarkStart w:id="112" w:name="_Toc39522478"/>
      <w:r>
        <w:rPr>
          <w:noProof w:val="0"/>
          <w:color w:val="auto"/>
          <w:sz w:val="28"/>
          <w:szCs w:val="28"/>
          <w:lang w:val="en-US"/>
        </w:rPr>
        <w:lastRenderedPageBreak/>
        <w:t>6</w:t>
      </w:r>
      <w:r w:rsidRPr="000051F5">
        <w:rPr>
          <w:noProof w:val="0"/>
          <w:color w:val="auto"/>
          <w:sz w:val="28"/>
          <w:szCs w:val="28"/>
          <w:lang w:val="en-US"/>
        </w:rPr>
        <w:t>.3.1. Java &amp; Kotlin</w:t>
      </w:r>
      <w:bookmarkEnd w:id="112"/>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09FCE10E" w:rsidR="00CD7822" w:rsidRDefault="00CD7822" w:rsidP="00CD7822">
      <w:pPr>
        <w:pStyle w:val="Heading3"/>
        <w:rPr>
          <w:noProof w:val="0"/>
          <w:color w:val="auto"/>
          <w:sz w:val="28"/>
          <w:szCs w:val="28"/>
          <w:lang w:val="en-US"/>
        </w:rPr>
      </w:pPr>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xml:space="preserve">. </w:t>
      </w:r>
      <w:proofErr w:type="spellStart"/>
      <w:r w:rsidRPr="00DC4B0C">
        <w:rPr>
          <w:noProof w:val="0"/>
          <w:color w:val="auto"/>
          <w:sz w:val="28"/>
          <w:szCs w:val="28"/>
          <w:lang w:val="en-US"/>
        </w:rPr>
        <w:t>Java</w:t>
      </w:r>
      <w:r>
        <w:rPr>
          <w:noProof w:val="0"/>
          <w:color w:val="auto"/>
          <w:sz w:val="28"/>
          <w:szCs w:val="28"/>
          <w:lang w:val="en-US"/>
        </w:rPr>
        <w:t>script</w:t>
      </w:r>
      <w:proofErr w:type="spellEnd"/>
    </w:p>
    <w:p w14:paraId="63BF5FE7" w14:textId="39A1EB12" w:rsidR="00CD7822" w:rsidRDefault="00CD7822" w:rsidP="00CD7822">
      <w:pPr>
        <w:rPr>
          <w:noProof w:val="0"/>
          <w:lang w:val="en-US"/>
        </w:rPr>
      </w:pPr>
      <w:r>
        <w:rPr>
          <w:noProof w:val="0"/>
          <w:lang w:val="en-US"/>
        </w:rPr>
        <w:t xml:space="preserve">For this execution environment was developed a </w:t>
      </w:r>
      <w:ins w:id="113" w:author="Rodrigo LeaL" w:date="2020-06-14T14:20:00Z">
        <w:r w:rsidR="00912D8E">
          <w:rPr>
            <w:noProof w:val="0"/>
            <w:lang w:val="en-US"/>
          </w:rPr>
          <w:t>N</w:t>
        </w:r>
      </w:ins>
      <w:del w:id="114" w:author="Rodrigo LeaL" w:date="2020-06-14T14:20:00Z">
        <w:r w:rsidDel="00912D8E">
          <w:rPr>
            <w:noProof w:val="0"/>
            <w:lang w:val="en-US"/>
          </w:rPr>
          <w:delText>n</w:delText>
        </w:r>
      </w:del>
      <w:r>
        <w:rPr>
          <w:noProof w:val="0"/>
          <w:lang w:val="en-US"/>
        </w:rPr>
        <w:t xml:space="preserve">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t>The container is built on top of the node 14 image to enable said docker to run the mentioned application.</w:t>
      </w:r>
    </w:p>
    <w:p w14:paraId="23A446F2" w14:textId="77777777" w:rsidR="00CD7822" w:rsidRDefault="00CD7822" w:rsidP="009B6B5A">
      <w:pPr>
        <w:rPr>
          <w:noProof w:val="0"/>
          <w:lang w:val="en-US"/>
        </w:rPr>
      </w:pPr>
    </w:p>
    <w:p w14:paraId="0F7498E5" w14:textId="77777777" w:rsidR="00796A75" w:rsidRDefault="00796A75">
      <w:pPr>
        <w:spacing w:after="200"/>
        <w:jc w:val="left"/>
        <w:rPr>
          <w:noProof w:val="0"/>
          <w:lang w:val="en-US"/>
        </w:rPr>
      </w:pPr>
      <w:r>
        <w:rPr>
          <w:noProof w:val="0"/>
          <w:lang w:val="en-US"/>
        </w:rPr>
        <w:br w:type="page"/>
      </w:r>
    </w:p>
    <w:p w14:paraId="0BFDF945" w14:textId="77777777" w:rsidR="00CD7822" w:rsidRDefault="00CD7822">
      <w:pPr>
        <w:spacing w:after="200"/>
        <w:jc w:val="left"/>
        <w:rPr>
          <w:rFonts w:asciiTheme="majorHAnsi" w:eastAsiaTheme="majorEastAsia" w:hAnsiTheme="majorHAnsi" w:cstheme="majorBidi"/>
          <w:b/>
          <w:bCs/>
          <w:color w:val="000000" w:themeColor="text1"/>
          <w:sz w:val="32"/>
          <w:szCs w:val="32"/>
          <w:lang w:val="en-US"/>
        </w:rPr>
      </w:pPr>
      <w:r w:rsidRPr="00A35251">
        <w:rPr>
          <w:lang w:val="en-US"/>
        </w:rPr>
        <w:lastRenderedPageBreak/>
        <w:br w:type="page"/>
      </w:r>
    </w:p>
    <w:p w14:paraId="56355081" w14:textId="455293D4" w:rsidR="00796A75" w:rsidRPr="00796A75" w:rsidRDefault="00796A75" w:rsidP="00CD7822">
      <w:pPr>
        <w:pStyle w:val="Heading1"/>
      </w:pPr>
      <w:r w:rsidRPr="00796A75">
        <w:lastRenderedPageBreak/>
        <w:t>Additional language support</w:t>
      </w:r>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77777777" w:rsidR="00EE144A" w:rsidRPr="00796A75" w:rsidRDefault="00EE144A" w:rsidP="00EE144A">
      <w:pPr>
        <w:rPr>
          <w:noProof w:val="0"/>
          <w:lang w:val="en-US"/>
        </w:rPr>
      </w:pPr>
      <w:r w:rsidRPr="00796A75">
        <w:rPr>
          <w:noProof w:val="0"/>
          <w:lang w:val="en-US"/>
        </w:rPr>
        <w:t>For the latter, a new entry has to be added to the languageUrlMap, with the key being the new language and the value the address and port of the machine running the new execution environment. It’s also necessary to add the supported language to the enum SupportedLanguages and update the executionEnvironments.properties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p>
    <w:p w14:paraId="133356B2" w14:textId="77777777" w:rsidR="00EE144A" w:rsidRPr="00796A75" w:rsidRDefault="00EE144A" w:rsidP="00EE144A">
      <w:pPr>
        <w:rPr>
          <w:noProof w:val="0"/>
          <w:lang w:val="en-US"/>
        </w:rPr>
      </w:pPr>
      <w:r w:rsidRPr="00796A75">
        <w:rPr>
          <w:noProof w:val="0"/>
          <w:lang w:val="en-US"/>
        </w:rPr>
        <w:t>This endpoint must return a structure that contains a field named “rawResult” which is a string that represents either the correct result of the code submitted by the user or the errors that appeared while compile/running the code.</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bookmarkStart w:id="115" w:name="_Toc39522479"/>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CD7822">
      <w:pPr>
        <w:pStyle w:val="Heading1"/>
      </w:pPr>
      <w:r w:rsidRPr="0028056F">
        <w:lastRenderedPageBreak/>
        <w:t>Project progress</w:t>
      </w:r>
      <w:bookmarkEnd w:id="115"/>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Caption"/>
        <w:keepNext/>
        <w:rPr>
          <w:noProof w:val="0"/>
          <w:lang w:val="en-US"/>
        </w:rPr>
      </w:pPr>
      <w:bookmarkStart w:id="116" w:name="_Ref39227464"/>
      <w:bookmarkStart w:id="117" w:name="_Toc39522497"/>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116"/>
      <w:r w:rsidRPr="008B4811">
        <w:rPr>
          <w:noProof w:val="0"/>
          <w:lang w:val="en-US"/>
        </w:rPr>
        <w:t xml:space="preserve"> – Assignment Types</w:t>
      </w:r>
      <w:bookmarkEnd w:id="117"/>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A35251"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A35251"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ListParagraph"/>
        <w:numPr>
          <w:ilvl w:val="0"/>
          <w:numId w:val="9"/>
        </w:numPr>
        <w:spacing w:after="160" w:line="259" w:lineRule="auto"/>
        <w:jc w:val="left"/>
        <w:rPr>
          <w:noProof w:val="0"/>
          <w:lang w:val="en-US"/>
        </w:rPr>
      </w:pPr>
      <w:r w:rsidRPr="008B4811">
        <w:rPr>
          <w:noProof w:val="0"/>
          <w:lang w:val="en-US"/>
        </w:rPr>
        <w:t>The progress report was finished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ListParagraph"/>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ListParagraph"/>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ListParagraph"/>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Caption"/>
        <w:rPr>
          <w:noProof w:val="0"/>
          <w:lang w:val="en-US"/>
        </w:rPr>
      </w:pPr>
      <w:bookmarkStart w:id="118" w:name="_Ref39226630"/>
      <w:bookmarkStart w:id="119" w:name="_Toc39522494"/>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118"/>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119"/>
    </w:p>
    <w:p w14:paraId="6AE94440" w14:textId="3D49D342"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689E01FB" w:rsidR="001A3F32" w:rsidRPr="008B4811"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proofErr w:type="gramStart"/>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proofErr w:type="gramEnd"/>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Caption"/>
        <w:rPr>
          <w:noProof w:val="0"/>
          <w:lang w:val="en-US"/>
        </w:rPr>
      </w:pPr>
      <w:bookmarkStart w:id="120" w:name="_Ref39226647"/>
      <w:bookmarkStart w:id="121" w:name="_Toc39522495"/>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120"/>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121"/>
    </w:p>
    <w:p w14:paraId="097A0C17" w14:textId="6C71CB6D"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re-planning the extra weeks before the final delivery will provide a cushion for further the current delays and maybe allow extra implementation.</w:t>
      </w:r>
    </w:p>
    <w:p w14:paraId="10CABCEB" w14:textId="0F9E11D8" w:rsidR="005153AD" w:rsidRPr="008B4811" w:rsidRDefault="001A3F32" w:rsidP="003C4111">
      <w:pPr>
        <w:rPr>
          <w:noProof w:val="0"/>
          <w:lang w:val="en-US"/>
        </w:rPr>
      </w:pPr>
      <w:r w:rsidRPr="008B4811">
        <w:rPr>
          <w:noProof w:val="0"/>
          <w:lang w:val="en-US"/>
        </w:rPr>
        <w:t xml:space="preserve">On a brighter note development capacity is predicted to pick up starting on July </w:t>
      </w:r>
      <w:proofErr w:type="gramStart"/>
      <w:r w:rsidR="00B979A1">
        <w:rPr>
          <w:noProof w:val="0"/>
          <w:lang w:val="en-US"/>
        </w:rPr>
        <w:t>31</w:t>
      </w:r>
      <w:r w:rsidR="00B979A1" w:rsidRPr="008B4811">
        <w:rPr>
          <w:noProof w:val="0"/>
          <w:vertAlign w:val="superscript"/>
          <w:lang w:val="en-US"/>
        </w:rPr>
        <w:t>th</w:t>
      </w:r>
      <w:proofErr w:type="gramEnd"/>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19360393" w14:textId="32114BB7" w:rsidR="00E51875" w:rsidRPr="00796A75" w:rsidRDefault="00567E9A" w:rsidP="00CD7822">
      <w:pPr>
        <w:pStyle w:val="Heading1"/>
      </w:pPr>
      <w:bookmarkStart w:id="122" w:name="_Toc39522480"/>
      <w:r w:rsidRPr="00796A75">
        <w:lastRenderedPageBreak/>
        <w:t>Lexicon</w:t>
      </w:r>
      <w:bookmarkEnd w:id="122"/>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9"/>
          <w:footerReference w:type="default" r:id="rId30"/>
          <w:pgSz w:w="11906" w:h="16838"/>
          <w:pgMar w:top="1701" w:right="993" w:bottom="1418" w:left="993" w:header="709" w:footer="709" w:gutter="0"/>
          <w:cols w:space="708"/>
          <w:titlePg/>
          <w:docGrid w:linePitch="360"/>
        </w:sectPr>
      </w:pPr>
    </w:p>
    <w:bookmarkStart w:id="123" w:name="_Toc39522481" w:displacedByCustomXml="next"/>
    <w:sdt>
      <w:sdtPr>
        <w:rPr>
          <w:rFonts w:asciiTheme="minorHAnsi" w:eastAsiaTheme="minorEastAsia" w:hAnsiTheme="minorHAnsi" w:cstheme="minorBidi"/>
          <w:b w:val="0"/>
          <w:bCs w:val="0"/>
          <w:color w:val="auto"/>
          <w:sz w:val="24"/>
          <w:szCs w:val="24"/>
          <w:lang w:val="pt-PT"/>
        </w:rPr>
        <w:id w:val="-829592950"/>
        <w:docPartObj>
          <w:docPartGallery w:val="Bibliographies"/>
          <w:docPartUnique/>
        </w:docPartObj>
      </w:sdtPr>
      <w:sdtEndPr>
        <w:rPr>
          <w:noProof w:val="0"/>
        </w:rPr>
      </w:sdtEndPr>
      <w:sdtContent>
        <w:p w14:paraId="6529CCB8" w14:textId="79345254" w:rsidR="00B06583" w:rsidRPr="0028056F" w:rsidRDefault="00B06583" w:rsidP="00CD7822">
          <w:pPr>
            <w:pStyle w:val="Heading1"/>
          </w:pPr>
          <w:r w:rsidRPr="0028056F">
            <w:t>References</w:t>
          </w:r>
          <w:bookmarkEnd w:id="123"/>
        </w:p>
        <w:sdt>
          <w:sdtPr>
            <w:rPr>
              <w:noProof w:val="0"/>
              <w:lang w:val="en-US"/>
            </w:rPr>
            <w:id w:val="-573587230"/>
            <w:bibliography/>
          </w:sdtPr>
          <w:sdtContent>
            <w:p w14:paraId="0D1246CD" w14:textId="77777777" w:rsidR="008421CD"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trPr>
                <w:tc>
                  <w:tcPr>
                    <w:tcW w:w="50" w:type="pct"/>
                    <w:hideMark/>
                  </w:tcPr>
                  <w:p w14:paraId="5D29E6BA" w14:textId="3B3F7903" w:rsidR="008421CD" w:rsidRDefault="008421CD">
                    <w:pPr>
                      <w:pStyle w:val="Bibliography"/>
                      <w:rPr>
                        <w:lang w:val="en-US"/>
                      </w:rPr>
                    </w:pPr>
                    <w:r>
                      <w:rPr>
                        <w:lang w:val="en-US"/>
                      </w:rPr>
                      <w:t xml:space="preserve">[1] </w:t>
                    </w:r>
                  </w:p>
                </w:tc>
                <w:tc>
                  <w:tcPr>
                    <w:tcW w:w="0" w:type="auto"/>
                    <w:hideMark/>
                  </w:tcPr>
                  <w:p w14:paraId="2B8551C0" w14:textId="77777777" w:rsidR="008421CD" w:rsidRDefault="008421CD">
                    <w:pPr>
                      <w:pStyle w:val="Bibliography"/>
                      <w:rPr>
                        <w:lang w:val="en-US"/>
                      </w:rPr>
                    </w:pPr>
                    <w:r>
                      <w:rPr>
                        <w:lang w:val="en-US"/>
                      </w:rPr>
                      <w:t>"Wikipedia," [Online]. Available: https://en.wikipedia.org/wiki/Algorithm_engineering. [Accessed 20 04 2020].</w:t>
                    </w:r>
                  </w:p>
                </w:tc>
              </w:tr>
              <w:tr w:rsidR="008421CD" w:rsidRPr="00A35251" w14:paraId="5432F357" w14:textId="77777777">
                <w:trPr>
                  <w:divId w:val="641807336"/>
                  <w:tblCellSpacing w:w="15" w:type="dxa"/>
                </w:trPr>
                <w:tc>
                  <w:tcPr>
                    <w:tcW w:w="50" w:type="pct"/>
                    <w:hideMark/>
                  </w:tcPr>
                  <w:p w14:paraId="2D7E383A" w14:textId="77777777" w:rsidR="008421CD" w:rsidRDefault="008421CD">
                    <w:pPr>
                      <w:pStyle w:val="Bibliography"/>
                      <w:rPr>
                        <w:lang w:val="en-GB"/>
                      </w:rPr>
                    </w:pPr>
                    <w:r>
                      <w:rPr>
                        <w:lang w:val="en-GB"/>
                      </w:rPr>
                      <w:t xml:space="preserve">[2] </w:t>
                    </w:r>
                  </w:p>
                </w:tc>
                <w:tc>
                  <w:tcPr>
                    <w:tcW w:w="0" w:type="auto"/>
                    <w:hideMark/>
                  </w:tcPr>
                  <w:p w14:paraId="5E3FE4A2" w14:textId="77777777" w:rsidR="008421CD" w:rsidRDefault="008421CD">
                    <w:pPr>
                      <w:pStyle w:val="Bibliography"/>
                      <w:rPr>
                        <w:lang w:val="en-GB"/>
                      </w:rPr>
                    </w:pPr>
                    <w:r>
                      <w:rPr>
                        <w:lang w:val="en-GB"/>
                      </w:rPr>
                      <w:t xml:space="preserve">K. Wiegers, Software Requirements (Developer Best Practices), Microsoft Press, 2013. </w:t>
                    </w:r>
                  </w:p>
                </w:tc>
              </w:tr>
              <w:tr w:rsidR="008421CD" w14:paraId="08DBA769" w14:textId="77777777">
                <w:trPr>
                  <w:divId w:val="641807336"/>
                  <w:tblCellSpacing w:w="15" w:type="dxa"/>
                </w:trPr>
                <w:tc>
                  <w:tcPr>
                    <w:tcW w:w="50" w:type="pct"/>
                    <w:hideMark/>
                  </w:tcPr>
                  <w:p w14:paraId="41AE3E4D" w14:textId="77777777" w:rsidR="008421CD" w:rsidRDefault="008421CD">
                    <w:pPr>
                      <w:pStyle w:val="Bibliography"/>
                      <w:rPr>
                        <w:lang w:val="en-US"/>
                      </w:rPr>
                    </w:pPr>
                    <w:r>
                      <w:rPr>
                        <w:lang w:val="en-US"/>
                      </w:rPr>
                      <w:t xml:space="preserve">[3] </w:t>
                    </w:r>
                  </w:p>
                </w:tc>
                <w:tc>
                  <w:tcPr>
                    <w:tcW w:w="0" w:type="auto"/>
                    <w:hideMark/>
                  </w:tcPr>
                  <w:p w14:paraId="5498E6D0" w14:textId="77777777" w:rsidR="008421CD" w:rsidRDefault="008421CD">
                    <w:pPr>
                      <w:pStyle w:val="Bibliography"/>
                      <w:rPr>
                        <w:lang w:val="en-US"/>
                      </w:rPr>
                    </w:pPr>
                    <w:r>
                      <w:rPr>
                        <w:lang w:val="en-US"/>
                      </w:rPr>
                      <w:t>"AlgoExpert," [Online]. Available: https://www.algoexpert.io/product. [Accessed 25 04 2020].</w:t>
                    </w:r>
                  </w:p>
                </w:tc>
              </w:tr>
              <w:tr w:rsidR="008421CD" w14:paraId="501C3AC0" w14:textId="77777777">
                <w:trPr>
                  <w:divId w:val="641807336"/>
                  <w:tblCellSpacing w:w="15" w:type="dxa"/>
                </w:trPr>
                <w:tc>
                  <w:tcPr>
                    <w:tcW w:w="50" w:type="pct"/>
                    <w:hideMark/>
                  </w:tcPr>
                  <w:p w14:paraId="6DB2258F" w14:textId="77777777" w:rsidR="008421CD" w:rsidRDefault="008421CD">
                    <w:pPr>
                      <w:pStyle w:val="Bibliography"/>
                      <w:rPr>
                        <w:lang w:val="en-US"/>
                      </w:rPr>
                    </w:pPr>
                    <w:r>
                      <w:rPr>
                        <w:lang w:val="en-US"/>
                      </w:rPr>
                      <w:t xml:space="preserve">[4] </w:t>
                    </w:r>
                  </w:p>
                </w:tc>
                <w:tc>
                  <w:tcPr>
                    <w:tcW w:w="0" w:type="auto"/>
                    <w:hideMark/>
                  </w:tcPr>
                  <w:p w14:paraId="6657C48D" w14:textId="77777777" w:rsidR="008421CD" w:rsidRDefault="008421CD">
                    <w:pPr>
                      <w:pStyle w:val="Bibliography"/>
                      <w:rPr>
                        <w:lang w:val="en-US"/>
                      </w:rPr>
                    </w:pPr>
                    <w:r>
                      <w:rPr>
                        <w:lang w:val="en-US"/>
                      </w:rPr>
                      <w:t>"HackerRank," [Online]. Available: https://www.hackerrank.com/. [Accessed 25 04 2020].</w:t>
                    </w:r>
                  </w:p>
                </w:tc>
              </w:tr>
              <w:tr w:rsidR="008421CD" w14:paraId="782F868B" w14:textId="77777777">
                <w:trPr>
                  <w:divId w:val="641807336"/>
                  <w:tblCellSpacing w:w="15" w:type="dxa"/>
                </w:trPr>
                <w:tc>
                  <w:tcPr>
                    <w:tcW w:w="50" w:type="pct"/>
                    <w:hideMark/>
                  </w:tcPr>
                  <w:p w14:paraId="6606B64F" w14:textId="77777777" w:rsidR="008421CD" w:rsidRDefault="008421CD">
                    <w:pPr>
                      <w:pStyle w:val="Bibliography"/>
                      <w:rPr>
                        <w:lang w:val="en-US"/>
                      </w:rPr>
                    </w:pPr>
                    <w:r>
                      <w:rPr>
                        <w:lang w:val="en-US"/>
                      </w:rPr>
                      <w:t xml:space="preserve">[5] </w:t>
                    </w:r>
                  </w:p>
                </w:tc>
                <w:tc>
                  <w:tcPr>
                    <w:tcW w:w="0" w:type="auto"/>
                    <w:hideMark/>
                  </w:tcPr>
                  <w:p w14:paraId="2A8CD762" w14:textId="77777777" w:rsidR="008421CD" w:rsidRDefault="008421CD">
                    <w:pPr>
                      <w:pStyle w:val="Bibliography"/>
                      <w:rPr>
                        <w:lang w:val="en-US"/>
                      </w:rPr>
                    </w:pPr>
                    <w:r>
                      <w:rPr>
                        <w:lang w:val="en-US"/>
                      </w:rPr>
                      <w:t>"LeetCode," [Online]. Available: https://leetcode.com/. [Accessed 25 04 2020].</w:t>
                    </w:r>
                  </w:p>
                </w:tc>
              </w:tr>
              <w:tr w:rsidR="008421CD" w14:paraId="18C898C7" w14:textId="77777777">
                <w:trPr>
                  <w:divId w:val="641807336"/>
                  <w:tblCellSpacing w:w="15" w:type="dxa"/>
                </w:trPr>
                <w:tc>
                  <w:tcPr>
                    <w:tcW w:w="50" w:type="pct"/>
                    <w:hideMark/>
                  </w:tcPr>
                  <w:p w14:paraId="52496853" w14:textId="77777777" w:rsidR="008421CD" w:rsidRDefault="008421CD">
                    <w:pPr>
                      <w:pStyle w:val="Bibliography"/>
                      <w:rPr>
                        <w:lang w:val="en-US"/>
                      </w:rPr>
                    </w:pPr>
                    <w:r>
                      <w:rPr>
                        <w:lang w:val="en-US"/>
                      </w:rPr>
                      <w:t xml:space="preserve">[6] </w:t>
                    </w:r>
                  </w:p>
                </w:tc>
                <w:tc>
                  <w:tcPr>
                    <w:tcW w:w="0" w:type="auto"/>
                    <w:hideMark/>
                  </w:tcPr>
                  <w:p w14:paraId="65340C4B" w14:textId="77777777" w:rsidR="008421CD" w:rsidRDefault="008421CD">
                    <w:pPr>
                      <w:pStyle w:val="Bibliography"/>
                      <w:rPr>
                        <w:lang w:val="en-US"/>
                      </w:rPr>
                    </w:pPr>
                    <w:r>
                      <w:rPr>
                        <w:lang w:val="en-US"/>
                      </w:rPr>
                      <w:t>"CodeWars," [Online]. Available: https://www.codewars.com/. [Accessed 25 04 2020].</w:t>
                    </w:r>
                  </w:p>
                </w:tc>
              </w:tr>
              <w:tr w:rsidR="008421CD" w14:paraId="4A144105" w14:textId="77777777">
                <w:trPr>
                  <w:divId w:val="641807336"/>
                  <w:tblCellSpacing w:w="15" w:type="dxa"/>
                </w:trPr>
                <w:tc>
                  <w:tcPr>
                    <w:tcW w:w="50" w:type="pct"/>
                    <w:hideMark/>
                  </w:tcPr>
                  <w:p w14:paraId="6299C39D" w14:textId="77777777" w:rsidR="008421CD" w:rsidRDefault="008421CD">
                    <w:pPr>
                      <w:pStyle w:val="Bibliography"/>
                      <w:rPr>
                        <w:lang w:val="en-US"/>
                      </w:rPr>
                    </w:pPr>
                    <w:r>
                      <w:rPr>
                        <w:lang w:val="en-US"/>
                      </w:rPr>
                      <w:t xml:space="preserve">[7] </w:t>
                    </w:r>
                  </w:p>
                </w:tc>
                <w:tc>
                  <w:tcPr>
                    <w:tcW w:w="0" w:type="auto"/>
                    <w:hideMark/>
                  </w:tcPr>
                  <w:p w14:paraId="3FF23627" w14:textId="77777777" w:rsidR="008421CD" w:rsidRDefault="008421CD">
                    <w:pPr>
                      <w:pStyle w:val="Bibliography"/>
                      <w:rPr>
                        <w:lang w:val="en-US"/>
                      </w:rPr>
                    </w:pPr>
                    <w:r>
                      <w:rPr>
                        <w:lang w:val="en-US"/>
                      </w:rPr>
                      <w:t>"CodeChef," [Online]. Available: https://www.codechef.com/. [Accessed 25 04 2020].</w:t>
                    </w:r>
                  </w:p>
                </w:tc>
              </w:tr>
              <w:tr w:rsidR="008421CD" w14:paraId="1D1BB317" w14:textId="77777777">
                <w:trPr>
                  <w:divId w:val="641807336"/>
                  <w:tblCellSpacing w:w="15" w:type="dxa"/>
                </w:trPr>
                <w:tc>
                  <w:tcPr>
                    <w:tcW w:w="50" w:type="pct"/>
                    <w:hideMark/>
                  </w:tcPr>
                  <w:p w14:paraId="060F4844" w14:textId="77777777" w:rsidR="008421CD" w:rsidRDefault="008421CD">
                    <w:pPr>
                      <w:pStyle w:val="Bibliography"/>
                      <w:rPr>
                        <w:lang w:val="en-US"/>
                      </w:rPr>
                    </w:pPr>
                    <w:r>
                      <w:rPr>
                        <w:lang w:val="en-US"/>
                      </w:rPr>
                      <w:t xml:space="preserve">[8] </w:t>
                    </w:r>
                  </w:p>
                </w:tc>
                <w:tc>
                  <w:tcPr>
                    <w:tcW w:w="0" w:type="auto"/>
                    <w:hideMark/>
                  </w:tcPr>
                  <w:p w14:paraId="13541E51" w14:textId="77777777" w:rsidR="008421CD" w:rsidRDefault="008421CD">
                    <w:pPr>
                      <w:pStyle w:val="Bibliography"/>
                      <w:rPr>
                        <w:lang w:val="en-US"/>
                      </w:rPr>
                    </w:pPr>
                    <w:r>
                      <w:rPr>
                        <w:lang w:val="en-US"/>
                      </w:rPr>
                      <w:t>"React – A JavaScript library for building user interfaces," [Online]. Available: https://reactjs.org. [Accessed 24 04 2020].</w:t>
                    </w:r>
                  </w:p>
                </w:tc>
              </w:tr>
              <w:tr w:rsidR="008421CD" w:rsidRPr="00A35251" w14:paraId="69A4598C" w14:textId="77777777">
                <w:trPr>
                  <w:divId w:val="641807336"/>
                  <w:tblCellSpacing w:w="15" w:type="dxa"/>
                </w:trPr>
                <w:tc>
                  <w:tcPr>
                    <w:tcW w:w="50" w:type="pct"/>
                    <w:hideMark/>
                  </w:tcPr>
                  <w:p w14:paraId="4AB22C88" w14:textId="77777777" w:rsidR="008421CD" w:rsidRDefault="008421CD">
                    <w:pPr>
                      <w:pStyle w:val="Bibliography"/>
                      <w:rPr>
                        <w:lang w:val="en-US"/>
                      </w:rPr>
                    </w:pPr>
                    <w:r>
                      <w:rPr>
                        <w:lang w:val="en-US"/>
                      </w:rPr>
                      <w:t xml:space="preserve">[9] </w:t>
                    </w:r>
                  </w:p>
                </w:tc>
                <w:tc>
                  <w:tcPr>
                    <w:tcW w:w="0" w:type="auto"/>
                    <w:hideMark/>
                  </w:tcPr>
                  <w:p w14:paraId="30633992" w14:textId="77777777" w:rsidR="008421CD" w:rsidRDefault="008421CD">
                    <w:pPr>
                      <w:pStyle w:val="Bibliography"/>
                      <w:rPr>
                        <w:lang w:val="en-US"/>
                      </w:rPr>
                    </w:pPr>
                    <w:r>
                      <w:rPr>
                        <w:lang w:val="en-US"/>
                      </w:rPr>
                      <w:t xml:space="preserve">A. Banks, Learning React: Functional Web Development with React and Redux, O'Reilly Media, 2017. </w:t>
                    </w:r>
                  </w:p>
                </w:tc>
              </w:tr>
              <w:tr w:rsidR="008421CD" w:rsidRPr="00A35251" w14:paraId="4968D692" w14:textId="77777777">
                <w:trPr>
                  <w:divId w:val="641807336"/>
                  <w:tblCellSpacing w:w="15" w:type="dxa"/>
                </w:trPr>
                <w:tc>
                  <w:tcPr>
                    <w:tcW w:w="50" w:type="pct"/>
                    <w:hideMark/>
                  </w:tcPr>
                  <w:p w14:paraId="610C42F3" w14:textId="77777777" w:rsidR="008421CD" w:rsidRDefault="008421CD">
                    <w:pPr>
                      <w:pStyle w:val="Bibliography"/>
                      <w:rPr>
                        <w:lang w:val="en-US"/>
                      </w:rPr>
                    </w:pPr>
                    <w:r>
                      <w:rPr>
                        <w:lang w:val="en-US"/>
                      </w:rPr>
                      <w:t xml:space="preserve">[10] </w:t>
                    </w:r>
                  </w:p>
                </w:tc>
                <w:tc>
                  <w:tcPr>
                    <w:tcW w:w="0" w:type="auto"/>
                    <w:hideMark/>
                  </w:tcPr>
                  <w:p w14:paraId="2E713E1E" w14:textId="77777777" w:rsidR="008421CD" w:rsidRDefault="008421CD">
                    <w:pPr>
                      <w:pStyle w:val="Bibliography"/>
                      <w:rPr>
                        <w:lang w:val="en-US"/>
                      </w:rPr>
                    </w:pPr>
                    <w:r>
                      <w:rPr>
                        <w:lang w:val="en-US"/>
                      </w:rPr>
                      <w:t>"Introducing JSX – React," [Online]. Available: https://reactjs.org/docs/introducing-jsx.html. [Accessed 24 04 2020].</w:t>
                    </w:r>
                  </w:p>
                </w:tc>
              </w:tr>
              <w:tr w:rsidR="008421CD" w14:paraId="3D861731" w14:textId="77777777">
                <w:trPr>
                  <w:divId w:val="641807336"/>
                  <w:tblCellSpacing w:w="15" w:type="dxa"/>
                </w:trPr>
                <w:tc>
                  <w:tcPr>
                    <w:tcW w:w="50" w:type="pct"/>
                    <w:hideMark/>
                  </w:tcPr>
                  <w:p w14:paraId="55FC786D" w14:textId="77777777" w:rsidR="008421CD" w:rsidRDefault="008421CD">
                    <w:pPr>
                      <w:pStyle w:val="Bibliography"/>
                      <w:rPr>
                        <w:lang w:val="en-US"/>
                      </w:rPr>
                    </w:pPr>
                    <w:r>
                      <w:rPr>
                        <w:lang w:val="en-US"/>
                      </w:rPr>
                      <w:t xml:space="preserve">[11] </w:t>
                    </w:r>
                  </w:p>
                </w:tc>
                <w:tc>
                  <w:tcPr>
                    <w:tcW w:w="0" w:type="auto"/>
                    <w:hideMark/>
                  </w:tcPr>
                  <w:p w14:paraId="51A4E22F" w14:textId="77777777" w:rsidR="008421CD" w:rsidRDefault="008421CD">
                    <w:pPr>
                      <w:pStyle w:val="Bibliography"/>
                      <w:rPr>
                        <w:lang w:val="en-US"/>
                      </w:rPr>
                    </w:pPr>
                    <w:r>
                      <w:rPr>
                        <w:lang w:val="en-US"/>
                      </w:rPr>
                      <w:t>"Spring Framework," [Online]. Available: https://spring.io/projects/spring-framework. [Accessed 24 04 2020].</w:t>
                    </w:r>
                  </w:p>
                </w:tc>
              </w:tr>
              <w:tr w:rsidR="008421CD" w:rsidRPr="00A35251" w14:paraId="786587DD" w14:textId="77777777">
                <w:trPr>
                  <w:divId w:val="641807336"/>
                  <w:tblCellSpacing w:w="15" w:type="dxa"/>
                </w:trPr>
                <w:tc>
                  <w:tcPr>
                    <w:tcW w:w="50" w:type="pct"/>
                    <w:hideMark/>
                  </w:tcPr>
                  <w:p w14:paraId="5C347EC7" w14:textId="77777777" w:rsidR="008421CD" w:rsidRDefault="008421CD">
                    <w:pPr>
                      <w:pStyle w:val="Bibliography"/>
                      <w:rPr>
                        <w:lang w:val="en-US"/>
                      </w:rPr>
                    </w:pPr>
                    <w:r>
                      <w:rPr>
                        <w:lang w:val="en-US"/>
                      </w:rPr>
                      <w:t xml:space="preserve">[12] </w:t>
                    </w:r>
                  </w:p>
                </w:tc>
                <w:tc>
                  <w:tcPr>
                    <w:tcW w:w="0" w:type="auto"/>
                    <w:hideMark/>
                  </w:tcPr>
                  <w:p w14:paraId="64F0792C" w14:textId="77777777" w:rsidR="008421CD" w:rsidRDefault="008421CD">
                    <w:pPr>
                      <w:pStyle w:val="Bibliography"/>
                      <w:rPr>
                        <w:lang w:val="en-US"/>
                      </w:rPr>
                    </w:pPr>
                    <w:r>
                      <w:rPr>
                        <w:lang w:val="en-US"/>
                      </w:rPr>
                      <w:t>"2. Introduction to the Spring Framework," [Online]. Available: https://docs.spring.io/spring/docs/4.3.x/spring-framework-reference/html/overview.html. [Accessed 24 04 2020].</w:t>
                    </w:r>
                  </w:p>
                </w:tc>
              </w:tr>
              <w:tr w:rsidR="008421CD" w14:paraId="3ADF1F03" w14:textId="77777777">
                <w:trPr>
                  <w:divId w:val="641807336"/>
                  <w:tblCellSpacing w:w="15" w:type="dxa"/>
                </w:trPr>
                <w:tc>
                  <w:tcPr>
                    <w:tcW w:w="50" w:type="pct"/>
                    <w:hideMark/>
                  </w:tcPr>
                  <w:p w14:paraId="6A1A254A" w14:textId="77777777" w:rsidR="008421CD" w:rsidRDefault="008421CD">
                    <w:pPr>
                      <w:pStyle w:val="Bibliography"/>
                      <w:rPr>
                        <w:lang w:val="en-US"/>
                      </w:rPr>
                    </w:pPr>
                    <w:r>
                      <w:rPr>
                        <w:lang w:val="en-US"/>
                      </w:rPr>
                      <w:t xml:space="preserve">[13] </w:t>
                    </w:r>
                  </w:p>
                </w:tc>
                <w:tc>
                  <w:tcPr>
                    <w:tcW w:w="0" w:type="auto"/>
                    <w:hideMark/>
                  </w:tcPr>
                  <w:p w14:paraId="08157967" w14:textId="77777777" w:rsidR="008421CD" w:rsidRDefault="008421CD">
                    <w:pPr>
                      <w:pStyle w:val="Bibliography"/>
                      <w:rPr>
                        <w:lang w:val="en-US"/>
                      </w:rPr>
                    </w:pPr>
                    <w:r>
                      <w:rPr>
                        <w:lang w:val="en-US"/>
                      </w:rPr>
                      <w:t>"Spring Boot," [Online]. Available: https://spring.io/projects/spring-boot. [Accessed 04 24 2020].</w:t>
                    </w:r>
                  </w:p>
                </w:tc>
              </w:tr>
              <w:tr w:rsidR="008421CD" w14:paraId="6E445E55" w14:textId="77777777">
                <w:trPr>
                  <w:divId w:val="641807336"/>
                  <w:tblCellSpacing w:w="15" w:type="dxa"/>
                </w:trPr>
                <w:tc>
                  <w:tcPr>
                    <w:tcW w:w="50" w:type="pct"/>
                    <w:hideMark/>
                  </w:tcPr>
                  <w:p w14:paraId="1CB59194" w14:textId="77777777" w:rsidR="008421CD" w:rsidRDefault="008421CD">
                    <w:pPr>
                      <w:pStyle w:val="Bibliography"/>
                      <w:rPr>
                        <w:lang w:val="en-US"/>
                      </w:rPr>
                    </w:pPr>
                    <w:r>
                      <w:rPr>
                        <w:lang w:val="en-US"/>
                      </w:rPr>
                      <w:t xml:space="preserve">[14] </w:t>
                    </w:r>
                  </w:p>
                </w:tc>
                <w:tc>
                  <w:tcPr>
                    <w:tcW w:w="0" w:type="auto"/>
                    <w:hideMark/>
                  </w:tcPr>
                  <w:p w14:paraId="7C9EAC49" w14:textId="77777777" w:rsidR="008421CD" w:rsidRDefault="008421CD">
                    <w:pPr>
                      <w:pStyle w:val="Bibliography"/>
                      <w:rPr>
                        <w:lang w:val="en-US"/>
                      </w:rPr>
                    </w:pPr>
                    <w:r>
                      <w:rPr>
                        <w:lang w:val="en-US"/>
                      </w:rPr>
                      <w:t>"Spring Security," [Online]. Available: https://spring.io/projects/spring-security. [Accessed 24 04 2020].</w:t>
                    </w:r>
                  </w:p>
                </w:tc>
              </w:tr>
              <w:tr w:rsidR="008421CD" w14:paraId="2FFC060C" w14:textId="77777777">
                <w:trPr>
                  <w:divId w:val="641807336"/>
                  <w:tblCellSpacing w:w="15" w:type="dxa"/>
                </w:trPr>
                <w:tc>
                  <w:tcPr>
                    <w:tcW w:w="50" w:type="pct"/>
                    <w:hideMark/>
                  </w:tcPr>
                  <w:p w14:paraId="4FE3DFC9" w14:textId="77777777" w:rsidR="008421CD" w:rsidRDefault="008421CD">
                    <w:pPr>
                      <w:pStyle w:val="Bibliography"/>
                      <w:rPr>
                        <w:lang w:val="en-US"/>
                      </w:rPr>
                    </w:pPr>
                    <w:r>
                      <w:rPr>
                        <w:lang w:val="en-US"/>
                      </w:rPr>
                      <w:t xml:space="preserve">[15] </w:t>
                    </w:r>
                  </w:p>
                </w:tc>
                <w:tc>
                  <w:tcPr>
                    <w:tcW w:w="0" w:type="auto"/>
                    <w:hideMark/>
                  </w:tcPr>
                  <w:p w14:paraId="740CF410" w14:textId="77777777" w:rsidR="008421CD" w:rsidRDefault="008421CD">
                    <w:pPr>
                      <w:pStyle w:val="Bibliography"/>
                      <w:rPr>
                        <w:lang w:val="en-US"/>
                      </w:rPr>
                    </w:pPr>
                    <w:r>
                      <w:rPr>
                        <w:lang w:val="en-US"/>
                      </w:rPr>
                      <w:t>"API Documentation &amp; Design Tools for Teams | Swagger | Swagger," [Online]. Available: https://swagger.io/. [Accessed 24 04 2020].</w:t>
                    </w:r>
                  </w:p>
                </w:tc>
              </w:tr>
              <w:tr w:rsidR="008421CD" w14:paraId="4CF8C6DD" w14:textId="77777777">
                <w:trPr>
                  <w:divId w:val="641807336"/>
                  <w:tblCellSpacing w:w="15" w:type="dxa"/>
                </w:trPr>
                <w:tc>
                  <w:tcPr>
                    <w:tcW w:w="50" w:type="pct"/>
                    <w:hideMark/>
                  </w:tcPr>
                  <w:p w14:paraId="7280B420" w14:textId="77777777" w:rsidR="008421CD" w:rsidRDefault="008421CD">
                    <w:pPr>
                      <w:pStyle w:val="Bibliography"/>
                      <w:rPr>
                        <w:lang w:val="en-US"/>
                      </w:rPr>
                    </w:pPr>
                    <w:r>
                      <w:rPr>
                        <w:lang w:val="en-US"/>
                      </w:rPr>
                      <w:t xml:space="preserve">[16] </w:t>
                    </w:r>
                  </w:p>
                </w:tc>
                <w:tc>
                  <w:tcPr>
                    <w:tcW w:w="0" w:type="auto"/>
                    <w:hideMark/>
                  </w:tcPr>
                  <w:p w14:paraId="4E8B318D" w14:textId="77777777" w:rsidR="008421CD" w:rsidRDefault="008421CD">
                    <w:pPr>
                      <w:pStyle w:val="Bibliography"/>
                      <w:rPr>
                        <w:lang w:val="en-US"/>
                      </w:rPr>
                    </w:pPr>
                    <w:r>
                      <w:rPr>
                        <w:lang w:val="en-US"/>
                      </w:rPr>
                      <w:t>"Empowering App Development for Developers | Docker," [Online]. Available: https://www.docker.com/. [Accessed 17 04 2020].</w:t>
                    </w:r>
                  </w:p>
                </w:tc>
              </w:tr>
              <w:tr w:rsidR="008421CD" w14:paraId="23C0A0BF" w14:textId="77777777">
                <w:trPr>
                  <w:divId w:val="641807336"/>
                  <w:tblCellSpacing w:w="15" w:type="dxa"/>
                </w:trPr>
                <w:tc>
                  <w:tcPr>
                    <w:tcW w:w="50" w:type="pct"/>
                    <w:hideMark/>
                  </w:tcPr>
                  <w:p w14:paraId="7EF1E18D" w14:textId="77777777" w:rsidR="008421CD" w:rsidRDefault="008421CD">
                    <w:pPr>
                      <w:pStyle w:val="Bibliography"/>
                      <w:rPr>
                        <w:lang w:val="en-US"/>
                      </w:rPr>
                    </w:pPr>
                    <w:r>
                      <w:rPr>
                        <w:lang w:val="en-US"/>
                      </w:rPr>
                      <w:lastRenderedPageBreak/>
                      <w:t xml:space="preserve">[17] </w:t>
                    </w:r>
                  </w:p>
                </w:tc>
                <w:tc>
                  <w:tcPr>
                    <w:tcW w:w="0" w:type="auto"/>
                    <w:hideMark/>
                  </w:tcPr>
                  <w:p w14:paraId="2066D330" w14:textId="77777777" w:rsidR="008421CD" w:rsidRDefault="008421CD">
                    <w:pPr>
                      <w:pStyle w:val="Bibliography"/>
                      <w:rPr>
                        <w:lang w:val="en-US"/>
                      </w:rPr>
                    </w:pPr>
                    <w:r>
                      <w:rPr>
                        <w:lang w:val="en-US"/>
                      </w:rPr>
                      <w:t>"Docker Documentation | Docker Documentation," [Online]. Available: https://docs.docker.com/. [Accessed 17 04 2020].</w:t>
                    </w:r>
                  </w:p>
                </w:tc>
              </w:tr>
              <w:tr w:rsidR="008421CD" w:rsidRPr="00A35251" w14:paraId="54FBDF8A" w14:textId="77777777">
                <w:trPr>
                  <w:divId w:val="641807336"/>
                  <w:tblCellSpacing w:w="15" w:type="dxa"/>
                </w:trPr>
                <w:tc>
                  <w:tcPr>
                    <w:tcW w:w="50" w:type="pct"/>
                    <w:hideMark/>
                  </w:tcPr>
                  <w:p w14:paraId="2FE37DBA" w14:textId="77777777" w:rsidR="008421CD" w:rsidRDefault="008421CD">
                    <w:pPr>
                      <w:pStyle w:val="Bibliography"/>
                      <w:rPr>
                        <w:lang w:val="en-GB"/>
                      </w:rPr>
                    </w:pPr>
                    <w:r>
                      <w:rPr>
                        <w:lang w:val="en-GB"/>
                      </w:rPr>
                      <w:t xml:space="preserve">[18] </w:t>
                    </w:r>
                  </w:p>
                </w:tc>
                <w:tc>
                  <w:tcPr>
                    <w:tcW w:w="0" w:type="auto"/>
                    <w:hideMark/>
                  </w:tcPr>
                  <w:p w14:paraId="455B2734" w14:textId="77777777" w:rsidR="008421CD" w:rsidRDefault="008421CD">
                    <w:pPr>
                      <w:pStyle w:val="Bibliography"/>
                      <w:rPr>
                        <w:lang w:val="en-GB"/>
                      </w:rPr>
                    </w:pPr>
                    <w:r>
                      <w:rPr>
                        <w:lang w:val="en-GB"/>
                      </w:rPr>
                      <w:t xml:space="preserve">S. M. Jain, Linux Containers and Virtualization - A kernel perspective, Independently published, 2019. </w:t>
                    </w:r>
                  </w:p>
                </w:tc>
              </w:tr>
              <w:tr w:rsidR="008421CD" w14:paraId="6C697D09" w14:textId="77777777">
                <w:trPr>
                  <w:divId w:val="641807336"/>
                  <w:tblCellSpacing w:w="15" w:type="dxa"/>
                </w:trPr>
                <w:tc>
                  <w:tcPr>
                    <w:tcW w:w="50" w:type="pct"/>
                    <w:hideMark/>
                  </w:tcPr>
                  <w:p w14:paraId="5DBB8F51" w14:textId="77777777" w:rsidR="008421CD" w:rsidRDefault="008421CD">
                    <w:pPr>
                      <w:pStyle w:val="Bibliography"/>
                      <w:rPr>
                        <w:lang w:val="en-US"/>
                      </w:rPr>
                    </w:pPr>
                    <w:r>
                      <w:rPr>
                        <w:lang w:val="en-US"/>
                      </w:rPr>
                      <w:t xml:space="preserve">[19] </w:t>
                    </w:r>
                  </w:p>
                </w:tc>
                <w:tc>
                  <w:tcPr>
                    <w:tcW w:w="0" w:type="auto"/>
                    <w:hideMark/>
                  </w:tcPr>
                  <w:p w14:paraId="7F75FCA0" w14:textId="77777777" w:rsidR="008421CD" w:rsidRDefault="008421CD">
                    <w:pPr>
                      <w:pStyle w:val="Bibliography"/>
                      <w:rPr>
                        <w:lang w:val="en-US"/>
                      </w:rPr>
                    </w:pPr>
                    <w:r>
                      <w:rPr>
                        <w:lang w:val="en-US"/>
                      </w:rPr>
                      <w:t>"Docker Hub," [Online]. Available: https://hub.docker.com/. [Accessed 17 04 2020].</w:t>
                    </w:r>
                  </w:p>
                </w:tc>
              </w:tr>
              <w:tr w:rsidR="008421CD" w:rsidRPr="00A35251" w14:paraId="61BCEBDB" w14:textId="77777777">
                <w:trPr>
                  <w:divId w:val="641807336"/>
                  <w:tblCellSpacing w:w="15" w:type="dxa"/>
                </w:trPr>
                <w:tc>
                  <w:tcPr>
                    <w:tcW w:w="50" w:type="pct"/>
                    <w:hideMark/>
                  </w:tcPr>
                  <w:p w14:paraId="25EEA64D" w14:textId="77777777" w:rsidR="008421CD" w:rsidRDefault="008421CD">
                    <w:pPr>
                      <w:pStyle w:val="Bibliography"/>
                      <w:rPr>
                        <w:lang w:val="en-US"/>
                      </w:rPr>
                    </w:pPr>
                    <w:r>
                      <w:rPr>
                        <w:lang w:val="en-US"/>
                      </w:rPr>
                      <w:t xml:space="preserve">[20] </w:t>
                    </w:r>
                  </w:p>
                </w:tc>
                <w:tc>
                  <w:tcPr>
                    <w:tcW w:w="0" w:type="auto"/>
                    <w:hideMark/>
                  </w:tcPr>
                  <w:p w14:paraId="4F6E9E54" w14:textId="77777777" w:rsidR="008421CD" w:rsidRDefault="008421CD">
                    <w:pPr>
                      <w:pStyle w:val="Bibliography"/>
                      <w:rPr>
                        <w:lang w:val="en-US"/>
                      </w:rPr>
                    </w:pPr>
                    <w:r>
                      <w:rPr>
                        <w:lang w:val="en-US"/>
                      </w:rPr>
                      <w:t>"What is REST – Learn to create timeless REST APIs," [Online]. Available: https://restfulapi.net/. [Accessed 01 05 2020].</w:t>
                    </w:r>
                  </w:p>
                </w:tc>
              </w:tr>
              <w:tr w:rsidR="008421CD" w14:paraId="69E36D92" w14:textId="77777777">
                <w:trPr>
                  <w:divId w:val="641807336"/>
                  <w:tblCellSpacing w:w="15" w:type="dxa"/>
                </w:trPr>
                <w:tc>
                  <w:tcPr>
                    <w:tcW w:w="50" w:type="pct"/>
                    <w:hideMark/>
                  </w:tcPr>
                  <w:p w14:paraId="27B12D9E" w14:textId="77777777" w:rsidR="008421CD" w:rsidRDefault="008421CD">
                    <w:pPr>
                      <w:pStyle w:val="Bibliography"/>
                      <w:rPr>
                        <w:lang w:val="en-US"/>
                      </w:rPr>
                    </w:pPr>
                    <w:r>
                      <w:rPr>
                        <w:lang w:val="en-US"/>
                      </w:rPr>
                      <w:t xml:space="preserve">[21] </w:t>
                    </w:r>
                  </w:p>
                </w:tc>
                <w:tc>
                  <w:tcPr>
                    <w:tcW w:w="0" w:type="auto"/>
                    <w:hideMark/>
                  </w:tcPr>
                  <w:p w14:paraId="532FBFF1" w14:textId="77777777" w:rsidR="008421CD" w:rsidRDefault="008421CD">
                    <w:pPr>
                      <w:pStyle w:val="Bibliography"/>
                      <w:rPr>
                        <w:lang w:val="en-US"/>
                      </w:rPr>
                    </w:pPr>
                    <w:r>
                      <w:rPr>
                        <w:lang w:val="en-US"/>
                      </w:rPr>
                      <w:t>"Material-UI," [Online]. Available: https://material-ui.com/. [Accessed 13 06 2020].</w:t>
                    </w:r>
                  </w:p>
                </w:tc>
              </w:tr>
              <w:tr w:rsidR="008421CD" w14:paraId="02F85377" w14:textId="77777777">
                <w:trPr>
                  <w:divId w:val="641807336"/>
                  <w:tblCellSpacing w:w="15" w:type="dxa"/>
                </w:trPr>
                <w:tc>
                  <w:tcPr>
                    <w:tcW w:w="50" w:type="pct"/>
                    <w:hideMark/>
                  </w:tcPr>
                  <w:p w14:paraId="54EF5EE4" w14:textId="77777777" w:rsidR="008421CD" w:rsidRDefault="008421CD">
                    <w:pPr>
                      <w:pStyle w:val="Bibliography"/>
                      <w:rPr>
                        <w:lang w:val="en-US"/>
                      </w:rPr>
                    </w:pPr>
                    <w:r>
                      <w:rPr>
                        <w:lang w:val="en-US"/>
                      </w:rPr>
                      <w:t xml:space="preserve">[22] </w:t>
                    </w:r>
                  </w:p>
                </w:tc>
                <w:tc>
                  <w:tcPr>
                    <w:tcW w:w="0" w:type="auto"/>
                    <w:hideMark/>
                  </w:tcPr>
                  <w:p w14:paraId="7E183D65" w14:textId="77777777" w:rsidR="008421CD" w:rsidRDefault="008421CD">
                    <w:pPr>
                      <w:pStyle w:val="Bibliography"/>
                      <w:rPr>
                        <w:lang w:val="en-US"/>
                      </w:rPr>
                    </w:pPr>
                    <w:r>
                      <w:rPr>
                        <w:lang w:val="en-US"/>
                      </w:rPr>
                      <w:t>"Material Design," [Online]. Available: https://material.io/design. [Accessed 13 06 2020].</w:t>
                    </w:r>
                  </w:p>
                </w:tc>
              </w:tr>
              <w:tr w:rsidR="008421CD" w14:paraId="772C5A8B" w14:textId="77777777">
                <w:trPr>
                  <w:divId w:val="641807336"/>
                  <w:tblCellSpacing w:w="15" w:type="dxa"/>
                </w:trPr>
                <w:tc>
                  <w:tcPr>
                    <w:tcW w:w="50" w:type="pct"/>
                    <w:hideMark/>
                  </w:tcPr>
                  <w:p w14:paraId="0BA6B4CE" w14:textId="77777777" w:rsidR="008421CD" w:rsidRDefault="008421CD">
                    <w:pPr>
                      <w:pStyle w:val="Bibliography"/>
                      <w:rPr>
                        <w:lang w:val="en-US"/>
                      </w:rPr>
                    </w:pPr>
                    <w:r>
                      <w:rPr>
                        <w:lang w:val="en-US"/>
                      </w:rPr>
                      <w:t xml:space="preserve">[23] </w:t>
                    </w:r>
                  </w:p>
                </w:tc>
                <w:tc>
                  <w:tcPr>
                    <w:tcW w:w="0" w:type="auto"/>
                    <w:hideMark/>
                  </w:tcPr>
                  <w:p w14:paraId="1572FBA3" w14:textId="77777777" w:rsidR="008421CD" w:rsidRDefault="008421CD">
                    <w:pPr>
                      <w:pStyle w:val="Bibliography"/>
                      <w:rPr>
                        <w:lang w:val="en-US"/>
                      </w:rPr>
                    </w:pPr>
                    <w:r>
                      <w:rPr>
                        <w:lang w:val="en-US"/>
                      </w:rPr>
                      <w:t>"CodeMirror," [Online]. Available: https://codemirror.net/. [Accessed 13 06 2020].</w:t>
                    </w:r>
                  </w:p>
                </w:tc>
              </w:tr>
              <w:tr w:rsidR="008421CD" w14:paraId="5ECA32AE" w14:textId="77777777">
                <w:trPr>
                  <w:divId w:val="641807336"/>
                  <w:tblCellSpacing w:w="15" w:type="dxa"/>
                </w:trPr>
                <w:tc>
                  <w:tcPr>
                    <w:tcW w:w="50" w:type="pct"/>
                    <w:hideMark/>
                  </w:tcPr>
                  <w:p w14:paraId="7B9A7C3E" w14:textId="77777777" w:rsidR="008421CD" w:rsidRDefault="008421CD">
                    <w:pPr>
                      <w:pStyle w:val="Bibliography"/>
                      <w:rPr>
                        <w:lang w:val="en-US"/>
                      </w:rPr>
                    </w:pPr>
                    <w:r>
                      <w:rPr>
                        <w:lang w:val="en-US"/>
                      </w:rPr>
                      <w:t xml:space="preserve">[24] </w:t>
                    </w:r>
                  </w:p>
                </w:tc>
                <w:tc>
                  <w:tcPr>
                    <w:tcW w:w="0" w:type="auto"/>
                    <w:hideMark/>
                  </w:tcPr>
                  <w:p w14:paraId="709D54C6" w14:textId="77777777" w:rsidR="008421CD" w:rsidRDefault="008421CD">
                    <w:pPr>
                      <w:pStyle w:val="Bibliography"/>
                      <w:rPr>
                        <w:lang w:val="en-US"/>
                      </w:rPr>
                    </w:pPr>
                    <w:r>
                      <w:rPr>
                        <w:lang w:val="en-US"/>
                      </w:rPr>
                      <w:t>"Formik · Build forms in React, without the tears.," [Online]. Available: https://jaredpalmer.com/formik/. [Accessed 06 2020].</w:t>
                    </w:r>
                  </w:p>
                </w:tc>
              </w:tr>
              <w:tr w:rsidR="008421CD" w14:paraId="4829CD0C" w14:textId="77777777">
                <w:trPr>
                  <w:divId w:val="641807336"/>
                  <w:tblCellSpacing w:w="15" w:type="dxa"/>
                </w:trPr>
                <w:tc>
                  <w:tcPr>
                    <w:tcW w:w="50" w:type="pct"/>
                    <w:hideMark/>
                  </w:tcPr>
                  <w:p w14:paraId="0E0715B4" w14:textId="77777777" w:rsidR="008421CD" w:rsidRDefault="008421CD">
                    <w:pPr>
                      <w:pStyle w:val="Bibliography"/>
                      <w:rPr>
                        <w:lang w:val="en-US"/>
                      </w:rPr>
                    </w:pPr>
                    <w:r>
                      <w:rPr>
                        <w:lang w:val="en-US"/>
                      </w:rPr>
                      <w:t xml:space="preserve">[25] </w:t>
                    </w:r>
                  </w:p>
                </w:tc>
                <w:tc>
                  <w:tcPr>
                    <w:tcW w:w="0" w:type="auto"/>
                    <w:hideMark/>
                  </w:tcPr>
                  <w:p w14:paraId="40D861B9" w14:textId="77777777" w:rsidR="008421CD" w:rsidRDefault="008421CD">
                    <w:pPr>
                      <w:pStyle w:val="Bibliography"/>
                      <w:rPr>
                        <w:lang w:val="en-US"/>
                      </w:rPr>
                    </w:pPr>
                    <w:r>
                      <w:rPr>
                        <w:lang w:val="en-US"/>
                      </w:rPr>
                      <w:t>"Formik Material-UI," [Online]. Available: https://stackworx.github.io/formik-material-ui/. [Accessed 06 2020].</w:t>
                    </w:r>
                  </w:p>
                </w:tc>
              </w:tr>
              <w:tr w:rsidR="008421CD" w14:paraId="6F7F23B9" w14:textId="77777777">
                <w:trPr>
                  <w:divId w:val="641807336"/>
                  <w:tblCellSpacing w:w="15" w:type="dxa"/>
                </w:trPr>
                <w:tc>
                  <w:tcPr>
                    <w:tcW w:w="50" w:type="pct"/>
                    <w:hideMark/>
                  </w:tcPr>
                  <w:p w14:paraId="06AC3335" w14:textId="77777777" w:rsidR="008421CD" w:rsidRDefault="008421CD">
                    <w:pPr>
                      <w:pStyle w:val="Bibliography"/>
                      <w:rPr>
                        <w:lang w:val="en-US"/>
                      </w:rPr>
                    </w:pPr>
                    <w:r>
                      <w:rPr>
                        <w:lang w:val="en-US"/>
                      </w:rPr>
                      <w:t xml:space="preserve">[26] </w:t>
                    </w:r>
                  </w:p>
                </w:tc>
                <w:tc>
                  <w:tcPr>
                    <w:tcW w:w="0" w:type="auto"/>
                    <w:hideMark/>
                  </w:tcPr>
                  <w:p w14:paraId="173536AC" w14:textId="77777777" w:rsidR="008421CD" w:rsidRDefault="008421CD">
                    <w:pPr>
                      <w:pStyle w:val="Bibliography"/>
                      <w:rPr>
                        <w:lang w:val="en-US"/>
                      </w:rPr>
                    </w:pPr>
                    <w:r>
                      <w:rPr>
                        <w:lang w:val="en-US"/>
                      </w:rPr>
                      <w:t>"yup - npm," [Online]. Available: https://www.npmjs.com/package/yup. [Accessed 06 2020].</w:t>
                    </w:r>
                  </w:p>
                </w:tc>
              </w:tr>
              <w:tr w:rsidR="008421CD" w14:paraId="1BF2F330" w14:textId="77777777">
                <w:trPr>
                  <w:divId w:val="641807336"/>
                  <w:tblCellSpacing w:w="15" w:type="dxa"/>
                </w:trPr>
                <w:tc>
                  <w:tcPr>
                    <w:tcW w:w="50" w:type="pct"/>
                    <w:hideMark/>
                  </w:tcPr>
                  <w:p w14:paraId="7B8A55BB" w14:textId="77777777" w:rsidR="008421CD" w:rsidRDefault="008421CD">
                    <w:pPr>
                      <w:pStyle w:val="Bibliography"/>
                      <w:rPr>
                        <w:lang w:val="en-US"/>
                      </w:rPr>
                    </w:pPr>
                    <w:r>
                      <w:rPr>
                        <w:lang w:val="en-US"/>
                      </w:rPr>
                      <w:t xml:space="preserve">[27] </w:t>
                    </w:r>
                  </w:p>
                </w:tc>
                <w:tc>
                  <w:tcPr>
                    <w:tcW w:w="0" w:type="auto"/>
                    <w:hideMark/>
                  </w:tcPr>
                  <w:p w14:paraId="0507EBEF" w14:textId="77777777" w:rsidR="008421CD" w:rsidRDefault="008421CD">
                    <w:pPr>
                      <w:pStyle w:val="Bibliography"/>
                      <w:rPr>
                        <w:lang w:val="en-US"/>
                      </w:rPr>
                    </w:pPr>
                    <w:r>
                      <w:rPr>
                        <w:lang w:val="en-US"/>
                      </w:rPr>
                      <w:t>"Tutorial · Formik," [Online]. Available: https://jaredpalmer.com/formik/docs/tutorial#schema-validation-with-yup. [Accessed 06 2020].</w:t>
                    </w:r>
                  </w:p>
                </w:tc>
              </w:tr>
              <w:tr w:rsidR="008421CD" w:rsidRPr="00A35251" w14:paraId="53293F17" w14:textId="77777777">
                <w:trPr>
                  <w:divId w:val="641807336"/>
                  <w:tblCellSpacing w:w="15" w:type="dxa"/>
                </w:trPr>
                <w:tc>
                  <w:tcPr>
                    <w:tcW w:w="50" w:type="pct"/>
                    <w:hideMark/>
                  </w:tcPr>
                  <w:p w14:paraId="5268373A" w14:textId="77777777" w:rsidR="008421CD" w:rsidRDefault="008421CD">
                    <w:pPr>
                      <w:pStyle w:val="Bibliography"/>
                      <w:rPr>
                        <w:lang w:val="en-US"/>
                      </w:rPr>
                    </w:pPr>
                    <w:r>
                      <w:rPr>
                        <w:lang w:val="en-US"/>
                      </w:rPr>
                      <w:t xml:space="preserve">[28] </w:t>
                    </w:r>
                  </w:p>
                </w:tc>
                <w:tc>
                  <w:tcPr>
                    <w:tcW w:w="0" w:type="auto"/>
                    <w:hideMark/>
                  </w:tcPr>
                  <w:p w14:paraId="031B8E28" w14:textId="77777777" w:rsidR="008421CD" w:rsidRDefault="008421CD">
                    <w:pPr>
                      <w:pStyle w:val="Bibliography"/>
                      <w:rPr>
                        <w:lang w:val="en-US"/>
                      </w:rPr>
                    </w:pPr>
                    <w:r>
                      <w:rPr>
                        <w:lang w:val="en-US"/>
                      </w:rPr>
                      <w:t>"OpenAPI-Specification/3.0.2.md at master · OAI/OpenAPI-Specification," [Online]. Available: https://github.com/OAI/OpenAPI-Specification/blob/master/versions/3.0.2.md. [Accessed 27 04 2020].</w:t>
                    </w:r>
                  </w:p>
                </w:tc>
              </w:tr>
              <w:tr w:rsidR="008421CD" w14:paraId="22DC63E2" w14:textId="77777777">
                <w:trPr>
                  <w:divId w:val="641807336"/>
                  <w:tblCellSpacing w:w="15" w:type="dxa"/>
                </w:trPr>
                <w:tc>
                  <w:tcPr>
                    <w:tcW w:w="50" w:type="pct"/>
                    <w:hideMark/>
                  </w:tcPr>
                  <w:p w14:paraId="706635CA" w14:textId="77777777" w:rsidR="008421CD" w:rsidRDefault="008421CD">
                    <w:pPr>
                      <w:pStyle w:val="Bibliography"/>
                      <w:rPr>
                        <w:lang w:val="en-US"/>
                      </w:rPr>
                    </w:pPr>
                    <w:r>
                      <w:rPr>
                        <w:lang w:val="en-US"/>
                      </w:rPr>
                      <w:t xml:space="preserve">[29] </w:t>
                    </w:r>
                  </w:p>
                </w:tc>
                <w:tc>
                  <w:tcPr>
                    <w:tcW w:w="0" w:type="auto"/>
                    <w:hideMark/>
                  </w:tcPr>
                  <w:p w14:paraId="1C2A6E76" w14:textId="77777777" w:rsidR="008421CD" w:rsidRDefault="008421CD">
                    <w:pPr>
                      <w:pStyle w:val="Bibliography"/>
                      <w:rPr>
                        <w:lang w:val="en-US"/>
                      </w:rPr>
                    </w:pPr>
                    <w:r>
                      <w:rPr>
                        <w:lang w:val="en-US"/>
                      </w:rPr>
                      <w:t>"IS E-Learning Swagger UI," [Online]. Available: https://joaoesantos.github.io/ise_learning/apiDocumentation. [Accessed 27 04 2020].</w:t>
                    </w:r>
                  </w:p>
                </w:tc>
              </w:tr>
              <w:tr w:rsidR="008421CD" w:rsidRPr="00A35251" w14:paraId="15EFF49F" w14:textId="77777777">
                <w:trPr>
                  <w:divId w:val="641807336"/>
                  <w:tblCellSpacing w:w="15" w:type="dxa"/>
                </w:trPr>
                <w:tc>
                  <w:tcPr>
                    <w:tcW w:w="50" w:type="pct"/>
                    <w:hideMark/>
                  </w:tcPr>
                  <w:p w14:paraId="7BF0A5B9" w14:textId="77777777" w:rsidR="008421CD" w:rsidRDefault="008421CD">
                    <w:pPr>
                      <w:pStyle w:val="Bibliography"/>
                      <w:rPr>
                        <w:lang w:val="en-US"/>
                      </w:rPr>
                    </w:pPr>
                    <w:r>
                      <w:rPr>
                        <w:lang w:val="en-US"/>
                      </w:rPr>
                      <w:t xml:space="preserve">[30] </w:t>
                    </w:r>
                  </w:p>
                </w:tc>
                <w:tc>
                  <w:tcPr>
                    <w:tcW w:w="0" w:type="auto"/>
                    <w:hideMark/>
                  </w:tcPr>
                  <w:p w14:paraId="5A129521" w14:textId="77777777" w:rsidR="008421CD" w:rsidRDefault="008421CD">
                    <w:pPr>
                      <w:pStyle w:val="Bibliography"/>
                      <w:rPr>
                        <w:lang w:val="en-US"/>
                      </w:rPr>
                    </w:pPr>
                    <w:r>
                      <w:rPr>
                        <w:lang w:val="en-US"/>
                      </w:rPr>
                      <w:t>"Database - Third Normal Form (3NF) - Tutorialspoint," [Online]. Available: https://www.tutorialspoint.com/sql/third-normal-form.htm. [Accessed 27 04 2020].</w:t>
                    </w:r>
                  </w:p>
                </w:tc>
              </w:tr>
              <w:tr w:rsidR="008421CD" w:rsidRPr="00A35251" w14:paraId="2E9F10D4" w14:textId="77777777">
                <w:trPr>
                  <w:divId w:val="641807336"/>
                  <w:tblCellSpacing w:w="15" w:type="dxa"/>
                </w:trPr>
                <w:tc>
                  <w:tcPr>
                    <w:tcW w:w="50" w:type="pct"/>
                    <w:hideMark/>
                  </w:tcPr>
                  <w:p w14:paraId="3188453D" w14:textId="77777777" w:rsidR="008421CD" w:rsidRDefault="008421CD">
                    <w:pPr>
                      <w:pStyle w:val="Bibliography"/>
                      <w:rPr>
                        <w:lang w:val="en-GB"/>
                      </w:rPr>
                    </w:pPr>
                    <w:r>
                      <w:rPr>
                        <w:lang w:val="en-GB"/>
                      </w:rPr>
                      <w:t xml:space="preserve">[31] </w:t>
                    </w:r>
                  </w:p>
                </w:tc>
                <w:tc>
                  <w:tcPr>
                    <w:tcW w:w="0" w:type="auto"/>
                    <w:hideMark/>
                  </w:tcPr>
                  <w:p w14:paraId="53D507F4" w14:textId="77777777" w:rsidR="008421CD" w:rsidRDefault="008421CD">
                    <w:pPr>
                      <w:pStyle w:val="Bibliography"/>
                      <w:rPr>
                        <w:lang w:val="en-GB"/>
                      </w:rPr>
                    </w:pPr>
                    <w:r>
                      <w:rPr>
                        <w:lang w:val="en-GB"/>
                      </w:rPr>
                      <w:t xml:space="preserve">S. B. N. a. R. Elmasri, FUNDAMENTALS OF DATABASE SYSTEMS, Pearson Education, Inc., 2004. </w:t>
                    </w:r>
                  </w:p>
                </w:tc>
              </w:tr>
            </w:tbl>
            <w:p w14:paraId="27557227" w14:textId="77777777" w:rsidR="008421CD" w:rsidRPr="008B4811" w:rsidRDefault="008421CD">
              <w:pPr>
                <w:divId w:val="641807336"/>
                <w:rPr>
                  <w:rFonts w:eastAsia="Times New Roman"/>
                  <w:lang w:val="en-US"/>
                </w:rPr>
              </w:pPr>
            </w:p>
            <w:p w14:paraId="7CCE5467" w14:textId="61E859FD" w:rsidR="00FC6040" w:rsidRPr="008B4811" w:rsidRDefault="00B06583" w:rsidP="00FC6040">
              <w:pPr>
                <w:rPr>
                  <w:noProof w:val="0"/>
                  <w:lang w:val="en-US"/>
                </w:rPr>
                <w:sectPr w:rsidR="00FC6040" w:rsidRPr="008B4811" w:rsidSect="0028377C">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CD7822">
      <w:pPr>
        <w:pStyle w:val="Heading1"/>
      </w:pPr>
      <w:bookmarkStart w:id="124" w:name="_Toc39522482"/>
      <w:r w:rsidRPr="0028056F">
        <w:lastRenderedPageBreak/>
        <w:t>Annex</w:t>
      </w:r>
      <w:bookmarkEnd w:id="124"/>
    </w:p>
    <w:p w14:paraId="2E64B1D1" w14:textId="70638CB3" w:rsidR="00A95392" w:rsidRPr="00071A4F" w:rsidRDefault="00071A4F" w:rsidP="00071A4F">
      <w:pPr>
        <w:pStyle w:val="Annex"/>
        <w:rPr>
          <w:lang w:val="en-US"/>
        </w:rPr>
      </w:pPr>
      <w:bookmarkStart w:id="125" w:name="_Toc39522483"/>
      <w:r w:rsidRPr="00071A4F">
        <w:rPr>
          <w:lang w:val="en-US"/>
        </w:rPr>
        <w:t xml:space="preserve"> </w:t>
      </w:r>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125"/>
    </w:p>
    <w:p w14:paraId="1DD0DAB8" w14:textId="77777777" w:rsidR="00071A4F" w:rsidRPr="008B4811" w:rsidRDefault="00071A4F" w:rsidP="00071A4F">
      <w:pPr>
        <w:rPr>
          <w:lang w:val="en-US"/>
        </w:rPr>
      </w:pPr>
    </w:p>
    <w:tbl>
      <w:tblPr>
        <w:tblStyle w:val="GridTable1Light"/>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684"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033"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684"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033"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Heading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126" w:name="_Ref43026149"/>
      <w:r>
        <w:lastRenderedPageBreak/>
        <w:t>Data Model</w:t>
      </w:r>
      <w:bookmarkEnd w:id="126"/>
    </w:p>
    <w:p w14:paraId="3D88B5EE" w14:textId="4D81923A" w:rsidR="00BE2BBD" w:rsidRDefault="00BE2BBD" w:rsidP="00276AAB">
      <w:pPr>
        <w:pStyle w:val="Heading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1"/>
                    <a:stretch>
                      <a:fillRect/>
                    </a:stretch>
                  </pic:blipFill>
                  <pic:spPr>
                    <a:xfrm>
                      <a:off x="0" y="0"/>
                      <a:ext cx="7766056" cy="5390783"/>
                    </a:xfrm>
                    <a:prstGeom prst="rect">
                      <a:avLst/>
                    </a:prstGeom>
                  </pic:spPr>
                </pic:pic>
              </a:graphicData>
            </a:graphic>
          </wp:inline>
        </w:drawing>
      </w:r>
    </w:p>
    <w:p w14:paraId="476FADE5" w14:textId="331CAF61" w:rsidR="00BE2BBD" w:rsidRDefault="005E21C5" w:rsidP="008B4811">
      <w:pPr>
        <w:pStyle w:val="Caption"/>
      </w:pPr>
      <w:bookmarkStart w:id="127" w:name="_Ref42942854"/>
      <w:r>
        <w:t xml:space="preserve">Figure </w:t>
      </w:r>
      <w:r>
        <w:fldChar w:fldCharType="begin"/>
      </w:r>
      <w:r>
        <w:instrText xml:space="preserve"> SEQ Figure \* ARABIC </w:instrText>
      </w:r>
      <w:r>
        <w:fldChar w:fldCharType="separate"/>
      </w:r>
      <w:r>
        <w:t>13</w:t>
      </w:r>
      <w:r>
        <w:fldChar w:fldCharType="end"/>
      </w:r>
      <w:r>
        <w:t xml:space="preserve"> – Data model</w:t>
      </w:r>
      <w:bookmarkEnd w:id="127"/>
    </w:p>
    <w:p w14:paraId="18D5FFDC" w14:textId="21493F1E" w:rsidR="00BE2BBD" w:rsidRPr="003C4111" w:rsidRDefault="00BE2BBD" w:rsidP="003C4111">
      <w:pPr>
        <w:pStyle w:val="Caption"/>
        <w:jc w:val="both"/>
        <w:rPr>
          <w:rFonts w:ascii="Calibri" w:hAnsi="Calibri"/>
          <w:noProof w:val="0"/>
          <w:lang w:val="en-US"/>
        </w:rPr>
      </w:pPr>
    </w:p>
    <w:sectPr w:rsidR="00BE2BBD" w:rsidRPr="003C4111" w:rsidSect="008B4811">
      <w:pgSz w:w="16838" w:h="11906" w:orient="landscape"/>
      <w:pgMar w:top="993" w:right="1701" w:bottom="993"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6" w:author="Rodrigo LeaL" w:date="2020-06-14T14:14:00Z" w:initials="RL">
    <w:p w14:paraId="5C77F8D1" w14:textId="1E995CE2" w:rsidR="00912D8E" w:rsidRDefault="00912D8E">
      <w:pPr>
        <w:pStyle w:val="CommentText"/>
      </w:pPr>
      <w:r>
        <w:rPr>
          <w:rStyle w:val="CommentReference"/>
        </w:rPr>
        <w:annotationRef/>
      </w:r>
      <w:r>
        <w:t>Acho que devia ser mencionado o nome do script</w:t>
      </w:r>
    </w:p>
  </w:comment>
  <w:comment w:id="107" w:author="Rodrigo LeaL" w:date="2020-06-14T14:16:00Z" w:initials="RL">
    <w:p w14:paraId="48E01D51" w14:textId="66D74D09" w:rsidR="00912D8E" w:rsidRDefault="00912D8E">
      <w:pPr>
        <w:pStyle w:val="CommentText"/>
      </w:pPr>
      <w:r>
        <w:rPr>
          <w:rStyle w:val="CommentReference"/>
        </w:rPr>
        <w:annotationRef/>
      </w:r>
      <w:r>
        <w:t>Além disso não está claro na wiki qual a ordem pela qual os scripts devem ser executados e subswequentemente invocados os stored procedures</w:t>
      </w:r>
    </w:p>
  </w:comment>
  <w:comment w:id="109" w:author="Rodrigo LeaL" w:date="2020-06-14T14:18:00Z" w:initials="RL">
    <w:p w14:paraId="6CB34B80" w14:textId="6F541D7A" w:rsidR="00912D8E" w:rsidRDefault="00912D8E">
      <w:pPr>
        <w:pStyle w:val="CommentText"/>
      </w:pPr>
      <w:r>
        <w:rPr>
          <w:rStyle w:val="CommentReference"/>
        </w:rPr>
        <w:annotationRef/>
      </w:r>
      <w:r>
        <w:t>Não devia ser aqui algures mencionada a necessidade um um ficheiro de propriedades? E dizer o n ome do ficheiro?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77F8D1" w15:done="0"/>
  <w15:commentEx w15:paraId="48E01D51" w15:paraIdParent="5C77F8D1" w15:done="0"/>
  <w15:commentEx w15:paraId="6CB34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0AF57" w16cex:dateUtc="2020-06-14T13:14:00Z"/>
  <w16cex:commentExtensible w16cex:durableId="2290AFD1" w16cex:dateUtc="2020-06-14T13:16:00Z"/>
  <w16cex:commentExtensible w16cex:durableId="2290B02A" w16cex:dateUtc="2020-06-14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77F8D1" w16cid:durableId="2290AF57"/>
  <w16cid:commentId w16cid:paraId="48E01D51" w16cid:durableId="2290AFD1"/>
  <w16cid:commentId w16cid:paraId="6CB34B80" w16cid:durableId="2290B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C491C" w14:textId="77777777" w:rsidR="00C170C9" w:rsidRDefault="00C170C9" w:rsidP="00DE7218">
      <w:pPr>
        <w:spacing w:after="0" w:line="240" w:lineRule="auto"/>
      </w:pPr>
      <w:r>
        <w:separator/>
      </w:r>
    </w:p>
  </w:endnote>
  <w:endnote w:type="continuationSeparator" w:id="0">
    <w:p w14:paraId="6FC47985" w14:textId="77777777" w:rsidR="00C170C9" w:rsidRDefault="00C170C9"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8B4ECE" w:rsidRDefault="008B4ECE"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8B4ECE" w:rsidRDefault="008B4ECE"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8B4ECE" w:rsidRDefault="008B4ECE"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8B4ECE" w:rsidRPr="00B2443B" w:rsidRDefault="008B4ECE">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8B4ECE" w:rsidRDefault="008B4ECE"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8B4ECE" w:rsidRDefault="008B4EC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8B4ECE" w:rsidRPr="00513BF3" w:rsidRDefault="008B4ECE"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8B4ECE" w:rsidRPr="00513BF3" w:rsidRDefault="008B4ECE"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C766C" w14:textId="77777777" w:rsidR="00C170C9" w:rsidRDefault="00C170C9" w:rsidP="00DE7218">
      <w:pPr>
        <w:spacing w:after="0" w:line="240" w:lineRule="auto"/>
      </w:pPr>
      <w:r>
        <w:separator/>
      </w:r>
    </w:p>
  </w:footnote>
  <w:footnote w:type="continuationSeparator" w:id="0">
    <w:p w14:paraId="04C8C73D" w14:textId="77777777" w:rsidR="00C170C9" w:rsidRDefault="00C170C9"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8B4ECE" w:rsidRDefault="008B4E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8B4ECE" w:rsidRPr="005B6B81" w14:paraId="6F471FB2" w14:textId="77777777" w:rsidTr="0076634F">
      <w:tc>
        <w:tcPr>
          <w:tcW w:w="895" w:type="pct"/>
        </w:tcPr>
        <w:p w14:paraId="19C17F0E" w14:textId="77777777" w:rsidR="008B4ECE" w:rsidRPr="005B6B81" w:rsidRDefault="008B4ECE"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43.5pt">
                <v:imagedata r:id="rId1" o:title=""/>
              </v:shape>
              <o:OLEObject Type="Embed" ProgID="Visio.Drawing.11" ShapeID="_x0000_i1025" DrawAspect="Content" ObjectID="_1653650705" r:id="rId2"/>
            </w:object>
          </w:r>
        </w:p>
      </w:tc>
      <w:tc>
        <w:tcPr>
          <w:tcW w:w="4105" w:type="pct"/>
        </w:tcPr>
        <w:p w14:paraId="2F33F1E3" w14:textId="38689ABA" w:rsidR="008B4ECE" w:rsidRPr="005B6B81" w:rsidRDefault="008B4ECE" w:rsidP="005B6B81">
          <w:pPr>
            <w:spacing w:line="220" w:lineRule="exact"/>
            <w:jc w:val="right"/>
          </w:pPr>
          <w:r w:rsidRPr="005B6B81">
            <w:t>2019/20</w:t>
          </w:r>
          <w:r w:rsidRPr="005B6B81">
            <w:rPr>
              <w:b/>
            </w:rPr>
            <w:br/>
          </w:r>
          <w:r>
            <w:t>Summer</w:t>
          </w:r>
        </w:p>
        <w:p w14:paraId="588C74AC" w14:textId="77777777" w:rsidR="008B4ECE" w:rsidRDefault="008B4ECE"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8B4ECE" w:rsidRPr="005B6B81" w:rsidRDefault="008B4ECE"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8B4ECE" w:rsidRDefault="008B4E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384ABD16"/>
    <w:lvl w:ilvl="0" w:tplc="8904D244">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87EC9"/>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CD7822"/>
    <w:pPr>
      <w:keepNext/>
      <w:keepLines/>
      <w:numPr>
        <w:numId w:val="15"/>
      </w:numPr>
      <w:spacing w:before="360" w:after="600"/>
      <w:ind w:left="426"/>
      <w:jc w:val="left"/>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CD7822"/>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lang w:val="en-US"/>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 w:type="paragraph" w:customStyle="1" w:styleId="Annex">
    <w:name w:val="Annex"/>
    <w:basedOn w:val="Heading2"/>
    <w:link w:val="AnnexCarter"/>
    <w:qFormat/>
    <w:rsid w:val="00071A4F"/>
    <w:pPr>
      <w:numPr>
        <w:numId w:val="21"/>
      </w:numPr>
    </w:pPr>
    <w:rPr>
      <w:color w:val="auto"/>
      <w:sz w:val="28"/>
      <w:szCs w:val="28"/>
    </w:rPr>
  </w:style>
  <w:style w:type="paragraph" w:styleId="Revision">
    <w:name w:val="Revision"/>
    <w:hidden/>
    <w:uiPriority w:val="99"/>
    <w:semiHidden/>
    <w:rsid w:val="00796A75"/>
    <w:pPr>
      <w:spacing w:after="0" w:line="240" w:lineRule="auto"/>
    </w:pPr>
    <w:rPr>
      <w:noProof/>
      <w:sz w:val="24"/>
      <w:szCs w:val="24"/>
    </w:rPr>
  </w:style>
  <w:style w:type="character" w:customStyle="1" w:styleId="AnnexCarter">
    <w:name w:val="Annex Caráter"/>
    <w:basedOn w:val="Heading2Cha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32</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s>
</file>

<file path=customXml/itemProps1.xml><?xml version="1.0" encoding="utf-8"?>
<ds:datastoreItem xmlns:ds="http://schemas.openxmlformats.org/officeDocument/2006/customXml" ds:itemID="{65E134B2-DE0E-470F-BE37-B486273BE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6174</TotalTime>
  <Pages>49</Pages>
  <Words>9492</Words>
  <Characters>51262</Characters>
  <Application>Microsoft Office Word</Application>
  <DocSecurity>0</DocSecurity>
  <Lines>427</Lines>
  <Paragraphs>121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60633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92</cp:revision>
  <cp:lastPrinted>2020-05-04T21:12:00Z</cp:lastPrinted>
  <dcterms:created xsi:type="dcterms:W3CDTF">2018-10-17T10:07:00Z</dcterms:created>
  <dcterms:modified xsi:type="dcterms:W3CDTF">2020-06-14T13:39:00Z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