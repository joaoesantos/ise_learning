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itle"/>
        <w:jc w:val="both"/>
        <w:rPr>
          <w:noProof w:val="0"/>
          <w:sz w:val="48"/>
          <w:rPrChange w:id="1" w:author="André Oliveira" w:date="2020-06-13T09:00:00Z">
            <w:rPr>
              <w:noProof w:val="0"/>
              <w:sz w:val="48"/>
              <w:lang w:val="pt-PT"/>
            </w:rPr>
          </w:rPrChange>
        </w:rPr>
      </w:pPr>
      <w:r w:rsidRPr="00E8102C">
        <w:rPr>
          <w:lang w:eastAsia="pt-PT"/>
          <w:rPrChange w:id="2"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3"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4" w:author="André Oliveira" w:date="2020-06-13T09:00:00Z">
            <w:rPr>
              <w:rFonts w:asciiTheme="majorHAnsi" w:hAnsiTheme="majorHAnsi"/>
              <w:b/>
              <w:noProof w:val="0"/>
              <w:sz w:val="36"/>
              <w:szCs w:val="36"/>
            </w:rPr>
          </w:rPrChange>
        </w:rPr>
      </w:pPr>
      <w:del w:id="5" w:author="André Oliveira" w:date="2020-06-13T12:47:00Z">
        <w:r w:rsidRPr="00E8102C" w:rsidDel="009802E7">
          <w:rPr>
            <w:rFonts w:asciiTheme="majorHAnsi" w:hAnsiTheme="majorHAnsi"/>
            <w:b/>
            <w:noProof w:val="0"/>
            <w:sz w:val="36"/>
            <w:szCs w:val="36"/>
            <w:lang w:val="en-US"/>
            <w:rPrChange w:id="6" w:author="André Oliveira" w:date="2020-06-13T09:00:00Z">
              <w:rPr>
                <w:rFonts w:asciiTheme="majorHAnsi" w:hAnsiTheme="majorHAnsi"/>
                <w:b/>
                <w:noProof w:val="0"/>
                <w:sz w:val="36"/>
                <w:szCs w:val="36"/>
              </w:rPr>
            </w:rPrChange>
          </w:rPr>
          <w:delText xml:space="preserve">Progress </w:delText>
        </w:r>
      </w:del>
      <w:ins w:id="7"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9" w:author="André Oliveira" w:date="2020-06-13T09:00:00Z">
            <w:rPr>
              <w:rFonts w:asciiTheme="majorHAnsi" w:hAnsiTheme="majorHAnsi"/>
              <w:b/>
              <w:noProof w:val="0"/>
              <w:sz w:val="36"/>
              <w:szCs w:val="36"/>
            </w:rPr>
          </w:rPrChange>
        </w:rPr>
        <w:t>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4"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5"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6"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7"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8"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9"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1" w:author="André Oliveira" w:date="2020-06-13T10:33:00Z">
                  <w:rPr>
                    <w:rFonts w:asciiTheme="majorHAnsi" w:hAnsiTheme="majorHAnsi"/>
                    <w:sz w:val="30"/>
                    <w:szCs w:val="30"/>
                  </w:rPr>
                </w:rPrChange>
              </w:rPr>
              <w:t xml:space="preserve">Rodrigo </w:t>
            </w:r>
            <w:proofErr w:type="spellStart"/>
            <w:r w:rsidRPr="00E431F2">
              <w:rPr>
                <w:rFonts w:asciiTheme="majorHAnsi" w:hAnsiTheme="majorHAnsi"/>
                <w:noProof w:val="0"/>
                <w:sz w:val="30"/>
                <w:szCs w:val="30"/>
                <w:rPrChange w:id="22" w:author="André Oliveira" w:date="2020-06-13T10:33:00Z">
                  <w:rPr>
                    <w:rFonts w:asciiTheme="majorHAnsi" w:hAnsiTheme="majorHAnsi"/>
                    <w:sz w:val="30"/>
                    <w:szCs w:val="30"/>
                  </w:rPr>
                </w:rPrChange>
              </w:rPr>
              <w:t>Mogárrio</w:t>
            </w:r>
            <w:proofErr w:type="spellEnd"/>
            <w:r w:rsidRPr="00E431F2">
              <w:rPr>
                <w:rFonts w:asciiTheme="majorHAnsi" w:hAnsiTheme="majorHAnsi"/>
                <w:noProof w:val="0"/>
                <w:sz w:val="30"/>
                <w:szCs w:val="30"/>
                <w:rPrChange w:id="23" w:author="André Oliveira" w:date="2020-06-13T10:33:00Z">
                  <w:rPr>
                    <w:rFonts w:asciiTheme="majorHAnsi" w:hAnsiTheme="majorHAnsi"/>
                    <w:sz w:val="30"/>
                    <w:szCs w:val="30"/>
                  </w:rPr>
                </w:rPrChange>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25647684" w:rsidR="00B3536A" w:rsidRPr="00E431F2" w:rsidRDefault="00050398" w:rsidP="00050398">
      <w:pPr>
        <w:jc w:val="center"/>
        <w:rPr>
          <w:rFonts w:asciiTheme="majorHAnsi" w:hAnsiTheme="majorHAnsi"/>
          <w:noProof w:val="0"/>
          <w:sz w:val="30"/>
          <w:szCs w:val="30"/>
        </w:rPr>
      </w:pPr>
      <w:del w:id="24" w:author="joao eduardo santos" w:date="2020-06-13T21:07:00Z">
        <w:r w:rsidRPr="00E431F2" w:rsidDel="00984AB5">
          <w:rPr>
            <w:rFonts w:asciiTheme="majorHAnsi" w:hAnsiTheme="majorHAnsi"/>
            <w:noProof w:val="0"/>
            <w:sz w:val="30"/>
            <w:szCs w:val="30"/>
          </w:rPr>
          <w:delText xml:space="preserve">Progress </w:delText>
        </w:r>
      </w:del>
      <w:ins w:id="25" w:author="joao eduardo santos" w:date="2020-06-13T21:07:00Z">
        <w:r w:rsidR="00984AB5">
          <w:rPr>
            <w:rFonts w:asciiTheme="majorHAnsi" w:hAnsiTheme="majorHAnsi"/>
            <w:noProof w:val="0"/>
            <w:sz w:val="30"/>
            <w:szCs w:val="30"/>
          </w:rPr>
          <w:t>Beta</w:t>
        </w:r>
        <w:r w:rsidR="00984AB5" w:rsidRPr="00E431F2">
          <w:rPr>
            <w:rFonts w:asciiTheme="majorHAnsi" w:hAnsiTheme="majorHAnsi"/>
            <w:noProof w:val="0"/>
            <w:sz w:val="30"/>
            <w:szCs w:val="30"/>
          </w:rPr>
          <w:t xml:space="preserve"> </w:t>
        </w:r>
      </w:ins>
      <w:proofErr w:type="spellStart"/>
      <w:r w:rsidRPr="00E431F2">
        <w:rPr>
          <w:rFonts w:asciiTheme="majorHAnsi" w:hAnsiTheme="majorHAnsi"/>
          <w:noProof w:val="0"/>
          <w:sz w:val="30"/>
          <w:szCs w:val="30"/>
        </w:rPr>
        <w:t>report</w:t>
      </w:r>
      <w:proofErr w:type="spellEnd"/>
      <w:r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6"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7"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8"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29" w:author="André Oliveira" w:date="2020-06-13T09:00:00Z">
            <w:rPr>
              <w:rFonts w:asciiTheme="majorHAnsi" w:hAnsiTheme="majorHAnsi"/>
              <w:noProof w:val="0"/>
              <w:sz w:val="30"/>
              <w:szCs w:val="30"/>
              <w:lang w:val="en-GB"/>
            </w:rPr>
          </w:rPrChange>
        </w:rPr>
        <w:t>Cátia</w:t>
      </w:r>
      <w:proofErr w:type="spellEnd"/>
      <w:r w:rsidRPr="00E8102C">
        <w:rPr>
          <w:rFonts w:asciiTheme="majorHAnsi" w:hAnsiTheme="majorHAnsi"/>
          <w:noProof w:val="0"/>
          <w:sz w:val="30"/>
          <w:szCs w:val="30"/>
          <w:lang w:val="en-US"/>
          <w:rPrChange w:id="30"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31" w:author="André Oliveira" w:date="2020-06-13T09:00:00Z">
            <w:rPr>
              <w:rFonts w:asciiTheme="majorHAnsi" w:hAnsiTheme="majorHAnsi"/>
              <w:noProof w:val="0"/>
              <w:sz w:val="30"/>
              <w:szCs w:val="30"/>
              <w:lang w:val="en-GB"/>
            </w:rPr>
          </w:rPrChange>
        </w:rPr>
        <w:t>Vaz</w:t>
      </w:r>
      <w:proofErr w:type="spellEnd"/>
      <w:r w:rsidRPr="00E8102C">
        <w:rPr>
          <w:rFonts w:asciiTheme="majorHAnsi" w:hAnsiTheme="majorHAnsi"/>
          <w:noProof w:val="0"/>
          <w:sz w:val="30"/>
          <w:szCs w:val="30"/>
          <w:lang w:val="en-US"/>
          <w:rPrChange w:id="32" w:author="André Oliveira" w:date="2020-06-13T09:00:00Z">
            <w:rPr>
              <w:rFonts w:asciiTheme="majorHAnsi" w:hAnsiTheme="majorHAnsi"/>
              <w:noProof w:val="0"/>
              <w:sz w:val="30"/>
              <w:szCs w:val="30"/>
              <w:lang w:val="en-GB"/>
            </w:rPr>
          </w:rPrChange>
        </w:rPr>
        <w:t xml:space="preserve">, José </w:t>
      </w:r>
      <w:proofErr w:type="spellStart"/>
      <w:r w:rsidRPr="00E8102C">
        <w:rPr>
          <w:rFonts w:asciiTheme="majorHAnsi" w:hAnsiTheme="majorHAnsi"/>
          <w:noProof w:val="0"/>
          <w:sz w:val="30"/>
          <w:szCs w:val="30"/>
          <w:lang w:val="en-US"/>
          <w:rPrChange w:id="33" w:author="André Oliveira" w:date="2020-06-13T09:00:00Z">
            <w:rPr>
              <w:rFonts w:asciiTheme="majorHAnsi" w:hAnsiTheme="majorHAnsi"/>
              <w:noProof w:val="0"/>
              <w:sz w:val="30"/>
              <w:szCs w:val="30"/>
              <w:lang w:val="en-GB"/>
            </w:rPr>
          </w:rPrChange>
        </w:rPr>
        <w:t>Simão</w:t>
      </w:r>
      <w:proofErr w:type="spellEnd"/>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34"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35"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36" w:author="André Oliveira" w:date="2020-06-13T10:20:00Z">
        <w:r>
          <w:rPr>
            <w:rFonts w:asciiTheme="majorHAnsi" w:hAnsiTheme="majorHAnsi" w:cs="Times New Roman"/>
            <w:noProof w:val="0"/>
            <w:sz w:val="30"/>
            <w:szCs w:val="30"/>
            <w:lang w:val="en-US"/>
          </w:rPr>
          <w:t>15</w:t>
        </w:r>
      </w:ins>
      <w:del w:id="37" w:author="André Oliveira" w:date="2020-06-13T10:20:00Z">
        <w:r w:rsidR="00384807" w:rsidRPr="00E8102C" w:rsidDel="00E3439B">
          <w:rPr>
            <w:rFonts w:asciiTheme="majorHAnsi" w:hAnsiTheme="majorHAnsi" w:cs="Times New Roman"/>
            <w:noProof w:val="0"/>
            <w:sz w:val="30"/>
            <w:szCs w:val="30"/>
            <w:lang w:val="en-US"/>
            <w:rPrChange w:id="38"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9"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t xml:space="preserve"> – </w:t>
      </w:r>
      <w:del w:id="41" w:author="André Oliveira" w:date="2020-06-13T10:20:00Z">
        <w:r w:rsidR="00384807" w:rsidRPr="00E8102C" w:rsidDel="00E3439B">
          <w:rPr>
            <w:rFonts w:asciiTheme="majorHAnsi" w:hAnsiTheme="majorHAnsi" w:cs="Times New Roman"/>
            <w:noProof w:val="0"/>
            <w:sz w:val="30"/>
            <w:szCs w:val="30"/>
            <w:lang w:val="en-US"/>
            <w:rPrChange w:id="42"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43" w:author="André Oliveira" w:date="2020-06-13T09:00:00Z">
              <w:rPr>
                <w:rFonts w:asciiTheme="majorHAnsi" w:hAnsiTheme="majorHAnsi" w:cs="Times New Roman"/>
                <w:noProof w:val="0"/>
                <w:sz w:val="30"/>
                <w:szCs w:val="30"/>
                <w:lang w:val="en-GB"/>
              </w:rPr>
            </w:rPrChange>
          </w:rPr>
          <w:delText xml:space="preserve"> </w:delText>
        </w:r>
      </w:del>
      <w:ins w:id="44"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45"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46" w:author="André Oliveira" w:date="2020-06-13T09:00:00Z">
            <w:rPr>
              <w:rFonts w:asciiTheme="majorHAnsi" w:hAnsiTheme="majorHAnsi" w:cs="Times New Roman"/>
              <w:noProof w:val="0"/>
              <w:sz w:val="30"/>
              <w:szCs w:val="30"/>
              <w:lang w:val="en-GB"/>
            </w:rPr>
          </w:rPrChange>
        </w:rPr>
        <w:t>– 20</w:t>
      </w:r>
      <w:ins w:id="47" w:author="André Oliveira" w:date="2020-06-13T10:20:00Z">
        <w:r>
          <w:rPr>
            <w:rFonts w:asciiTheme="majorHAnsi" w:hAnsiTheme="majorHAnsi" w:cs="Times New Roman"/>
            <w:noProof w:val="0"/>
            <w:sz w:val="30"/>
            <w:szCs w:val="30"/>
            <w:lang w:val="en-US"/>
          </w:rPr>
          <w:t>20</w:t>
        </w:r>
      </w:ins>
      <w:del w:id="48" w:author="André Oliveira" w:date="2020-06-13T10:20:00Z">
        <w:r w:rsidR="000D35BB" w:rsidRPr="00E8102C" w:rsidDel="00E3439B">
          <w:rPr>
            <w:rFonts w:asciiTheme="majorHAnsi" w:hAnsiTheme="majorHAnsi" w:cs="Times New Roman"/>
            <w:noProof w:val="0"/>
            <w:sz w:val="30"/>
            <w:szCs w:val="30"/>
            <w:lang w:val="en-US"/>
            <w:rPrChange w:id="49"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50"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51" w:author="André Oliveira" w:date="2020-06-13T09:00:00Z">
            <w:rPr>
              <w:rFonts w:asciiTheme="majorHAnsi" w:hAnsiTheme="majorHAnsi"/>
              <w:b/>
              <w:bCs/>
              <w:noProof w:val="0"/>
              <w:sz w:val="32"/>
              <w:szCs w:val="32"/>
              <w:lang w:val="en-GB"/>
            </w:rPr>
          </w:rPrChange>
        </w:rPr>
      </w:pPr>
      <w:r w:rsidRPr="00E8102C">
        <w:rPr>
          <w:noProof w:val="0"/>
          <w:lang w:val="en-US"/>
          <w:rPrChange w:id="52"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53" w:author="André Oliveira" w:date="2020-06-13T09:00:00Z">
            <w:rPr>
              <w:noProof w:val="0"/>
            </w:rPr>
          </w:rPrChange>
        </w:rPr>
      </w:pPr>
      <w:r w:rsidRPr="00E8102C">
        <w:rPr>
          <w:noProof w:val="0"/>
          <w:lang w:val="en-US"/>
          <w:rPrChange w:id="54" w:author="André Oliveira" w:date="2020-06-13T09:00:00Z">
            <w:rPr>
              <w:noProof w:val="0"/>
            </w:rPr>
          </w:rPrChange>
        </w:rPr>
        <w:lastRenderedPageBreak/>
        <w:t>Index</w:t>
      </w:r>
    </w:p>
    <w:p w14:paraId="3663FFE8" w14:textId="6D20620C" w:rsidR="005153AD" w:rsidRPr="00E8102C" w:rsidRDefault="00F55374">
      <w:pPr>
        <w:pStyle w:val="TOC1"/>
        <w:tabs>
          <w:tab w:val="left" w:pos="480"/>
          <w:tab w:val="right" w:leader="dot" w:pos="8494"/>
        </w:tabs>
        <w:rPr>
          <w:noProof w:val="0"/>
          <w:sz w:val="22"/>
          <w:szCs w:val="22"/>
          <w:lang w:val="en-US" w:eastAsia="en-GB"/>
          <w:rPrChange w:id="55" w:author="André Oliveira" w:date="2020-06-13T09:00:00Z">
            <w:rPr>
              <w:sz w:val="22"/>
              <w:szCs w:val="22"/>
              <w:lang w:val="en-GB" w:eastAsia="en-GB"/>
            </w:rPr>
          </w:rPrChange>
        </w:rPr>
      </w:pPr>
      <w:r w:rsidRPr="00E8102C">
        <w:rPr>
          <w:noProof w:val="0"/>
          <w:lang w:val="en-US"/>
          <w:rPrChange w:id="56" w:author="André Oliveira" w:date="2020-06-13T09:00:00Z">
            <w:rPr>
              <w:noProof w:val="0"/>
            </w:rPr>
          </w:rPrChange>
        </w:rPr>
        <w:fldChar w:fldCharType="begin"/>
      </w:r>
      <w:r w:rsidR="000D35BB" w:rsidRPr="00E8102C">
        <w:rPr>
          <w:noProof w:val="0"/>
          <w:lang w:val="en-US"/>
          <w:rPrChange w:id="57" w:author="André Oliveira" w:date="2020-06-13T09:00:00Z">
            <w:rPr>
              <w:noProof w:val="0"/>
            </w:rPr>
          </w:rPrChange>
        </w:rPr>
        <w:instrText xml:space="preserve"> TOC \o "1-3" \h \z \u </w:instrText>
      </w:r>
      <w:r w:rsidRPr="00E8102C">
        <w:rPr>
          <w:noProof w:val="0"/>
          <w:lang w:val="en-US"/>
          <w:rPrChange w:id="58" w:author="André Oliveira" w:date="2020-06-13T09:00:00Z">
            <w:rPr>
              <w:noProof w:val="0"/>
            </w:rPr>
          </w:rPrChange>
        </w:rPr>
        <w:fldChar w:fldCharType="separate"/>
      </w:r>
      <w:r w:rsidR="00784BE3" w:rsidRPr="00E8102C">
        <w:rPr>
          <w:noProof w:val="0"/>
          <w:lang w:val="en-US"/>
          <w:rPrChange w:id="59" w:author="André Oliveira" w:date="2020-06-13T09:00:00Z">
            <w:rPr/>
          </w:rPrChange>
        </w:rPr>
        <w:fldChar w:fldCharType="begin"/>
      </w:r>
      <w:r w:rsidR="00784BE3" w:rsidRPr="00E8102C">
        <w:rPr>
          <w:noProof w:val="0"/>
          <w:lang w:val="en-US"/>
          <w:rPrChange w:id="60" w:author="André Oliveira" w:date="2020-06-13T09:00:00Z">
            <w:rPr/>
          </w:rPrChange>
        </w:rPr>
        <w:instrText xml:space="preserve"> HYPERLINK \l "_Toc39522449" </w:instrText>
      </w:r>
      <w:r w:rsidR="00784BE3" w:rsidRPr="00E8102C">
        <w:rPr>
          <w:noProof w:val="0"/>
          <w:lang w:val="en-US"/>
          <w:rPrChange w:id="61" w:author="André Oliveira" w:date="2020-06-13T09:00:00Z">
            <w:rPr/>
          </w:rPrChange>
        </w:rPr>
        <w:fldChar w:fldCharType="separate"/>
      </w:r>
      <w:r w:rsidR="005153AD" w:rsidRPr="00E8102C">
        <w:rPr>
          <w:rStyle w:val="Hyperlink"/>
          <w:noProof w:val="0"/>
          <w:lang w:val="en-US"/>
          <w:rPrChange w:id="62" w:author="André Oliveira" w:date="2020-06-13T09:00:00Z">
            <w:rPr>
              <w:rStyle w:val="Hyperlink"/>
            </w:rPr>
          </w:rPrChange>
        </w:rPr>
        <w:t>1.</w:t>
      </w:r>
      <w:r w:rsidR="005153AD" w:rsidRPr="00E8102C">
        <w:rPr>
          <w:noProof w:val="0"/>
          <w:sz w:val="22"/>
          <w:szCs w:val="22"/>
          <w:lang w:val="en-US" w:eastAsia="en-GB"/>
          <w:rPrChange w:id="63" w:author="André Oliveira" w:date="2020-06-13T09:00:00Z">
            <w:rPr>
              <w:sz w:val="22"/>
              <w:szCs w:val="22"/>
              <w:lang w:val="en-GB" w:eastAsia="en-GB"/>
            </w:rPr>
          </w:rPrChange>
        </w:rPr>
        <w:tab/>
      </w:r>
      <w:r w:rsidR="005153AD" w:rsidRPr="00E8102C">
        <w:rPr>
          <w:rStyle w:val="Hyperlink"/>
          <w:noProof w:val="0"/>
          <w:lang w:val="en-US"/>
          <w:rPrChange w:id="64" w:author="André Oliveira" w:date="2020-06-13T09:00:00Z">
            <w:rPr>
              <w:rStyle w:val="Hyperlink"/>
            </w:rPr>
          </w:rPrChange>
        </w:rPr>
        <w:t>Introduction</w:t>
      </w:r>
      <w:r w:rsidR="005153AD" w:rsidRPr="00E8102C">
        <w:rPr>
          <w:noProof w:val="0"/>
          <w:webHidden/>
          <w:lang w:val="en-US"/>
          <w:rPrChange w:id="65" w:author="André Oliveira" w:date="2020-06-13T09:00:00Z">
            <w:rPr>
              <w:webHidden/>
            </w:rPr>
          </w:rPrChange>
        </w:rPr>
        <w:tab/>
      </w:r>
      <w:r w:rsidR="005153AD" w:rsidRPr="00E8102C">
        <w:rPr>
          <w:noProof w:val="0"/>
          <w:webHidden/>
          <w:lang w:val="en-US"/>
          <w:rPrChange w:id="66" w:author="André Oliveira" w:date="2020-06-13T09:00:00Z">
            <w:rPr>
              <w:webHidden/>
            </w:rPr>
          </w:rPrChange>
        </w:rPr>
        <w:fldChar w:fldCharType="begin"/>
      </w:r>
      <w:r w:rsidR="005153AD" w:rsidRPr="00E8102C">
        <w:rPr>
          <w:noProof w:val="0"/>
          <w:webHidden/>
          <w:lang w:val="en-US"/>
          <w:rPrChange w:id="67" w:author="André Oliveira" w:date="2020-06-13T09:00:00Z">
            <w:rPr>
              <w:webHidden/>
            </w:rPr>
          </w:rPrChange>
        </w:rPr>
        <w:instrText xml:space="preserve"> PAGEREF _Toc39522449 \h </w:instrText>
      </w:r>
      <w:r w:rsidR="005153AD" w:rsidRPr="00E8102C">
        <w:rPr>
          <w:noProof w:val="0"/>
          <w:webHidden/>
          <w:lang w:val="en-US"/>
          <w:rPrChange w:id="68" w:author="André Oliveira" w:date="2020-06-13T09:00:00Z">
            <w:rPr>
              <w:noProof w:val="0"/>
              <w:webHidden/>
              <w:lang w:val="en-US"/>
            </w:rPr>
          </w:rPrChange>
        </w:rPr>
      </w:r>
      <w:r w:rsidR="005153AD" w:rsidRPr="00E8102C">
        <w:rPr>
          <w:noProof w:val="0"/>
          <w:webHidden/>
          <w:lang w:val="en-US"/>
          <w:rPrChange w:id="69" w:author="André Oliveira" w:date="2020-06-13T09:00:00Z">
            <w:rPr>
              <w:webHidden/>
            </w:rPr>
          </w:rPrChange>
        </w:rPr>
        <w:fldChar w:fldCharType="separate"/>
      </w:r>
      <w:r w:rsidR="00770B4F" w:rsidRPr="00E8102C">
        <w:rPr>
          <w:noProof w:val="0"/>
          <w:webHidden/>
          <w:lang w:val="en-US"/>
          <w:rPrChange w:id="70" w:author="André Oliveira" w:date="2020-06-13T09:00:00Z">
            <w:rPr>
              <w:webHidden/>
            </w:rPr>
          </w:rPrChange>
        </w:rPr>
        <w:t>8</w:t>
      </w:r>
      <w:r w:rsidR="005153AD" w:rsidRPr="00E8102C">
        <w:rPr>
          <w:noProof w:val="0"/>
          <w:webHidden/>
          <w:lang w:val="en-US"/>
          <w:rPrChange w:id="71" w:author="André Oliveira" w:date="2020-06-13T09:00:00Z">
            <w:rPr>
              <w:webHidden/>
            </w:rPr>
          </w:rPrChange>
        </w:rPr>
        <w:fldChar w:fldCharType="end"/>
      </w:r>
      <w:r w:rsidR="00784BE3" w:rsidRPr="00E8102C">
        <w:rPr>
          <w:noProof w:val="0"/>
          <w:lang w:val="en-US"/>
          <w:rPrChange w:id="72" w:author="André Oliveira" w:date="2020-06-13T09:00:00Z">
            <w:rPr/>
          </w:rPrChange>
        </w:rPr>
        <w:fldChar w:fldCharType="end"/>
      </w:r>
    </w:p>
    <w:p w14:paraId="355D2F37" w14:textId="71D5D342" w:rsidR="005153AD" w:rsidRPr="00E8102C" w:rsidRDefault="00784BE3">
      <w:pPr>
        <w:pStyle w:val="TOC2"/>
        <w:tabs>
          <w:tab w:val="right" w:leader="dot" w:pos="8494"/>
        </w:tabs>
        <w:rPr>
          <w:noProof w:val="0"/>
          <w:sz w:val="22"/>
          <w:szCs w:val="22"/>
          <w:lang w:val="en-US" w:eastAsia="en-GB"/>
          <w:rPrChange w:id="73" w:author="André Oliveira" w:date="2020-06-13T09:00:00Z">
            <w:rPr>
              <w:sz w:val="22"/>
              <w:szCs w:val="22"/>
              <w:lang w:val="en-GB" w:eastAsia="en-GB"/>
            </w:rPr>
          </w:rPrChange>
        </w:rPr>
      </w:pPr>
      <w:r w:rsidRPr="00E8102C">
        <w:rPr>
          <w:noProof w:val="0"/>
          <w:lang w:val="en-US"/>
          <w:rPrChange w:id="74" w:author="André Oliveira" w:date="2020-06-13T09:00:00Z">
            <w:rPr/>
          </w:rPrChange>
        </w:rPr>
        <w:fldChar w:fldCharType="begin"/>
      </w:r>
      <w:r w:rsidRPr="00E8102C">
        <w:rPr>
          <w:noProof w:val="0"/>
          <w:lang w:val="en-US"/>
          <w:rPrChange w:id="75" w:author="André Oliveira" w:date="2020-06-13T09:00:00Z">
            <w:rPr/>
          </w:rPrChange>
        </w:rPr>
        <w:instrText xml:space="preserve"> HYPERLINK \l "_Toc39522450" </w:instrText>
      </w:r>
      <w:r w:rsidRPr="00E8102C">
        <w:rPr>
          <w:noProof w:val="0"/>
          <w:lang w:val="en-US"/>
          <w:rPrChange w:id="76" w:author="André Oliveira" w:date="2020-06-13T09:00:00Z">
            <w:rPr/>
          </w:rPrChange>
        </w:rPr>
        <w:fldChar w:fldCharType="separate"/>
      </w:r>
      <w:r w:rsidR="005153AD" w:rsidRPr="00E8102C">
        <w:rPr>
          <w:rStyle w:val="Hyperlink"/>
          <w:noProof w:val="0"/>
          <w:lang w:val="en-US"/>
          <w:rPrChange w:id="77" w:author="André Oliveira" w:date="2020-06-13T09:00:00Z">
            <w:rPr>
              <w:rStyle w:val="Hyperlink"/>
              <w:lang w:val="en-US"/>
            </w:rPr>
          </w:rPrChange>
        </w:rPr>
        <w:t>1.1. Outline</w:t>
      </w:r>
      <w:r w:rsidR="005153AD" w:rsidRPr="00E8102C">
        <w:rPr>
          <w:noProof w:val="0"/>
          <w:webHidden/>
          <w:lang w:val="en-US"/>
          <w:rPrChange w:id="78" w:author="André Oliveira" w:date="2020-06-13T09:00:00Z">
            <w:rPr>
              <w:webHidden/>
            </w:rPr>
          </w:rPrChange>
        </w:rPr>
        <w:tab/>
      </w:r>
      <w:r w:rsidR="005153AD" w:rsidRPr="00E8102C">
        <w:rPr>
          <w:noProof w:val="0"/>
          <w:webHidden/>
          <w:lang w:val="en-US"/>
          <w:rPrChange w:id="79" w:author="André Oliveira" w:date="2020-06-13T09:00:00Z">
            <w:rPr>
              <w:webHidden/>
            </w:rPr>
          </w:rPrChange>
        </w:rPr>
        <w:fldChar w:fldCharType="begin"/>
      </w:r>
      <w:r w:rsidR="005153AD" w:rsidRPr="00E8102C">
        <w:rPr>
          <w:noProof w:val="0"/>
          <w:webHidden/>
          <w:lang w:val="en-US"/>
          <w:rPrChange w:id="80" w:author="André Oliveira" w:date="2020-06-13T09:00:00Z">
            <w:rPr>
              <w:webHidden/>
            </w:rPr>
          </w:rPrChange>
        </w:rPr>
        <w:instrText xml:space="preserve"> PAGEREF _Toc39522450 \h </w:instrText>
      </w:r>
      <w:r w:rsidR="005153AD" w:rsidRPr="00E8102C">
        <w:rPr>
          <w:noProof w:val="0"/>
          <w:webHidden/>
          <w:lang w:val="en-US"/>
          <w:rPrChange w:id="81" w:author="André Oliveira" w:date="2020-06-13T09:00:00Z">
            <w:rPr>
              <w:noProof w:val="0"/>
              <w:webHidden/>
              <w:lang w:val="en-US"/>
            </w:rPr>
          </w:rPrChange>
        </w:rPr>
      </w:r>
      <w:r w:rsidR="005153AD" w:rsidRPr="00E8102C">
        <w:rPr>
          <w:noProof w:val="0"/>
          <w:webHidden/>
          <w:lang w:val="en-US"/>
          <w:rPrChange w:id="82" w:author="André Oliveira" w:date="2020-06-13T09:00:00Z">
            <w:rPr>
              <w:webHidden/>
            </w:rPr>
          </w:rPrChange>
        </w:rPr>
        <w:fldChar w:fldCharType="separate"/>
      </w:r>
      <w:r w:rsidR="00770B4F" w:rsidRPr="00E8102C">
        <w:rPr>
          <w:noProof w:val="0"/>
          <w:webHidden/>
          <w:lang w:val="en-US"/>
          <w:rPrChange w:id="83" w:author="André Oliveira" w:date="2020-06-13T09:00:00Z">
            <w:rPr>
              <w:webHidden/>
            </w:rPr>
          </w:rPrChange>
        </w:rPr>
        <w:t>9</w:t>
      </w:r>
      <w:r w:rsidR="005153AD" w:rsidRPr="00E8102C">
        <w:rPr>
          <w:noProof w:val="0"/>
          <w:webHidden/>
          <w:lang w:val="en-US"/>
          <w:rPrChange w:id="84" w:author="André Oliveira" w:date="2020-06-13T09:00:00Z">
            <w:rPr>
              <w:webHidden/>
            </w:rPr>
          </w:rPrChange>
        </w:rPr>
        <w:fldChar w:fldCharType="end"/>
      </w:r>
      <w:r w:rsidRPr="00E8102C">
        <w:rPr>
          <w:noProof w:val="0"/>
          <w:lang w:val="en-US"/>
          <w:rPrChange w:id="85" w:author="André Oliveira" w:date="2020-06-13T09:00:00Z">
            <w:rPr/>
          </w:rPrChange>
        </w:rPr>
        <w:fldChar w:fldCharType="end"/>
      </w:r>
    </w:p>
    <w:p w14:paraId="52E929D8" w14:textId="7E5CE9B4" w:rsidR="005153AD" w:rsidRPr="00E8102C" w:rsidRDefault="00784BE3">
      <w:pPr>
        <w:pStyle w:val="TOC1"/>
        <w:tabs>
          <w:tab w:val="left" w:pos="480"/>
          <w:tab w:val="right" w:leader="dot" w:pos="8494"/>
        </w:tabs>
        <w:rPr>
          <w:noProof w:val="0"/>
          <w:sz w:val="22"/>
          <w:szCs w:val="22"/>
          <w:lang w:val="en-US" w:eastAsia="en-GB"/>
          <w:rPrChange w:id="86" w:author="André Oliveira" w:date="2020-06-13T09:00:00Z">
            <w:rPr>
              <w:sz w:val="22"/>
              <w:szCs w:val="22"/>
              <w:lang w:val="en-GB" w:eastAsia="en-GB"/>
            </w:rPr>
          </w:rPrChange>
        </w:rPr>
      </w:pPr>
      <w:r w:rsidRPr="00E8102C">
        <w:rPr>
          <w:noProof w:val="0"/>
          <w:lang w:val="en-US"/>
          <w:rPrChange w:id="87" w:author="André Oliveira" w:date="2020-06-13T09:00:00Z">
            <w:rPr/>
          </w:rPrChange>
        </w:rPr>
        <w:fldChar w:fldCharType="begin"/>
      </w:r>
      <w:r w:rsidRPr="00E8102C">
        <w:rPr>
          <w:noProof w:val="0"/>
          <w:lang w:val="en-US"/>
          <w:rPrChange w:id="88" w:author="André Oliveira" w:date="2020-06-13T09:00:00Z">
            <w:rPr/>
          </w:rPrChange>
        </w:rPr>
        <w:instrText xml:space="preserve"> HYPERLINK \l "_Toc39522451" </w:instrText>
      </w:r>
      <w:r w:rsidRPr="00E8102C">
        <w:rPr>
          <w:noProof w:val="0"/>
          <w:lang w:val="en-US"/>
          <w:rPrChange w:id="89" w:author="André Oliveira" w:date="2020-06-13T09:00:00Z">
            <w:rPr/>
          </w:rPrChange>
        </w:rPr>
        <w:fldChar w:fldCharType="separate"/>
      </w:r>
      <w:r w:rsidR="005153AD" w:rsidRPr="00E8102C">
        <w:rPr>
          <w:rStyle w:val="Hyperlink"/>
          <w:noProof w:val="0"/>
          <w:lang w:val="en-US"/>
          <w:rPrChange w:id="90" w:author="André Oliveira" w:date="2020-06-13T09:00:00Z">
            <w:rPr>
              <w:rStyle w:val="Hyperlink"/>
            </w:rPr>
          </w:rPrChange>
        </w:rPr>
        <w:t>2.</w:t>
      </w:r>
      <w:r w:rsidR="005153AD" w:rsidRPr="00E8102C">
        <w:rPr>
          <w:noProof w:val="0"/>
          <w:sz w:val="22"/>
          <w:szCs w:val="22"/>
          <w:lang w:val="en-US" w:eastAsia="en-GB"/>
          <w:rPrChange w:id="91" w:author="André Oliveira" w:date="2020-06-13T09:00:00Z">
            <w:rPr>
              <w:sz w:val="22"/>
              <w:szCs w:val="22"/>
              <w:lang w:val="en-GB" w:eastAsia="en-GB"/>
            </w:rPr>
          </w:rPrChange>
        </w:rPr>
        <w:tab/>
      </w:r>
      <w:r w:rsidR="005153AD" w:rsidRPr="00E8102C">
        <w:rPr>
          <w:rStyle w:val="Hyperlink"/>
          <w:noProof w:val="0"/>
          <w:lang w:val="en-US"/>
          <w:rPrChange w:id="92" w:author="André Oliveira" w:date="2020-06-13T09:00:00Z">
            <w:rPr>
              <w:rStyle w:val="Hyperlink"/>
            </w:rPr>
          </w:rPrChange>
        </w:rPr>
        <w:t>Requirements</w:t>
      </w:r>
      <w:r w:rsidR="005153AD" w:rsidRPr="00E8102C">
        <w:rPr>
          <w:noProof w:val="0"/>
          <w:webHidden/>
          <w:lang w:val="en-US"/>
          <w:rPrChange w:id="93" w:author="André Oliveira" w:date="2020-06-13T09:00:00Z">
            <w:rPr>
              <w:webHidden/>
            </w:rPr>
          </w:rPrChange>
        </w:rPr>
        <w:tab/>
      </w:r>
      <w:r w:rsidR="005153AD" w:rsidRPr="00E8102C">
        <w:rPr>
          <w:noProof w:val="0"/>
          <w:webHidden/>
          <w:lang w:val="en-US"/>
          <w:rPrChange w:id="94" w:author="André Oliveira" w:date="2020-06-13T09:00:00Z">
            <w:rPr>
              <w:webHidden/>
            </w:rPr>
          </w:rPrChange>
        </w:rPr>
        <w:fldChar w:fldCharType="begin"/>
      </w:r>
      <w:r w:rsidR="005153AD" w:rsidRPr="00E8102C">
        <w:rPr>
          <w:noProof w:val="0"/>
          <w:webHidden/>
          <w:lang w:val="en-US"/>
          <w:rPrChange w:id="95" w:author="André Oliveira" w:date="2020-06-13T09:00:00Z">
            <w:rPr>
              <w:webHidden/>
            </w:rPr>
          </w:rPrChange>
        </w:rPr>
        <w:instrText xml:space="preserve"> PAGEREF _Toc39522451 \h </w:instrText>
      </w:r>
      <w:r w:rsidR="005153AD" w:rsidRPr="00E8102C">
        <w:rPr>
          <w:noProof w:val="0"/>
          <w:webHidden/>
          <w:lang w:val="en-US"/>
          <w:rPrChange w:id="96" w:author="André Oliveira" w:date="2020-06-13T09:00:00Z">
            <w:rPr>
              <w:noProof w:val="0"/>
              <w:webHidden/>
              <w:lang w:val="en-US"/>
            </w:rPr>
          </w:rPrChange>
        </w:rPr>
      </w:r>
      <w:r w:rsidR="005153AD" w:rsidRPr="00E8102C">
        <w:rPr>
          <w:noProof w:val="0"/>
          <w:webHidden/>
          <w:lang w:val="en-US"/>
          <w:rPrChange w:id="97" w:author="André Oliveira" w:date="2020-06-13T09:00:00Z">
            <w:rPr>
              <w:webHidden/>
            </w:rPr>
          </w:rPrChange>
        </w:rPr>
        <w:fldChar w:fldCharType="separate"/>
      </w:r>
      <w:r w:rsidR="00770B4F" w:rsidRPr="00E8102C">
        <w:rPr>
          <w:noProof w:val="0"/>
          <w:webHidden/>
          <w:lang w:val="en-US"/>
          <w:rPrChange w:id="98" w:author="André Oliveira" w:date="2020-06-13T09:00:00Z">
            <w:rPr>
              <w:webHidden/>
            </w:rPr>
          </w:rPrChange>
        </w:rPr>
        <w:t>12</w:t>
      </w:r>
      <w:r w:rsidR="005153AD" w:rsidRPr="00E8102C">
        <w:rPr>
          <w:noProof w:val="0"/>
          <w:webHidden/>
          <w:lang w:val="en-US"/>
          <w:rPrChange w:id="99" w:author="André Oliveira" w:date="2020-06-13T09:00:00Z">
            <w:rPr>
              <w:webHidden/>
            </w:rPr>
          </w:rPrChange>
        </w:rPr>
        <w:fldChar w:fldCharType="end"/>
      </w:r>
      <w:r w:rsidRPr="00E8102C">
        <w:rPr>
          <w:noProof w:val="0"/>
          <w:lang w:val="en-US"/>
          <w:rPrChange w:id="100" w:author="André Oliveira" w:date="2020-06-13T09:00:00Z">
            <w:rPr/>
          </w:rPrChange>
        </w:rPr>
        <w:fldChar w:fldCharType="end"/>
      </w:r>
    </w:p>
    <w:p w14:paraId="55F72DA4" w14:textId="0B1BBBA0" w:rsidR="005153AD" w:rsidRPr="00E8102C" w:rsidRDefault="00784BE3">
      <w:pPr>
        <w:pStyle w:val="TOC2"/>
        <w:tabs>
          <w:tab w:val="right" w:leader="dot" w:pos="8494"/>
        </w:tabs>
        <w:rPr>
          <w:noProof w:val="0"/>
          <w:sz w:val="22"/>
          <w:szCs w:val="22"/>
          <w:lang w:val="en-US" w:eastAsia="en-GB"/>
          <w:rPrChange w:id="101" w:author="André Oliveira" w:date="2020-06-13T09:00:00Z">
            <w:rPr>
              <w:sz w:val="22"/>
              <w:szCs w:val="22"/>
              <w:lang w:val="en-GB" w:eastAsia="en-GB"/>
            </w:rPr>
          </w:rPrChange>
        </w:rPr>
      </w:pPr>
      <w:r w:rsidRPr="00E8102C">
        <w:rPr>
          <w:noProof w:val="0"/>
          <w:lang w:val="en-US"/>
          <w:rPrChange w:id="102" w:author="André Oliveira" w:date="2020-06-13T09:00:00Z">
            <w:rPr/>
          </w:rPrChange>
        </w:rPr>
        <w:fldChar w:fldCharType="begin"/>
      </w:r>
      <w:r w:rsidRPr="00E8102C">
        <w:rPr>
          <w:noProof w:val="0"/>
          <w:lang w:val="en-US"/>
          <w:rPrChange w:id="103" w:author="André Oliveira" w:date="2020-06-13T09:00:00Z">
            <w:rPr/>
          </w:rPrChange>
        </w:rPr>
        <w:instrText xml:space="preserve"> HYPERLINK \l "_Toc39522452" </w:instrText>
      </w:r>
      <w:r w:rsidRPr="00E8102C">
        <w:rPr>
          <w:noProof w:val="0"/>
          <w:lang w:val="en-US"/>
          <w:rPrChange w:id="104"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05" w:author="André Oliveira" w:date="2020-06-13T09:00:00Z">
            <w:rPr>
              <w:rStyle w:val="Hyperlink"/>
              <w:rFonts w:asciiTheme="majorHAnsi" w:eastAsiaTheme="majorEastAsia" w:hAnsiTheme="majorHAnsi" w:cstheme="majorBidi"/>
              <w:lang w:val="en-US"/>
            </w:rPr>
          </w:rPrChange>
        </w:rPr>
        <w:t>2.1. Functional Requirements</w:t>
      </w:r>
      <w:r w:rsidR="005153AD" w:rsidRPr="00E8102C">
        <w:rPr>
          <w:noProof w:val="0"/>
          <w:webHidden/>
          <w:lang w:val="en-US"/>
          <w:rPrChange w:id="106" w:author="André Oliveira" w:date="2020-06-13T09:00:00Z">
            <w:rPr>
              <w:webHidden/>
            </w:rPr>
          </w:rPrChange>
        </w:rPr>
        <w:tab/>
      </w:r>
      <w:r w:rsidR="005153AD" w:rsidRPr="00E8102C">
        <w:rPr>
          <w:noProof w:val="0"/>
          <w:webHidden/>
          <w:lang w:val="en-US"/>
          <w:rPrChange w:id="107" w:author="André Oliveira" w:date="2020-06-13T09:00:00Z">
            <w:rPr>
              <w:webHidden/>
            </w:rPr>
          </w:rPrChange>
        </w:rPr>
        <w:fldChar w:fldCharType="begin"/>
      </w:r>
      <w:r w:rsidR="005153AD" w:rsidRPr="00E8102C">
        <w:rPr>
          <w:noProof w:val="0"/>
          <w:webHidden/>
          <w:lang w:val="en-US"/>
          <w:rPrChange w:id="108" w:author="André Oliveira" w:date="2020-06-13T09:00:00Z">
            <w:rPr>
              <w:webHidden/>
            </w:rPr>
          </w:rPrChange>
        </w:rPr>
        <w:instrText xml:space="preserve"> PAGEREF _Toc39522452 \h </w:instrText>
      </w:r>
      <w:r w:rsidR="005153AD" w:rsidRPr="00E8102C">
        <w:rPr>
          <w:noProof w:val="0"/>
          <w:webHidden/>
          <w:lang w:val="en-US"/>
          <w:rPrChange w:id="109" w:author="André Oliveira" w:date="2020-06-13T09:00:00Z">
            <w:rPr>
              <w:noProof w:val="0"/>
              <w:webHidden/>
              <w:lang w:val="en-US"/>
            </w:rPr>
          </w:rPrChange>
        </w:rPr>
      </w:r>
      <w:r w:rsidR="005153AD" w:rsidRPr="00E8102C">
        <w:rPr>
          <w:noProof w:val="0"/>
          <w:webHidden/>
          <w:lang w:val="en-US"/>
          <w:rPrChange w:id="110" w:author="André Oliveira" w:date="2020-06-13T09:00:00Z">
            <w:rPr>
              <w:webHidden/>
            </w:rPr>
          </w:rPrChange>
        </w:rPr>
        <w:fldChar w:fldCharType="separate"/>
      </w:r>
      <w:r w:rsidR="00770B4F" w:rsidRPr="00E8102C">
        <w:rPr>
          <w:noProof w:val="0"/>
          <w:webHidden/>
          <w:lang w:val="en-US"/>
          <w:rPrChange w:id="111" w:author="André Oliveira" w:date="2020-06-13T09:00:00Z">
            <w:rPr>
              <w:webHidden/>
            </w:rPr>
          </w:rPrChange>
        </w:rPr>
        <w:t>12</w:t>
      </w:r>
      <w:r w:rsidR="005153AD" w:rsidRPr="00E8102C">
        <w:rPr>
          <w:noProof w:val="0"/>
          <w:webHidden/>
          <w:lang w:val="en-US"/>
          <w:rPrChange w:id="112" w:author="André Oliveira" w:date="2020-06-13T09:00:00Z">
            <w:rPr>
              <w:webHidden/>
            </w:rPr>
          </w:rPrChange>
        </w:rPr>
        <w:fldChar w:fldCharType="end"/>
      </w:r>
      <w:r w:rsidRPr="00E8102C">
        <w:rPr>
          <w:noProof w:val="0"/>
          <w:lang w:val="en-US"/>
          <w:rPrChange w:id="113" w:author="André Oliveira" w:date="2020-06-13T09:00:00Z">
            <w:rPr/>
          </w:rPrChange>
        </w:rPr>
        <w:fldChar w:fldCharType="end"/>
      </w:r>
    </w:p>
    <w:p w14:paraId="069ED52F" w14:textId="2080AB8B" w:rsidR="005153AD" w:rsidRPr="00E8102C" w:rsidRDefault="00784BE3">
      <w:pPr>
        <w:pStyle w:val="TOC2"/>
        <w:tabs>
          <w:tab w:val="right" w:leader="dot" w:pos="8494"/>
        </w:tabs>
        <w:rPr>
          <w:noProof w:val="0"/>
          <w:sz w:val="22"/>
          <w:szCs w:val="22"/>
          <w:lang w:val="en-US" w:eastAsia="en-GB"/>
          <w:rPrChange w:id="114" w:author="André Oliveira" w:date="2020-06-13T09:00:00Z">
            <w:rPr>
              <w:sz w:val="22"/>
              <w:szCs w:val="22"/>
              <w:lang w:val="en-GB" w:eastAsia="en-GB"/>
            </w:rPr>
          </w:rPrChange>
        </w:rPr>
      </w:pPr>
      <w:r w:rsidRPr="00E8102C">
        <w:rPr>
          <w:noProof w:val="0"/>
          <w:lang w:val="en-US"/>
          <w:rPrChange w:id="115" w:author="André Oliveira" w:date="2020-06-13T09:00:00Z">
            <w:rPr/>
          </w:rPrChange>
        </w:rPr>
        <w:fldChar w:fldCharType="begin"/>
      </w:r>
      <w:r w:rsidRPr="00E8102C">
        <w:rPr>
          <w:noProof w:val="0"/>
          <w:lang w:val="en-US"/>
          <w:rPrChange w:id="116" w:author="André Oliveira" w:date="2020-06-13T09:00:00Z">
            <w:rPr/>
          </w:rPrChange>
        </w:rPr>
        <w:instrText xml:space="preserve"> HYPERLINK \l "_Toc39522453" </w:instrText>
      </w:r>
      <w:r w:rsidRPr="00E8102C">
        <w:rPr>
          <w:noProof w:val="0"/>
          <w:lang w:val="en-US"/>
          <w:rPrChange w:id="117"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18" w:author="André Oliveira" w:date="2020-06-13T09:00:00Z">
            <w:rPr>
              <w:rStyle w:val="Hyperlink"/>
              <w:rFonts w:asciiTheme="majorHAnsi" w:eastAsiaTheme="majorEastAsia" w:hAnsiTheme="majorHAnsi" w:cstheme="majorBidi"/>
              <w:lang w:val="en-US"/>
            </w:rPr>
          </w:rPrChange>
        </w:rPr>
        <w:t>2.3. User Journeys</w:t>
      </w:r>
      <w:r w:rsidR="005153AD" w:rsidRPr="00E8102C">
        <w:rPr>
          <w:noProof w:val="0"/>
          <w:webHidden/>
          <w:lang w:val="en-US"/>
          <w:rPrChange w:id="119" w:author="André Oliveira" w:date="2020-06-13T09:00:00Z">
            <w:rPr>
              <w:webHidden/>
            </w:rPr>
          </w:rPrChange>
        </w:rPr>
        <w:tab/>
      </w:r>
      <w:r w:rsidR="005153AD" w:rsidRPr="00E8102C">
        <w:rPr>
          <w:noProof w:val="0"/>
          <w:webHidden/>
          <w:lang w:val="en-US"/>
          <w:rPrChange w:id="120" w:author="André Oliveira" w:date="2020-06-13T09:00:00Z">
            <w:rPr>
              <w:webHidden/>
            </w:rPr>
          </w:rPrChange>
        </w:rPr>
        <w:fldChar w:fldCharType="begin"/>
      </w:r>
      <w:r w:rsidR="005153AD" w:rsidRPr="00E8102C">
        <w:rPr>
          <w:noProof w:val="0"/>
          <w:webHidden/>
          <w:lang w:val="en-US"/>
          <w:rPrChange w:id="121" w:author="André Oliveira" w:date="2020-06-13T09:00:00Z">
            <w:rPr>
              <w:webHidden/>
            </w:rPr>
          </w:rPrChange>
        </w:rPr>
        <w:instrText xml:space="preserve"> PAGEREF _Toc39522453 \h </w:instrText>
      </w:r>
      <w:r w:rsidR="005153AD" w:rsidRPr="00E8102C">
        <w:rPr>
          <w:noProof w:val="0"/>
          <w:webHidden/>
          <w:lang w:val="en-US"/>
          <w:rPrChange w:id="122" w:author="André Oliveira" w:date="2020-06-13T09:00:00Z">
            <w:rPr>
              <w:noProof w:val="0"/>
              <w:webHidden/>
              <w:lang w:val="en-US"/>
            </w:rPr>
          </w:rPrChange>
        </w:rPr>
      </w:r>
      <w:r w:rsidR="005153AD" w:rsidRPr="00E8102C">
        <w:rPr>
          <w:noProof w:val="0"/>
          <w:webHidden/>
          <w:lang w:val="en-US"/>
          <w:rPrChange w:id="123" w:author="André Oliveira" w:date="2020-06-13T09:00:00Z">
            <w:rPr>
              <w:webHidden/>
            </w:rPr>
          </w:rPrChange>
        </w:rPr>
        <w:fldChar w:fldCharType="separate"/>
      </w:r>
      <w:r w:rsidR="00770B4F" w:rsidRPr="00E8102C">
        <w:rPr>
          <w:noProof w:val="0"/>
          <w:webHidden/>
          <w:lang w:val="en-US"/>
          <w:rPrChange w:id="124" w:author="André Oliveira" w:date="2020-06-13T09:00:00Z">
            <w:rPr>
              <w:webHidden/>
            </w:rPr>
          </w:rPrChange>
        </w:rPr>
        <w:t>13</w:t>
      </w:r>
      <w:r w:rsidR="005153AD" w:rsidRPr="00E8102C">
        <w:rPr>
          <w:noProof w:val="0"/>
          <w:webHidden/>
          <w:lang w:val="en-US"/>
          <w:rPrChange w:id="125" w:author="André Oliveira" w:date="2020-06-13T09:00:00Z">
            <w:rPr>
              <w:webHidden/>
            </w:rPr>
          </w:rPrChange>
        </w:rPr>
        <w:fldChar w:fldCharType="end"/>
      </w:r>
      <w:r w:rsidRPr="00E8102C">
        <w:rPr>
          <w:noProof w:val="0"/>
          <w:lang w:val="en-US"/>
          <w:rPrChange w:id="126" w:author="André Oliveira" w:date="2020-06-13T09:00:00Z">
            <w:rPr/>
          </w:rPrChange>
        </w:rPr>
        <w:fldChar w:fldCharType="end"/>
      </w:r>
    </w:p>
    <w:p w14:paraId="16650F12" w14:textId="08565424" w:rsidR="005153AD" w:rsidRPr="00E8102C" w:rsidRDefault="00784BE3">
      <w:pPr>
        <w:pStyle w:val="TOC3"/>
        <w:tabs>
          <w:tab w:val="right" w:leader="dot" w:pos="8494"/>
        </w:tabs>
        <w:rPr>
          <w:noProof w:val="0"/>
          <w:sz w:val="22"/>
          <w:szCs w:val="22"/>
          <w:lang w:val="en-US" w:eastAsia="en-GB"/>
          <w:rPrChange w:id="127" w:author="André Oliveira" w:date="2020-06-13T09:00:00Z">
            <w:rPr>
              <w:sz w:val="22"/>
              <w:szCs w:val="22"/>
              <w:lang w:val="en-GB" w:eastAsia="en-GB"/>
            </w:rPr>
          </w:rPrChange>
        </w:rPr>
      </w:pPr>
      <w:r w:rsidRPr="00E8102C">
        <w:rPr>
          <w:noProof w:val="0"/>
          <w:lang w:val="en-US"/>
          <w:rPrChange w:id="128" w:author="André Oliveira" w:date="2020-06-13T09:00:00Z">
            <w:rPr/>
          </w:rPrChange>
        </w:rPr>
        <w:fldChar w:fldCharType="begin"/>
      </w:r>
      <w:r w:rsidRPr="00E8102C">
        <w:rPr>
          <w:noProof w:val="0"/>
          <w:lang w:val="en-US"/>
          <w:rPrChange w:id="129" w:author="André Oliveira" w:date="2020-06-13T09:00:00Z">
            <w:rPr/>
          </w:rPrChange>
        </w:rPr>
        <w:instrText xml:space="preserve"> HYPERLINK \l "_Toc39522454" </w:instrText>
      </w:r>
      <w:r w:rsidRPr="00E8102C">
        <w:rPr>
          <w:noProof w:val="0"/>
          <w:lang w:val="en-US"/>
          <w:rPrChange w:id="130" w:author="André Oliveira" w:date="2020-06-13T09:00:00Z">
            <w:rPr/>
          </w:rPrChange>
        </w:rPr>
        <w:fldChar w:fldCharType="separate"/>
      </w:r>
      <w:r w:rsidR="005153AD" w:rsidRPr="00E8102C">
        <w:rPr>
          <w:rStyle w:val="Hyperlink"/>
          <w:noProof w:val="0"/>
          <w:lang w:val="en-US"/>
          <w:rPrChange w:id="131" w:author="André Oliveira" w:date="2020-06-13T09:00:00Z">
            <w:rPr>
              <w:rStyle w:val="Hyperlink"/>
              <w:lang w:val="en-GB"/>
            </w:rPr>
          </w:rPrChange>
        </w:rPr>
        <w:t>2.3.1. Registration</w:t>
      </w:r>
      <w:r w:rsidR="005153AD" w:rsidRPr="00E8102C">
        <w:rPr>
          <w:noProof w:val="0"/>
          <w:webHidden/>
          <w:lang w:val="en-US"/>
          <w:rPrChange w:id="132" w:author="André Oliveira" w:date="2020-06-13T09:00:00Z">
            <w:rPr>
              <w:webHidden/>
            </w:rPr>
          </w:rPrChange>
        </w:rPr>
        <w:tab/>
      </w:r>
      <w:r w:rsidR="005153AD" w:rsidRPr="00E8102C">
        <w:rPr>
          <w:noProof w:val="0"/>
          <w:webHidden/>
          <w:lang w:val="en-US"/>
          <w:rPrChange w:id="133" w:author="André Oliveira" w:date="2020-06-13T09:00:00Z">
            <w:rPr>
              <w:webHidden/>
            </w:rPr>
          </w:rPrChange>
        </w:rPr>
        <w:fldChar w:fldCharType="begin"/>
      </w:r>
      <w:r w:rsidR="005153AD" w:rsidRPr="00E8102C">
        <w:rPr>
          <w:noProof w:val="0"/>
          <w:webHidden/>
          <w:lang w:val="en-US"/>
          <w:rPrChange w:id="134" w:author="André Oliveira" w:date="2020-06-13T09:00:00Z">
            <w:rPr>
              <w:webHidden/>
            </w:rPr>
          </w:rPrChange>
        </w:rPr>
        <w:instrText xml:space="preserve"> PAGEREF _Toc39522454 \h </w:instrText>
      </w:r>
      <w:r w:rsidR="005153AD" w:rsidRPr="00E8102C">
        <w:rPr>
          <w:noProof w:val="0"/>
          <w:webHidden/>
          <w:lang w:val="en-US"/>
          <w:rPrChange w:id="135" w:author="André Oliveira" w:date="2020-06-13T09:00:00Z">
            <w:rPr>
              <w:noProof w:val="0"/>
              <w:webHidden/>
              <w:lang w:val="en-US"/>
            </w:rPr>
          </w:rPrChange>
        </w:rPr>
      </w:r>
      <w:r w:rsidR="005153AD" w:rsidRPr="00E8102C">
        <w:rPr>
          <w:noProof w:val="0"/>
          <w:webHidden/>
          <w:lang w:val="en-US"/>
          <w:rPrChange w:id="136" w:author="André Oliveira" w:date="2020-06-13T09:00:00Z">
            <w:rPr>
              <w:webHidden/>
            </w:rPr>
          </w:rPrChange>
        </w:rPr>
        <w:fldChar w:fldCharType="separate"/>
      </w:r>
      <w:r w:rsidR="00770B4F" w:rsidRPr="00E8102C">
        <w:rPr>
          <w:noProof w:val="0"/>
          <w:webHidden/>
          <w:lang w:val="en-US"/>
          <w:rPrChange w:id="137" w:author="André Oliveira" w:date="2020-06-13T09:00:00Z">
            <w:rPr>
              <w:webHidden/>
            </w:rPr>
          </w:rPrChange>
        </w:rPr>
        <w:t>14</w:t>
      </w:r>
      <w:r w:rsidR="005153AD" w:rsidRPr="00E8102C">
        <w:rPr>
          <w:noProof w:val="0"/>
          <w:webHidden/>
          <w:lang w:val="en-US"/>
          <w:rPrChange w:id="138" w:author="André Oliveira" w:date="2020-06-13T09:00:00Z">
            <w:rPr>
              <w:webHidden/>
            </w:rPr>
          </w:rPrChange>
        </w:rPr>
        <w:fldChar w:fldCharType="end"/>
      </w:r>
      <w:r w:rsidRPr="00E8102C">
        <w:rPr>
          <w:noProof w:val="0"/>
          <w:lang w:val="en-US"/>
          <w:rPrChange w:id="139" w:author="André Oliveira" w:date="2020-06-13T09:00:00Z">
            <w:rPr/>
          </w:rPrChange>
        </w:rPr>
        <w:fldChar w:fldCharType="end"/>
      </w:r>
    </w:p>
    <w:p w14:paraId="3DFFD259" w14:textId="15E5672D" w:rsidR="005153AD" w:rsidRPr="00E8102C" w:rsidRDefault="00784BE3">
      <w:pPr>
        <w:pStyle w:val="TOC3"/>
        <w:tabs>
          <w:tab w:val="right" w:leader="dot" w:pos="8494"/>
        </w:tabs>
        <w:rPr>
          <w:noProof w:val="0"/>
          <w:sz w:val="22"/>
          <w:szCs w:val="22"/>
          <w:lang w:val="en-US" w:eastAsia="en-GB"/>
          <w:rPrChange w:id="140" w:author="André Oliveira" w:date="2020-06-13T09:00:00Z">
            <w:rPr>
              <w:sz w:val="22"/>
              <w:szCs w:val="22"/>
              <w:lang w:val="en-GB" w:eastAsia="en-GB"/>
            </w:rPr>
          </w:rPrChange>
        </w:rPr>
      </w:pPr>
      <w:r w:rsidRPr="00E8102C">
        <w:rPr>
          <w:noProof w:val="0"/>
          <w:lang w:val="en-US"/>
          <w:rPrChange w:id="141" w:author="André Oliveira" w:date="2020-06-13T09:00:00Z">
            <w:rPr/>
          </w:rPrChange>
        </w:rPr>
        <w:fldChar w:fldCharType="begin"/>
      </w:r>
      <w:r w:rsidRPr="00E8102C">
        <w:rPr>
          <w:noProof w:val="0"/>
          <w:lang w:val="en-US"/>
          <w:rPrChange w:id="142" w:author="André Oliveira" w:date="2020-06-13T09:00:00Z">
            <w:rPr/>
          </w:rPrChange>
        </w:rPr>
        <w:instrText xml:space="preserve"> HYPERLINK \l "_Toc39522455" </w:instrText>
      </w:r>
      <w:r w:rsidRPr="00E8102C">
        <w:rPr>
          <w:noProof w:val="0"/>
          <w:lang w:val="en-US"/>
          <w:rPrChange w:id="143" w:author="André Oliveira" w:date="2020-06-13T09:00:00Z">
            <w:rPr/>
          </w:rPrChange>
        </w:rPr>
        <w:fldChar w:fldCharType="separate"/>
      </w:r>
      <w:r w:rsidR="005153AD" w:rsidRPr="00E8102C">
        <w:rPr>
          <w:rStyle w:val="Hyperlink"/>
          <w:noProof w:val="0"/>
          <w:lang w:val="en-US"/>
          <w:rPrChange w:id="144" w:author="André Oliveira" w:date="2020-06-13T09:00:00Z">
            <w:rPr>
              <w:rStyle w:val="Hyperlink"/>
              <w:lang w:val="en-GB"/>
            </w:rPr>
          </w:rPrChange>
        </w:rPr>
        <w:t>2.3.2. Solving a Challenge</w:t>
      </w:r>
      <w:r w:rsidR="005153AD" w:rsidRPr="00E8102C">
        <w:rPr>
          <w:noProof w:val="0"/>
          <w:webHidden/>
          <w:lang w:val="en-US"/>
          <w:rPrChange w:id="145" w:author="André Oliveira" w:date="2020-06-13T09:00:00Z">
            <w:rPr>
              <w:webHidden/>
            </w:rPr>
          </w:rPrChange>
        </w:rPr>
        <w:tab/>
      </w:r>
      <w:r w:rsidR="005153AD" w:rsidRPr="00E8102C">
        <w:rPr>
          <w:noProof w:val="0"/>
          <w:webHidden/>
          <w:lang w:val="en-US"/>
          <w:rPrChange w:id="146" w:author="André Oliveira" w:date="2020-06-13T09:00:00Z">
            <w:rPr>
              <w:webHidden/>
            </w:rPr>
          </w:rPrChange>
        </w:rPr>
        <w:fldChar w:fldCharType="begin"/>
      </w:r>
      <w:r w:rsidR="005153AD" w:rsidRPr="00E8102C">
        <w:rPr>
          <w:noProof w:val="0"/>
          <w:webHidden/>
          <w:lang w:val="en-US"/>
          <w:rPrChange w:id="147" w:author="André Oliveira" w:date="2020-06-13T09:00:00Z">
            <w:rPr>
              <w:webHidden/>
            </w:rPr>
          </w:rPrChange>
        </w:rPr>
        <w:instrText xml:space="preserve"> PAGEREF _Toc39522455 \h </w:instrText>
      </w:r>
      <w:r w:rsidR="005153AD" w:rsidRPr="00E8102C">
        <w:rPr>
          <w:noProof w:val="0"/>
          <w:webHidden/>
          <w:lang w:val="en-US"/>
          <w:rPrChange w:id="148" w:author="André Oliveira" w:date="2020-06-13T09:00:00Z">
            <w:rPr>
              <w:noProof w:val="0"/>
              <w:webHidden/>
              <w:lang w:val="en-US"/>
            </w:rPr>
          </w:rPrChange>
        </w:rPr>
      </w:r>
      <w:r w:rsidR="005153AD" w:rsidRPr="00E8102C">
        <w:rPr>
          <w:noProof w:val="0"/>
          <w:webHidden/>
          <w:lang w:val="en-US"/>
          <w:rPrChange w:id="149" w:author="André Oliveira" w:date="2020-06-13T09:00:00Z">
            <w:rPr>
              <w:webHidden/>
            </w:rPr>
          </w:rPrChange>
        </w:rPr>
        <w:fldChar w:fldCharType="separate"/>
      </w:r>
      <w:r w:rsidR="00770B4F" w:rsidRPr="00E8102C">
        <w:rPr>
          <w:noProof w:val="0"/>
          <w:webHidden/>
          <w:lang w:val="en-US"/>
          <w:rPrChange w:id="150" w:author="André Oliveira" w:date="2020-06-13T09:00:00Z">
            <w:rPr>
              <w:webHidden/>
            </w:rPr>
          </w:rPrChange>
        </w:rPr>
        <w:t>15</w:t>
      </w:r>
      <w:r w:rsidR="005153AD" w:rsidRPr="00E8102C">
        <w:rPr>
          <w:noProof w:val="0"/>
          <w:webHidden/>
          <w:lang w:val="en-US"/>
          <w:rPrChange w:id="151" w:author="André Oliveira" w:date="2020-06-13T09:00:00Z">
            <w:rPr>
              <w:webHidden/>
            </w:rPr>
          </w:rPrChange>
        </w:rPr>
        <w:fldChar w:fldCharType="end"/>
      </w:r>
      <w:r w:rsidRPr="00E8102C">
        <w:rPr>
          <w:noProof w:val="0"/>
          <w:lang w:val="en-US"/>
          <w:rPrChange w:id="152" w:author="André Oliveira" w:date="2020-06-13T09:00:00Z">
            <w:rPr/>
          </w:rPrChange>
        </w:rPr>
        <w:fldChar w:fldCharType="end"/>
      </w:r>
    </w:p>
    <w:p w14:paraId="1A356BA3" w14:textId="3A4B266A" w:rsidR="005153AD" w:rsidRPr="00E8102C" w:rsidRDefault="00784BE3">
      <w:pPr>
        <w:pStyle w:val="TOC3"/>
        <w:tabs>
          <w:tab w:val="right" w:leader="dot" w:pos="8494"/>
        </w:tabs>
        <w:rPr>
          <w:noProof w:val="0"/>
          <w:sz w:val="22"/>
          <w:szCs w:val="22"/>
          <w:lang w:val="en-US" w:eastAsia="en-GB"/>
          <w:rPrChange w:id="153" w:author="André Oliveira" w:date="2020-06-13T09:00:00Z">
            <w:rPr>
              <w:sz w:val="22"/>
              <w:szCs w:val="22"/>
              <w:lang w:val="en-GB" w:eastAsia="en-GB"/>
            </w:rPr>
          </w:rPrChange>
        </w:rPr>
      </w:pPr>
      <w:r w:rsidRPr="00E8102C">
        <w:rPr>
          <w:noProof w:val="0"/>
          <w:lang w:val="en-US"/>
          <w:rPrChange w:id="154" w:author="André Oliveira" w:date="2020-06-13T09:00:00Z">
            <w:rPr/>
          </w:rPrChange>
        </w:rPr>
        <w:fldChar w:fldCharType="begin"/>
      </w:r>
      <w:r w:rsidRPr="00E8102C">
        <w:rPr>
          <w:noProof w:val="0"/>
          <w:lang w:val="en-US"/>
          <w:rPrChange w:id="155" w:author="André Oliveira" w:date="2020-06-13T09:00:00Z">
            <w:rPr/>
          </w:rPrChange>
        </w:rPr>
        <w:instrText xml:space="preserve"> HYPERLINK \l "_Toc39522456" </w:instrText>
      </w:r>
      <w:r w:rsidRPr="00E8102C">
        <w:rPr>
          <w:noProof w:val="0"/>
          <w:lang w:val="en-US"/>
          <w:rPrChange w:id="156" w:author="André Oliveira" w:date="2020-06-13T09:00:00Z">
            <w:rPr/>
          </w:rPrChange>
        </w:rPr>
        <w:fldChar w:fldCharType="separate"/>
      </w:r>
      <w:r w:rsidR="005153AD" w:rsidRPr="00E8102C">
        <w:rPr>
          <w:rStyle w:val="Hyperlink"/>
          <w:noProof w:val="0"/>
          <w:lang w:val="en-US"/>
          <w:rPrChange w:id="157" w:author="André Oliveira" w:date="2020-06-13T09:00:00Z">
            <w:rPr>
              <w:rStyle w:val="Hyperlink"/>
              <w:lang w:val="en-GB"/>
            </w:rPr>
          </w:rPrChange>
        </w:rPr>
        <w:t>2.3.3. Create a Challenge</w:t>
      </w:r>
      <w:r w:rsidR="005153AD" w:rsidRPr="00E8102C">
        <w:rPr>
          <w:noProof w:val="0"/>
          <w:webHidden/>
          <w:lang w:val="en-US"/>
          <w:rPrChange w:id="158" w:author="André Oliveira" w:date="2020-06-13T09:00:00Z">
            <w:rPr>
              <w:webHidden/>
            </w:rPr>
          </w:rPrChange>
        </w:rPr>
        <w:tab/>
      </w:r>
      <w:r w:rsidR="005153AD" w:rsidRPr="00E8102C">
        <w:rPr>
          <w:noProof w:val="0"/>
          <w:webHidden/>
          <w:lang w:val="en-US"/>
          <w:rPrChange w:id="159" w:author="André Oliveira" w:date="2020-06-13T09:00:00Z">
            <w:rPr>
              <w:webHidden/>
            </w:rPr>
          </w:rPrChange>
        </w:rPr>
        <w:fldChar w:fldCharType="begin"/>
      </w:r>
      <w:r w:rsidR="005153AD" w:rsidRPr="00E8102C">
        <w:rPr>
          <w:noProof w:val="0"/>
          <w:webHidden/>
          <w:lang w:val="en-US"/>
          <w:rPrChange w:id="160" w:author="André Oliveira" w:date="2020-06-13T09:00:00Z">
            <w:rPr>
              <w:webHidden/>
            </w:rPr>
          </w:rPrChange>
        </w:rPr>
        <w:instrText xml:space="preserve"> PAGEREF _Toc39522456 \h </w:instrText>
      </w:r>
      <w:r w:rsidR="005153AD" w:rsidRPr="00E8102C">
        <w:rPr>
          <w:noProof w:val="0"/>
          <w:webHidden/>
          <w:lang w:val="en-US"/>
          <w:rPrChange w:id="161" w:author="André Oliveira" w:date="2020-06-13T09:00:00Z">
            <w:rPr>
              <w:noProof w:val="0"/>
              <w:webHidden/>
              <w:lang w:val="en-US"/>
            </w:rPr>
          </w:rPrChange>
        </w:rPr>
      </w:r>
      <w:r w:rsidR="005153AD" w:rsidRPr="00E8102C">
        <w:rPr>
          <w:noProof w:val="0"/>
          <w:webHidden/>
          <w:lang w:val="en-US"/>
          <w:rPrChange w:id="162" w:author="André Oliveira" w:date="2020-06-13T09:00:00Z">
            <w:rPr>
              <w:webHidden/>
            </w:rPr>
          </w:rPrChange>
        </w:rPr>
        <w:fldChar w:fldCharType="separate"/>
      </w:r>
      <w:r w:rsidR="00770B4F" w:rsidRPr="00E8102C">
        <w:rPr>
          <w:noProof w:val="0"/>
          <w:webHidden/>
          <w:lang w:val="en-US"/>
          <w:rPrChange w:id="163" w:author="André Oliveira" w:date="2020-06-13T09:00:00Z">
            <w:rPr>
              <w:webHidden/>
            </w:rPr>
          </w:rPrChange>
        </w:rPr>
        <w:t>16</w:t>
      </w:r>
      <w:r w:rsidR="005153AD" w:rsidRPr="00E8102C">
        <w:rPr>
          <w:noProof w:val="0"/>
          <w:webHidden/>
          <w:lang w:val="en-US"/>
          <w:rPrChange w:id="164" w:author="André Oliveira" w:date="2020-06-13T09:00:00Z">
            <w:rPr>
              <w:webHidden/>
            </w:rPr>
          </w:rPrChange>
        </w:rPr>
        <w:fldChar w:fldCharType="end"/>
      </w:r>
      <w:r w:rsidRPr="00E8102C">
        <w:rPr>
          <w:noProof w:val="0"/>
          <w:lang w:val="en-US"/>
          <w:rPrChange w:id="165" w:author="André Oliveira" w:date="2020-06-13T09:00:00Z">
            <w:rPr/>
          </w:rPrChange>
        </w:rPr>
        <w:fldChar w:fldCharType="end"/>
      </w:r>
    </w:p>
    <w:p w14:paraId="0E6F14C0" w14:textId="4EDDF3E8" w:rsidR="005153AD" w:rsidRPr="00E8102C" w:rsidRDefault="00784BE3">
      <w:pPr>
        <w:pStyle w:val="TOC3"/>
        <w:tabs>
          <w:tab w:val="right" w:leader="dot" w:pos="8494"/>
        </w:tabs>
        <w:rPr>
          <w:noProof w:val="0"/>
          <w:sz w:val="22"/>
          <w:szCs w:val="22"/>
          <w:lang w:val="en-US" w:eastAsia="en-GB"/>
          <w:rPrChange w:id="166" w:author="André Oliveira" w:date="2020-06-13T09:00:00Z">
            <w:rPr>
              <w:sz w:val="22"/>
              <w:szCs w:val="22"/>
              <w:lang w:val="en-GB" w:eastAsia="en-GB"/>
            </w:rPr>
          </w:rPrChange>
        </w:rPr>
      </w:pPr>
      <w:r w:rsidRPr="00E8102C">
        <w:rPr>
          <w:noProof w:val="0"/>
          <w:lang w:val="en-US"/>
          <w:rPrChange w:id="167" w:author="André Oliveira" w:date="2020-06-13T09:00:00Z">
            <w:rPr/>
          </w:rPrChange>
        </w:rPr>
        <w:fldChar w:fldCharType="begin"/>
      </w:r>
      <w:r w:rsidRPr="00E8102C">
        <w:rPr>
          <w:noProof w:val="0"/>
          <w:lang w:val="en-US"/>
          <w:rPrChange w:id="168" w:author="André Oliveira" w:date="2020-06-13T09:00:00Z">
            <w:rPr/>
          </w:rPrChange>
        </w:rPr>
        <w:instrText xml:space="preserve"> HYPERLINK \l "_Toc39522457" </w:instrText>
      </w:r>
      <w:r w:rsidRPr="00E8102C">
        <w:rPr>
          <w:noProof w:val="0"/>
          <w:lang w:val="en-US"/>
          <w:rPrChange w:id="169" w:author="André Oliveira" w:date="2020-06-13T09:00:00Z">
            <w:rPr/>
          </w:rPrChange>
        </w:rPr>
        <w:fldChar w:fldCharType="separate"/>
      </w:r>
      <w:r w:rsidR="005153AD" w:rsidRPr="00E8102C">
        <w:rPr>
          <w:rStyle w:val="Hyperlink"/>
          <w:noProof w:val="0"/>
          <w:lang w:val="en-US"/>
          <w:rPrChange w:id="170" w:author="André Oliveira" w:date="2020-06-13T09:00:00Z">
            <w:rPr>
              <w:rStyle w:val="Hyperlink"/>
              <w:lang w:val="en-GB"/>
            </w:rPr>
          </w:rPrChange>
        </w:rPr>
        <w:t>2.3.4. Create a Questionnaire</w:t>
      </w:r>
      <w:r w:rsidR="005153AD" w:rsidRPr="00E8102C">
        <w:rPr>
          <w:noProof w:val="0"/>
          <w:webHidden/>
          <w:lang w:val="en-US"/>
          <w:rPrChange w:id="171" w:author="André Oliveira" w:date="2020-06-13T09:00:00Z">
            <w:rPr>
              <w:webHidden/>
            </w:rPr>
          </w:rPrChange>
        </w:rPr>
        <w:tab/>
      </w:r>
      <w:r w:rsidR="005153AD" w:rsidRPr="00E8102C">
        <w:rPr>
          <w:noProof w:val="0"/>
          <w:webHidden/>
          <w:lang w:val="en-US"/>
          <w:rPrChange w:id="172" w:author="André Oliveira" w:date="2020-06-13T09:00:00Z">
            <w:rPr>
              <w:webHidden/>
            </w:rPr>
          </w:rPrChange>
        </w:rPr>
        <w:fldChar w:fldCharType="begin"/>
      </w:r>
      <w:r w:rsidR="005153AD" w:rsidRPr="00E8102C">
        <w:rPr>
          <w:noProof w:val="0"/>
          <w:webHidden/>
          <w:lang w:val="en-US"/>
          <w:rPrChange w:id="173" w:author="André Oliveira" w:date="2020-06-13T09:00:00Z">
            <w:rPr>
              <w:webHidden/>
            </w:rPr>
          </w:rPrChange>
        </w:rPr>
        <w:instrText xml:space="preserve"> PAGEREF _Toc39522457 \h </w:instrText>
      </w:r>
      <w:r w:rsidR="005153AD" w:rsidRPr="00E8102C">
        <w:rPr>
          <w:noProof w:val="0"/>
          <w:webHidden/>
          <w:lang w:val="en-US"/>
          <w:rPrChange w:id="174" w:author="André Oliveira" w:date="2020-06-13T09:00:00Z">
            <w:rPr>
              <w:noProof w:val="0"/>
              <w:webHidden/>
              <w:lang w:val="en-US"/>
            </w:rPr>
          </w:rPrChange>
        </w:rPr>
      </w:r>
      <w:r w:rsidR="005153AD" w:rsidRPr="00E8102C">
        <w:rPr>
          <w:noProof w:val="0"/>
          <w:webHidden/>
          <w:lang w:val="en-US"/>
          <w:rPrChange w:id="175" w:author="André Oliveira" w:date="2020-06-13T09:00:00Z">
            <w:rPr>
              <w:webHidden/>
            </w:rPr>
          </w:rPrChange>
        </w:rPr>
        <w:fldChar w:fldCharType="separate"/>
      </w:r>
      <w:r w:rsidR="00770B4F" w:rsidRPr="00E8102C">
        <w:rPr>
          <w:noProof w:val="0"/>
          <w:webHidden/>
          <w:lang w:val="en-US"/>
          <w:rPrChange w:id="176" w:author="André Oliveira" w:date="2020-06-13T09:00:00Z">
            <w:rPr>
              <w:webHidden/>
            </w:rPr>
          </w:rPrChange>
        </w:rPr>
        <w:t>17</w:t>
      </w:r>
      <w:r w:rsidR="005153AD" w:rsidRPr="00E8102C">
        <w:rPr>
          <w:noProof w:val="0"/>
          <w:webHidden/>
          <w:lang w:val="en-US"/>
          <w:rPrChange w:id="177" w:author="André Oliveira" w:date="2020-06-13T09:00:00Z">
            <w:rPr>
              <w:webHidden/>
            </w:rPr>
          </w:rPrChange>
        </w:rPr>
        <w:fldChar w:fldCharType="end"/>
      </w:r>
      <w:r w:rsidRPr="00E8102C">
        <w:rPr>
          <w:noProof w:val="0"/>
          <w:lang w:val="en-US"/>
          <w:rPrChange w:id="178" w:author="André Oliveira" w:date="2020-06-13T09:00:00Z">
            <w:rPr/>
          </w:rPrChange>
        </w:rPr>
        <w:fldChar w:fldCharType="end"/>
      </w:r>
    </w:p>
    <w:p w14:paraId="567BB6A2" w14:textId="2151B563" w:rsidR="005153AD" w:rsidRPr="00E8102C" w:rsidRDefault="00784BE3">
      <w:pPr>
        <w:pStyle w:val="TOC3"/>
        <w:tabs>
          <w:tab w:val="right" w:leader="dot" w:pos="8494"/>
        </w:tabs>
        <w:rPr>
          <w:noProof w:val="0"/>
          <w:sz w:val="22"/>
          <w:szCs w:val="22"/>
          <w:lang w:val="en-US" w:eastAsia="en-GB"/>
          <w:rPrChange w:id="179" w:author="André Oliveira" w:date="2020-06-13T09:00:00Z">
            <w:rPr>
              <w:sz w:val="22"/>
              <w:szCs w:val="22"/>
              <w:lang w:val="en-GB" w:eastAsia="en-GB"/>
            </w:rPr>
          </w:rPrChange>
        </w:rPr>
      </w:pPr>
      <w:r w:rsidRPr="00E8102C">
        <w:rPr>
          <w:noProof w:val="0"/>
          <w:lang w:val="en-US"/>
          <w:rPrChange w:id="180" w:author="André Oliveira" w:date="2020-06-13T09:00:00Z">
            <w:rPr/>
          </w:rPrChange>
        </w:rPr>
        <w:fldChar w:fldCharType="begin"/>
      </w:r>
      <w:r w:rsidRPr="00E8102C">
        <w:rPr>
          <w:noProof w:val="0"/>
          <w:lang w:val="en-US"/>
          <w:rPrChange w:id="181" w:author="André Oliveira" w:date="2020-06-13T09:00:00Z">
            <w:rPr/>
          </w:rPrChange>
        </w:rPr>
        <w:instrText xml:space="preserve"> HYPERLINK \l "_Toc39522458" </w:instrText>
      </w:r>
      <w:r w:rsidRPr="00E8102C">
        <w:rPr>
          <w:noProof w:val="0"/>
          <w:lang w:val="en-US"/>
          <w:rPrChange w:id="182" w:author="André Oliveira" w:date="2020-06-13T09:00:00Z">
            <w:rPr/>
          </w:rPrChange>
        </w:rPr>
        <w:fldChar w:fldCharType="separate"/>
      </w:r>
      <w:r w:rsidR="005153AD" w:rsidRPr="00E8102C">
        <w:rPr>
          <w:rStyle w:val="Hyperlink"/>
          <w:noProof w:val="0"/>
          <w:lang w:val="en-US"/>
          <w:rPrChange w:id="183" w:author="André Oliveira" w:date="2020-06-13T09:00:00Z">
            <w:rPr>
              <w:rStyle w:val="Hyperlink"/>
              <w:lang w:val="en-GB"/>
            </w:rPr>
          </w:rPrChange>
        </w:rPr>
        <w:t>2.3.5. Run code</w:t>
      </w:r>
      <w:r w:rsidR="005153AD" w:rsidRPr="00E8102C">
        <w:rPr>
          <w:noProof w:val="0"/>
          <w:webHidden/>
          <w:lang w:val="en-US"/>
          <w:rPrChange w:id="184" w:author="André Oliveira" w:date="2020-06-13T09:00:00Z">
            <w:rPr>
              <w:webHidden/>
            </w:rPr>
          </w:rPrChange>
        </w:rPr>
        <w:tab/>
      </w:r>
      <w:r w:rsidR="005153AD" w:rsidRPr="00E8102C">
        <w:rPr>
          <w:noProof w:val="0"/>
          <w:webHidden/>
          <w:lang w:val="en-US"/>
          <w:rPrChange w:id="185" w:author="André Oliveira" w:date="2020-06-13T09:00:00Z">
            <w:rPr>
              <w:webHidden/>
            </w:rPr>
          </w:rPrChange>
        </w:rPr>
        <w:fldChar w:fldCharType="begin"/>
      </w:r>
      <w:r w:rsidR="005153AD" w:rsidRPr="00E8102C">
        <w:rPr>
          <w:noProof w:val="0"/>
          <w:webHidden/>
          <w:lang w:val="en-US"/>
          <w:rPrChange w:id="186" w:author="André Oliveira" w:date="2020-06-13T09:00:00Z">
            <w:rPr>
              <w:webHidden/>
            </w:rPr>
          </w:rPrChange>
        </w:rPr>
        <w:instrText xml:space="preserve"> PAGEREF _Toc39522458 \h </w:instrText>
      </w:r>
      <w:r w:rsidR="005153AD" w:rsidRPr="00E8102C">
        <w:rPr>
          <w:noProof w:val="0"/>
          <w:webHidden/>
          <w:lang w:val="en-US"/>
          <w:rPrChange w:id="187" w:author="André Oliveira" w:date="2020-06-13T09:00:00Z">
            <w:rPr>
              <w:noProof w:val="0"/>
              <w:webHidden/>
              <w:lang w:val="en-US"/>
            </w:rPr>
          </w:rPrChange>
        </w:rPr>
      </w:r>
      <w:r w:rsidR="005153AD" w:rsidRPr="00E8102C">
        <w:rPr>
          <w:noProof w:val="0"/>
          <w:webHidden/>
          <w:lang w:val="en-US"/>
          <w:rPrChange w:id="188" w:author="André Oliveira" w:date="2020-06-13T09:00:00Z">
            <w:rPr>
              <w:webHidden/>
            </w:rPr>
          </w:rPrChange>
        </w:rPr>
        <w:fldChar w:fldCharType="separate"/>
      </w:r>
      <w:r w:rsidR="00770B4F" w:rsidRPr="00E8102C">
        <w:rPr>
          <w:noProof w:val="0"/>
          <w:webHidden/>
          <w:lang w:val="en-US"/>
          <w:rPrChange w:id="189" w:author="André Oliveira" w:date="2020-06-13T09:00:00Z">
            <w:rPr>
              <w:webHidden/>
            </w:rPr>
          </w:rPrChange>
        </w:rPr>
        <w:t>18</w:t>
      </w:r>
      <w:r w:rsidR="005153AD" w:rsidRPr="00E8102C">
        <w:rPr>
          <w:noProof w:val="0"/>
          <w:webHidden/>
          <w:lang w:val="en-US"/>
          <w:rPrChange w:id="190" w:author="André Oliveira" w:date="2020-06-13T09:00:00Z">
            <w:rPr>
              <w:webHidden/>
            </w:rPr>
          </w:rPrChange>
        </w:rPr>
        <w:fldChar w:fldCharType="end"/>
      </w:r>
      <w:r w:rsidRPr="00E8102C">
        <w:rPr>
          <w:noProof w:val="0"/>
          <w:lang w:val="en-US"/>
          <w:rPrChange w:id="191" w:author="André Oliveira" w:date="2020-06-13T09:00:00Z">
            <w:rPr/>
          </w:rPrChange>
        </w:rPr>
        <w:fldChar w:fldCharType="end"/>
      </w:r>
    </w:p>
    <w:p w14:paraId="631A371F" w14:textId="1228581F" w:rsidR="005153AD" w:rsidRPr="00E8102C" w:rsidRDefault="00784BE3">
      <w:pPr>
        <w:pStyle w:val="TOC3"/>
        <w:tabs>
          <w:tab w:val="right" w:leader="dot" w:pos="8494"/>
        </w:tabs>
        <w:rPr>
          <w:noProof w:val="0"/>
          <w:sz w:val="22"/>
          <w:szCs w:val="22"/>
          <w:lang w:val="en-US" w:eastAsia="en-GB"/>
          <w:rPrChange w:id="192" w:author="André Oliveira" w:date="2020-06-13T09:00:00Z">
            <w:rPr>
              <w:sz w:val="22"/>
              <w:szCs w:val="22"/>
              <w:lang w:val="en-GB" w:eastAsia="en-GB"/>
            </w:rPr>
          </w:rPrChange>
        </w:rPr>
      </w:pPr>
      <w:r w:rsidRPr="00E8102C">
        <w:rPr>
          <w:noProof w:val="0"/>
          <w:lang w:val="en-US"/>
          <w:rPrChange w:id="193" w:author="André Oliveira" w:date="2020-06-13T09:00:00Z">
            <w:rPr/>
          </w:rPrChange>
        </w:rPr>
        <w:fldChar w:fldCharType="begin"/>
      </w:r>
      <w:r w:rsidRPr="00E8102C">
        <w:rPr>
          <w:noProof w:val="0"/>
          <w:lang w:val="en-US"/>
          <w:rPrChange w:id="194" w:author="André Oliveira" w:date="2020-06-13T09:00:00Z">
            <w:rPr/>
          </w:rPrChange>
        </w:rPr>
        <w:instrText xml:space="preserve"> HYPERLINK \l "_Toc39522459" </w:instrText>
      </w:r>
      <w:r w:rsidRPr="00E8102C">
        <w:rPr>
          <w:noProof w:val="0"/>
          <w:lang w:val="en-US"/>
          <w:rPrChange w:id="195" w:author="André Oliveira" w:date="2020-06-13T09:00:00Z">
            <w:rPr/>
          </w:rPrChange>
        </w:rPr>
        <w:fldChar w:fldCharType="separate"/>
      </w:r>
      <w:r w:rsidR="005153AD" w:rsidRPr="00E8102C">
        <w:rPr>
          <w:rStyle w:val="Hyperlink"/>
          <w:noProof w:val="0"/>
          <w:lang w:val="en-US"/>
          <w:rPrChange w:id="196" w:author="André Oliveira" w:date="2020-06-13T09:00:00Z">
            <w:rPr>
              <w:rStyle w:val="Hyperlink"/>
              <w:lang w:val="en-GB"/>
            </w:rPr>
          </w:rPrChange>
        </w:rPr>
        <w:t>2.3.6. Answer a Questionnaire</w:t>
      </w:r>
      <w:r w:rsidR="005153AD" w:rsidRPr="00E8102C">
        <w:rPr>
          <w:noProof w:val="0"/>
          <w:webHidden/>
          <w:lang w:val="en-US"/>
          <w:rPrChange w:id="197" w:author="André Oliveira" w:date="2020-06-13T09:00:00Z">
            <w:rPr>
              <w:webHidden/>
            </w:rPr>
          </w:rPrChange>
        </w:rPr>
        <w:tab/>
      </w:r>
      <w:r w:rsidR="005153AD" w:rsidRPr="00E8102C">
        <w:rPr>
          <w:noProof w:val="0"/>
          <w:webHidden/>
          <w:lang w:val="en-US"/>
          <w:rPrChange w:id="198" w:author="André Oliveira" w:date="2020-06-13T09:00:00Z">
            <w:rPr>
              <w:webHidden/>
            </w:rPr>
          </w:rPrChange>
        </w:rPr>
        <w:fldChar w:fldCharType="begin"/>
      </w:r>
      <w:r w:rsidR="005153AD" w:rsidRPr="00E8102C">
        <w:rPr>
          <w:noProof w:val="0"/>
          <w:webHidden/>
          <w:lang w:val="en-US"/>
          <w:rPrChange w:id="199" w:author="André Oliveira" w:date="2020-06-13T09:00:00Z">
            <w:rPr>
              <w:webHidden/>
            </w:rPr>
          </w:rPrChange>
        </w:rPr>
        <w:instrText xml:space="preserve"> PAGEREF _Toc39522459 \h </w:instrText>
      </w:r>
      <w:r w:rsidR="005153AD" w:rsidRPr="00E8102C">
        <w:rPr>
          <w:noProof w:val="0"/>
          <w:webHidden/>
          <w:lang w:val="en-US"/>
          <w:rPrChange w:id="200" w:author="André Oliveira" w:date="2020-06-13T09:00:00Z">
            <w:rPr>
              <w:noProof w:val="0"/>
              <w:webHidden/>
              <w:lang w:val="en-US"/>
            </w:rPr>
          </w:rPrChange>
        </w:rPr>
      </w:r>
      <w:r w:rsidR="005153AD" w:rsidRPr="00E8102C">
        <w:rPr>
          <w:noProof w:val="0"/>
          <w:webHidden/>
          <w:lang w:val="en-US"/>
          <w:rPrChange w:id="201" w:author="André Oliveira" w:date="2020-06-13T09:00:00Z">
            <w:rPr>
              <w:webHidden/>
            </w:rPr>
          </w:rPrChange>
        </w:rPr>
        <w:fldChar w:fldCharType="separate"/>
      </w:r>
      <w:r w:rsidR="00770B4F" w:rsidRPr="00E8102C">
        <w:rPr>
          <w:noProof w:val="0"/>
          <w:webHidden/>
          <w:lang w:val="en-US"/>
          <w:rPrChange w:id="202" w:author="André Oliveira" w:date="2020-06-13T09:00:00Z">
            <w:rPr>
              <w:webHidden/>
            </w:rPr>
          </w:rPrChange>
        </w:rPr>
        <w:t>19</w:t>
      </w:r>
      <w:r w:rsidR="005153AD" w:rsidRPr="00E8102C">
        <w:rPr>
          <w:noProof w:val="0"/>
          <w:webHidden/>
          <w:lang w:val="en-US"/>
          <w:rPrChange w:id="203" w:author="André Oliveira" w:date="2020-06-13T09:00:00Z">
            <w:rPr>
              <w:webHidden/>
            </w:rPr>
          </w:rPrChange>
        </w:rPr>
        <w:fldChar w:fldCharType="end"/>
      </w:r>
      <w:r w:rsidRPr="00E8102C">
        <w:rPr>
          <w:noProof w:val="0"/>
          <w:lang w:val="en-US"/>
          <w:rPrChange w:id="204" w:author="André Oliveira" w:date="2020-06-13T09:00:00Z">
            <w:rPr/>
          </w:rPrChange>
        </w:rPr>
        <w:fldChar w:fldCharType="end"/>
      </w:r>
    </w:p>
    <w:p w14:paraId="7FC18B08" w14:textId="3733A86F" w:rsidR="005153AD" w:rsidRPr="00E8102C" w:rsidRDefault="00784BE3">
      <w:pPr>
        <w:pStyle w:val="TOC1"/>
        <w:tabs>
          <w:tab w:val="left" w:pos="480"/>
          <w:tab w:val="right" w:leader="dot" w:pos="8494"/>
        </w:tabs>
        <w:rPr>
          <w:noProof w:val="0"/>
          <w:sz w:val="22"/>
          <w:szCs w:val="22"/>
          <w:lang w:val="en-US" w:eastAsia="en-GB"/>
          <w:rPrChange w:id="205" w:author="André Oliveira" w:date="2020-06-13T09:00:00Z">
            <w:rPr>
              <w:sz w:val="22"/>
              <w:szCs w:val="22"/>
              <w:lang w:val="en-GB" w:eastAsia="en-GB"/>
            </w:rPr>
          </w:rPrChange>
        </w:rPr>
      </w:pPr>
      <w:r w:rsidRPr="00E8102C">
        <w:rPr>
          <w:noProof w:val="0"/>
          <w:lang w:val="en-US"/>
          <w:rPrChange w:id="206" w:author="André Oliveira" w:date="2020-06-13T09:00:00Z">
            <w:rPr/>
          </w:rPrChange>
        </w:rPr>
        <w:fldChar w:fldCharType="begin"/>
      </w:r>
      <w:r w:rsidRPr="00E8102C">
        <w:rPr>
          <w:noProof w:val="0"/>
          <w:lang w:val="en-US"/>
          <w:rPrChange w:id="207" w:author="André Oliveira" w:date="2020-06-13T09:00:00Z">
            <w:rPr/>
          </w:rPrChange>
        </w:rPr>
        <w:instrText xml:space="preserve"> HYPERLINK \l "_Toc39522460" </w:instrText>
      </w:r>
      <w:r w:rsidRPr="00E8102C">
        <w:rPr>
          <w:noProof w:val="0"/>
          <w:lang w:val="en-US"/>
          <w:rPrChange w:id="208" w:author="André Oliveira" w:date="2020-06-13T09:00:00Z">
            <w:rPr/>
          </w:rPrChange>
        </w:rPr>
        <w:fldChar w:fldCharType="separate"/>
      </w:r>
      <w:r w:rsidR="005153AD" w:rsidRPr="00E8102C">
        <w:rPr>
          <w:rStyle w:val="Hyperlink"/>
          <w:noProof w:val="0"/>
          <w:lang w:val="en-US"/>
          <w:rPrChange w:id="209" w:author="André Oliveira" w:date="2020-06-13T09:00:00Z">
            <w:rPr>
              <w:rStyle w:val="Hyperlink"/>
            </w:rPr>
          </w:rPrChange>
        </w:rPr>
        <w:t>3.</w:t>
      </w:r>
      <w:r w:rsidR="005153AD" w:rsidRPr="00E8102C">
        <w:rPr>
          <w:noProof w:val="0"/>
          <w:sz w:val="22"/>
          <w:szCs w:val="22"/>
          <w:lang w:val="en-US" w:eastAsia="en-GB"/>
          <w:rPrChange w:id="210" w:author="André Oliveira" w:date="2020-06-13T09:00:00Z">
            <w:rPr>
              <w:sz w:val="22"/>
              <w:szCs w:val="22"/>
              <w:lang w:val="en-GB" w:eastAsia="en-GB"/>
            </w:rPr>
          </w:rPrChange>
        </w:rPr>
        <w:tab/>
      </w:r>
      <w:r w:rsidR="005153AD" w:rsidRPr="00E8102C">
        <w:rPr>
          <w:rStyle w:val="Hyperlink"/>
          <w:noProof w:val="0"/>
          <w:lang w:val="en-US"/>
          <w:rPrChange w:id="211" w:author="André Oliveira" w:date="2020-06-13T09:00:00Z">
            <w:rPr>
              <w:rStyle w:val="Hyperlink"/>
            </w:rPr>
          </w:rPrChange>
        </w:rPr>
        <w:t>Related work</w:t>
      </w:r>
      <w:r w:rsidR="005153AD" w:rsidRPr="00E8102C">
        <w:rPr>
          <w:noProof w:val="0"/>
          <w:webHidden/>
          <w:lang w:val="en-US"/>
          <w:rPrChange w:id="212" w:author="André Oliveira" w:date="2020-06-13T09:00:00Z">
            <w:rPr>
              <w:webHidden/>
            </w:rPr>
          </w:rPrChange>
        </w:rPr>
        <w:tab/>
      </w:r>
      <w:r w:rsidR="005153AD" w:rsidRPr="00E8102C">
        <w:rPr>
          <w:noProof w:val="0"/>
          <w:webHidden/>
          <w:lang w:val="en-US"/>
          <w:rPrChange w:id="213" w:author="André Oliveira" w:date="2020-06-13T09:00:00Z">
            <w:rPr>
              <w:webHidden/>
            </w:rPr>
          </w:rPrChange>
        </w:rPr>
        <w:fldChar w:fldCharType="begin"/>
      </w:r>
      <w:r w:rsidR="005153AD" w:rsidRPr="00E8102C">
        <w:rPr>
          <w:noProof w:val="0"/>
          <w:webHidden/>
          <w:lang w:val="en-US"/>
          <w:rPrChange w:id="214" w:author="André Oliveira" w:date="2020-06-13T09:00:00Z">
            <w:rPr>
              <w:webHidden/>
            </w:rPr>
          </w:rPrChange>
        </w:rPr>
        <w:instrText xml:space="preserve"> PAGEREF _Toc39522460 \h </w:instrText>
      </w:r>
      <w:r w:rsidR="005153AD" w:rsidRPr="00E8102C">
        <w:rPr>
          <w:noProof w:val="0"/>
          <w:webHidden/>
          <w:lang w:val="en-US"/>
          <w:rPrChange w:id="215" w:author="André Oliveira" w:date="2020-06-13T09:00:00Z">
            <w:rPr>
              <w:noProof w:val="0"/>
              <w:webHidden/>
              <w:lang w:val="en-US"/>
            </w:rPr>
          </w:rPrChange>
        </w:rPr>
      </w:r>
      <w:r w:rsidR="005153AD" w:rsidRPr="00E8102C">
        <w:rPr>
          <w:noProof w:val="0"/>
          <w:webHidden/>
          <w:lang w:val="en-US"/>
          <w:rPrChange w:id="216" w:author="André Oliveira" w:date="2020-06-13T09:00:00Z">
            <w:rPr>
              <w:webHidden/>
            </w:rPr>
          </w:rPrChange>
        </w:rPr>
        <w:fldChar w:fldCharType="separate"/>
      </w:r>
      <w:r w:rsidR="00770B4F" w:rsidRPr="00E8102C">
        <w:rPr>
          <w:noProof w:val="0"/>
          <w:webHidden/>
          <w:lang w:val="en-US"/>
          <w:rPrChange w:id="217" w:author="André Oliveira" w:date="2020-06-13T09:00:00Z">
            <w:rPr>
              <w:webHidden/>
            </w:rPr>
          </w:rPrChange>
        </w:rPr>
        <w:t>20</w:t>
      </w:r>
      <w:r w:rsidR="005153AD" w:rsidRPr="00E8102C">
        <w:rPr>
          <w:noProof w:val="0"/>
          <w:webHidden/>
          <w:lang w:val="en-US"/>
          <w:rPrChange w:id="218" w:author="André Oliveira" w:date="2020-06-13T09:00:00Z">
            <w:rPr>
              <w:webHidden/>
            </w:rPr>
          </w:rPrChange>
        </w:rPr>
        <w:fldChar w:fldCharType="end"/>
      </w:r>
      <w:r w:rsidRPr="00E8102C">
        <w:rPr>
          <w:noProof w:val="0"/>
          <w:lang w:val="en-US"/>
          <w:rPrChange w:id="219" w:author="André Oliveira" w:date="2020-06-13T09:00:00Z">
            <w:rPr/>
          </w:rPrChange>
        </w:rPr>
        <w:fldChar w:fldCharType="end"/>
      </w:r>
    </w:p>
    <w:p w14:paraId="3EFFABE4" w14:textId="286349F3" w:rsidR="005153AD" w:rsidRPr="00E8102C" w:rsidRDefault="00784BE3">
      <w:pPr>
        <w:pStyle w:val="TOC2"/>
        <w:tabs>
          <w:tab w:val="left" w:pos="880"/>
          <w:tab w:val="right" w:leader="dot" w:pos="8494"/>
        </w:tabs>
        <w:rPr>
          <w:noProof w:val="0"/>
          <w:sz w:val="22"/>
          <w:szCs w:val="22"/>
          <w:lang w:val="en-US" w:eastAsia="en-GB"/>
          <w:rPrChange w:id="220" w:author="André Oliveira" w:date="2020-06-13T09:00:00Z">
            <w:rPr>
              <w:sz w:val="22"/>
              <w:szCs w:val="22"/>
              <w:lang w:val="en-GB" w:eastAsia="en-GB"/>
            </w:rPr>
          </w:rPrChange>
        </w:rPr>
      </w:pPr>
      <w:r w:rsidRPr="00E8102C">
        <w:rPr>
          <w:noProof w:val="0"/>
          <w:lang w:val="en-US"/>
          <w:rPrChange w:id="221" w:author="André Oliveira" w:date="2020-06-13T09:00:00Z">
            <w:rPr/>
          </w:rPrChange>
        </w:rPr>
        <w:fldChar w:fldCharType="begin"/>
      </w:r>
      <w:r w:rsidRPr="00E8102C">
        <w:rPr>
          <w:noProof w:val="0"/>
          <w:lang w:val="en-US"/>
          <w:rPrChange w:id="222" w:author="André Oliveira" w:date="2020-06-13T09:00:00Z">
            <w:rPr/>
          </w:rPrChange>
        </w:rPr>
        <w:instrText xml:space="preserve"> HYPERLINK \l "_Toc39522461" </w:instrText>
      </w:r>
      <w:r w:rsidRPr="00E8102C">
        <w:rPr>
          <w:noProof w:val="0"/>
          <w:lang w:val="en-US"/>
          <w:rPrChange w:id="223" w:author="André Oliveira" w:date="2020-06-13T09:00:00Z">
            <w:rPr/>
          </w:rPrChange>
        </w:rPr>
        <w:fldChar w:fldCharType="separate"/>
      </w:r>
      <w:r w:rsidR="005153AD" w:rsidRPr="00E8102C">
        <w:rPr>
          <w:rStyle w:val="Hyperlink"/>
          <w:noProof w:val="0"/>
          <w:lang w:val="en-US"/>
          <w:rPrChange w:id="224" w:author="André Oliveira" w:date="2020-06-13T09:00:00Z">
            <w:rPr>
              <w:rStyle w:val="Hyperlink"/>
              <w:lang w:val="en-US"/>
            </w:rPr>
          </w:rPrChange>
        </w:rPr>
        <w:t>3.1.</w:t>
      </w:r>
      <w:r w:rsidR="005153AD" w:rsidRPr="00E8102C">
        <w:rPr>
          <w:noProof w:val="0"/>
          <w:sz w:val="22"/>
          <w:szCs w:val="22"/>
          <w:lang w:val="en-US" w:eastAsia="en-GB"/>
          <w:rPrChange w:id="225" w:author="André Oliveira" w:date="2020-06-13T09:00:00Z">
            <w:rPr>
              <w:sz w:val="22"/>
              <w:szCs w:val="22"/>
              <w:lang w:val="en-GB" w:eastAsia="en-GB"/>
            </w:rPr>
          </w:rPrChange>
        </w:rPr>
        <w:tab/>
      </w:r>
      <w:r w:rsidR="005153AD" w:rsidRPr="00E8102C">
        <w:rPr>
          <w:rStyle w:val="Hyperlink"/>
          <w:noProof w:val="0"/>
          <w:lang w:val="en-US"/>
          <w:rPrChange w:id="226" w:author="André Oliveira" w:date="2020-06-13T09:00:00Z">
            <w:rPr>
              <w:rStyle w:val="Hyperlink"/>
              <w:lang w:val="en-US"/>
            </w:rPr>
          </w:rPrChange>
        </w:rPr>
        <w:t>AlgoExpert</w:t>
      </w:r>
      <w:r w:rsidR="005153AD" w:rsidRPr="00E8102C">
        <w:rPr>
          <w:noProof w:val="0"/>
          <w:webHidden/>
          <w:lang w:val="en-US"/>
          <w:rPrChange w:id="227" w:author="André Oliveira" w:date="2020-06-13T09:00:00Z">
            <w:rPr>
              <w:webHidden/>
            </w:rPr>
          </w:rPrChange>
        </w:rPr>
        <w:tab/>
      </w:r>
      <w:r w:rsidR="005153AD" w:rsidRPr="00E8102C">
        <w:rPr>
          <w:noProof w:val="0"/>
          <w:webHidden/>
          <w:lang w:val="en-US"/>
          <w:rPrChange w:id="228" w:author="André Oliveira" w:date="2020-06-13T09:00:00Z">
            <w:rPr>
              <w:webHidden/>
            </w:rPr>
          </w:rPrChange>
        </w:rPr>
        <w:fldChar w:fldCharType="begin"/>
      </w:r>
      <w:r w:rsidR="005153AD" w:rsidRPr="00E8102C">
        <w:rPr>
          <w:noProof w:val="0"/>
          <w:webHidden/>
          <w:lang w:val="en-US"/>
          <w:rPrChange w:id="229" w:author="André Oliveira" w:date="2020-06-13T09:00:00Z">
            <w:rPr>
              <w:webHidden/>
            </w:rPr>
          </w:rPrChange>
        </w:rPr>
        <w:instrText xml:space="preserve"> PAGEREF _Toc39522461 \h </w:instrText>
      </w:r>
      <w:r w:rsidR="005153AD" w:rsidRPr="00E8102C">
        <w:rPr>
          <w:noProof w:val="0"/>
          <w:webHidden/>
          <w:lang w:val="en-US"/>
          <w:rPrChange w:id="230" w:author="André Oliveira" w:date="2020-06-13T09:00:00Z">
            <w:rPr>
              <w:noProof w:val="0"/>
              <w:webHidden/>
              <w:lang w:val="en-US"/>
            </w:rPr>
          </w:rPrChange>
        </w:rPr>
      </w:r>
      <w:r w:rsidR="005153AD" w:rsidRPr="00E8102C">
        <w:rPr>
          <w:noProof w:val="0"/>
          <w:webHidden/>
          <w:lang w:val="en-US"/>
          <w:rPrChange w:id="231" w:author="André Oliveira" w:date="2020-06-13T09:00:00Z">
            <w:rPr>
              <w:webHidden/>
            </w:rPr>
          </w:rPrChange>
        </w:rPr>
        <w:fldChar w:fldCharType="separate"/>
      </w:r>
      <w:r w:rsidR="00770B4F" w:rsidRPr="00E8102C">
        <w:rPr>
          <w:noProof w:val="0"/>
          <w:webHidden/>
          <w:lang w:val="en-US"/>
          <w:rPrChange w:id="232" w:author="André Oliveira" w:date="2020-06-13T09:00:00Z">
            <w:rPr>
              <w:webHidden/>
            </w:rPr>
          </w:rPrChange>
        </w:rPr>
        <w:t>20</w:t>
      </w:r>
      <w:r w:rsidR="005153AD" w:rsidRPr="00E8102C">
        <w:rPr>
          <w:noProof w:val="0"/>
          <w:webHidden/>
          <w:lang w:val="en-US"/>
          <w:rPrChange w:id="233" w:author="André Oliveira" w:date="2020-06-13T09:00:00Z">
            <w:rPr>
              <w:webHidden/>
            </w:rPr>
          </w:rPrChange>
        </w:rPr>
        <w:fldChar w:fldCharType="end"/>
      </w:r>
      <w:r w:rsidRPr="00E8102C">
        <w:rPr>
          <w:noProof w:val="0"/>
          <w:lang w:val="en-US"/>
          <w:rPrChange w:id="234" w:author="André Oliveira" w:date="2020-06-13T09:00:00Z">
            <w:rPr/>
          </w:rPrChange>
        </w:rPr>
        <w:fldChar w:fldCharType="end"/>
      </w:r>
    </w:p>
    <w:p w14:paraId="71721893" w14:textId="413C8B5F" w:rsidR="005153AD" w:rsidRPr="00E8102C" w:rsidRDefault="00784BE3">
      <w:pPr>
        <w:pStyle w:val="TOC2"/>
        <w:tabs>
          <w:tab w:val="left" w:pos="880"/>
          <w:tab w:val="right" w:leader="dot" w:pos="8494"/>
        </w:tabs>
        <w:rPr>
          <w:noProof w:val="0"/>
          <w:sz w:val="22"/>
          <w:szCs w:val="22"/>
          <w:lang w:val="en-US" w:eastAsia="en-GB"/>
          <w:rPrChange w:id="235" w:author="André Oliveira" w:date="2020-06-13T09:00:00Z">
            <w:rPr>
              <w:sz w:val="22"/>
              <w:szCs w:val="22"/>
              <w:lang w:val="en-GB" w:eastAsia="en-GB"/>
            </w:rPr>
          </w:rPrChange>
        </w:rPr>
      </w:pPr>
      <w:r w:rsidRPr="00E8102C">
        <w:rPr>
          <w:noProof w:val="0"/>
          <w:lang w:val="en-US"/>
          <w:rPrChange w:id="236" w:author="André Oliveira" w:date="2020-06-13T09:00:00Z">
            <w:rPr/>
          </w:rPrChange>
        </w:rPr>
        <w:fldChar w:fldCharType="begin"/>
      </w:r>
      <w:r w:rsidRPr="00E8102C">
        <w:rPr>
          <w:noProof w:val="0"/>
          <w:lang w:val="en-US"/>
          <w:rPrChange w:id="237" w:author="André Oliveira" w:date="2020-06-13T09:00:00Z">
            <w:rPr/>
          </w:rPrChange>
        </w:rPr>
        <w:instrText xml:space="preserve"> HYPERLINK \l "_Toc39522462" </w:instrText>
      </w:r>
      <w:r w:rsidRPr="00E8102C">
        <w:rPr>
          <w:noProof w:val="0"/>
          <w:lang w:val="en-US"/>
          <w:rPrChange w:id="238" w:author="André Oliveira" w:date="2020-06-13T09:00:00Z">
            <w:rPr/>
          </w:rPrChange>
        </w:rPr>
        <w:fldChar w:fldCharType="separate"/>
      </w:r>
      <w:r w:rsidR="005153AD" w:rsidRPr="00E8102C">
        <w:rPr>
          <w:rStyle w:val="Hyperlink"/>
          <w:noProof w:val="0"/>
          <w:lang w:val="en-US"/>
          <w:rPrChange w:id="239" w:author="André Oliveira" w:date="2020-06-13T09:00:00Z">
            <w:rPr>
              <w:rStyle w:val="Hyperlink"/>
              <w:lang w:val="en-US"/>
            </w:rPr>
          </w:rPrChange>
        </w:rPr>
        <w:t>3.2.</w:t>
      </w:r>
      <w:r w:rsidR="005153AD" w:rsidRPr="00E8102C">
        <w:rPr>
          <w:noProof w:val="0"/>
          <w:sz w:val="22"/>
          <w:szCs w:val="22"/>
          <w:lang w:val="en-US" w:eastAsia="en-GB"/>
          <w:rPrChange w:id="240" w:author="André Oliveira" w:date="2020-06-13T09:00:00Z">
            <w:rPr>
              <w:sz w:val="22"/>
              <w:szCs w:val="22"/>
              <w:lang w:val="en-GB" w:eastAsia="en-GB"/>
            </w:rPr>
          </w:rPrChange>
        </w:rPr>
        <w:tab/>
      </w:r>
      <w:r w:rsidR="005153AD" w:rsidRPr="00E8102C">
        <w:rPr>
          <w:rStyle w:val="Hyperlink"/>
          <w:noProof w:val="0"/>
          <w:lang w:val="en-US"/>
          <w:rPrChange w:id="241" w:author="André Oliveira" w:date="2020-06-13T09:00:00Z">
            <w:rPr>
              <w:rStyle w:val="Hyperlink"/>
              <w:lang w:val="en-US"/>
            </w:rPr>
          </w:rPrChange>
        </w:rPr>
        <w:t>HackerRank</w:t>
      </w:r>
      <w:r w:rsidR="005153AD" w:rsidRPr="00E8102C">
        <w:rPr>
          <w:noProof w:val="0"/>
          <w:webHidden/>
          <w:lang w:val="en-US"/>
          <w:rPrChange w:id="242" w:author="André Oliveira" w:date="2020-06-13T09:00:00Z">
            <w:rPr>
              <w:webHidden/>
            </w:rPr>
          </w:rPrChange>
        </w:rPr>
        <w:tab/>
      </w:r>
      <w:r w:rsidR="005153AD" w:rsidRPr="00E8102C">
        <w:rPr>
          <w:noProof w:val="0"/>
          <w:webHidden/>
          <w:lang w:val="en-US"/>
          <w:rPrChange w:id="243" w:author="André Oliveira" w:date="2020-06-13T09:00:00Z">
            <w:rPr>
              <w:webHidden/>
            </w:rPr>
          </w:rPrChange>
        </w:rPr>
        <w:fldChar w:fldCharType="begin"/>
      </w:r>
      <w:r w:rsidR="005153AD" w:rsidRPr="00E8102C">
        <w:rPr>
          <w:noProof w:val="0"/>
          <w:webHidden/>
          <w:lang w:val="en-US"/>
          <w:rPrChange w:id="244" w:author="André Oliveira" w:date="2020-06-13T09:00:00Z">
            <w:rPr>
              <w:webHidden/>
            </w:rPr>
          </w:rPrChange>
        </w:rPr>
        <w:instrText xml:space="preserve"> PAGEREF _Toc39522462 \h </w:instrText>
      </w:r>
      <w:r w:rsidR="005153AD" w:rsidRPr="00E8102C">
        <w:rPr>
          <w:noProof w:val="0"/>
          <w:webHidden/>
          <w:lang w:val="en-US"/>
          <w:rPrChange w:id="245" w:author="André Oliveira" w:date="2020-06-13T09:00:00Z">
            <w:rPr>
              <w:noProof w:val="0"/>
              <w:webHidden/>
              <w:lang w:val="en-US"/>
            </w:rPr>
          </w:rPrChange>
        </w:rPr>
      </w:r>
      <w:r w:rsidR="005153AD" w:rsidRPr="00E8102C">
        <w:rPr>
          <w:noProof w:val="0"/>
          <w:webHidden/>
          <w:lang w:val="en-US"/>
          <w:rPrChange w:id="246" w:author="André Oliveira" w:date="2020-06-13T09:00:00Z">
            <w:rPr>
              <w:webHidden/>
            </w:rPr>
          </w:rPrChange>
        </w:rPr>
        <w:fldChar w:fldCharType="separate"/>
      </w:r>
      <w:r w:rsidR="00770B4F" w:rsidRPr="00E8102C">
        <w:rPr>
          <w:noProof w:val="0"/>
          <w:webHidden/>
          <w:lang w:val="en-US"/>
          <w:rPrChange w:id="247" w:author="André Oliveira" w:date="2020-06-13T09:00:00Z">
            <w:rPr>
              <w:webHidden/>
            </w:rPr>
          </w:rPrChange>
        </w:rPr>
        <w:t>20</w:t>
      </w:r>
      <w:r w:rsidR="005153AD" w:rsidRPr="00E8102C">
        <w:rPr>
          <w:noProof w:val="0"/>
          <w:webHidden/>
          <w:lang w:val="en-US"/>
          <w:rPrChange w:id="248" w:author="André Oliveira" w:date="2020-06-13T09:00:00Z">
            <w:rPr>
              <w:webHidden/>
            </w:rPr>
          </w:rPrChange>
        </w:rPr>
        <w:fldChar w:fldCharType="end"/>
      </w:r>
      <w:r w:rsidRPr="00E8102C">
        <w:rPr>
          <w:noProof w:val="0"/>
          <w:lang w:val="en-US"/>
          <w:rPrChange w:id="249" w:author="André Oliveira" w:date="2020-06-13T09:00:00Z">
            <w:rPr/>
          </w:rPrChange>
        </w:rPr>
        <w:fldChar w:fldCharType="end"/>
      </w:r>
    </w:p>
    <w:p w14:paraId="4125BBEF" w14:textId="178044D7" w:rsidR="005153AD" w:rsidRPr="00E8102C" w:rsidRDefault="00784BE3">
      <w:pPr>
        <w:pStyle w:val="TOC2"/>
        <w:tabs>
          <w:tab w:val="left" w:pos="880"/>
          <w:tab w:val="right" w:leader="dot" w:pos="8494"/>
        </w:tabs>
        <w:rPr>
          <w:noProof w:val="0"/>
          <w:sz w:val="22"/>
          <w:szCs w:val="22"/>
          <w:lang w:val="en-US" w:eastAsia="en-GB"/>
          <w:rPrChange w:id="250" w:author="André Oliveira" w:date="2020-06-13T09:00:00Z">
            <w:rPr>
              <w:sz w:val="22"/>
              <w:szCs w:val="22"/>
              <w:lang w:val="en-GB" w:eastAsia="en-GB"/>
            </w:rPr>
          </w:rPrChange>
        </w:rPr>
      </w:pPr>
      <w:r w:rsidRPr="00E8102C">
        <w:rPr>
          <w:noProof w:val="0"/>
          <w:lang w:val="en-US"/>
          <w:rPrChange w:id="251" w:author="André Oliveira" w:date="2020-06-13T09:00:00Z">
            <w:rPr/>
          </w:rPrChange>
        </w:rPr>
        <w:fldChar w:fldCharType="begin"/>
      </w:r>
      <w:r w:rsidRPr="00E8102C">
        <w:rPr>
          <w:noProof w:val="0"/>
          <w:lang w:val="en-US"/>
          <w:rPrChange w:id="252" w:author="André Oliveira" w:date="2020-06-13T09:00:00Z">
            <w:rPr/>
          </w:rPrChange>
        </w:rPr>
        <w:instrText xml:space="preserve"> HYPERLINK \l "_Toc39522463" </w:instrText>
      </w:r>
      <w:r w:rsidRPr="00E8102C">
        <w:rPr>
          <w:noProof w:val="0"/>
          <w:lang w:val="en-US"/>
          <w:rPrChange w:id="253" w:author="André Oliveira" w:date="2020-06-13T09:00:00Z">
            <w:rPr/>
          </w:rPrChange>
        </w:rPr>
        <w:fldChar w:fldCharType="separate"/>
      </w:r>
      <w:r w:rsidR="005153AD" w:rsidRPr="00E8102C">
        <w:rPr>
          <w:rStyle w:val="Hyperlink"/>
          <w:noProof w:val="0"/>
          <w:lang w:val="en-US"/>
          <w:rPrChange w:id="254" w:author="André Oliveira" w:date="2020-06-13T09:00:00Z">
            <w:rPr>
              <w:rStyle w:val="Hyperlink"/>
              <w:lang w:val="en-US"/>
            </w:rPr>
          </w:rPrChange>
        </w:rPr>
        <w:t>3.3.</w:t>
      </w:r>
      <w:r w:rsidR="005153AD" w:rsidRPr="00E8102C">
        <w:rPr>
          <w:noProof w:val="0"/>
          <w:sz w:val="22"/>
          <w:szCs w:val="22"/>
          <w:lang w:val="en-US" w:eastAsia="en-GB"/>
          <w:rPrChange w:id="255" w:author="André Oliveira" w:date="2020-06-13T09:00:00Z">
            <w:rPr>
              <w:sz w:val="22"/>
              <w:szCs w:val="22"/>
              <w:lang w:val="en-GB" w:eastAsia="en-GB"/>
            </w:rPr>
          </w:rPrChange>
        </w:rPr>
        <w:tab/>
      </w:r>
      <w:r w:rsidR="005153AD" w:rsidRPr="00E8102C">
        <w:rPr>
          <w:rStyle w:val="Hyperlink"/>
          <w:noProof w:val="0"/>
          <w:lang w:val="en-US"/>
          <w:rPrChange w:id="256" w:author="André Oliveira" w:date="2020-06-13T09:00:00Z">
            <w:rPr>
              <w:rStyle w:val="Hyperlink"/>
              <w:lang w:val="en-US"/>
            </w:rPr>
          </w:rPrChange>
        </w:rPr>
        <w:t>LeetCode</w:t>
      </w:r>
      <w:r w:rsidR="005153AD" w:rsidRPr="00E8102C">
        <w:rPr>
          <w:noProof w:val="0"/>
          <w:webHidden/>
          <w:lang w:val="en-US"/>
          <w:rPrChange w:id="257" w:author="André Oliveira" w:date="2020-06-13T09:00:00Z">
            <w:rPr>
              <w:webHidden/>
            </w:rPr>
          </w:rPrChange>
        </w:rPr>
        <w:tab/>
      </w:r>
      <w:r w:rsidR="005153AD" w:rsidRPr="00E8102C">
        <w:rPr>
          <w:noProof w:val="0"/>
          <w:webHidden/>
          <w:lang w:val="en-US"/>
          <w:rPrChange w:id="258" w:author="André Oliveira" w:date="2020-06-13T09:00:00Z">
            <w:rPr>
              <w:webHidden/>
            </w:rPr>
          </w:rPrChange>
        </w:rPr>
        <w:fldChar w:fldCharType="begin"/>
      </w:r>
      <w:r w:rsidR="005153AD" w:rsidRPr="00E8102C">
        <w:rPr>
          <w:noProof w:val="0"/>
          <w:webHidden/>
          <w:lang w:val="en-US"/>
          <w:rPrChange w:id="259" w:author="André Oliveira" w:date="2020-06-13T09:00:00Z">
            <w:rPr>
              <w:webHidden/>
            </w:rPr>
          </w:rPrChange>
        </w:rPr>
        <w:instrText xml:space="preserve"> PAGEREF _Toc39522463 \h </w:instrText>
      </w:r>
      <w:r w:rsidR="005153AD" w:rsidRPr="00E8102C">
        <w:rPr>
          <w:noProof w:val="0"/>
          <w:webHidden/>
          <w:lang w:val="en-US"/>
          <w:rPrChange w:id="260" w:author="André Oliveira" w:date="2020-06-13T09:00:00Z">
            <w:rPr>
              <w:noProof w:val="0"/>
              <w:webHidden/>
              <w:lang w:val="en-US"/>
            </w:rPr>
          </w:rPrChange>
        </w:rPr>
      </w:r>
      <w:r w:rsidR="005153AD" w:rsidRPr="00E8102C">
        <w:rPr>
          <w:noProof w:val="0"/>
          <w:webHidden/>
          <w:lang w:val="en-US"/>
          <w:rPrChange w:id="261" w:author="André Oliveira" w:date="2020-06-13T09:00:00Z">
            <w:rPr>
              <w:webHidden/>
            </w:rPr>
          </w:rPrChange>
        </w:rPr>
        <w:fldChar w:fldCharType="separate"/>
      </w:r>
      <w:r w:rsidR="00770B4F" w:rsidRPr="00E8102C">
        <w:rPr>
          <w:noProof w:val="0"/>
          <w:webHidden/>
          <w:lang w:val="en-US"/>
          <w:rPrChange w:id="262" w:author="André Oliveira" w:date="2020-06-13T09:00:00Z">
            <w:rPr>
              <w:webHidden/>
            </w:rPr>
          </w:rPrChange>
        </w:rPr>
        <w:t>20</w:t>
      </w:r>
      <w:r w:rsidR="005153AD" w:rsidRPr="00E8102C">
        <w:rPr>
          <w:noProof w:val="0"/>
          <w:webHidden/>
          <w:lang w:val="en-US"/>
          <w:rPrChange w:id="263" w:author="André Oliveira" w:date="2020-06-13T09:00:00Z">
            <w:rPr>
              <w:webHidden/>
            </w:rPr>
          </w:rPrChange>
        </w:rPr>
        <w:fldChar w:fldCharType="end"/>
      </w:r>
      <w:r w:rsidRPr="00E8102C">
        <w:rPr>
          <w:noProof w:val="0"/>
          <w:lang w:val="en-US"/>
          <w:rPrChange w:id="264" w:author="André Oliveira" w:date="2020-06-13T09:00:00Z">
            <w:rPr/>
          </w:rPrChange>
        </w:rPr>
        <w:fldChar w:fldCharType="end"/>
      </w:r>
    </w:p>
    <w:p w14:paraId="5FA79577" w14:textId="063774B4" w:rsidR="005153AD" w:rsidRPr="00E8102C" w:rsidRDefault="00784BE3">
      <w:pPr>
        <w:pStyle w:val="TOC2"/>
        <w:tabs>
          <w:tab w:val="left" w:pos="880"/>
          <w:tab w:val="right" w:leader="dot" w:pos="8494"/>
        </w:tabs>
        <w:rPr>
          <w:noProof w:val="0"/>
          <w:sz w:val="22"/>
          <w:szCs w:val="22"/>
          <w:lang w:val="en-US" w:eastAsia="en-GB"/>
          <w:rPrChange w:id="265" w:author="André Oliveira" w:date="2020-06-13T09:00:00Z">
            <w:rPr>
              <w:sz w:val="22"/>
              <w:szCs w:val="22"/>
              <w:lang w:val="en-GB" w:eastAsia="en-GB"/>
            </w:rPr>
          </w:rPrChange>
        </w:rPr>
      </w:pPr>
      <w:r w:rsidRPr="00E8102C">
        <w:rPr>
          <w:noProof w:val="0"/>
          <w:lang w:val="en-US"/>
          <w:rPrChange w:id="266" w:author="André Oliveira" w:date="2020-06-13T09:00:00Z">
            <w:rPr/>
          </w:rPrChange>
        </w:rPr>
        <w:fldChar w:fldCharType="begin"/>
      </w:r>
      <w:r w:rsidRPr="00E8102C">
        <w:rPr>
          <w:noProof w:val="0"/>
          <w:lang w:val="en-US"/>
          <w:rPrChange w:id="267" w:author="André Oliveira" w:date="2020-06-13T09:00:00Z">
            <w:rPr/>
          </w:rPrChange>
        </w:rPr>
        <w:instrText xml:space="preserve"> HYPERLINK \l "_Toc39522464" </w:instrText>
      </w:r>
      <w:r w:rsidRPr="00E8102C">
        <w:rPr>
          <w:noProof w:val="0"/>
          <w:lang w:val="en-US"/>
          <w:rPrChange w:id="268" w:author="André Oliveira" w:date="2020-06-13T09:00:00Z">
            <w:rPr/>
          </w:rPrChange>
        </w:rPr>
        <w:fldChar w:fldCharType="separate"/>
      </w:r>
      <w:r w:rsidR="005153AD" w:rsidRPr="00E8102C">
        <w:rPr>
          <w:rStyle w:val="Hyperlink"/>
          <w:noProof w:val="0"/>
          <w:lang w:val="en-US"/>
          <w:rPrChange w:id="269" w:author="André Oliveira" w:date="2020-06-13T09:00:00Z">
            <w:rPr>
              <w:rStyle w:val="Hyperlink"/>
              <w:lang w:val="en-US"/>
            </w:rPr>
          </w:rPrChange>
        </w:rPr>
        <w:t>3.4.</w:t>
      </w:r>
      <w:r w:rsidR="005153AD" w:rsidRPr="00E8102C">
        <w:rPr>
          <w:noProof w:val="0"/>
          <w:sz w:val="22"/>
          <w:szCs w:val="22"/>
          <w:lang w:val="en-US" w:eastAsia="en-GB"/>
          <w:rPrChange w:id="270" w:author="André Oliveira" w:date="2020-06-13T09:00:00Z">
            <w:rPr>
              <w:sz w:val="22"/>
              <w:szCs w:val="22"/>
              <w:lang w:val="en-GB" w:eastAsia="en-GB"/>
            </w:rPr>
          </w:rPrChange>
        </w:rPr>
        <w:tab/>
      </w:r>
      <w:r w:rsidR="005153AD" w:rsidRPr="00E8102C">
        <w:rPr>
          <w:rStyle w:val="Hyperlink"/>
          <w:noProof w:val="0"/>
          <w:lang w:val="en-US"/>
          <w:rPrChange w:id="271" w:author="André Oliveira" w:date="2020-06-13T09:00:00Z">
            <w:rPr>
              <w:rStyle w:val="Hyperlink"/>
              <w:lang w:val="en-US"/>
            </w:rPr>
          </w:rPrChange>
        </w:rPr>
        <w:t>Codewars</w:t>
      </w:r>
      <w:r w:rsidR="005153AD" w:rsidRPr="00E8102C">
        <w:rPr>
          <w:noProof w:val="0"/>
          <w:webHidden/>
          <w:lang w:val="en-US"/>
          <w:rPrChange w:id="272" w:author="André Oliveira" w:date="2020-06-13T09:00:00Z">
            <w:rPr>
              <w:webHidden/>
            </w:rPr>
          </w:rPrChange>
        </w:rPr>
        <w:tab/>
      </w:r>
      <w:r w:rsidR="005153AD" w:rsidRPr="00E8102C">
        <w:rPr>
          <w:noProof w:val="0"/>
          <w:webHidden/>
          <w:lang w:val="en-US"/>
          <w:rPrChange w:id="273" w:author="André Oliveira" w:date="2020-06-13T09:00:00Z">
            <w:rPr>
              <w:webHidden/>
            </w:rPr>
          </w:rPrChange>
        </w:rPr>
        <w:fldChar w:fldCharType="begin"/>
      </w:r>
      <w:r w:rsidR="005153AD" w:rsidRPr="00E8102C">
        <w:rPr>
          <w:noProof w:val="0"/>
          <w:webHidden/>
          <w:lang w:val="en-US"/>
          <w:rPrChange w:id="274" w:author="André Oliveira" w:date="2020-06-13T09:00:00Z">
            <w:rPr>
              <w:webHidden/>
            </w:rPr>
          </w:rPrChange>
        </w:rPr>
        <w:instrText xml:space="preserve"> PAGEREF _Toc39522464 \h </w:instrText>
      </w:r>
      <w:r w:rsidR="005153AD" w:rsidRPr="00E8102C">
        <w:rPr>
          <w:noProof w:val="0"/>
          <w:webHidden/>
          <w:lang w:val="en-US"/>
          <w:rPrChange w:id="275" w:author="André Oliveira" w:date="2020-06-13T09:00:00Z">
            <w:rPr>
              <w:noProof w:val="0"/>
              <w:webHidden/>
              <w:lang w:val="en-US"/>
            </w:rPr>
          </w:rPrChange>
        </w:rPr>
      </w:r>
      <w:r w:rsidR="005153AD" w:rsidRPr="00E8102C">
        <w:rPr>
          <w:noProof w:val="0"/>
          <w:webHidden/>
          <w:lang w:val="en-US"/>
          <w:rPrChange w:id="276" w:author="André Oliveira" w:date="2020-06-13T09:00:00Z">
            <w:rPr>
              <w:webHidden/>
            </w:rPr>
          </w:rPrChange>
        </w:rPr>
        <w:fldChar w:fldCharType="separate"/>
      </w:r>
      <w:r w:rsidR="00770B4F" w:rsidRPr="00E8102C">
        <w:rPr>
          <w:noProof w:val="0"/>
          <w:webHidden/>
          <w:lang w:val="en-US"/>
          <w:rPrChange w:id="277" w:author="André Oliveira" w:date="2020-06-13T09:00:00Z">
            <w:rPr>
              <w:webHidden/>
            </w:rPr>
          </w:rPrChange>
        </w:rPr>
        <w:t>21</w:t>
      </w:r>
      <w:r w:rsidR="005153AD" w:rsidRPr="00E8102C">
        <w:rPr>
          <w:noProof w:val="0"/>
          <w:webHidden/>
          <w:lang w:val="en-US"/>
          <w:rPrChange w:id="278" w:author="André Oliveira" w:date="2020-06-13T09:00:00Z">
            <w:rPr>
              <w:webHidden/>
            </w:rPr>
          </w:rPrChange>
        </w:rPr>
        <w:fldChar w:fldCharType="end"/>
      </w:r>
      <w:r w:rsidRPr="00E8102C">
        <w:rPr>
          <w:noProof w:val="0"/>
          <w:lang w:val="en-US"/>
          <w:rPrChange w:id="279" w:author="André Oliveira" w:date="2020-06-13T09:00:00Z">
            <w:rPr/>
          </w:rPrChange>
        </w:rPr>
        <w:fldChar w:fldCharType="end"/>
      </w:r>
    </w:p>
    <w:p w14:paraId="3B1DE7AC" w14:textId="398FEEDB" w:rsidR="005153AD" w:rsidRPr="00E8102C" w:rsidRDefault="00784BE3">
      <w:pPr>
        <w:pStyle w:val="TOC2"/>
        <w:tabs>
          <w:tab w:val="left" w:pos="880"/>
          <w:tab w:val="right" w:leader="dot" w:pos="8494"/>
        </w:tabs>
        <w:rPr>
          <w:noProof w:val="0"/>
          <w:sz w:val="22"/>
          <w:szCs w:val="22"/>
          <w:lang w:val="en-US" w:eastAsia="en-GB"/>
          <w:rPrChange w:id="280" w:author="André Oliveira" w:date="2020-06-13T09:00:00Z">
            <w:rPr>
              <w:sz w:val="22"/>
              <w:szCs w:val="22"/>
              <w:lang w:val="en-GB" w:eastAsia="en-GB"/>
            </w:rPr>
          </w:rPrChange>
        </w:rPr>
      </w:pPr>
      <w:r w:rsidRPr="00E8102C">
        <w:rPr>
          <w:noProof w:val="0"/>
          <w:lang w:val="en-US"/>
          <w:rPrChange w:id="281" w:author="André Oliveira" w:date="2020-06-13T09:00:00Z">
            <w:rPr/>
          </w:rPrChange>
        </w:rPr>
        <w:fldChar w:fldCharType="begin"/>
      </w:r>
      <w:r w:rsidRPr="00E8102C">
        <w:rPr>
          <w:noProof w:val="0"/>
          <w:lang w:val="en-US"/>
          <w:rPrChange w:id="282" w:author="André Oliveira" w:date="2020-06-13T09:00:00Z">
            <w:rPr/>
          </w:rPrChange>
        </w:rPr>
        <w:instrText xml:space="preserve"> HYPERLINK \l "_Toc39522465" </w:instrText>
      </w:r>
      <w:r w:rsidRPr="00E8102C">
        <w:rPr>
          <w:noProof w:val="0"/>
          <w:lang w:val="en-US"/>
          <w:rPrChange w:id="283" w:author="André Oliveira" w:date="2020-06-13T09:00:00Z">
            <w:rPr/>
          </w:rPrChange>
        </w:rPr>
        <w:fldChar w:fldCharType="separate"/>
      </w:r>
      <w:r w:rsidR="005153AD" w:rsidRPr="00E8102C">
        <w:rPr>
          <w:rStyle w:val="Hyperlink"/>
          <w:noProof w:val="0"/>
          <w:lang w:val="en-US"/>
          <w:rPrChange w:id="284" w:author="André Oliveira" w:date="2020-06-13T09:00:00Z">
            <w:rPr>
              <w:rStyle w:val="Hyperlink"/>
              <w:lang w:val="en-US"/>
            </w:rPr>
          </w:rPrChange>
        </w:rPr>
        <w:t>3.5.</w:t>
      </w:r>
      <w:r w:rsidR="005153AD" w:rsidRPr="00E8102C">
        <w:rPr>
          <w:noProof w:val="0"/>
          <w:sz w:val="22"/>
          <w:szCs w:val="22"/>
          <w:lang w:val="en-US" w:eastAsia="en-GB"/>
          <w:rPrChange w:id="285" w:author="André Oliveira" w:date="2020-06-13T09:00:00Z">
            <w:rPr>
              <w:sz w:val="22"/>
              <w:szCs w:val="22"/>
              <w:lang w:val="en-GB" w:eastAsia="en-GB"/>
            </w:rPr>
          </w:rPrChange>
        </w:rPr>
        <w:tab/>
      </w:r>
      <w:r w:rsidR="005153AD" w:rsidRPr="00E8102C">
        <w:rPr>
          <w:rStyle w:val="Hyperlink"/>
          <w:noProof w:val="0"/>
          <w:lang w:val="en-US"/>
          <w:rPrChange w:id="286" w:author="André Oliveira" w:date="2020-06-13T09:00:00Z">
            <w:rPr>
              <w:rStyle w:val="Hyperlink"/>
              <w:lang w:val="en-US"/>
            </w:rPr>
          </w:rPrChange>
        </w:rPr>
        <w:t>CodeChef</w:t>
      </w:r>
      <w:r w:rsidR="005153AD" w:rsidRPr="00E8102C">
        <w:rPr>
          <w:noProof w:val="0"/>
          <w:webHidden/>
          <w:lang w:val="en-US"/>
          <w:rPrChange w:id="287" w:author="André Oliveira" w:date="2020-06-13T09:00:00Z">
            <w:rPr>
              <w:webHidden/>
            </w:rPr>
          </w:rPrChange>
        </w:rPr>
        <w:tab/>
      </w:r>
      <w:r w:rsidR="005153AD" w:rsidRPr="00E8102C">
        <w:rPr>
          <w:noProof w:val="0"/>
          <w:webHidden/>
          <w:lang w:val="en-US"/>
          <w:rPrChange w:id="288" w:author="André Oliveira" w:date="2020-06-13T09:00:00Z">
            <w:rPr>
              <w:webHidden/>
            </w:rPr>
          </w:rPrChange>
        </w:rPr>
        <w:fldChar w:fldCharType="begin"/>
      </w:r>
      <w:r w:rsidR="005153AD" w:rsidRPr="00E8102C">
        <w:rPr>
          <w:noProof w:val="0"/>
          <w:webHidden/>
          <w:lang w:val="en-US"/>
          <w:rPrChange w:id="289" w:author="André Oliveira" w:date="2020-06-13T09:00:00Z">
            <w:rPr>
              <w:webHidden/>
            </w:rPr>
          </w:rPrChange>
        </w:rPr>
        <w:instrText xml:space="preserve"> PAGEREF _Toc39522465 \h </w:instrText>
      </w:r>
      <w:r w:rsidR="005153AD" w:rsidRPr="00E8102C">
        <w:rPr>
          <w:noProof w:val="0"/>
          <w:webHidden/>
          <w:lang w:val="en-US"/>
          <w:rPrChange w:id="290" w:author="André Oliveira" w:date="2020-06-13T09:00:00Z">
            <w:rPr>
              <w:noProof w:val="0"/>
              <w:webHidden/>
              <w:lang w:val="en-US"/>
            </w:rPr>
          </w:rPrChange>
        </w:rPr>
      </w:r>
      <w:r w:rsidR="005153AD" w:rsidRPr="00E8102C">
        <w:rPr>
          <w:noProof w:val="0"/>
          <w:webHidden/>
          <w:lang w:val="en-US"/>
          <w:rPrChange w:id="291" w:author="André Oliveira" w:date="2020-06-13T09:00:00Z">
            <w:rPr>
              <w:webHidden/>
            </w:rPr>
          </w:rPrChange>
        </w:rPr>
        <w:fldChar w:fldCharType="separate"/>
      </w:r>
      <w:r w:rsidR="00770B4F" w:rsidRPr="00E8102C">
        <w:rPr>
          <w:noProof w:val="0"/>
          <w:webHidden/>
          <w:lang w:val="en-US"/>
          <w:rPrChange w:id="292" w:author="André Oliveira" w:date="2020-06-13T09:00:00Z">
            <w:rPr>
              <w:webHidden/>
            </w:rPr>
          </w:rPrChange>
        </w:rPr>
        <w:t>21</w:t>
      </w:r>
      <w:r w:rsidR="005153AD" w:rsidRPr="00E8102C">
        <w:rPr>
          <w:noProof w:val="0"/>
          <w:webHidden/>
          <w:lang w:val="en-US"/>
          <w:rPrChange w:id="293" w:author="André Oliveira" w:date="2020-06-13T09:00:00Z">
            <w:rPr>
              <w:webHidden/>
            </w:rPr>
          </w:rPrChange>
        </w:rPr>
        <w:fldChar w:fldCharType="end"/>
      </w:r>
      <w:r w:rsidRPr="00E8102C">
        <w:rPr>
          <w:noProof w:val="0"/>
          <w:lang w:val="en-US"/>
          <w:rPrChange w:id="294" w:author="André Oliveira" w:date="2020-06-13T09:00:00Z">
            <w:rPr/>
          </w:rPrChange>
        </w:rPr>
        <w:fldChar w:fldCharType="end"/>
      </w:r>
    </w:p>
    <w:p w14:paraId="054D8B7A" w14:textId="4940128E" w:rsidR="005153AD" w:rsidRPr="00E8102C" w:rsidRDefault="00784BE3">
      <w:pPr>
        <w:pStyle w:val="TOC1"/>
        <w:tabs>
          <w:tab w:val="left" w:pos="480"/>
          <w:tab w:val="right" w:leader="dot" w:pos="8494"/>
        </w:tabs>
        <w:rPr>
          <w:noProof w:val="0"/>
          <w:sz w:val="22"/>
          <w:szCs w:val="22"/>
          <w:lang w:val="en-US" w:eastAsia="en-GB"/>
          <w:rPrChange w:id="295" w:author="André Oliveira" w:date="2020-06-13T09:00:00Z">
            <w:rPr>
              <w:sz w:val="22"/>
              <w:szCs w:val="22"/>
              <w:lang w:val="en-GB" w:eastAsia="en-GB"/>
            </w:rPr>
          </w:rPrChange>
        </w:rPr>
      </w:pPr>
      <w:r w:rsidRPr="00E8102C">
        <w:rPr>
          <w:noProof w:val="0"/>
          <w:lang w:val="en-US"/>
          <w:rPrChange w:id="296" w:author="André Oliveira" w:date="2020-06-13T09:00:00Z">
            <w:rPr/>
          </w:rPrChange>
        </w:rPr>
        <w:fldChar w:fldCharType="begin"/>
      </w:r>
      <w:r w:rsidRPr="00E8102C">
        <w:rPr>
          <w:noProof w:val="0"/>
          <w:lang w:val="en-US"/>
          <w:rPrChange w:id="297" w:author="André Oliveira" w:date="2020-06-13T09:00:00Z">
            <w:rPr/>
          </w:rPrChange>
        </w:rPr>
        <w:instrText xml:space="preserve"> HYPERLINK \l "_Toc39522466" </w:instrText>
      </w:r>
      <w:r w:rsidRPr="00E8102C">
        <w:rPr>
          <w:noProof w:val="0"/>
          <w:lang w:val="en-US"/>
          <w:rPrChange w:id="298" w:author="André Oliveira" w:date="2020-06-13T09:00:00Z">
            <w:rPr/>
          </w:rPrChange>
        </w:rPr>
        <w:fldChar w:fldCharType="separate"/>
      </w:r>
      <w:r w:rsidR="005153AD" w:rsidRPr="00E8102C">
        <w:rPr>
          <w:rStyle w:val="Hyperlink"/>
          <w:noProof w:val="0"/>
          <w:lang w:val="en-US"/>
          <w:rPrChange w:id="299" w:author="André Oliveira" w:date="2020-06-13T09:00:00Z">
            <w:rPr>
              <w:rStyle w:val="Hyperlink"/>
            </w:rPr>
          </w:rPrChange>
        </w:rPr>
        <w:t>4.</w:t>
      </w:r>
      <w:r w:rsidR="005153AD" w:rsidRPr="00E8102C">
        <w:rPr>
          <w:noProof w:val="0"/>
          <w:sz w:val="22"/>
          <w:szCs w:val="22"/>
          <w:lang w:val="en-US" w:eastAsia="en-GB"/>
          <w:rPrChange w:id="300" w:author="André Oliveira" w:date="2020-06-13T09:00:00Z">
            <w:rPr>
              <w:sz w:val="22"/>
              <w:szCs w:val="22"/>
              <w:lang w:val="en-GB" w:eastAsia="en-GB"/>
            </w:rPr>
          </w:rPrChange>
        </w:rPr>
        <w:tab/>
      </w:r>
      <w:r w:rsidR="005153AD" w:rsidRPr="00E8102C">
        <w:rPr>
          <w:rStyle w:val="Hyperlink"/>
          <w:noProof w:val="0"/>
          <w:lang w:val="en-US"/>
          <w:rPrChange w:id="301" w:author="André Oliveira" w:date="2020-06-13T09:00:00Z">
            <w:rPr>
              <w:rStyle w:val="Hyperlink"/>
            </w:rPr>
          </w:rPrChange>
        </w:rPr>
        <w:t>Related Technologies</w:t>
      </w:r>
      <w:r w:rsidR="005153AD" w:rsidRPr="00E8102C">
        <w:rPr>
          <w:noProof w:val="0"/>
          <w:webHidden/>
          <w:lang w:val="en-US"/>
          <w:rPrChange w:id="302" w:author="André Oliveira" w:date="2020-06-13T09:00:00Z">
            <w:rPr>
              <w:webHidden/>
            </w:rPr>
          </w:rPrChange>
        </w:rPr>
        <w:tab/>
      </w:r>
      <w:r w:rsidR="005153AD" w:rsidRPr="00E8102C">
        <w:rPr>
          <w:noProof w:val="0"/>
          <w:webHidden/>
          <w:lang w:val="en-US"/>
          <w:rPrChange w:id="303" w:author="André Oliveira" w:date="2020-06-13T09:00:00Z">
            <w:rPr>
              <w:webHidden/>
            </w:rPr>
          </w:rPrChange>
        </w:rPr>
        <w:fldChar w:fldCharType="begin"/>
      </w:r>
      <w:r w:rsidR="005153AD" w:rsidRPr="00E8102C">
        <w:rPr>
          <w:noProof w:val="0"/>
          <w:webHidden/>
          <w:lang w:val="en-US"/>
          <w:rPrChange w:id="304" w:author="André Oliveira" w:date="2020-06-13T09:00:00Z">
            <w:rPr>
              <w:webHidden/>
            </w:rPr>
          </w:rPrChange>
        </w:rPr>
        <w:instrText xml:space="preserve"> PAGEREF _Toc39522466 \h </w:instrText>
      </w:r>
      <w:r w:rsidR="005153AD" w:rsidRPr="00E8102C">
        <w:rPr>
          <w:noProof w:val="0"/>
          <w:webHidden/>
          <w:lang w:val="en-US"/>
          <w:rPrChange w:id="305" w:author="André Oliveira" w:date="2020-06-13T09:00:00Z">
            <w:rPr>
              <w:noProof w:val="0"/>
              <w:webHidden/>
              <w:lang w:val="en-US"/>
            </w:rPr>
          </w:rPrChange>
        </w:rPr>
      </w:r>
      <w:r w:rsidR="005153AD" w:rsidRPr="00E8102C">
        <w:rPr>
          <w:noProof w:val="0"/>
          <w:webHidden/>
          <w:lang w:val="en-US"/>
          <w:rPrChange w:id="306" w:author="André Oliveira" w:date="2020-06-13T09:00:00Z">
            <w:rPr>
              <w:webHidden/>
            </w:rPr>
          </w:rPrChange>
        </w:rPr>
        <w:fldChar w:fldCharType="separate"/>
      </w:r>
      <w:r w:rsidR="00770B4F" w:rsidRPr="00E8102C">
        <w:rPr>
          <w:noProof w:val="0"/>
          <w:webHidden/>
          <w:lang w:val="en-US"/>
          <w:rPrChange w:id="307" w:author="André Oliveira" w:date="2020-06-13T09:00:00Z">
            <w:rPr>
              <w:webHidden/>
            </w:rPr>
          </w:rPrChange>
        </w:rPr>
        <w:t>24</w:t>
      </w:r>
      <w:r w:rsidR="005153AD" w:rsidRPr="00E8102C">
        <w:rPr>
          <w:noProof w:val="0"/>
          <w:webHidden/>
          <w:lang w:val="en-US"/>
          <w:rPrChange w:id="308" w:author="André Oliveira" w:date="2020-06-13T09:00:00Z">
            <w:rPr>
              <w:webHidden/>
            </w:rPr>
          </w:rPrChange>
        </w:rPr>
        <w:fldChar w:fldCharType="end"/>
      </w:r>
      <w:r w:rsidRPr="00E8102C">
        <w:rPr>
          <w:noProof w:val="0"/>
          <w:lang w:val="en-US"/>
          <w:rPrChange w:id="309" w:author="André Oliveira" w:date="2020-06-13T09:00:00Z">
            <w:rPr/>
          </w:rPrChange>
        </w:rPr>
        <w:fldChar w:fldCharType="end"/>
      </w:r>
    </w:p>
    <w:p w14:paraId="0AEC8092" w14:textId="443B1AB4" w:rsidR="005153AD" w:rsidRPr="00E8102C" w:rsidRDefault="00784BE3">
      <w:pPr>
        <w:pStyle w:val="TOC2"/>
        <w:tabs>
          <w:tab w:val="right" w:leader="dot" w:pos="8494"/>
        </w:tabs>
        <w:rPr>
          <w:noProof w:val="0"/>
          <w:sz w:val="22"/>
          <w:szCs w:val="22"/>
          <w:lang w:val="en-US" w:eastAsia="en-GB"/>
          <w:rPrChange w:id="310" w:author="André Oliveira" w:date="2020-06-13T09:00:00Z">
            <w:rPr>
              <w:sz w:val="22"/>
              <w:szCs w:val="22"/>
              <w:lang w:val="en-GB" w:eastAsia="en-GB"/>
            </w:rPr>
          </w:rPrChange>
        </w:rPr>
      </w:pPr>
      <w:r w:rsidRPr="00E8102C">
        <w:rPr>
          <w:noProof w:val="0"/>
          <w:lang w:val="en-US"/>
          <w:rPrChange w:id="311" w:author="André Oliveira" w:date="2020-06-13T09:00:00Z">
            <w:rPr/>
          </w:rPrChange>
        </w:rPr>
        <w:fldChar w:fldCharType="begin"/>
      </w:r>
      <w:r w:rsidRPr="00E8102C">
        <w:rPr>
          <w:noProof w:val="0"/>
          <w:lang w:val="en-US"/>
          <w:rPrChange w:id="312" w:author="André Oliveira" w:date="2020-06-13T09:00:00Z">
            <w:rPr/>
          </w:rPrChange>
        </w:rPr>
        <w:instrText xml:space="preserve"> HYPERLINK \l "_Toc39522467" </w:instrText>
      </w:r>
      <w:r w:rsidRPr="00E8102C">
        <w:rPr>
          <w:noProof w:val="0"/>
          <w:lang w:val="en-US"/>
          <w:rPrChange w:id="313" w:author="André Oliveira" w:date="2020-06-13T09:00:00Z">
            <w:rPr/>
          </w:rPrChange>
        </w:rPr>
        <w:fldChar w:fldCharType="separate"/>
      </w:r>
      <w:r w:rsidR="005153AD" w:rsidRPr="00E8102C">
        <w:rPr>
          <w:rStyle w:val="Hyperlink"/>
          <w:noProof w:val="0"/>
          <w:lang w:val="en-US"/>
          <w:rPrChange w:id="314" w:author="André Oliveira" w:date="2020-06-13T09:00:00Z">
            <w:rPr>
              <w:rStyle w:val="Hyperlink"/>
              <w:lang w:val="en-US"/>
            </w:rPr>
          </w:rPrChange>
        </w:rPr>
        <w:t>4.1. React</w:t>
      </w:r>
      <w:r w:rsidR="005153AD" w:rsidRPr="00E8102C">
        <w:rPr>
          <w:noProof w:val="0"/>
          <w:webHidden/>
          <w:lang w:val="en-US"/>
          <w:rPrChange w:id="315" w:author="André Oliveira" w:date="2020-06-13T09:00:00Z">
            <w:rPr>
              <w:webHidden/>
            </w:rPr>
          </w:rPrChange>
        </w:rPr>
        <w:tab/>
      </w:r>
      <w:r w:rsidR="005153AD" w:rsidRPr="00E8102C">
        <w:rPr>
          <w:noProof w:val="0"/>
          <w:webHidden/>
          <w:lang w:val="en-US"/>
          <w:rPrChange w:id="316" w:author="André Oliveira" w:date="2020-06-13T09:00:00Z">
            <w:rPr>
              <w:webHidden/>
            </w:rPr>
          </w:rPrChange>
        </w:rPr>
        <w:fldChar w:fldCharType="begin"/>
      </w:r>
      <w:r w:rsidR="005153AD" w:rsidRPr="00E8102C">
        <w:rPr>
          <w:noProof w:val="0"/>
          <w:webHidden/>
          <w:lang w:val="en-US"/>
          <w:rPrChange w:id="317" w:author="André Oliveira" w:date="2020-06-13T09:00:00Z">
            <w:rPr>
              <w:webHidden/>
            </w:rPr>
          </w:rPrChange>
        </w:rPr>
        <w:instrText xml:space="preserve"> PAGEREF _Toc39522467 \h </w:instrText>
      </w:r>
      <w:r w:rsidR="005153AD" w:rsidRPr="00E8102C">
        <w:rPr>
          <w:noProof w:val="0"/>
          <w:webHidden/>
          <w:lang w:val="en-US"/>
          <w:rPrChange w:id="318" w:author="André Oliveira" w:date="2020-06-13T09:00:00Z">
            <w:rPr>
              <w:noProof w:val="0"/>
              <w:webHidden/>
              <w:lang w:val="en-US"/>
            </w:rPr>
          </w:rPrChange>
        </w:rPr>
      </w:r>
      <w:r w:rsidR="005153AD" w:rsidRPr="00E8102C">
        <w:rPr>
          <w:noProof w:val="0"/>
          <w:webHidden/>
          <w:lang w:val="en-US"/>
          <w:rPrChange w:id="319" w:author="André Oliveira" w:date="2020-06-13T09:00:00Z">
            <w:rPr>
              <w:webHidden/>
            </w:rPr>
          </w:rPrChange>
        </w:rPr>
        <w:fldChar w:fldCharType="separate"/>
      </w:r>
      <w:r w:rsidR="00770B4F" w:rsidRPr="00E8102C">
        <w:rPr>
          <w:noProof w:val="0"/>
          <w:webHidden/>
          <w:lang w:val="en-US"/>
          <w:rPrChange w:id="320" w:author="André Oliveira" w:date="2020-06-13T09:00:00Z">
            <w:rPr>
              <w:webHidden/>
            </w:rPr>
          </w:rPrChange>
        </w:rPr>
        <w:t>24</w:t>
      </w:r>
      <w:r w:rsidR="005153AD" w:rsidRPr="00E8102C">
        <w:rPr>
          <w:noProof w:val="0"/>
          <w:webHidden/>
          <w:lang w:val="en-US"/>
          <w:rPrChange w:id="321" w:author="André Oliveira" w:date="2020-06-13T09:00:00Z">
            <w:rPr>
              <w:webHidden/>
            </w:rPr>
          </w:rPrChange>
        </w:rPr>
        <w:fldChar w:fldCharType="end"/>
      </w:r>
      <w:r w:rsidRPr="00E8102C">
        <w:rPr>
          <w:noProof w:val="0"/>
          <w:lang w:val="en-US"/>
          <w:rPrChange w:id="322" w:author="André Oliveira" w:date="2020-06-13T09:00:00Z">
            <w:rPr/>
          </w:rPrChange>
        </w:rPr>
        <w:fldChar w:fldCharType="end"/>
      </w:r>
    </w:p>
    <w:p w14:paraId="2E0D0BD3" w14:textId="7C3F3CB0" w:rsidR="005153AD" w:rsidRPr="00E8102C" w:rsidRDefault="00784BE3">
      <w:pPr>
        <w:pStyle w:val="TOC2"/>
        <w:tabs>
          <w:tab w:val="right" w:leader="dot" w:pos="8494"/>
        </w:tabs>
        <w:rPr>
          <w:noProof w:val="0"/>
          <w:sz w:val="22"/>
          <w:szCs w:val="22"/>
          <w:lang w:val="en-US" w:eastAsia="en-GB"/>
          <w:rPrChange w:id="323" w:author="André Oliveira" w:date="2020-06-13T09:00:00Z">
            <w:rPr>
              <w:sz w:val="22"/>
              <w:szCs w:val="22"/>
              <w:lang w:val="en-GB" w:eastAsia="en-GB"/>
            </w:rPr>
          </w:rPrChange>
        </w:rPr>
      </w:pPr>
      <w:r w:rsidRPr="00E8102C">
        <w:rPr>
          <w:noProof w:val="0"/>
          <w:lang w:val="en-US"/>
          <w:rPrChange w:id="324" w:author="André Oliveira" w:date="2020-06-13T09:00:00Z">
            <w:rPr/>
          </w:rPrChange>
        </w:rPr>
        <w:fldChar w:fldCharType="begin"/>
      </w:r>
      <w:r w:rsidRPr="00E8102C">
        <w:rPr>
          <w:noProof w:val="0"/>
          <w:lang w:val="en-US"/>
          <w:rPrChange w:id="325" w:author="André Oliveira" w:date="2020-06-13T09:00:00Z">
            <w:rPr/>
          </w:rPrChange>
        </w:rPr>
        <w:instrText xml:space="preserve"> HYPERLINK \l "_Toc39522468" </w:instrText>
      </w:r>
      <w:r w:rsidRPr="00E8102C">
        <w:rPr>
          <w:noProof w:val="0"/>
          <w:lang w:val="en-US"/>
          <w:rPrChange w:id="326" w:author="André Oliveira" w:date="2020-06-13T09:00:00Z">
            <w:rPr/>
          </w:rPrChange>
        </w:rPr>
        <w:fldChar w:fldCharType="separate"/>
      </w:r>
      <w:r w:rsidR="005153AD" w:rsidRPr="00E8102C">
        <w:rPr>
          <w:rStyle w:val="Hyperlink"/>
          <w:noProof w:val="0"/>
          <w:lang w:val="en-US"/>
          <w:rPrChange w:id="327" w:author="André Oliveira" w:date="2020-06-13T09:00:00Z">
            <w:rPr>
              <w:rStyle w:val="Hyperlink"/>
              <w:lang w:val="en-US"/>
            </w:rPr>
          </w:rPrChange>
        </w:rPr>
        <w:t>4.2. Spring</w:t>
      </w:r>
      <w:r w:rsidR="005153AD" w:rsidRPr="00E8102C">
        <w:rPr>
          <w:noProof w:val="0"/>
          <w:webHidden/>
          <w:lang w:val="en-US"/>
          <w:rPrChange w:id="328" w:author="André Oliveira" w:date="2020-06-13T09:00:00Z">
            <w:rPr>
              <w:webHidden/>
            </w:rPr>
          </w:rPrChange>
        </w:rPr>
        <w:tab/>
      </w:r>
      <w:r w:rsidR="005153AD" w:rsidRPr="00E8102C">
        <w:rPr>
          <w:noProof w:val="0"/>
          <w:webHidden/>
          <w:lang w:val="en-US"/>
          <w:rPrChange w:id="329" w:author="André Oliveira" w:date="2020-06-13T09:00:00Z">
            <w:rPr>
              <w:webHidden/>
            </w:rPr>
          </w:rPrChange>
        </w:rPr>
        <w:fldChar w:fldCharType="begin"/>
      </w:r>
      <w:r w:rsidR="005153AD" w:rsidRPr="00E8102C">
        <w:rPr>
          <w:noProof w:val="0"/>
          <w:webHidden/>
          <w:lang w:val="en-US"/>
          <w:rPrChange w:id="330" w:author="André Oliveira" w:date="2020-06-13T09:00:00Z">
            <w:rPr>
              <w:webHidden/>
            </w:rPr>
          </w:rPrChange>
        </w:rPr>
        <w:instrText xml:space="preserve"> PAGEREF _Toc39522468 \h </w:instrText>
      </w:r>
      <w:r w:rsidR="005153AD" w:rsidRPr="00E8102C">
        <w:rPr>
          <w:noProof w:val="0"/>
          <w:webHidden/>
          <w:lang w:val="en-US"/>
          <w:rPrChange w:id="331" w:author="André Oliveira" w:date="2020-06-13T09:00:00Z">
            <w:rPr>
              <w:noProof w:val="0"/>
              <w:webHidden/>
              <w:lang w:val="en-US"/>
            </w:rPr>
          </w:rPrChange>
        </w:rPr>
      </w:r>
      <w:r w:rsidR="005153AD" w:rsidRPr="00E8102C">
        <w:rPr>
          <w:noProof w:val="0"/>
          <w:webHidden/>
          <w:lang w:val="en-US"/>
          <w:rPrChange w:id="332" w:author="André Oliveira" w:date="2020-06-13T09:00:00Z">
            <w:rPr>
              <w:webHidden/>
            </w:rPr>
          </w:rPrChange>
        </w:rPr>
        <w:fldChar w:fldCharType="separate"/>
      </w:r>
      <w:r w:rsidR="00770B4F" w:rsidRPr="00E8102C">
        <w:rPr>
          <w:noProof w:val="0"/>
          <w:webHidden/>
          <w:lang w:val="en-US"/>
          <w:rPrChange w:id="333" w:author="André Oliveira" w:date="2020-06-13T09:00:00Z">
            <w:rPr>
              <w:webHidden/>
            </w:rPr>
          </w:rPrChange>
        </w:rPr>
        <w:t>24</w:t>
      </w:r>
      <w:r w:rsidR="005153AD" w:rsidRPr="00E8102C">
        <w:rPr>
          <w:noProof w:val="0"/>
          <w:webHidden/>
          <w:lang w:val="en-US"/>
          <w:rPrChange w:id="334" w:author="André Oliveira" w:date="2020-06-13T09:00:00Z">
            <w:rPr>
              <w:webHidden/>
            </w:rPr>
          </w:rPrChange>
        </w:rPr>
        <w:fldChar w:fldCharType="end"/>
      </w:r>
      <w:r w:rsidRPr="00E8102C">
        <w:rPr>
          <w:noProof w:val="0"/>
          <w:lang w:val="en-US"/>
          <w:rPrChange w:id="335" w:author="André Oliveira" w:date="2020-06-13T09:00:00Z">
            <w:rPr/>
          </w:rPrChange>
        </w:rPr>
        <w:fldChar w:fldCharType="end"/>
      </w:r>
    </w:p>
    <w:p w14:paraId="458B6CA0" w14:textId="525B69C5" w:rsidR="005153AD" w:rsidRPr="00E8102C" w:rsidRDefault="00784BE3">
      <w:pPr>
        <w:pStyle w:val="TOC3"/>
        <w:tabs>
          <w:tab w:val="right" w:leader="dot" w:pos="8494"/>
        </w:tabs>
        <w:rPr>
          <w:noProof w:val="0"/>
          <w:sz w:val="22"/>
          <w:szCs w:val="22"/>
          <w:lang w:val="en-US" w:eastAsia="en-GB"/>
          <w:rPrChange w:id="336" w:author="André Oliveira" w:date="2020-06-13T09:00:00Z">
            <w:rPr>
              <w:sz w:val="22"/>
              <w:szCs w:val="22"/>
              <w:lang w:val="en-GB" w:eastAsia="en-GB"/>
            </w:rPr>
          </w:rPrChange>
        </w:rPr>
      </w:pPr>
      <w:r w:rsidRPr="00E8102C">
        <w:rPr>
          <w:noProof w:val="0"/>
          <w:lang w:val="en-US"/>
          <w:rPrChange w:id="337" w:author="André Oliveira" w:date="2020-06-13T09:00:00Z">
            <w:rPr/>
          </w:rPrChange>
        </w:rPr>
        <w:fldChar w:fldCharType="begin"/>
      </w:r>
      <w:r w:rsidRPr="00E8102C">
        <w:rPr>
          <w:noProof w:val="0"/>
          <w:lang w:val="en-US"/>
          <w:rPrChange w:id="338" w:author="André Oliveira" w:date="2020-06-13T09:00:00Z">
            <w:rPr/>
          </w:rPrChange>
        </w:rPr>
        <w:instrText xml:space="preserve"> HYPERLINK \l "_Toc39522469" </w:instrText>
      </w:r>
      <w:r w:rsidRPr="00E8102C">
        <w:rPr>
          <w:noProof w:val="0"/>
          <w:lang w:val="en-US"/>
          <w:rPrChange w:id="339" w:author="André Oliveira" w:date="2020-06-13T09:00:00Z">
            <w:rPr/>
          </w:rPrChange>
        </w:rPr>
        <w:fldChar w:fldCharType="separate"/>
      </w:r>
      <w:r w:rsidR="005153AD" w:rsidRPr="00E8102C">
        <w:rPr>
          <w:rStyle w:val="Hyperlink"/>
          <w:noProof w:val="0"/>
          <w:lang w:val="en-US"/>
          <w:rPrChange w:id="340" w:author="André Oliveira" w:date="2020-06-13T09:00:00Z">
            <w:rPr>
              <w:rStyle w:val="Hyperlink"/>
              <w:lang w:val="en-GB"/>
            </w:rPr>
          </w:rPrChange>
        </w:rPr>
        <w:t>4.2.1. Spring Boot</w:t>
      </w:r>
      <w:r w:rsidR="005153AD" w:rsidRPr="00E8102C">
        <w:rPr>
          <w:noProof w:val="0"/>
          <w:webHidden/>
          <w:lang w:val="en-US"/>
          <w:rPrChange w:id="341" w:author="André Oliveira" w:date="2020-06-13T09:00:00Z">
            <w:rPr>
              <w:webHidden/>
            </w:rPr>
          </w:rPrChange>
        </w:rPr>
        <w:tab/>
      </w:r>
      <w:r w:rsidR="005153AD" w:rsidRPr="00E8102C">
        <w:rPr>
          <w:noProof w:val="0"/>
          <w:webHidden/>
          <w:lang w:val="en-US"/>
          <w:rPrChange w:id="342" w:author="André Oliveira" w:date="2020-06-13T09:00:00Z">
            <w:rPr>
              <w:webHidden/>
            </w:rPr>
          </w:rPrChange>
        </w:rPr>
        <w:fldChar w:fldCharType="begin"/>
      </w:r>
      <w:r w:rsidR="005153AD" w:rsidRPr="00E8102C">
        <w:rPr>
          <w:noProof w:val="0"/>
          <w:webHidden/>
          <w:lang w:val="en-US"/>
          <w:rPrChange w:id="343" w:author="André Oliveira" w:date="2020-06-13T09:00:00Z">
            <w:rPr>
              <w:webHidden/>
            </w:rPr>
          </w:rPrChange>
        </w:rPr>
        <w:instrText xml:space="preserve"> PAGEREF _Toc39522469 \h </w:instrText>
      </w:r>
      <w:r w:rsidR="005153AD" w:rsidRPr="00E8102C">
        <w:rPr>
          <w:noProof w:val="0"/>
          <w:webHidden/>
          <w:lang w:val="en-US"/>
          <w:rPrChange w:id="344" w:author="André Oliveira" w:date="2020-06-13T09:00:00Z">
            <w:rPr>
              <w:noProof w:val="0"/>
              <w:webHidden/>
              <w:lang w:val="en-US"/>
            </w:rPr>
          </w:rPrChange>
        </w:rPr>
      </w:r>
      <w:r w:rsidR="005153AD" w:rsidRPr="00E8102C">
        <w:rPr>
          <w:noProof w:val="0"/>
          <w:webHidden/>
          <w:lang w:val="en-US"/>
          <w:rPrChange w:id="345" w:author="André Oliveira" w:date="2020-06-13T09:00:00Z">
            <w:rPr>
              <w:webHidden/>
            </w:rPr>
          </w:rPrChange>
        </w:rPr>
        <w:fldChar w:fldCharType="separate"/>
      </w:r>
      <w:r w:rsidR="00770B4F" w:rsidRPr="00E8102C">
        <w:rPr>
          <w:noProof w:val="0"/>
          <w:webHidden/>
          <w:lang w:val="en-US"/>
          <w:rPrChange w:id="346" w:author="André Oliveira" w:date="2020-06-13T09:00:00Z">
            <w:rPr>
              <w:webHidden/>
            </w:rPr>
          </w:rPrChange>
        </w:rPr>
        <w:t>24</w:t>
      </w:r>
      <w:r w:rsidR="005153AD" w:rsidRPr="00E8102C">
        <w:rPr>
          <w:noProof w:val="0"/>
          <w:webHidden/>
          <w:lang w:val="en-US"/>
          <w:rPrChange w:id="347" w:author="André Oliveira" w:date="2020-06-13T09:00:00Z">
            <w:rPr>
              <w:webHidden/>
            </w:rPr>
          </w:rPrChange>
        </w:rPr>
        <w:fldChar w:fldCharType="end"/>
      </w:r>
      <w:r w:rsidRPr="00E8102C">
        <w:rPr>
          <w:noProof w:val="0"/>
          <w:lang w:val="en-US"/>
          <w:rPrChange w:id="348" w:author="André Oliveira" w:date="2020-06-13T09:00:00Z">
            <w:rPr/>
          </w:rPrChange>
        </w:rPr>
        <w:fldChar w:fldCharType="end"/>
      </w:r>
    </w:p>
    <w:p w14:paraId="10D32133" w14:textId="44A29063" w:rsidR="005153AD" w:rsidRPr="00E8102C" w:rsidRDefault="00784BE3">
      <w:pPr>
        <w:pStyle w:val="TOC3"/>
        <w:tabs>
          <w:tab w:val="right" w:leader="dot" w:pos="8494"/>
        </w:tabs>
        <w:rPr>
          <w:noProof w:val="0"/>
          <w:sz w:val="22"/>
          <w:szCs w:val="22"/>
          <w:lang w:val="en-US" w:eastAsia="en-GB"/>
          <w:rPrChange w:id="349" w:author="André Oliveira" w:date="2020-06-13T09:00:00Z">
            <w:rPr>
              <w:sz w:val="22"/>
              <w:szCs w:val="22"/>
              <w:lang w:val="en-GB" w:eastAsia="en-GB"/>
            </w:rPr>
          </w:rPrChange>
        </w:rPr>
      </w:pPr>
      <w:r w:rsidRPr="00E8102C">
        <w:rPr>
          <w:noProof w:val="0"/>
          <w:lang w:val="en-US"/>
          <w:rPrChange w:id="350" w:author="André Oliveira" w:date="2020-06-13T09:00:00Z">
            <w:rPr/>
          </w:rPrChange>
        </w:rPr>
        <w:fldChar w:fldCharType="begin"/>
      </w:r>
      <w:r w:rsidRPr="00E8102C">
        <w:rPr>
          <w:noProof w:val="0"/>
          <w:lang w:val="en-US"/>
          <w:rPrChange w:id="351" w:author="André Oliveira" w:date="2020-06-13T09:00:00Z">
            <w:rPr/>
          </w:rPrChange>
        </w:rPr>
        <w:instrText xml:space="preserve"> HYPERLINK \l "_Toc39522470" </w:instrText>
      </w:r>
      <w:r w:rsidRPr="00E8102C">
        <w:rPr>
          <w:noProof w:val="0"/>
          <w:lang w:val="en-US"/>
          <w:rPrChange w:id="352" w:author="André Oliveira" w:date="2020-06-13T09:00:00Z">
            <w:rPr/>
          </w:rPrChange>
        </w:rPr>
        <w:fldChar w:fldCharType="separate"/>
      </w:r>
      <w:r w:rsidR="005153AD" w:rsidRPr="00E8102C">
        <w:rPr>
          <w:rStyle w:val="Hyperlink"/>
          <w:noProof w:val="0"/>
          <w:lang w:val="en-US"/>
          <w:rPrChange w:id="353" w:author="André Oliveira" w:date="2020-06-13T09:00:00Z">
            <w:rPr>
              <w:rStyle w:val="Hyperlink"/>
              <w:lang w:val="en-GB"/>
            </w:rPr>
          </w:rPrChange>
        </w:rPr>
        <w:t>4.2.2. Spring Security</w:t>
      </w:r>
      <w:r w:rsidR="005153AD" w:rsidRPr="00E8102C">
        <w:rPr>
          <w:noProof w:val="0"/>
          <w:webHidden/>
          <w:lang w:val="en-US"/>
          <w:rPrChange w:id="354" w:author="André Oliveira" w:date="2020-06-13T09:00:00Z">
            <w:rPr>
              <w:webHidden/>
            </w:rPr>
          </w:rPrChange>
        </w:rPr>
        <w:tab/>
      </w:r>
      <w:r w:rsidR="005153AD" w:rsidRPr="00E8102C">
        <w:rPr>
          <w:noProof w:val="0"/>
          <w:webHidden/>
          <w:lang w:val="en-US"/>
          <w:rPrChange w:id="355" w:author="André Oliveira" w:date="2020-06-13T09:00:00Z">
            <w:rPr>
              <w:webHidden/>
            </w:rPr>
          </w:rPrChange>
        </w:rPr>
        <w:fldChar w:fldCharType="begin"/>
      </w:r>
      <w:r w:rsidR="005153AD" w:rsidRPr="00E8102C">
        <w:rPr>
          <w:noProof w:val="0"/>
          <w:webHidden/>
          <w:lang w:val="en-US"/>
          <w:rPrChange w:id="356" w:author="André Oliveira" w:date="2020-06-13T09:00:00Z">
            <w:rPr>
              <w:webHidden/>
            </w:rPr>
          </w:rPrChange>
        </w:rPr>
        <w:instrText xml:space="preserve"> PAGEREF _Toc39522470 \h </w:instrText>
      </w:r>
      <w:r w:rsidR="005153AD" w:rsidRPr="00E8102C">
        <w:rPr>
          <w:noProof w:val="0"/>
          <w:webHidden/>
          <w:lang w:val="en-US"/>
          <w:rPrChange w:id="357" w:author="André Oliveira" w:date="2020-06-13T09:00:00Z">
            <w:rPr>
              <w:noProof w:val="0"/>
              <w:webHidden/>
              <w:lang w:val="en-US"/>
            </w:rPr>
          </w:rPrChange>
        </w:rPr>
      </w:r>
      <w:r w:rsidR="005153AD" w:rsidRPr="00E8102C">
        <w:rPr>
          <w:noProof w:val="0"/>
          <w:webHidden/>
          <w:lang w:val="en-US"/>
          <w:rPrChange w:id="358" w:author="André Oliveira" w:date="2020-06-13T09:00:00Z">
            <w:rPr>
              <w:webHidden/>
            </w:rPr>
          </w:rPrChange>
        </w:rPr>
        <w:fldChar w:fldCharType="separate"/>
      </w:r>
      <w:r w:rsidR="00770B4F" w:rsidRPr="00E8102C">
        <w:rPr>
          <w:noProof w:val="0"/>
          <w:webHidden/>
          <w:lang w:val="en-US"/>
          <w:rPrChange w:id="359" w:author="André Oliveira" w:date="2020-06-13T09:00:00Z">
            <w:rPr>
              <w:webHidden/>
            </w:rPr>
          </w:rPrChange>
        </w:rPr>
        <w:t>25</w:t>
      </w:r>
      <w:r w:rsidR="005153AD" w:rsidRPr="00E8102C">
        <w:rPr>
          <w:noProof w:val="0"/>
          <w:webHidden/>
          <w:lang w:val="en-US"/>
          <w:rPrChange w:id="360" w:author="André Oliveira" w:date="2020-06-13T09:00:00Z">
            <w:rPr>
              <w:webHidden/>
            </w:rPr>
          </w:rPrChange>
        </w:rPr>
        <w:fldChar w:fldCharType="end"/>
      </w:r>
      <w:r w:rsidRPr="00E8102C">
        <w:rPr>
          <w:noProof w:val="0"/>
          <w:lang w:val="en-US"/>
          <w:rPrChange w:id="361" w:author="André Oliveira" w:date="2020-06-13T09:00:00Z">
            <w:rPr/>
          </w:rPrChange>
        </w:rPr>
        <w:fldChar w:fldCharType="end"/>
      </w:r>
    </w:p>
    <w:p w14:paraId="0EAD6AA9" w14:textId="69666527" w:rsidR="005153AD" w:rsidRPr="00E8102C" w:rsidRDefault="00784BE3">
      <w:pPr>
        <w:pStyle w:val="TOC2"/>
        <w:tabs>
          <w:tab w:val="right" w:leader="dot" w:pos="8494"/>
        </w:tabs>
        <w:rPr>
          <w:noProof w:val="0"/>
          <w:sz w:val="22"/>
          <w:szCs w:val="22"/>
          <w:lang w:val="en-US" w:eastAsia="en-GB"/>
          <w:rPrChange w:id="362" w:author="André Oliveira" w:date="2020-06-13T09:00:00Z">
            <w:rPr>
              <w:sz w:val="22"/>
              <w:szCs w:val="22"/>
              <w:lang w:val="en-GB" w:eastAsia="en-GB"/>
            </w:rPr>
          </w:rPrChange>
        </w:rPr>
      </w:pPr>
      <w:r w:rsidRPr="00E8102C">
        <w:rPr>
          <w:noProof w:val="0"/>
          <w:lang w:val="en-US"/>
          <w:rPrChange w:id="363" w:author="André Oliveira" w:date="2020-06-13T09:00:00Z">
            <w:rPr/>
          </w:rPrChange>
        </w:rPr>
        <w:fldChar w:fldCharType="begin"/>
      </w:r>
      <w:r w:rsidRPr="00E8102C">
        <w:rPr>
          <w:noProof w:val="0"/>
          <w:lang w:val="en-US"/>
          <w:rPrChange w:id="364" w:author="André Oliveira" w:date="2020-06-13T09:00:00Z">
            <w:rPr/>
          </w:rPrChange>
        </w:rPr>
        <w:instrText xml:space="preserve"> HYPERLINK \l "_Toc39522471" </w:instrText>
      </w:r>
      <w:r w:rsidRPr="00E8102C">
        <w:rPr>
          <w:noProof w:val="0"/>
          <w:lang w:val="en-US"/>
          <w:rPrChange w:id="365" w:author="André Oliveira" w:date="2020-06-13T09:00:00Z">
            <w:rPr/>
          </w:rPrChange>
        </w:rPr>
        <w:fldChar w:fldCharType="separate"/>
      </w:r>
      <w:r w:rsidR="005153AD" w:rsidRPr="00E8102C">
        <w:rPr>
          <w:rStyle w:val="Hyperlink"/>
          <w:noProof w:val="0"/>
          <w:lang w:val="en-US"/>
          <w:rPrChange w:id="366" w:author="André Oliveira" w:date="2020-06-13T09:00:00Z">
            <w:rPr>
              <w:rStyle w:val="Hyperlink"/>
              <w:lang w:val="en-US"/>
            </w:rPr>
          </w:rPrChange>
        </w:rPr>
        <w:t>4.3. Swagger</w:t>
      </w:r>
      <w:r w:rsidR="005153AD" w:rsidRPr="00E8102C">
        <w:rPr>
          <w:noProof w:val="0"/>
          <w:webHidden/>
          <w:lang w:val="en-US"/>
          <w:rPrChange w:id="367" w:author="André Oliveira" w:date="2020-06-13T09:00:00Z">
            <w:rPr>
              <w:webHidden/>
            </w:rPr>
          </w:rPrChange>
        </w:rPr>
        <w:tab/>
      </w:r>
      <w:r w:rsidR="005153AD" w:rsidRPr="00E8102C">
        <w:rPr>
          <w:noProof w:val="0"/>
          <w:webHidden/>
          <w:lang w:val="en-US"/>
          <w:rPrChange w:id="368" w:author="André Oliveira" w:date="2020-06-13T09:00:00Z">
            <w:rPr>
              <w:webHidden/>
            </w:rPr>
          </w:rPrChange>
        </w:rPr>
        <w:fldChar w:fldCharType="begin"/>
      </w:r>
      <w:r w:rsidR="005153AD" w:rsidRPr="00E8102C">
        <w:rPr>
          <w:noProof w:val="0"/>
          <w:webHidden/>
          <w:lang w:val="en-US"/>
          <w:rPrChange w:id="369" w:author="André Oliveira" w:date="2020-06-13T09:00:00Z">
            <w:rPr>
              <w:webHidden/>
            </w:rPr>
          </w:rPrChange>
        </w:rPr>
        <w:instrText xml:space="preserve"> PAGEREF _Toc39522471 \h </w:instrText>
      </w:r>
      <w:r w:rsidR="005153AD" w:rsidRPr="00E8102C">
        <w:rPr>
          <w:noProof w:val="0"/>
          <w:webHidden/>
          <w:lang w:val="en-US"/>
          <w:rPrChange w:id="370" w:author="André Oliveira" w:date="2020-06-13T09:00:00Z">
            <w:rPr>
              <w:noProof w:val="0"/>
              <w:webHidden/>
              <w:lang w:val="en-US"/>
            </w:rPr>
          </w:rPrChange>
        </w:rPr>
      </w:r>
      <w:r w:rsidR="005153AD" w:rsidRPr="00E8102C">
        <w:rPr>
          <w:noProof w:val="0"/>
          <w:webHidden/>
          <w:lang w:val="en-US"/>
          <w:rPrChange w:id="371" w:author="André Oliveira" w:date="2020-06-13T09:00:00Z">
            <w:rPr>
              <w:webHidden/>
            </w:rPr>
          </w:rPrChange>
        </w:rPr>
        <w:fldChar w:fldCharType="separate"/>
      </w:r>
      <w:r w:rsidR="00770B4F" w:rsidRPr="00E8102C">
        <w:rPr>
          <w:noProof w:val="0"/>
          <w:webHidden/>
          <w:lang w:val="en-US"/>
          <w:rPrChange w:id="372" w:author="André Oliveira" w:date="2020-06-13T09:00:00Z">
            <w:rPr>
              <w:webHidden/>
            </w:rPr>
          </w:rPrChange>
        </w:rPr>
        <w:t>25</w:t>
      </w:r>
      <w:r w:rsidR="005153AD" w:rsidRPr="00E8102C">
        <w:rPr>
          <w:noProof w:val="0"/>
          <w:webHidden/>
          <w:lang w:val="en-US"/>
          <w:rPrChange w:id="373" w:author="André Oliveira" w:date="2020-06-13T09:00:00Z">
            <w:rPr>
              <w:webHidden/>
            </w:rPr>
          </w:rPrChange>
        </w:rPr>
        <w:fldChar w:fldCharType="end"/>
      </w:r>
      <w:r w:rsidRPr="00E8102C">
        <w:rPr>
          <w:noProof w:val="0"/>
          <w:lang w:val="en-US"/>
          <w:rPrChange w:id="374" w:author="André Oliveira" w:date="2020-06-13T09:00:00Z">
            <w:rPr/>
          </w:rPrChange>
        </w:rPr>
        <w:fldChar w:fldCharType="end"/>
      </w:r>
    </w:p>
    <w:p w14:paraId="2DE193A9" w14:textId="6C98F121" w:rsidR="005153AD" w:rsidRPr="00E8102C" w:rsidRDefault="00784BE3">
      <w:pPr>
        <w:pStyle w:val="TOC2"/>
        <w:tabs>
          <w:tab w:val="right" w:leader="dot" w:pos="8494"/>
        </w:tabs>
        <w:rPr>
          <w:noProof w:val="0"/>
          <w:sz w:val="22"/>
          <w:szCs w:val="22"/>
          <w:lang w:val="en-US" w:eastAsia="en-GB"/>
          <w:rPrChange w:id="375" w:author="André Oliveira" w:date="2020-06-13T09:00:00Z">
            <w:rPr>
              <w:sz w:val="22"/>
              <w:szCs w:val="22"/>
              <w:lang w:val="en-GB" w:eastAsia="en-GB"/>
            </w:rPr>
          </w:rPrChange>
        </w:rPr>
      </w:pPr>
      <w:r w:rsidRPr="00E8102C">
        <w:rPr>
          <w:noProof w:val="0"/>
          <w:lang w:val="en-US"/>
          <w:rPrChange w:id="376" w:author="André Oliveira" w:date="2020-06-13T09:00:00Z">
            <w:rPr/>
          </w:rPrChange>
        </w:rPr>
        <w:fldChar w:fldCharType="begin"/>
      </w:r>
      <w:r w:rsidRPr="00E8102C">
        <w:rPr>
          <w:noProof w:val="0"/>
          <w:lang w:val="en-US"/>
          <w:rPrChange w:id="377" w:author="André Oliveira" w:date="2020-06-13T09:00:00Z">
            <w:rPr/>
          </w:rPrChange>
        </w:rPr>
        <w:instrText xml:space="preserve"> HYPERLINK \l "_Toc39522472" </w:instrText>
      </w:r>
      <w:r w:rsidRPr="00E8102C">
        <w:rPr>
          <w:noProof w:val="0"/>
          <w:lang w:val="en-US"/>
          <w:rPrChange w:id="378" w:author="André Oliveira" w:date="2020-06-13T09:00:00Z">
            <w:rPr/>
          </w:rPrChange>
        </w:rPr>
        <w:fldChar w:fldCharType="separate"/>
      </w:r>
      <w:r w:rsidR="005153AD" w:rsidRPr="00E8102C">
        <w:rPr>
          <w:rStyle w:val="Hyperlink"/>
          <w:noProof w:val="0"/>
          <w:lang w:val="en-US"/>
          <w:rPrChange w:id="379" w:author="André Oliveira" w:date="2020-06-13T09:00:00Z">
            <w:rPr>
              <w:rStyle w:val="Hyperlink"/>
              <w:lang w:val="en-US"/>
            </w:rPr>
          </w:rPrChange>
        </w:rPr>
        <w:t>4.4. Docker</w:t>
      </w:r>
      <w:r w:rsidR="005153AD" w:rsidRPr="00E8102C">
        <w:rPr>
          <w:noProof w:val="0"/>
          <w:webHidden/>
          <w:lang w:val="en-US"/>
          <w:rPrChange w:id="380" w:author="André Oliveira" w:date="2020-06-13T09:00:00Z">
            <w:rPr>
              <w:webHidden/>
            </w:rPr>
          </w:rPrChange>
        </w:rPr>
        <w:tab/>
      </w:r>
      <w:r w:rsidR="005153AD" w:rsidRPr="00E8102C">
        <w:rPr>
          <w:noProof w:val="0"/>
          <w:webHidden/>
          <w:lang w:val="en-US"/>
          <w:rPrChange w:id="381" w:author="André Oliveira" w:date="2020-06-13T09:00:00Z">
            <w:rPr>
              <w:webHidden/>
            </w:rPr>
          </w:rPrChange>
        </w:rPr>
        <w:fldChar w:fldCharType="begin"/>
      </w:r>
      <w:r w:rsidR="005153AD" w:rsidRPr="00E8102C">
        <w:rPr>
          <w:noProof w:val="0"/>
          <w:webHidden/>
          <w:lang w:val="en-US"/>
          <w:rPrChange w:id="382" w:author="André Oliveira" w:date="2020-06-13T09:00:00Z">
            <w:rPr>
              <w:webHidden/>
            </w:rPr>
          </w:rPrChange>
        </w:rPr>
        <w:instrText xml:space="preserve"> PAGEREF _Toc39522472 \h </w:instrText>
      </w:r>
      <w:r w:rsidR="005153AD" w:rsidRPr="00E8102C">
        <w:rPr>
          <w:noProof w:val="0"/>
          <w:webHidden/>
          <w:lang w:val="en-US"/>
          <w:rPrChange w:id="383" w:author="André Oliveira" w:date="2020-06-13T09:00:00Z">
            <w:rPr>
              <w:noProof w:val="0"/>
              <w:webHidden/>
              <w:lang w:val="en-US"/>
            </w:rPr>
          </w:rPrChange>
        </w:rPr>
      </w:r>
      <w:r w:rsidR="005153AD" w:rsidRPr="00E8102C">
        <w:rPr>
          <w:noProof w:val="0"/>
          <w:webHidden/>
          <w:lang w:val="en-US"/>
          <w:rPrChange w:id="384" w:author="André Oliveira" w:date="2020-06-13T09:00:00Z">
            <w:rPr>
              <w:webHidden/>
            </w:rPr>
          </w:rPrChange>
        </w:rPr>
        <w:fldChar w:fldCharType="separate"/>
      </w:r>
      <w:r w:rsidR="00770B4F" w:rsidRPr="00E8102C">
        <w:rPr>
          <w:noProof w:val="0"/>
          <w:webHidden/>
          <w:lang w:val="en-US"/>
          <w:rPrChange w:id="385" w:author="André Oliveira" w:date="2020-06-13T09:00:00Z">
            <w:rPr>
              <w:webHidden/>
            </w:rPr>
          </w:rPrChange>
        </w:rPr>
        <w:t>25</w:t>
      </w:r>
      <w:r w:rsidR="005153AD" w:rsidRPr="00E8102C">
        <w:rPr>
          <w:noProof w:val="0"/>
          <w:webHidden/>
          <w:lang w:val="en-US"/>
          <w:rPrChange w:id="386" w:author="André Oliveira" w:date="2020-06-13T09:00:00Z">
            <w:rPr>
              <w:webHidden/>
            </w:rPr>
          </w:rPrChange>
        </w:rPr>
        <w:fldChar w:fldCharType="end"/>
      </w:r>
      <w:r w:rsidRPr="00E8102C">
        <w:rPr>
          <w:noProof w:val="0"/>
          <w:lang w:val="en-US"/>
          <w:rPrChange w:id="387" w:author="André Oliveira" w:date="2020-06-13T09:00:00Z">
            <w:rPr/>
          </w:rPrChange>
        </w:rPr>
        <w:fldChar w:fldCharType="end"/>
      </w:r>
    </w:p>
    <w:p w14:paraId="41EA9210" w14:textId="1454117C" w:rsidR="005153AD" w:rsidRPr="00E8102C" w:rsidRDefault="00784BE3">
      <w:pPr>
        <w:pStyle w:val="TOC1"/>
        <w:tabs>
          <w:tab w:val="left" w:pos="480"/>
          <w:tab w:val="right" w:leader="dot" w:pos="8494"/>
        </w:tabs>
        <w:rPr>
          <w:noProof w:val="0"/>
          <w:sz w:val="22"/>
          <w:szCs w:val="22"/>
          <w:lang w:val="en-US" w:eastAsia="en-GB"/>
          <w:rPrChange w:id="388" w:author="André Oliveira" w:date="2020-06-13T09:00:00Z">
            <w:rPr>
              <w:sz w:val="22"/>
              <w:szCs w:val="22"/>
              <w:lang w:val="en-GB" w:eastAsia="en-GB"/>
            </w:rPr>
          </w:rPrChange>
        </w:rPr>
      </w:pPr>
      <w:r w:rsidRPr="00E8102C">
        <w:rPr>
          <w:noProof w:val="0"/>
          <w:lang w:val="en-US"/>
          <w:rPrChange w:id="389" w:author="André Oliveira" w:date="2020-06-13T09:00:00Z">
            <w:rPr/>
          </w:rPrChange>
        </w:rPr>
        <w:fldChar w:fldCharType="begin"/>
      </w:r>
      <w:r w:rsidRPr="00E8102C">
        <w:rPr>
          <w:noProof w:val="0"/>
          <w:lang w:val="en-US"/>
          <w:rPrChange w:id="390" w:author="André Oliveira" w:date="2020-06-13T09:00:00Z">
            <w:rPr/>
          </w:rPrChange>
        </w:rPr>
        <w:instrText xml:space="preserve"> HYPERLINK \l "_Toc39522473" </w:instrText>
      </w:r>
      <w:r w:rsidRPr="00E8102C">
        <w:rPr>
          <w:noProof w:val="0"/>
          <w:lang w:val="en-US"/>
          <w:rPrChange w:id="391" w:author="André Oliveira" w:date="2020-06-13T09:00:00Z">
            <w:rPr/>
          </w:rPrChange>
        </w:rPr>
        <w:fldChar w:fldCharType="separate"/>
      </w:r>
      <w:r w:rsidR="005153AD" w:rsidRPr="00E8102C">
        <w:rPr>
          <w:rStyle w:val="Hyperlink"/>
          <w:noProof w:val="0"/>
          <w:lang w:val="en-US"/>
          <w:rPrChange w:id="392" w:author="André Oliveira" w:date="2020-06-13T09:00:00Z">
            <w:rPr>
              <w:rStyle w:val="Hyperlink"/>
            </w:rPr>
          </w:rPrChange>
        </w:rPr>
        <w:t>5.</w:t>
      </w:r>
      <w:r w:rsidR="005153AD" w:rsidRPr="00E8102C">
        <w:rPr>
          <w:noProof w:val="0"/>
          <w:sz w:val="22"/>
          <w:szCs w:val="22"/>
          <w:lang w:val="en-US" w:eastAsia="en-GB"/>
          <w:rPrChange w:id="393" w:author="André Oliveira" w:date="2020-06-13T09:00:00Z">
            <w:rPr>
              <w:sz w:val="22"/>
              <w:szCs w:val="22"/>
              <w:lang w:val="en-GB" w:eastAsia="en-GB"/>
            </w:rPr>
          </w:rPrChange>
        </w:rPr>
        <w:tab/>
      </w:r>
      <w:r w:rsidR="005153AD" w:rsidRPr="00E8102C">
        <w:rPr>
          <w:rStyle w:val="Hyperlink"/>
          <w:noProof w:val="0"/>
          <w:lang w:val="en-US"/>
          <w:rPrChange w:id="394" w:author="André Oliveira" w:date="2020-06-13T09:00:00Z">
            <w:rPr>
              <w:rStyle w:val="Hyperlink"/>
            </w:rPr>
          </w:rPrChange>
        </w:rPr>
        <w:t>Arquitecture</w:t>
      </w:r>
      <w:r w:rsidR="005153AD" w:rsidRPr="00E8102C">
        <w:rPr>
          <w:noProof w:val="0"/>
          <w:webHidden/>
          <w:lang w:val="en-US"/>
          <w:rPrChange w:id="395" w:author="André Oliveira" w:date="2020-06-13T09:00:00Z">
            <w:rPr>
              <w:webHidden/>
            </w:rPr>
          </w:rPrChange>
        </w:rPr>
        <w:tab/>
      </w:r>
      <w:r w:rsidR="005153AD" w:rsidRPr="00E8102C">
        <w:rPr>
          <w:noProof w:val="0"/>
          <w:webHidden/>
          <w:lang w:val="en-US"/>
          <w:rPrChange w:id="396" w:author="André Oliveira" w:date="2020-06-13T09:00:00Z">
            <w:rPr>
              <w:webHidden/>
            </w:rPr>
          </w:rPrChange>
        </w:rPr>
        <w:fldChar w:fldCharType="begin"/>
      </w:r>
      <w:r w:rsidR="005153AD" w:rsidRPr="00E8102C">
        <w:rPr>
          <w:noProof w:val="0"/>
          <w:webHidden/>
          <w:lang w:val="en-US"/>
          <w:rPrChange w:id="397" w:author="André Oliveira" w:date="2020-06-13T09:00:00Z">
            <w:rPr>
              <w:webHidden/>
            </w:rPr>
          </w:rPrChange>
        </w:rPr>
        <w:instrText xml:space="preserve"> PAGEREF _Toc39522473 \h </w:instrText>
      </w:r>
      <w:r w:rsidR="005153AD" w:rsidRPr="00E8102C">
        <w:rPr>
          <w:noProof w:val="0"/>
          <w:webHidden/>
          <w:lang w:val="en-US"/>
          <w:rPrChange w:id="398" w:author="André Oliveira" w:date="2020-06-13T09:00:00Z">
            <w:rPr>
              <w:noProof w:val="0"/>
              <w:webHidden/>
              <w:lang w:val="en-US"/>
            </w:rPr>
          </w:rPrChange>
        </w:rPr>
      </w:r>
      <w:r w:rsidR="005153AD" w:rsidRPr="00E8102C">
        <w:rPr>
          <w:noProof w:val="0"/>
          <w:webHidden/>
          <w:lang w:val="en-US"/>
          <w:rPrChange w:id="399" w:author="André Oliveira" w:date="2020-06-13T09:00:00Z">
            <w:rPr>
              <w:webHidden/>
            </w:rPr>
          </w:rPrChange>
        </w:rPr>
        <w:fldChar w:fldCharType="separate"/>
      </w:r>
      <w:r w:rsidR="00770B4F" w:rsidRPr="00E8102C">
        <w:rPr>
          <w:noProof w:val="0"/>
          <w:webHidden/>
          <w:lang w:val="en-US"/>
          <w:rPrChange w:id="400" w:author="André Oliveira" w:date="2020-06-13T09:00:00Z">
            <w:rPr>
              <w:webHidden/>
            </w:rPr>
          </w:rPrChange>
        </w:rPr>
        <w:t>28</w:t>
      </w:r>
      <w:r w:rsidR="005153AD" w:rsidRPr="00E8102C">
        <w:rPr>
          <w:noProof w:val="0"/>
          <w:webHidden/>
          <w:lang w:val="en-US"/>
          <w:rPrChange w:id="401" w:author="André Oliveira" w:date="2020-06-13T09:00:00Z">
            <w:rPr>
              <w:webHidden/>
            </w:rPr>
          </w:rPrChange>
        </w:rPr>
        <w:fldChar w:fldCharType="end"/>
      </w:r>
      <w:r w:rsidRPr="00E8102C">
        <w:rPr>
          <w:noProof w:val="0"/>
          <w:lang w:val="en-US"/>
          <w:rPrChange w:id="402" w:author="André Oliveira" w:date="2020-06-13T09:00:00Z">
            <w:rPr/>
          </w:rPrChange>
        </w:rPr>
        <w:fldChar w:fldCharType="end"/>
      </w:r>
    </w:p>
    <w:p w14:paraId="5EF23738" w14:textId="4F8B898D" w:rsidR="005153AD" w:rsidRPr="00E8102C" w:rsidRDefault="00784BE3">
      <w:pPr>
        <w:pStyle w:val="TOC2"/>
        <w:tabs>
          <w:tab w:val="right" w:leader="dot" w:pos="8494"/>
        </w:tabs>
        <w:rPr>
          <w:noProof w:val="0"/>
          <w:sz w:val="22"/>
          <w:szCs w:val="22"/>
          <w:lang w:val="en-US" w:eastAsia="en-GB"/>
          <w:rPrChange w:id="403" w:author="André Oliveira" w:date="2020-06-13T09:00:00Z">
            <w:rPr>
              <w:sz w:val="22"/>
              <w:szCs w:val="22"/>
              <w:lang w:val="en-GB" w:eastAsia="en-GB"/>
            </w:rPr>
          </w:rPrChange>
        </w:rPr>
      </w:pPr>
      <w:r w:rsidRPr="00E8102C">
        <w:rPr>
          <w:noProof w:val="0"/>
          <w:lang w:val="en-US"/>
          <w:rPrChange w:id="404" w:author="André Oliveira" w:date="2020-06-13T09:00:00Z">
            <w:rPr/>
          </w:rPrChange>
        </w:rPr>
        <w:fldChar w:fldCharType="begin"/>
      </w:r>
      <w:r w:rsidRPr="00E8102C">
        <w:rPr>
          <w:noProof w:val="0"/>
          <w:lang w:val="en-US"/>
          <w:rPrChange w:id="405" w:author="André Oliveira" w:date="2020-06-13T09:00:00Z">
            <w:rPr/>
          </w:rPrChange>
        </w:rPr>
        <w:instrText xml:space="preserve"> HYPERLINK \l "_Toc39522474" </w:instrText>
      </w:r>
      <w:r w:rsidRPr="00E8102C">
        <w:rPr>
          <w:noProof w:val="0"/>
          <w:lang w:val="en-US"/>
          <w:rPrChange w:id="406" w:author="André Oliveira" w:date="2020-06-13T09:00:00Z">
            <w:rPr/>
          </w:rPrChange>
        </w:rPr>
        <w:fldChar w:fldCharType="separate"/>
      </w:r>
      <w:r w:rsidR="005153AD" w:rsidRPr="00E8102C">
        <w:rPr>
          <w:rStyle w:val="Hyperlink"/>
          <w:noProof w:val="0"/>
          <w:lang w:val="en-US"/>
          <w:rPrChange w:id="407" w:author="André Oliveira" w:date="2020-06-13T09:00:00Z">
            <w:rPr>
              <w:rStyle w:val="Hyperlink"/>
              <w:lang w:val="en-US"/>
            </w:rPr>
          </w:rPrChange>
        </w:rPr>
        <w:t>5.1. Front end</w:t>
      </w:r>
      <w:r w:rsidR="005153AD" w:rsidRPr="00E8102C">
        <w:rPr>
          <w:noProof w:val="0"/>
          <w:webHidden/>
          <w:lang w:val="en-US"/>
          <w:rPrChange w:id="408" w:author="André Oliveira" w:date="2020-06-13T09:00:00Z">
            <w:rPr>
              <w:webHidden/>
            </w:rPr>
          </w:rPrChange>
        </w:rPr>
        <w:tab/>
      </w:r>
      <w:r w:rsidR="005153AD" w:rsidRPr="00E8102C">
        <w:rPr>
          <w:noProof w:val="0"/>
          <w:webHidden/>
          <w:lang w:val="en-US"/>
          <w:rPrChange w:id="409" w:author="André Oliveira" w:date="2020-06-13T09:00:00Z">
            <w:rPr>
              <w:webHidden/>
            </w:rPr>
          </w:rPrChange>
        </w:rPr>
        <w:fldChar w:fldCharType="begin"/>
      </w:r>
      <w:r w:rsidR="005153AD" w:rsidRPr="00E8102C">
        <w:rPr>
          <w:noProof w:val="0"/>
          <w:webHidden/>
          <w:lang w:val="en-US"/>
          <w:rPrChange w:id="410" w:author="André Oliveira" w:date="2020-06-13T09:00:00Z">
            <w:rPr>
              <w:webHidden/>
            </w:rPr>
          </w:rPrChange>
        </w:rPr>
        <w:instrText xml:space="preserve"> PAGEREF _Toc39522474 \h </w:instrText>
      </w:r>
      <w:r w:rsidR="005153AD" w:rsidRPr="00E8102C">
        <w:rPr>
          <w:noProof w:val="0"/>
          <w:webHidden/>
          <w:lang w:val="en-US"/>
          <w:rPrChange w:id="411" w:author="André Oliveira" w:date="2020-06-13T09:00:00Z">
            <w:rPr>
              <w:noProof w:val="0"/>
              <w:webHidden/>
              <w:lang w:val="en-US"/>
            </w:rPr>
          </w:rPrChange>
        </w:rPr>
      </w:r>
      <w:r w:rsidR="005153AD" w:rsidRPr="00E8102C">
        <w:rPr>
          <w:noProof w:val="0"/>
          <w:webHidden/>
          <w:lang w:val="en-US"/>
          <w:rPrChange w:id="412" w:author="André Oliveira" w:date="2020-06-13T09:00:00Z">
            <w:rPr>
              <w:webHidden/>
            </w:rPr>
          </w:rPrChange>
        </w:rPr>
        <w:fldChar w:fldCharType="separate"/>
      </w:r>
      <w:r w:rsidR="00770B4F" w:rsidRPr="00E8102C">
        <w:rPr>
          <w:noProof w:val="0"/>
          <w:webHidden/>
          <w:lang w:val="en-US"/>
          <w:rPrChange w:id="413" w:author="André Oliveira" w:date="2020-06-13T09:00:00Z">
            <w:rPr>
              <w:webHidden/>
            </w:rPr>
          </w:rPrChange>
        </w:rPr>
        <w:t>28</w:t>
      </w:r>
      <w:r w:rsidR="005153AD" w:rsidRPr="00E8102C">
        <w:rPr>
          <w:noProof w:val="0"/>
          <w:webHidden/>
          <w:lang w:val="en-US"/>
          <w:rPrChange w:id="414" w:author="André Oliveira" w:date="2020-06-13T09:00:00Z">
            <w:rPr>
              <w:webHidden/>
            </w:rPr>
          </w:rPrChange>
        </w:rPr>
        <w:fldChar w:fldCharType="end"/>
      </w:r>
      <w:r w:rsidRPr="00E8102C">
        <w:rPr>
          <w:noProof w:val="0"/>
          <w:lang w:val="en-US"/>
          <w:rPrChange w:id="415" w:author="André Oliveira" w:date="2020-06-13T09:00:00Z">
            <w:rPr/>
          </w:rPrChange>
        </w:rPr>
        <w:fldChar w:fldCharType="end"/>
      </w:r>
    </w:p>
    <w:p w14:paraId="0D3D3D28" w14:textId="304EC3A4" w:rsidR="005153AD" w:rsidRPr="00E8102C" w:rsidRDefault="00784BE3">
      <w:pPr>
        <w:pStyle w:val="TOC2"/>
        <w:tabs>
          <w:tab w:val="right" w:leader="dot" w:pos="8494"/>
        </w:tabs>
        <w:rPr>
          <w:noProof w:val="0"/>
          <w:sz w:val="22"/>
          <w:szCs w:val="22"/>
          <w:lang w:val="en-US" w:eastAsia="en-GB"/>
          <w:rPrChange w:id="416" w:author="André Oliveira" w:date="2020-06-13T09:00:00Z">
            <w:rPr>
              <w:sz w:val="22"/>
              <w:szCs w:val="22"/>
              <w:lang w:val="en-GB" w:eastAsia="en-GB"/>
            </w:rPr>
          </w:rPrChange>
        </w:rPr>
      </w:pPr>
      <w:r w:rsidRPr="00E8102C">
        <w:rPr>
          <w:noProof w:val="0"/>
          <w:lang w:val="en-US"/>
          <w:rPrChange w:id="417" w:author="André Oliveira" w:date="2020-06-13T09:00:00Z">
            <w:rPr/>
          </w:rPrChange>
        </w:rPr>
        <w:fldChar w:fldCharType="begin"/>
      </w:r>
      <w:r w:rsidRPr="00E8102C">
        <w:rPr>
          <w:noProof w:val="0"/>
          <w:lang w:val="en-US"/>
          <w:rPrChange w:id="418" w:author="André Oliveira" w:date="2020-06-13T09:00:00Z">
            <w:rPr/>
          </w:rPrChange>
        </w:rPr>
        <w:instrText xml:space="preserve"> HYPERLINK \l "_Toc39522475" </w:instrText>
      </w:r>
      <w:r w:rsidRPr="00E8102C">
        <w:rPr>
          <w:noProof w:val="0"/>
          <w:lang w:val="en-US"/>
          <w:rPrChange w:id="419" w:author="André Oliveira" w:date="2020-06-13T09:00:00Z">
            <w:rPr/>
          </w:rPrChange>
        </w:rPr>
        <w:fldChar w:fldCharType="separate"/>
      </w:r>
      <w:r w:rsidR="005153AD" w:rsidRPr="00E8102C">
        <w:rPr>
          <w:rStyle w:val="Hyperlink"/>
          <w:noProof w:val="0"/>
          <w:lang w:val="en-US"/>
          <w:rPrChange w:id="420" w:author="André Oliveira" w:date="2020-06-13T09:00:00Z">
            <w:rPr>
              <w:rStyle w:val="Hyperlink"/>
              <w:lang w:val="en-US"/>
            </w:rPr>
          </w:rPrChange>
        </w:rPr>
        <w:t>5.2. Services</w:t>
      </w:r>
      <w:r w:rsidR="005153AD" w:rsidRPr="00E8102C">
        <w:rPr>
          <w:noProof w:val="0"/>
          <w:webHidden/>
          <w:lang w:val="en-US"/>
          <w:rPrChange w:id="421" w:author="André Oliveira" w:date="2020-06-13T09:00:00Z">
            <w:rPr>
              <w:webHidden/>
            </w:rPr>
          </w:rPrChange>
        </w:rPr>
        <w:tab/>
      </w:r>
      <w:r w:rsidR="005153AD" w:rsidRPr="00E8102C">
        <w:rPr>
          <w:noProof w:val="0"/>
          <w:webHidden/>
          <w:lang w:val="en-US"/>
          <w:rPrChange w:id="422" w:author="André Oliveira" w:date="2020-06-13T09:00:00Z">
            <w:rPr>
              <w:webHidden/>
            </w:rPr>
          </w:rPrChange>
        </w:rPr>
        <w:fldChar w:fldCharType="begin"/>
      </w:r>
      <w:r w:rsidR="005153AD" w:rsidRPr="00E8102C">
        <w:rPr>
          <w:noProof w:val="0"/>
          <w:webHidden/>
          <w:lang w:val="en-US"/>
          <w:rPrChange w:id="423" w:author="André Oliveira" w:date="2020-06-13T09:00:00Z">
            <w:rPr>
              <w:webHidden/>
            </w:rPr>
          </w:rPrChange>
        </w:rPr>
        <w:instrText xml:space="preserve"> PAGEREF _Toc39522475 \h </w:instrText>
      </w:r>
      <w:r w:rsidR="005153AD" w:rsidRPr="00E8102C">
        <w:rPr>
          <w:noProof w:val="0"/>
          <w:webHidden/>
          <w:lang w:val="en-US"/>
          <w:rPrChange w:id="424" w:author="André Oliveira" w:date="2020-06-13T09:00:00Z">
            <w:rPr>
              <w:noProof w:val="0"/>
              <w:webHidden/>
              <w:lang w:val="en-US"/>
            </w:rPr>
          </w:rPrChange>
        </w:rPr>
      </w:r>
      <w:r w:rsidR="005153AD" w:rsidRPr="00E8102C">
        <w:rPr>
          <w:noProof w:val="0"/>
          <w:webHidden/>
          <w:lang w:val="en-US"/>
          <w:rPrChange w:id="425" w:author="André Oliveira" w:date="2020-06-13T09:00:00Z">
            <w:rPr>
              <w:webHidden/>
            </w:rPr>
          </w:rPrChange>
        </w:rPr>
        <w:fldChar w:fldCharType="separate"/>
      </w:r>
      <w:r w:rsidR="00770B4F" w:rsidRPr="00E8102C">
        <w:rPr>
          <w:noProof w:val="0"/>
          <w:webHidden/>
          <w:lang w:val="en-US"/>
          <w:rPrChange w:id="426" w:author="André Oliveira" w:date="2020-06-13T09:00:00Z">
            <w:rPr>
              <w:webHidden/>
            </w:rPr>
          </w:rPrChange>
        </w:rPr>
        <w:t>29</w:t>
      </w:r>
      <w:r w:rsidR="005153AD" w:rsidRPr="00E8102C">
        <w:rPr>
          <w:noProof w:val="0"/>
          <w:webHidden/>
          <w:lang w:val="en-US"/>
          <w:rPrChange w:id="427" w:author="André Oliveira" w:date="2020-06-13T09:00:00Z">
            <w:rPr>
              <w:webHidden/>
            </w:rPr>
          </w:rPrChange>
        </w:rPr>
        <w:fldChar w:fldCharType="end"/>
      </w:r>
      <w:r w:rsidRPr="00E8102C">
        <w:rPr>
          <w:noProof w:val="0"/>
          <w:lang w:val="en-US"/>
          <w:rPrChange w:id="428" w:author="André Oliveira" w:date="2020-06-13T09:00:00Z">
            <w:rPr/>
          </w:rPrChange>
        </w:rPr>
        <w:fldChar w:fldCharType="end"/>
      </w:r>
    </w:p>
    <w:p w14:paraId="015FEAE5" w14:textId="173008DB" w:rsidR="005153AD" w:rsidRPr="00E8102C" w:rsidRDefault="00784BE3">
      <w:pPr>
        <w:pStyle w:val="TOC3"/>
        <w:tabs>
          <w:tab w:val="right" w:leader="dot" w:pos="8494"/>
        </w:tabs>
        <w:rPr>
          <w:noProof w:val="0"/>
          <w:sz w:val="22"/>
          <w:szCs w:val="22"/>
          <w:lang w:val="en-US" w:eastAsia="en-GB"/>
          <w:rPrChange w:id="429" w:author="André Oliveira" w:date="2020-06-13T09:00:00Z">
            <w:rPr>
              <w:sz w:val="22"/>
              <w:szCs w:val="22"/>
              <w:lang w:val="en-GB" w:eastAsia="en-GB"/>
            </w:rPr>
          </w:rPrChange>
        </w:rPr>
      </w:pPr>
      <w:r w:rsidRPr="00E8102C">
        <w:rPr>
          <w:noProof w:val="0"/>
          <w:lang w:val="en-US"/>
          <w:rPrChange w:id="430" w:author="André Oliveira" w:date="2020-06-13T09:00:00Z">
            <w:rPr/>
          </w:rPrChange>
        </w:rPr>
        <w:fldChar w:fldCharType="begin"/>
      </w:r>
      <w:r w:rsidRPr="00E8102C">
        <w:rPr>
          <w:noProof w:val="0"/>
          <w:lang w:val="en-US"/>
          <w:rPrChange w:id="431" w:author="André Oliveira" w:date="2020-06-13T09:00:00Z">
            <w:rPr/>
          </w:rPrChange>
        </w:rPr>
        <w:instrText xml:space="preserve"> HYPERLINK \l "_Toc39522476" </w:instrText>
      </w:r>
      <w:r w:rsidRPr="00E8102C">
        <w:rPr>
          <w:noProof w:val="0"/>
          <w:lang w:val="en-US"/>
          <w:rPrChange w:id="432" w:author="André Oliveira" w:date="2020-06-13T09:00:00Z">
            <w:rPr/>
          </w:rPrChange>
        </w:rPr>
        <w:fldChar w:fldCharType="separate"/>
      </w:r>
      <w:r w:rsidR="005153AD" w:rsidRPr="00E8102C">
        <w:rPr>
          <w:rStyle w:val="Hyperlink"/>
          <w:noProof w:val="0"/>
          <w:lang w:val="en-US"/>
          <w:rPrChange w:id="433" w:author="André Oliveira" w:date="2020-06-13T09:00:00Z">
            <w:rPr>
              <w:rStyle w:val="Hyperlink"/>
              <w:lang w:val="en-US"/>
            </w:rPr>
          </w:rPrChange>
        </w:rPr>
        <w:t>5.2.1 Data Model</w:t>
      </w:r>
      <w:r w:rsidR="005153AD" w:rsidRPr="00E8102C">
        <w:rPr>
          <w:noProof w:val="0"/>
          <w:webHidden/>
          <w:lang w:val="en-US"/>
          <w:rPrChange w:id="434" w:author="André Oliveira" w:date="2020-06-13T09:00:00Z">
            <w:rPr>
              <w:webHidden/>
            </w:rPr>
          </w:rPrChange>
        </w:rPr>
        <w:tab/>
      </w:r>
      <w:r w:rsidR="005153AD" w:rsidRPr="00E8102C">
        <w:rPr>
          <w:noProof w:val="0"/>
          <w:webHidden/>
          <w:lang w:val="en-US"/>
          <w:rPrChange w:id="435" w:author="André Oliveira" w:date="2020-06-13T09:00:00Z">
            <w:rPr>
              <w:webHidden/>
            </w:rPr>
          </w:rPrChange>
        </w:rPr>
        <w:fldChar w:fldCharType="begin"/>
      </w:r>
      <w:r w:rsidR="005153AD" w:rsidRPr="00E8102C">
        <w:rPr>
          <w:noProof w:val="0"/>
          <w:webHidden/>
          <w:lang w:val="en-US"/>
          <w:rPrChange w:id="436" w:author="André Oliveira" w:date="2020-06-13T09:00:00Z">
            <w:rPr>
              <w:webHidden/>
            </w:rPr>
          </w:rPrChange>
        </w:rPr>
        <w:instrText xml:space="preserve"> PAGEREF _Toc39522476 \h </w:instrText>
      </w:r>
      <w:r w:rsidR="005153AD" w:rsidRPr="00E8102C">
        <w:rPr>
          <w:noProof w:val="0"/>
          <w:webHidden/>
          <w:lang w:val="en-US"/>
          <w:rPrChange w:id="437" w:author="André Oliveira" w:date="2020-06-13T09:00:00Z">
            <w:rPr>
              <w:noProof w:val="0"/>
              <w:webHidden/>
              <w:lang w:val="en-US"/>
            </w:rPr>
          </w:rPrChange>
        </w:rPr>
      </w:r>
      <w:r w:rsidR="005153AD" w:rsidRPr="00E8102C">
        <w:rPr>
          <w:noProof w:val="0"/>
          <w:webHidden/>
          <w:lang w:val="en-US"/>
          <w:rPrChange w:id="438" w:author="André Oliveira" w:date="2020-06-13T09:00:00Z">
            <w:rPr>
              <w:webHidden/>
            </w:rPr>
          </w:rPrChange>
        </w:rPr>
        <w:fldChar w:fldCharType="separate"/>
      </w:r>
      <w:r w:rsidR="00770B4F" w:rsidRPr="00E8102C">
        <w:rPr>
          <w:noProof w:val="0"/>
          <w:webHidden/>
          <w:lang w:val="en-US"/>
          <w:rPrChange w:id="439" w:author="André Oliveira" w:date="2020-06-13T09:00:00Z">
            <w:rPr>
              <w:webHidden/>
            </w:rPr>
          </w:rPrChange>
        </w:rPr>
        <w:t>30</w:t>
      </w:r>
      <w:r w:rsidR="005153AD" w:rsidRPr="00E8102C">
        <w:rPr>
          <w:noProof w:val="0"/>
          <w:webHidden/>
          <w:lang w:val="en-US"/>
          <w:rPrChange w:id="440" w:author="André Oliveira" w:date="2020-06-13T09:00:00Z">
            <w:rPr>
              <w:webHidden/>
            </w:rPr>
          </w:rPrChange>
        </w:rPr>
        <w:fldChar w:fldCharType="end"/>
      </w:r>
      <w:r w:rsidRPr="00E8102C">
        <w:rPr>
          <w:noProof w:val="0"/>
          <w:lang w:val="en-US"/>
          <w:rPrChange w:id="441" w:author="André Oliveira" w:date="2020-06-13T09:00:00Z">
            <w:rPr/>
          </w:rPrChange>
        </w:rPr>
        <w:fldChar w:fldCharType="end"/>
      </w:r>
    </w:p>
    <w:p w14:paraId="57C311FB" w14:textId="6074F29C" w:rsidR="005153AD" w:rsidRPr="00E8102C" w:rsidRDefault="00784BE3">
      <w:pPr>
        <w:pStyle w:val="TOC2"/>
        <w:tabs>
          <w:tab w:val="right" w:leader="dot" w:pos="8494"/>
        </w:tabs>
        <w:rPr>
          <w:noProof w:val="0"/>
          <w:sz w:val="22"/>
          <w:szCs w:val="22"/>
          <w:lang w:val="en-US" w:eastAsia="en-GB"/>
          <w:rPrChange w:id="442" w:author="André Oliveira" w:date="2020-06-13T09:00:00Z">
            <w:rPr>
              <w:sz w:val="22"/>
              <w:szCs w:val="22"/>
              <w:lang w:val="en-GB" w:eastAsia="en-GB"/>
            </w:rPr>
          </w:rPrChange>
        </w:rPr>
      </w:pPr>
      <w:r w:rsidRPr="00E8102C">
        <w:rPr>
          <w:noProof w:val="0"/>
          <w:lang w:val="en-US"/>
          <w:rPrChange w:id="443" w:author="André Oliveira" w:date="2020-06-13T09:00:00Z">
            <w:rPr/>
          </w:rPrChange>
        </w:rPr>
        <w:fldChar w:fldCharType="begin"/>
      </w:r>
      <w:r w:rsidRPr="00E8102C">
        <w:rPr>
          <w:noProof w:val="0"/>
          <w:lang w:val="en-US"/>
          <w:rPrChange w:id="444" w:author="André Oliveira" w:date="2020-06-13T09:00:00Z">
            <w:rPr/>
          </w:rPrChange>
        </w:rPr>
        <w:instrText xml:space="preserve"> HYPERLINK \l "_Toc39522477" </w:instrText>
      </w:r>
      <w:r w:rsidRPr="00E8102C">
        <w:rPr>
          <w:noProof w:val="0"/>
          <w:lang w:val="en-US"/>
          <w:rPrChange w:id="445" w:author="André Oliveira" w:date="2020-06-13T09:00:00Z">
            <w:rPr/>
          </w:rPrChange>
        </w:rPr>
        <w:fldChar w:fldCharType="separate"/>
      </w:r>
      <w:r w:rsidR="005153AD" w:rsidRPr="00E8102C">
        <w:rPr>
          <w:rStyle w:val="Hyperlink"/>
          <w:noProof w:val="0"/>
          <w:lang w:val="en-US"/>
          <w:rPrChange w:id="446" w:author="André Oliveira" w:date="2020-06-13T09:00:00Z">
            <w:rPr>
              <w:rStyle w:val="Hyperlink"/>
              <w:lang w:val="en-US"/>
            </w:rPr>
          </w:rPrChange>
        </w:rPr>
        <w:t>5.3. Execution Environments</w:t>
      </w:r>
      <w:r w:rsidR="005153AD" w:rsidRPr="00E8102C">
        <w:rPr>
          <w:noProof w:val="0"/>
          <w:webHidden/>
          <w:lang w:val="en-US"/>
          <w:rPrChange w:id="447" w:author="André Oliveira" w:date="2020-06-13T09:00:00Z">
            <w:rPr>
              <w:webHidden/>
            </w:rPr>
          </w:rPrChange>
        </w:rPr>
        <w:tab/>
      </w:r>
      <w:r w:rsidR="005153AD" w:rsidRPr="00E8102C">
        <w:rPr>
          <w:noProof w:val="0"/>
          <w:webHidden/>
          <w:lang w:val="en-US"/>
          <w:rPrChange w:id="448" w:author="André Oliveira" w:date="2020-06-13T09:00:00Z">
            <w:rPr>
              <w:webHidden/>
            </w:rPr>
          </w:rPrChange>
        </w:rPr>
        <w:fldChar w:fldCharType="begin"/>
      </w:r>
      <w:r w:rsidR="005153AD" w:rsidRPr="00E8102C">
        <w:rPr>
          <w:noProof w:val="0"/>
          <w:webHidden/>
          <w:lang w:val="en-US"/>
          <w:rPrChange w:id="449" w:author="André Oliveira" w:date="2020-06-13T09:00:00Z">
            <w:rPr>
              <w:webHidden/>
            </w:rPr>
          </w:rPrChange>
        </w:rPr>
        <w:instrText xml:space="preserve"> PAGEREF _Toc39522477 \h </w:instrText>
      </w:r>
      <w:r w:rsidR="005153AD" w:rsidRPr="00E8102C">
        <w:rPr>
          <w:noProof w:val="0"/>
          <w:webHidden/>
          <w:lang w:val="en-US"/>
          <w:rPrChange w:id="450" w:author="André Oliveira" w:date="2020-06-13T09:00:00Z">
            <w:rPr>
              <w:noProof w:val="0"/>
              <w:webHidden/>
              <w:lang w:val="en-US"/>
            </w:rPr>
          </w:rPrChange>
        </w:rPr>
      </w:r>
      <w:r w:rsidR="005153AD" w:rsidRPr="00E8102C">
        <w:rPr>
          <w:noProof w:val="0"/>
          <w:webHidden/>
          <w:lang w:val="en-US"/>
          <w:rPrChange w:id="451" w:author="André Oliveira" w:date="2020-06-13T09:00:00Z">
            <w:rPr>
              <w:webHidden/>
            </w:rPr>
          </w:rPrChange>
        </w:rPr>
        <w:fldChar w:fldCharType="separate"/>
      </w:r>
      <w:r w:rsidR="00770B4F" w:rsidRPr="00E8102C">
        <w:rPr>
          <w:noProof w:val="0"/>
          <w:webHidden/>
          <w:lang w:val="en-US"/>
          <w:rPrChange w:id="452" w:author="André Oliveira" w:date="2020-06-13T09:00:00Z">
            <w:rPr>
              <w:webHidden/>
            </w:rPr>
          </w:rPrChange>
        </w:rPr>
        <w:t>31</w:t>
      </w:r>
      <w:r w:rsidR="005153AD" w:rsidRPr="00E8102C">
        <w:rPr>
          <w:noProof w:val="0"/>
          <w:webHidden/>
          <w:lang w:val="en-US"/>
          <w:rPrChange w:id="453" w:author="André Oliveira" w:date="2020-06-13T09:00:00Z">
            <w:rPr>
              <w:webHidden/>
            </w:rPr>
          </w:rPrChange>
        </w:rPr>
        <w:fldChar w:fldCharType="end"/>
      </w:r>
      <w:r w:rsidRPr="00E8102C">
        <w:rPr>
          <w:noProof w:val="0"/>
          <w:lang w:val="en-US"/>
          <w:rPrChange w:id="454" w:author="André Oliveira" w:date="2020-06-13T09:00:00Z">
            <w:rPr/>
          </w:rPrChange>
        </w:rPr>
        <w:fldChar w:fldCharType="end"/>
      </w:r>
    </w:p>
    <w:p w14:paraId="7195AC43" w14:textId="7BCB5FF1" w:rsidR="005153AD" w:rsidRPr="00E8102C" w:rsidRDefault="00784BE3">
      <w:pPr>
        <w:pStyle w:val="TOC3"/>
        <w:tabs>
          <w:tab w:val="right" w:leader="dot" w:pos="8494"/>
        </w:tabs>
        <w:rPr>
          <w:noProof w:val="0"/>
          <w:sz w:val="22"/>
          <w:szCs w:val="22"/>
          <w:lang w:val="en-US" w:eastAsia="en-GB"/>
          <w:rPrChange w:id="455" w:author="André Oliveira" w:date="2020-06-13T09:00:00Z">
            <w:rPr>
              <w:sz w:val="22"/>
              <w:szCs w:val="22"/>
              <w:lang w:val="en-GB" w:eastAsia="en-GB"/>
            </w:rPr>
          </w:rPrChange>
        </w:rPr>
      </w:pPr>
      <w:r w:rsidRPr="00E8102C">
        <w:rPr>
          <w:noProof w:val="0"/>
          <w:lang w:val="en-US"/>
          <w:rPrChange w:id="456" w:author="André Oliveira" w:date="2020-06-13T09:00:00Z">
            <w:rPr/>
          </w:rPrChange>
        </w:rPr>
        <w:fldChar w:fldCharType="begin"/>
      </w:r>
      <w:r w:rsidRPr="00E8102C">
        <w:rPr>
          <w:noProof w:val="0"/>
          <w:lang w:val="en-US"/>
          <w:rPrChange w:id="457" w:author="André Oliveira" w:date="2020-06-13T09:00:00Z">
            <w:rPr/>
          </w:rPrChange>
        </w:rPr>
        <w:instrText xml:space="preserve"> HYPERLINK \l "_Toc39522478" </w:instrText>
      </w:r>
      <w:r w:rsidRPr="00E8102C">
        <w:rPr>
          <w:noProof w:val="0"/>
          <w:lang w:val="en-US"/>
          <w:rPrChange w:id="458" w:author="André Oliveira" w:date="2020-06-13T09:00:00Z">
            <w:rPr/>
          </w:rPrChange>
        </w:rPr>
        <w:fldChar w:fldCharType="separate"/>
      </w:r>
      <w:r w:rsidR="005153AD" w:rsidRPr="00E8102C">
        <w:rPr>
          <w:rStyle w:val="Hyperlink"/>
          <w:noProof w:val="0"/>
          <w:lang w:val="en-US"/>
          <w:rPrChange w:id="459" w:author="André Oliveira" w:date="2020-06-13T09:00:00Z">
            <w:rPr>
              <w:rStyle w:val="Hyperlink"/>
              <w:lang w:val="en-GB"/>
            </w:rPr>
          </w:rPrChange>
        </w:rPr>
        <w:t>5.3.1. Java &amp; Kotlin</w:t>
      </w:r>
      <w:r w:rsidR="005153AD" w:rsidRPr="00E8102C">
        <w:rPr>
          <w:noProof w:val="0"/>
          <w:webHidden/>
          <w:lang w:val="en-US"/>
          <w:rPrChange w:id="460" w:author="André Oliveira" w:date="2020-06-13T09:00:00Z">
            <w:rPr>
              <w:webHidden/>
            </w:rPr>
          </w:rPrChange>
        </w:rPr>
        <w:tab/>
      </w:r>
      <w:r w:rsidR="005153AD" w:rsidRPr="00E8102C">
        <w:rPr>
          <w:noProof w:val="0"/>
          <w:webHidden/>
          <w:lang w:val="en-US"/>
          <w:rPrChange w:id="461" w:author="André Oliveira" w:date="2020-06-13T09:00:00Z">
            <w:rPr>
              <w:webHidden/>
            </w:rPr>
          </w:rPrChange>
        </w:rPr>
        <w:fldChar w:fldCharType="begin"/>
      </w:r>
      <w:r w:rsidR="005153AD" w:rsidRPr="00E8102C">
        <w:rPr>
          <w:noProof w:val="0"/>
          <w:webHidden/>
          <w:lang w:val="en-US"/>
          <w:rPrChange w:id="462" w:author="André Oliveira" w:date="2020-06-13T09:00:00Z">
            <w:rPr>
              <w:webHidden/>
            </w:rPr>
          </w:rPrChange>
        </w:rPr>
        <w:instrText xml:space="preserve"> PAGEREF _Toc39522478 \h </w:instrText>
      </w:r>
      <w:r w:rsidR="005153AD" w:rsidRPr="00E8102C">
        <w:rPr>
          <w:noProof w:val="0"/>
          <w:webHidden/>
          <w:lang w:val="en-US"/>
          <w:rPrChange w:id="463" w:author="André Oliveira" w:date="2020-06-13T09:00:00Z">
            <w:rPr>
              <w:noProof w:val="0"/>
              <w:webHidden/>
              <w:lang w:val="en-US"/>
            </w:rPr>
          </w:rPrChange>
        </w:rPr>
      </w:r>
      <w:r w:rsidR="005153AD" w:rsidRPr="00E8102C">
        <w:rPr>
          <w:noProof w:val="0"/>
          <w:webHidden/>
          <w:lang w:val="en-US"/>
          <w:rPrChange w:id="464" w:author="André Oliveira" w:date="2020-06-13T09:00:00Z">
            <w:rPr>
              <w:webHidden/>
            </w:rPr>
          </w:rPrChange>
        </w:rPr>
        <w:fldChar w:fldCharType="separate"/>
      </w:r>
      <w:r w:rsidR="00770B4F" w:rsidRPr="00E8102C">
        <w:rPr>
          <w:noProof w:val="0"/>
          <w:webHidden/>
          <w:lang w:val="en-US"/>
          <w:rPrChange w:id="465" w:author="André Oliveira" w:date="2020-06-13T09:00:00Z">
            <w:rPr>
              <w:webHidden/>
            </w:rPr>
          </w:rPrChange>
        </w:rPr>
        <w:t>33</w:t>
      </w:r>
      <w:r w:rsidR="005153AD" w:rsidRPr="00E8102C">
        <w:rPr>
          <w:noProof w:val="0"/>
          <w:webHidden/>
          <w:lang w:val="en-US"/>
          <w:rPrChange w:id="466" w:author="André Oliveira" w:date="2020-06-13T09:00:00Z">
            <w:rPr>
              <w:webHidden/>
            </w:rPr>
          </w:rPrChange>
        </w:rPr>
        <w:fldChar w:fldCharType="end"/>
      </w:r>
      <w:r w:rsidRPr="00E8102C">
        <w:rPr>
          <w:noProof w:val="0"/>
          <w:lang w:val="en-US"/>
          <w:rPrChange w:id="467" w:author="André Oliveira" w:date="2020-06-13T09:00:00Z">
            <w:rPr/>
          </w:rPrChange>
        </w:rPr>
        <w:fldChar w:fldCharType="end"/>
      </w:r>
    </w:p>
    <w:p w14:paraId="15FE8918" w14:textId="0108936B" w:rsidR="005153AD" w:rsidRPr="00E8102C" w:rsidRDefault="00784BE3">
      <w:pPr>
        <w:pStyle w:val="TOC1"/>
        <w:tabs>
          <w:tab w:val="left" w:pos="480"/>
          <w:tab w:val="right" w:leader="dot" w:pos="8494"/>
        </w:tabs>
        <w:rPr>
          <w:noProof w:val="0"/>
          <w:sz w:val="22"/>
          <w:szCs w:val="22"/>
          <w:lang w:val="en-US" w:eastAsia="en-GB"/>
          <w:rPrChange w:id="468" w:author="André Oliveira" w:date="2020-06-13T09:00:00Z">
            <w:rPr>
              <w:sz w:val="22"/>
              <w:szCs w:val="22"/>
              <w:lang w:val="en-GB" w:eastAsia="en-GB"/>
            </w:rPr>
          </w:rPrChange>
        </w:rPr>
      </w:pPr>
      <w:r w:rsidRPr="00E8102C">
        <w:rPr>
          <w:noProof w:val="0"/>
          <w:lang w:val="en-US"/>
          <w:rPrChange w:id="469" w:author="André Oliveira" w:date="2020-06-13T09:00:00Z">
            <w:rPr/>
          </w:rPrChange>
        </w:rPr>
        <w:lastRenderedPageBreak/>
        <w:fldChar w:fldCharType="begin"/>
      </w:r>
      <w:r w:rsidRPr="00E8102C">
        <w:rPr>
          <w:noProof w:val="0"/>
          <w:lang w:val="en-US"/>
          <w:rPrChange w:id="470" w:author="André Oliveira" w:date="2020-06-13T09:00:00Z">
            <w:rPr/>
          </w:rPrChange>
        </w:rPr>
        <w:instrText xml:space="preserve"> HYPERLINK \l "_Toc39522479" </w:instrText>
      </w:r>
      <w:r w:rsidRPr="00E8102C">
        <w:rPr>
          <w:noProof w:val="0"/>
          <w:lang w:val="en-US"/>
          <w:rPrChange w:id="471" w:author="André Oliveira" w:date="2020-06-13T09:00:00Z">
            <w:rPr/>
          </w:rPrChange>
        </w:rPr>
        <w:fldChar w:fldCharType="separate"/>
      </w:r>
      <w:r w:rsidR="005153AD" w:rsidRPr="00E8102C">
        <w:rPr>
          <w:rStyle w:val="Hyperlink"/>
          <w:noProof w:val="0"/>
          <w:lang w:val="en-US"/>
          <w:rPrChange w:id="472" w:author="André Oliveira" w:date="2020-06-13T09:00:00Z">
            <w:rPr>
              <w:rStyle w:val="Hyperlink"/>
            </w:rPr>
          </w:rPrChange>
        </w:rPr>
        <w:t>6.</w:t>
      </w:r>
      <w:r w:rsidR="005153AD" w:rsidRPr="00E8102C">
        <w:rPr>
          <w:noProof w:val="0"/>
          <w:sz w:val="22"/>
          <w:szCs w:val="22"/>
          <w:lang w:val="en-US" w:eastAsia="en-GB"/>
          <w:rPrChange w:id="473" w:author="André Oliveira" w:date="2020-06-13T09:00:00Z">
            <w:rPr>
              <w:sz w:val="22"/>
              <w:szCs w:val="22"/>
              <w:lang w:val="en-GB" w:eastAsia="en-GB"/>
            </w:rPr>
          </w:rPrChange>
        </w:rPr>
        <w:tab/>
      </w:r>
      <w:r w:rsidR="005153AD" w:rsidRPr="00E8102C">
        <w:rPr>
          <w:rStyle w:val="Hyperlink"/>
          <w:noProof w:val="0"/>
          <w:lang w:val="en-US"/>
          <w:rPrChange w:id="474" w:author="André Oliveira" w:date="2020-06-13T09:00:00Z">
            <w:rPr>
              <w:rStyle w:val="Hyperlink"/>
            </w:rPr>
          </w:rPrChange>
        </w:rPr>
        <w:t>Project progress</w:t>
      </w:r>
      <w:r w:rsidR="005153AD" w:rsidRPr="00E8102C">
        <w:rPr>
          <w:noProof w:val="0"/>
          <w:webHidden/>
          <w:lang w:val="en-US"/>
          <w:rPrChange w:id="475" w:author="André Oliveira" w:date="2020-06-13T09:00:00Z">
            <w:rPr>
              <w:webHidden/>
            </w:rPr>
          </w:rPrChange>
        </w:rPr>
        <w:tab/>
      </w:r>
      <w:r w:rsidR="005153AD" w:rsidRPr="00E8102C">
        <w:rPr>
          <w:noProof w:val="0"/>
          <w:webHidden/>
          <w:lang w:val="en-US"/>
          <w:rPrChange w:id="476" w:author="André Oliveira" w:date="2020-06-13T09:00:00Z">
            <w:rPr>
              <w:webHidden/>
            </w:rPr>
          </w:rPrChange>
        </w:rPr>
        <w:fldChar w:fldCharType="begin"/>
      </w:r>
      <w:r w:rsidR="005153AD" w:rsidRPr="00E8102C">
        <w:rPr>
          <w:noProof w:val="0"/>
          <w:webHidden/>
          <w:lang w:val="en-US"/>
          <w:rPrChange w:id="477" w:author="André Oliveira" w:date="2020-06-13T09:00:00Z">
            <w:rPr>
              <w:webHidden/>
            </w:rPr>
          </w:rPrChange>
        </w:rPr>
        <w:instrText xml:space="preserve"> PAGEREF _Toc39522479 \h </w:instrText>
      </w:r>
      <w:r w:rsidR="005153AD" w:rsidRPr="00E8102C">
        <w:rPr>
          <w:noProof w:val="0"/>
          <w:webHidden/>
          <w:lang w:val="en-US"/>
          <w:rPrChange w:id="478" w:author="André Oliveira" w:date="2020-06-13T09:00:00Z">
            <w:rPr>
              <w:noProof w:val="0"/>
              <w:webHidden/>
              <w:lang w:val="en-US"/>
            </w:rPr>
          </w:rPrChange>
        </w:rPr>
      </w:r>
      <w:r w:rsidR="005153AD" w:rsidRPr="00E8102C">
        <w:rPr>
          <w:noProof w:val="0"/>
          <w:webHidden/>
          <w:lang w:val="en-US"/>
          <w:rPrChange w:id="479" w:author="André Oliveira" w:date="2020-06-13T09:00:00Z">
            <w:rPr>
              <w:webHidden/>
            </w:rPr>
          </w:rPrChange>
        </w:rPr>
        <w:fldChar w:fldCharType="separate"/>
      </w:r>
      <w:r w:rsidR="00770B4F" w:rsidRPr="00E8102C">
        <w:rPr>
          <w:noProof w:val="0"/>
          <w:webHidden/>
          <w:lang w:val="en-US"/>
          <w:rPrChange w:id="480" w:author="André Oliveira" w:date="2020-06-13T09:00:00Z">
            <w:rPr>
              <w:webHidden/>
            </w:rPr>
          </w:rPrChange>
        </w:rPr>
        <w:t>34</w:t>
      </w:r>
      <w:r w:rsidR="005153AD" w:rsidRPr="00E8102C">
        <w:rPr>
          <w:noProof w:val="0"/>
          <w:webHidden/>
          <w:lang w:val="en-US"/>
          <w:rPrChange w:id="481" w:author="André Oliveira" w:date="2020-06-13T09:00:00Z">
            <w:rPr>
              <w:webHidden/>
            </w:rPr>
          </w:rPrChange>
        </w:rPr>
        <w:fldChar w:fldCharType="end"/>
      </w:r>
      <w:r w:rsidRPr="00E8102C">
        <w:rPr>
          <w:noProof w:val="0"/>
          <w:lang w:val="en-US"/>
          <w:rPrChange w:id="482" w:author="André Oliveira" w:date="2020-06-13T09:00:00Z">
            <w:rPr/>
          </w:rPrChange>
        </w:rPr>
        <w:fldChar w:fldCharType="end"/>
      </w:r>
    </w:p>
    <w:p w14:paraId="60DE0FD8" w14:textId="090586E6" w:rsidR="005153AD" w:rsidRPr="00E8102C" w:rsidRDefault="00784BE3">
      <w:pPr>
        <w:pStyle w:val="TOC1"/>
        <w:tabs>
          <w:tab w:val="left" w:pos="480"/>
          <w:tab w:val="right" w:leader="dot" w:pos="8494"/>
        </w:tabs>
        <w:rPr>
          <w:noProof w:val="0"/>
          <w:sz w:val="22"/>
          <w:szCs w:val="22"/>
          <w:lang w:val="en-US" w:eastAsia="en-GB"/>
          <w:rPrChange w:id="483" w:author="André Oliveira" w:date="2020-06-13T09:00:00Z">
            <w:rPr>
              <w:sz w:val="22"/>
              <w:szCs w:val="22"/>
              <w:lang w:val="en-GB" w:eastAsia="en-GB"/>
            </w:rPr>
          </w:rPrChange>
        </w:rPr>
      </w:pPr>
      <w:r w:rsidRPr="00E8102C">
        <w:rPr>
          <w:noProof w:val="0"/>
          <w:lang w:val="en-US"/>
          <w:rPrChange w:id="484" w:author="André Oliveira" w:date="2020-06-13T09:00:00Z">
            <w:rPr/>
          </w:rPrChange>
        </w:rPr>
        <w:fldChar w:fldCharType="begin"/>
      </w:r>
      <w:r w:rsidRPr="00E8102C">
        <w:rPr>
          <w:noProof w:val="0"/>
          <w:lang w:val="en-US"/>
          <w:rPrChange w:id="485" w:author="André Oliveira" w:date="2020-06-13T09:00:00Z">
            <w:rPr/>
          </w:rPrChange>
        </w:rPr>
        <w:instrText xml:space="preserve"> HYPERLINK \l "_Toc39522480" </w:instrText>
      </w:r>
      <w:r w:rsidRPr="00E8102C">
        <w:rPr>
          <w:noProof w:val="0"/>
          <w:lang w:val="en-US"/>
          <w:rPrChange w:id="486" w:author="André Oliveira" w:date="2020-06-13T09:00:00Z">
            <w:rPr/>
          </w:rPrChange>
        </w:rPr>
        <w:fldChar w:fldCharType="separate"/>
      </w:r>
      <w:r w:rsidR="005153AD" w:rsidRPr="00E8102C">
        <w:rPr>
          <w:rStyle w:val="Hyperlink"/>
          <w:noProof w:val="0"/>
          <w:lang w:val="en-US"/>
          <w:rPrChange w:id="487" w:author="André Oliveira" w:date="2020-06-13T09:00:00Z">
            <w:rPr>
              <w:rStyle w:val="Hyperlink"/>
            </w:rPr>
          </w:rPrChange>
        </w:rPr>
        <w:t>7.</w:t>
      </w:r>
      <w:r w:rsidR="005153AD" w:rsidRPr="00E8102C">
        <w:rPr>
          <w:noProof w:val="0"/>
          <w:sz w:val="22"/>
          <w:szCs w:val="22"/>
          <w:lang w:val="en-US" w:eastAsia="en-GB"/>
          <w:rPrChange w:id="488" w:author="André Oliveira" w:date="2020-06-13T09:00:00Z">
            <w:rPr>
              <w:sz w:val="22"/>
              <w:szCs w:val="22"/>
              <w:lang w:val="en-GB" w:eastAsia="en-GB"/>
            </w:rPr>
          </w:rPrChange>
        </w:rPr>
        <w:tab/>
      </w:r>
      <w:r w:rsidR="005153AD" w:rsidRPr="00E8102C">
        <w:rPr>
          <w:rStyle w:val="Hyperlink"/>
          <w:noProof w:val="0"/>
          <w:lang w:val="en-US"/>
          <w:rPrChange w:id="489" w:author="André Oliveira" w:date="2020-06-13T09:00:00Z">
            <w:rPr>
              <w:rStyle w:val="Hyperlink"/>
            </w:rPr>
          </w:rPrChange>
        </w:rPr>
        <w:t>Lexicon</w:t>
      </w:r>
      <w:r w:rsidR="005153AD" w:rsidRPr="00E8102C">
        <w:rPr>
          <w:noProof w:val="0"/>
          <w:webHidden/>
          <w:lang w:val="en-US"/>
          <w:rPrChange w:id="490" w:author="André Oliveira" w:date="2020-06-13T09:00:00Z">
            <w:rPr>
              <w:webHidden/>
            </w:rPr>
          </w:rPrChange>
        </w:rPr>
        <w:tab/>
      </w:r>
      <w:r w:rsidR="005153AD" w:rsidRPr="00E8102C">
        <w:rPr>
          <w:noProof w:val="0"/>
          <w:webHidden/>
          <w:lang w:val="en-US"/>
          <w:rPrChange w:id="491" w:author="André Oliveira" w:date="2020-06-13T09:00:00Z">
            <w:rPr>
              <w:webHidden/>
            </w:rPr>
          </w:rPrChange>
        </w:rPr>
        <w:fldChar w:fldCharType="begin"/>
      </w:r>
      <w:r w:rsidR="005153AD" w:rsidRPr="00E8102C">
        <w:rPr>
          <w:noProof w:val="0"/>
          <w:webHidden/>
          <w:lang w:val="en-US"/>
          <w:rPrChange w:id="492" w:author="André Oliveira" w:date="2020-06-13T09:00:00Z">
            <w:rPr>
              <w:webHidden/>
            </w:rPr>
          </w:rPrChange>
        </w:rPr>
        <w:instrText xml:space="preserve"> PAGEREF _Toc39522480 \h </w:instrText>
      </w:r>
      <w:r w:rsidR="005153AD" w:rsidRPr="00E8102C">
        <w:rPr>
          <w:noProof w:val="0"/>
          <w:webHidden/>
          <w:lang w:val="en-US"/>
          <w:rPrChange w:id="493" w:author="André Oliveira" w:date="2020-06-13T09:00:00Z">
            <w:rPr>
              <w:noProof w:val="0"/>
              <w:webHidden/>
              <w:lang w:val="en-US"/>
            </w:rPr>
          </w:rPrChange>
        </w:rPr>
      </w:r>
      <w:r w:rsidR="005153AD" w:rsidRPr="00E8102C">
        <w:rPr>
          <w:noProof w:val="0"/>
          <w:webHidden/>
          <w:lang w:val="en-US"/>
          <w:rPrChange w:id="494" w:author="André Oliveira" w:date="2020-06-13T09:00:00Z">
            <w:rPr>
              <w:webHidden/>
            </w:rPr>
          </w:rPrChange>
        </w:rPr>
        <w:fldChar w:fldCharType="separate"/>
      </w:r>
      <w:r w:rsidR="00770B4F" w:rsidRPr="00E8102C">
        <w:rPr>
          <w:noProof w:val="0"/>
          <w:webHidden/>
          <w:lang w:val="en-US"/>
          <w:rPrChange w:id="495" w:author="André Oliveira" w:date="2020-06-13T09:00:00Z">
            <w:rPr>
              <w:webHidden/>
            </w:rPr>
          </w:rPrChange>
        </w:rPr>
        <w:t>36</w:t>
      </w:r>
      <w:r w:rsidR="005153AD" w:rsidRPr="00E8102C">
        <w:rPr>
          <w:noProof w:val="0"/>
          <w:webHidden/>
          <w:lang w:val="en-US"/>
          <w:rPrChange w:id="496" w:author="André Oliveira" w:date="2020-06-13T09:00:00Z">
            <w:rPr>
              <w:webHidden/>
            </w:rPr>
          </w:rPrChange>
        </w:rPr>
        <w:fldChar w:fldCharType="end"/>
      </w:r>
      <w:r w:rsidRPr="00E8102C">
        <w:rPr>
          <w:noProof w:val="0"/>
          <w:lang w:val="en-US"/>
          <w:rPrChange w:id="497" w:author="André Oliveira" w:date="2020-06-13T09:00:00Z">
            <w:rPr/>
          </w:rPrChange>
        </w:rPr>
        <w:fldChar w:fldCharType="end"/>
      </w:r>
    </w:p>
    <w:p w14:paraId="4212BF2A" w14:textId="1DEB242F" w:rsidR="005153AD" w:rsidRPr="00E8102C" w:rsidRDefault="00784BE3">
      <w:pPr>
        <w:pStyle w:val="TOC1"/>
        <w:tabs>
          <w:tab w:val="left" w:pos="480"/>
          <w:tab w:val="right" w:leader="dot" w:pos="8494"/>
        </w:tabs>
        <w:rPr>
          <w:noProof w:val="0"/>
          <w:sz w:val="22"/>
          <w:szCs w:val="22"/>
          <w:lang w:val="en-US" w:eastAsia="en-GB"/>
          <w:rPrChange w:id="498" w:author="André Oliveira" w:date="2020-06-13T09:00:00Z">
            <w:rPr>
              <w:sz w:val="22"/>
              <w:szCs w:val="22"/>
              <w:lang w:val="en-GB" w:eastAsia="en-GB"/>
            </w:rPr>
          </w:rPrChange>
        </w:rPr>
      </w:pPr>
      <w:r w:rsidRPr="00E8102C">
        <w:rPr>
          <w:noProof w:val="0"/>
          <w:lang w:val="en-US"/>
          <w:rPrChange w:id="499" w:author="André Oliveira" w:date="2020-06-13T09:00:00Z">
            <w:rPr/>
          </w:rPrChange>
        </w:rPr>
        <w:fldChar w:fldCharType="begin"/>
      </w:r>
      <w:r w:rsidRPr="00E8102C">
        <w:rPr>
          <w:noProof w:val="0"/>
          <w:lang w:val="en-US"/>
          <w:rPrChange w:id="500" w:author="André Oliveira" w:date="2020-06-13T09:00:00Z">
            <w:rPr/>
          </w:rPrChange>
        </w:rPr>
        <w:instrText xml:space="preserve"> HYPERLINK \l "_Toc39522481" </w:instrText>
      </w:r>
      <w:r w:rsidRPr="00E8102C">
        <w:rPr>
          <w:noProof w:val="0"/>
          <w:lang w:val="en-US"/>
          <w:rPrChange w:id="501" w:author="André Oliveira" w:date="2020-06-13T09:00:00Z">
            <w:rPr/>
          </w:rPrChange>
        </w:rPr>
        <w:fldChar w:fldCharType="separate"/>
      </w:r>
      <w:r w:rsidR="005153AD" w:rsidRPr="00E8102C">
        <w:rPr>
          <w:rStyle w:val="Hyperlink"/>
          <w:noProof w:val="0"/>
          <w:lang w:val="en-US"/>
          <w:rPrChange w:id="502" w:author="André Oliveira" w:date="2020-06-13T09:00:00Z">
            <w:rPr>
              <w:rStyle w:val="Hyperlink"/>
            </w:rPr>
          </w:rPrChange>
        </w:rPr>
        <w:t>8.</w:t>
      </w:r>
      <w:r w:rsidR="005153AD" w:rsidRPr="00E8102C">
        <w:rPr>
          <w:noProof w:val="0"/>
          <w:sz w:val="22"/>
          <w:szCs w:val="22"/>
          <w:lang w:val="en-US" w:eastAsia="en-GB"/>
          <w:rPrChange w:id="503" w:author="André Oliveira" w:date="2020-06-13T09:00:00Z">
            <w:rPr>
              <w:sz w:val="22"/>
              <w:szCs w:val="22"/>
              <w:lang w:val="en-GB" w:eastAsia="en-GB"/>
            </w:rPr>
          </w:rPrChange>
        </w:rPr>
        <w:tab/>
      </w:r>
      <w:r w:rsidR="005153AD" w:rsidRPr="00E8102C">
        <w:rPr>
          <w:rStyle w:val="Hyperlink"/>
          <w:noProof w:val="0"/>
          <w:lang w:val="en-US"/>
          <w:rPrChange w:id="504" w:author="André Oliveira" w:date="2020-06-13T09:00:00Z">
            <w:rPr>
              <w:rStyle w:val="Hyperlink"/>
            </w:rPr>
          </w:rPrChange>
        </w:rPr>
        <w:t>References</w:t>
      </w:r>
      <w:r w:rsidR="005153AD" w:rsidRPr="00E8102C">
        <w:rPr>
          <w:noProof w:val="0"/>
          <w:webHidden/>
          <w:lang w:val="en-US"/>
          <w:rPrChange w:id="505" w:author="André Oliveira" w:date="2020-06-13T09:00:00Z">
            <w:rPr>
              <w:webHidden/>
            </w:rPr>
          </w:rPrChange>
        </w:rPr>
        <w:tab/>
      </w:r>
      <w:r w:rsidR="005153AD" w:rsidRPr="00E8102C">
        <w:rPr>
          <w:noProof w:val="0"/>
          <w:webHidden/>
          <w:lang w:val="en-US"/>
          <w:rPrChange w:id="506" w:author="André Oliveira" w:date="2020-06-13T09:00:00Z">
            <w:rPr>
              <w:webHidden/>
            </w:rPr>
          </w:rPrChange>
        </w:rPr>
        <w:fldChar w:fldCharType="begin"/>
      </w:r>
      <w:r w:rsidR="005153AD" w:rsidRPr="00E8102C">
        <w:rPr>
          <w:noProof w:val="0"/>
          <w:webHidden/>
          <w:lang w:val="en-US"/>
          <w:rPrChange w:id="507" w:author="André Oliveira" w:date="2020-06-13T09:00:00Z">
            <w:rPr>
              <w:webHidden/>
            </w:rPr>
          </w:rPrChange>
        </w:rPr>
        <w:instrText xml:space="preserve"> PAGEREF _Toc39522481 \h </w:instrText>
      </w:r>
      <w:r w:rsidR="005153AD" w:rsidRPr="00E8102C">
        <w:rPr>
          <w:noProof w:val="0"/>
          <w:webHidden/>
          <w:lang w:val="en-US"/>
          <w:rPrChange w:id="508" w:author="André Oliveira" w:date="2020-06-13T09:00:00Z">
            <w:rPr>
              <w:noProof w:val="0"/>
              <w:webHidden/>
              <w:lang w:val="en-US"/>
            </w:rPr>
          </w:rPrChange>
        </w:rPr>
      </w:r>
      <w:r w:rsidR="005153AD" w:rsidRPr="00E8102C">
        <w:rPr>
          <w:noProof w:val="0"/>
          <w:webHidden/>
          <w:lang w:val="en-US"/>
          <w:rPrChange w:id="509" w:author="André Oliveira" w:date="2020-06-13T09:00:00Z">
            <w:rPr>
              <w:webHidden/>
            </w:rPr>
          </w:rPrChange>
        </w:rPr>
        <w:fldChar w:fldCharType="separate"/>
      </w:r>
      <w:r w:rsidR="00770B4F" w:rsidRPr="00E8102C">
        <w:rPr>
          <w:noProof w:val="0"/>
          <w:webHidden/>
          <w:lang w:val="en-US"/>
          <w:rPrChange w:id="510" w:author="André Oliveira" w:date="2020-06-13T09:00:00Z">
            <w:rPr>
              <w:webHidden/>
            </w:rPr>
          </w:rPrChange>
        </w:rPr>
        <w:t>38</w:t>
      </w:r>
      <w:r w:rsidR="005153AD" w:rsidRPr="00E8102C">
        <w:rPr>
          <w:noProof w:val="0"/>
          <w:webHidden/>
          <w:lang w:val="en-US"/>
          <w:rPrChange w:id="511" w:author="André Oliveira" w:date="2020-06-13T09:00:00Z">
            <w:rPr>
              <w:webHidden/>
            </w:rPr>
          </w:rPrChange>
        </w:rPr>
        <w:fldChar w:fldCharType="end"/>
      </w:r>
      <w:r w:rsidRPr="00E8102C">
        <w:rPr>
          <w:noProof w:val="0"/>
          <w:lang w:val="en-US"/>
          <w:rPrChange w:id="512" w:author="André Oliveira" w:date="2020-06-13T09:00:00Z">
            <w:rPr/>
          </w:rPrChange>
        </w:rPr>
        <w:fldChar w:fldCharType="end"/>
      </w:r>
    </w:p>
    <w:p w14:paraId="643C8519" w14:textId="574A0821" w:rsidR="005153AD" w:rsidRPr="00E8102C" w:rsidRDefault="00784BE3">
      <w:pPr>
        <w:pStyle w:val="TOC1"/>
        <w:tabs>
          <w:tab w:val="left" w:pos="480"/>
          <w:tab w:val="right" w:leader="dot" w:pos="8494"/>
        </w:tabs>
        <w:rPr>
          <w:noProof w:val="0"/>
          <w:sz w:val="22"/>
          <w:szCs w:val="22"/>
          <w:lang w:val="en-US" w:eastAsia="en-GB"/>
          <w:rPrChange w:id="513" w:author="André Oliveira" w:date="2020-06-13T09:00:00Z">
            <w:rPr>
              <w:sz w:val="22"/>
              <w:szCs w:val="22"/>
              <w:lang w:val="en-GB" w:eastAsia="en-GB"/>
            </w:rPr>
          </w:rPrChange>
        </w:rPr>
      </w:pPr>
      <w:r w:rsidRPr="00E8102C">
        <w:rPr>
          <w:noProof w:val="0"/>
          <w:lang w:val="en-US"/>
          <w:rPrChange w:id="514" w:author="André Oliveira" w:date="2020-06-13T09:00:00Z">
            <w:rPr/>
          </w:rPrChange>
        </w:rPr>
        <w:fldChar w:fldCharType="begin"/>
      </w:r>
      <w:r w:rsidRPr="00E8102C">
        <w:rPr>
          <w:noProof w:val="0"/>
          <w:lang w:val="en-US"/>
          <w:rPrChange w:id="515" w:author="André Oliveira" w:date="2020-06-13T09:00:00Z">
            <w:rPr/>
          </w:rPrChange>
        </w:rPr>
        <w:instrText xml:space="preserve"> HYPERLINK \l "_Toc39522482" </w:instrText>
      </w:r>
      <w:r w:rsidRPr="00E8102C">
        <w:rPr>
          <w:noProof w:val="0"/>
          <w:lang w:val="en-US"/>
          <w:rPrChange w:id="516" w:author="André Oliveira" w:date="2020-06-13T09:00:00Z">
            <w:rPr/>
          </w:rPrChange>
        </w:rPr>
        <w:fldChar w:fldCharType="separate"/>
      </w:r>
      <w:r w:rsidR="005153AD" w:rsidRPr="00E8102C">
        <w:rPr>
          <w:rStyle w:val="Hyperlink"/>
          <w:noProof w:val="0"/>
          <w:lang w:val="en-US"/>
          <w:rPrChange w:id="517" w:author="André Oliveira" w:date="2020-06-13T09:00:00Z">
            <w:rPr>
              <w:rStyle w:val="Hyperlink"/>
            </w:rPr>
          </w:rPrChange>
        </w:rPr>
        <w:t>9.</w:t>
      </w:r>
      <w:r w:rsidR="005153AD" w:rsidRPr="00E8102C">
        <w:rPr>
          <w:noProof w:val="0"/>
          <w:sz w:val="22"/>
          <w:szCs w:val="22"/>
          <w:lang w:val="en-US" w:eastAsia="en-GB"/>
          <w:rPrChange w:id="518" w:author="André Oliveira" w:date="2020-06-13T09:00:00Z">
            <w:rPr>
              <w:sz w:val="22"/>
              <w:szCs w:val="22"/>
              <w:lang w:val="en-GB" w:eastAsia="en-GB"/>
            </w:rPr>
          </w:rPrChange>
        </w:rPr>
        <w:tab/>
      </w:r>
      <w:r w:rsidR="005153AD" w:rsidRPr="00E8102C">
        <w:rPr>
          <w:rStyle w:val="Hyperlink"/>
          <w:noProof w:val="0"/>
          <w:lang w:val="en-US"/>
          <w:rPrChange w:id="519" w:author="André Oliveira" w:date="2020-06-13T09:00:00Z">
            <w:rPr>
              <w:rStyle w:val="Hyperlink"/>
            </w:rPr>
          </w:rPrChange>
        </w:rPr>
        <w:t>Annex</w:t>
      </w:r>
      <w:r w:rsidR="005153AD" w:rsidRPr="00E8102C">
        <w:rPr>
          <w:noProof w:val="0"/>
          <w:webHidden/>
          <w:lang w:val="en-US"/>
          <w:rPrChange w:id="520" w:author="André Oliveira" w:date="2020-06-13T09:00:00Z">
            <w:rPr>
              <w:webHidden/>
            </w:rPr>
          </w:rPrChange>
        </w:rPr>
        <w:tab/>
      </w:r>
      <w:r w:rsidR="005153AD" w:rsidRPr="00E8102C">
        <w:rPr>
          <w:noProof w:val="0"/>
          <w:webHidden/>
          <w:lang w:val="en-US"/>
          <w:rPrChange w:id="521" w:author="André Oliveira" w:date="2020-06-13T09:00:00Z">
            <w:rPr>
              <w:webHidden/>
            </w:rPr>
          </w:rPrChange>
        </w:rPr>
        <w:fldChar w:fldCharType="begin"/>
      </w:r>
      <w:r w:rsidR="005153AD" w:rsidRPr="00E8102C">
        <w:rPr>
          <w:noProof w:val="0"/>
          <w:webHidden/>
          <w:lang w:val="en-US"/>
          <w:rPrChange w:id="522" w:author="André Oliveira" w:date="2020-06-13T09:00:00Z">
            <w:rPr>
              <w:webHidden/>
            </w:rPr>
          </w:rPrChange>
        </w:rPr>
        <w:instrText xml:space="preserve"> PAGEREF _Toc39522482 \h </w:instrText>
      </w:r>
      <w:r w:rsidR="005153AD" w:rsidRPr="00E8102C">
        <w:rPr>
          <w:noProof w:val="0"/>
          <w:webHidden/>
          <w:lang w:val="en-US"/>
          <w:rPrChange w:id="523" w:author="André Oliveira" w:date="2020-06-13T09:00:00Z">
            <w:rPr>
              <w:noProof w:val="0"/>
              <w:webHidden/>
              <w:lang w:val="en-US"/>
            </w:rPr>
          </w:rPrChange>
        </w:rPr>
      </w:r>
      <w:r w:rsidR="005153AD" w:rsidRPr="00E8102C">
        <w:rPr>
          <w:noProof w:val="0"/>
          <w:webHidden/>
          <w:lang w:val="en-US"/>
          <w:rPrChange w:id="524" w:author="André Oliveira" w:date="2020-06-13T09:00:00Z">
            <w:rPr>
              <w:webHidden/>
            </w:rPr>
          </w:rPrChange>
        </w:rPr>
        <w:fldChar w:fldCharType="separate"/>
      </w:r>
      <w:r w:rsidR="00770B4F" w:rsidRPr="00E8102C">
        <w:rPr>
          <w:noProof w:val="0"/>
          <w:webHidden/>
          <w:lang w:val="en-US"/>
          <w:rPrChange w:id="525" w:author="André Oliveira" w:date="2020-06-13T09:00:00Z">
            <w:rPr>
              <w:webHidden/>
            </w:rPr>
          </w:rPrChange>
        </w:rPr>
        <w:t>40</w:t>
      </w:r>
      <w:r w:rsidR="005153AD" w:rsidRPr="00E8102C">
        <w:rPr>
          <w:noProof w:val="0"/>
          <w:webHidden/>
          <w:lang w:val="en-US"/>
          <w:rPrChange w:id="526" w:author="André Oliveira" w:date="2020-06-13T09:00:00Z">
            <w:rPr>
              <w:webHidden/>
            </w:rPr>
          </w:rPrChange>
        </w:rPr>
        <w:fldChar w:fldCharType="end"/>
      </w:r>
      <w:r w:rsidRPr="00E8102C">
        <w:rPr>
          <w:noProof w:val="0"/>
          <w:lang w:val="en-US"/>
          <w:rPrChange w:id="527" w:author="André Oliveira" w:date="2020-06-13T09:00:00Z">
            <w:rPr/>
          </w:rPrChange>
        </w:rPr>
        <w:fldChar w:fldCharType="end"/>
      </w:r>
    </w:p>
    <w:p w14:paraId="00CAFDEE" w14:textId="3EB95315" w:rsidR="005153AD" w:rsidRPr="00E8102C" w:rsidRDefault="00784BE3">
      <w:pPr>
        <w:pStyle w:val="TOC2"/>
        <w:tabs>
          <w:tab w:val="right" w:leader="dot" w:pos="8494"/>
        </w:tabs>
        <w:rPr>
          <w:noProof w:val="0"/>
          <w:sz w:val="22"/>
          <w:szCs w:val="22"/>
          <w:lang w:val="en-US" w:eastAsia="en-GB"/>
          <w:rPrChange w:id="528" w:author="André Oliveira" w:date="2020-06-13T09:00:00Z">
            <w:rPr>
              <w:sz w:val="22"/>
              <w:szCs w:val="22"/>
              <w:lang w:val="en-GB" w:eastAsia="en-GB"/>
            </w:rPr>
          </w:rPrChange>
        </w:rPr>
      </w:pPr>
      <w:r w:rsidRPr="00E8102C">
        <w:rPr>
          <w:noProof w:val="0"/>
          <w:lang w:val="en-US"/>
          <w:rPrChange w:id="529" w:author="André Oliveira" w:date="2020-06-13T09:00:00Z">
            <w:rPr/>
          </w:rPrChange>
        </w:rPr>
        <w:fldChar w:fldCharType="begin"/>
      </w:r>
      <w:r w:rsidRPr="00E8102C">
        <w:rPr>
          <w:noProof w:val="0"/>
          <w:lang w:val="en-US"/>
          <w:rPrChange w:id="530" w:author="André Oliveira" w:date="2020-06-13T09:00:00Z">
            <w:rPr/>
          </w:rPrChange>
        </w:rPr>
        <w:instrText xml:space="preserve"> HYPERLINK \l "_Toc39522483" </w:instrText>
      </w:r>
      <w:r w:rsidRPr="00E8102C">
        <w:rPr>
          <w:noProof w:val="0"/>
          <w:lang w:val="en-US"/>
          <w:rPrChange w:id="531" w:author="André Oliveira" w:date="2020-06-13T09:00:00Z">
            <w:rPr/>
          </w:rPrChange>
        </w:rPr>
        <w:fldChar w:fldCharType="separate"/>
      </w:r>
      <w:r w:rsidR="005153AD" w:rsidRPr="00E8102C">
        <w:rPr>
          <w:rStyle w:val="Hyperlink"/>
          <w:noProof w:val="0"/>
          <w:lang w:val="en-US"/>
          <w:rPrChange w:id="532" w:author="André Oliveira" w:date="2020-06-13T09:00:00Z">
            <w:rPr>
              <w:rStyle w:val="Hyperlink"/>
            </w:rPr>
          </w:rPrChange>
        </w:rPr>
        <w:t>9.1. Supported versions of container dependencies</w:t>
      </w:r>
      <w:r w:rsidR="005153AD" w:rsidRPr="00E8102C">
        <w:rPr>
          <w:noProof w:val="0"/>
          <w:webHidden/>
          <w:lang w:val="en-US"/>
          <w:rPrChange w:id="533" w:author="André Oliveira" w:date="2020-06-13T09:00:00Z">
            <w:rPr>
              <w:webHidden/>
            </w:rPr>
          </w:rPrChange>
        </w:rPr>
        <w:tab/>
      </w:r>
      <w:r w:rsidR="005153AD" w:rsidRPr="00E8102C">
        <w:rPr>
          <w:noProof w:val="0"/>
          <w:webHidden/>
          <w:lang w:val="en-US"/>
          <w:rPrChange w:id="534" w:author="André Oliveira" w:date="2020-06-13T09:00:00Z">
            <w:rPr>
              <w:webHidden/>
            </w:rPr>
          </w:rPrChange>
        </w:rPr>
        <w:fldChar w:fldCharType="begin"/>
      </w:r>
      <w:r w:rsidR="005153AD" w:rsidRPr="00E8102C">
        <w:rPr>
          <w:noProof w:val="0"/>
          <w:webHidden/>
          <w:lang w:val="en-US"/>
          <w:rPrChange w:id="535" w:author="André Oliveira" w:date="2020-06-13T09:00:00Z">
            <w:rPr>
              <w:webHidden/>
            </w:rPr>
          </w:rPrChange>
        </w:rPr>
        <w:instrText xml:space="preserve"> PAGEREF _Toc39522483 \h </w:instrText>
      </w:r>
      <w:r w:rsidR="005153AD" w:rsidRPr="00E8102C">
        <w:rPr>
          <w:noProof w:val="0"/>
          <w:webHidden/>
          <w:lang w:val="en-US"/>
          <w:rPrChange w:id="536" w:author="André Oliveira" w:date="2020-06-13T09:00:00Z">
            <w:rPr>
              <w:noProof w:val="0"/>
              <w:webHidden/>
              <w:lang w:val="en-US"/>
            </w:rPr>
          </w:rPrChange>
        </w:rPr>
      </w:r>
      <w:r w:rsidR="005153AD" w:rsidRPr="00E8102C">
        <w:rPr>
          <w:noProof w:val="0"/>
          <w:webHidden/>
          <w:lang w:val="en-US"/>
          <w:rPrChange w:id="537" w:author="André Oliveira" w:date="2020-06-13T09:00:00Z">
            <w:rPr>
              <w:webHidden/>
            </w:rPr>
          </w:rPrChange>
        </w:rPr>
        <w:fldChar w:fldCharType="separate"/>
      </w:r>
      <w:r w:rsidR="00770B4F" w:rsidRPr="00E8102C">
        <w:rPr>
          <w:noProof w:val="0"/>
          <w:webHidden/>
          <w:lang w:val="en-US"/>
          <w:rPrChange w:id="538" w:author="André Oliveira" w:date="2020-06-13T09:00:00Z">
            <w:rPr>
              <w:webHidden/>
            </w:rPr>
          </w:rPrChange>
        </w:rPr>
        <w:t>40</w:t>
      </w:r>
      <w:r w:rsidR="005153AD" w:rsidRPr="00E8102C">
        <w:rPr>
          <w:noProof w:val="0"/>
          <w:webHidden/>
          <w:lang w:val="en-US"/>
          <w:rPrChange w:id="539" w:author="André Oliveira" w:date="2020-06-13T09:00:00Z">
            <w:rPr>
              <w:webHidden/>
            </w:rPr>
          </w:rPrChange>
        </w:rPr>
        <w:fldChar w:fldCharType="end"/>
      </w:r>
      <w:r w:rsidRPr="00E8102C">
        <w:rPr>
          <w:noProof w:val="0"/>
          <w:lang w:val="en-US"/>
          <w:rPrChange w:id="540" w:author="André Oliveira" w:date="2020-06-13T09:00:00Z">
            <w:rPr/>
          </w:rPrChange>
        </w:rPr>
        <w:fldChar w:fldCharType="end"/>
      </w:r>
    </w:p>
    <w:p w14:paraId="18D8F943" w14:textId="02E8C1EB" w:rsidR="00FB4304" w:rsidRPr="00E8102C" w:rsidRDefault="00F55374" w:rsidP="00184925">
      <w:pPr>
        <w:rPr>
          <w:noProof w:val="0"/>
          <w:lang w:val="en-US"/>
          <w:rPrChange w:id="541" w:author="André Oliveira" w:date="2020-06-13T09:00:00Z">
            <w:rPr>
              <w:noProof w:val="0"/>
            </w:rPr>
          </w:rPrChange>
        </w:rPr>
      </w:pPr>
      <w:r w:rsidRPr="00E8102C">
        <w:rPr>
          <w:noProof w:val="0"/>
          <w:lang w:val="en-US"/>
          <w:rPrChange w:id="542" w:author="André Oliveira" w:date="2020-06-13T09:00:00Z">
            <w:rPr>
              <w:noProof w:val="0"/>
            </w:rPr>
          </w:rPrChange>
        </w:rPr>
        <w:fldChar w:fldCharType="end"/>
      </w:r>
    </w:p>
    <w:p w14:paraId="56DF476B" w14:textId="77777777" w:rsidR="00FB4304" w:rsidRPr="00E8102C" w:rsidRDefault="000D35BB">
      <w:pPr>
        <w:rPr>
          <w:noProof w:val="0"/>
          <w:lang w:val="en-US"/>
          <w:rPrChange w:id="543" w:author="André Oliveira" w:date="2020-06-13T09:00:00Z">
            <w:rPr>
              <w:noProof w:val="0"/>
            </w:rPr>
          </w:rPrChange>
        </w:rPr>
      </w:pPr>
      <w:r w:rsidRPr="00E8102C">
        <w:rPr>
          <w:noProof w:val="0"/>
          <w:lang w:val="en-US"/>
          <w:rPrChange w:id="544"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45" w:author="André Oliveira" w:date="2020-06-13T09:00:00Z">
            <w:rPr>
              <w:noProof w:val="0"/>
            </w:rPr>
          </w:rPrChange>
        </w:rPr>
      </w:pPr>
      <w:bookmarkStart w:id="546" w:name="_Hlk527280685"/>
      <w:r w:rsidRPr="00E8102C">
        <w:rPr>
          <w:noProof w:val="0"/>
          <w:lang w:val="en-US"/>
          <w:rPrChange w:id="547" w:author="André Oliveira" w:date="2020-06-13T09:00:00Z">
            <w:rPr>
              <w:noProof w:val="0"/>
            </w:rPr>
          </w:rPrChange>
        </w:rPr>
        <w:lastRenderedPageBreak/>
        <w:t>List of Figures</w:t>
      </w:r>
    </w:p>
    <w:bookmarkEnd w:id="546"/>
    <w:p w14:paraId="71B6444A" w14:textId="1DA0BD7E" w:rsidR="00DC4CC3" w:rsidRPr="00E8102C" w:rsidRDefault="001A3F32">
      <w:pPr>
        <w:pStyle w:val="TableofFigures"/>
        <w:tabs>
          <w:tab w:val="right" w:leader="dot" w:pos="8494"/>
        </w:tabs>
        <w:rPr>
          <w:noProof w:val="0"/>
          <w:sz w:val="22"/>
          <w:szCs w:val="22"/>
          <w:lang w:val="en-US" w:eastAsia="en-GB"/>
          <w:rPrChange w:id="548" w:author="André Oliveira" w:date="2020-06-13T09:00:00Z">
            <w:rPr>
              <w:sz w:val="22"/>
              <w:szCs w:val="22"/>
              <w:lang w:val="en-GB" w:eastAsia="en-GB"/>
            </w:rPr>
          </w:rPrChange>
        </w:rPr>
      </w:pPr>
      <w:r w:rsidRPr="00E8102C">
        <w:rPr>
          <w:noProof w:val="0"/>
          <w:lang w:val="en-US"/>
          <w:rPrChange w:id="549" w:author="André Oliveira" w:date="2020-06-13T09:00:00Z">
            <w:rPr>
              <w:noProof w:val="0"/>
            </w:rPr>
          </w:rPrChange>
        </w:rPr>
        <w:fldChar w:fldCharType="begin"/>
      </w:r>
      <w:r w:rsidRPr="00E8102C">
        <w:rPr>
          <w:noProof w:val="0"/>
          <w:lang w:val="en-US"/>
          <w:rPrChange w:id="550" w:author="André Oliveira" w:date="2020-06-13T09:00:00Z">
            <w:rPr>
              <w:noProof w:val="0"/>
            </w:rPr>
          </w:rPrChange>
        </w:rPr>
        <w:instrText xml:space="preserve"> TOC \h \z \c "Figure" </w:instrText>
      </w:r>
      <w:r w:rsidRPr="00E8102C">
        <w:rPr>
          <w:noProof w:val="0"/>
          <w:lang w:val="en-US"/>
          <w:rPrChange w:id="551" w:author="André Oliveira" w:date="2020-06-13T09:00:00Z">
            <w:rPr>
              <w:noProof w:val="0"/>
            </w:rPr>
          </w:rPrChange>
        </w:rPr>
        <w:fldChar w:fldCharType="separate"/>
      </w:r>
      <w:r w:rsidR="00784BE3" w:rsidRPr="00E8102C">
        <w:rPr>
          <w:noProof w:val="0"/>
          <w:lang w:val="en-US"/>
          <w:rPrChange w:id="552" w:author="André Oliveira" w:date="2020-06-13T09:00:00Z">
            <w:rPr/>
          </w:rPrChange>
        </w:rPr>
        <w:fldChar w:fldCharType="begin"/>
      </w:r>
      <w:r w:rsidR="00784BE3" w:rsidRPr="00E8102C">
        <w:rPr>
          <w:noProof w:val="0"/>
          <w:lang w:val="en-US"/>
          <w:rPrChange w:id="553" w:author="André Oliveira" w:date="2020-06-13T09:00:00Z">
            <w:rPr/>
          </w:rPrChange>
        </w:rPr>
        <w:instrText xml:space="preserve"> HYPERLINK \l "_Toc39522484" </w:instrText>
      </w:r>
      <w:r w:rsidR="00784BE3" w:rsidRPr="00E8102C">
        <w:rPr>
          <w:noProof w:val="0"/>
          <w:lang w:val="en-US"/>
          <w:rPrChange w:id="554" w:author="André Oliveira" w:date="2020-06-13T09:00:00Z">
            <w:rPr/>
          </w:rPrChange>
        </w:rPr>
        <w:fldChar w:fldCharType="separate"/>
      </w:r>
      <w:r w:rsidR="00DC4CC3" w:rsidRPr="00E8102C">
        <w:rPr>
          <w:rStyle w:val="Hyperlink"/>
          <w:noProof w:val="0"/>
          <w:lang w:val="en-US"/>
          <w:rPrChange w:id="555" w:author="André Oliveira" w:date="2020-06-13T09:00:00Z">
            <w:rPr>
              <w:rStyle w:val="Hyperlink"/>
              <w:lang w:val="en-GB"/>
            </w:rPr>
          </w:rPrChange>
        </w:rPr>
        <w:t>Figure 1 - User Journey for user's registration</w:t>
      </w:r>
      <w:r w:rsidR="00DC4CC3" w:rsidRPr="00E8102C">
        <w:rPr>
          <w:noProof w:val="0"/>
          <w:webHidden/>
          <w:lang w:val="en-US"/>
          <w:rPrChange w:id="556" w:author="André Oliveira" w:date="2020-06-13T09:00:00Z">
            <w:rPr>
              <w:webHidden/>
            </w:rPr>
          </w:rPrChange>
        </w:rPr>
        <w:tab/>
      </w:r>
      <w:r w:rsidR="00DC4CC3" w:rsidRPr="00E8102C">
        <w:rPr>
          <w:noProof w:val="0"/>
          <w:webHidden/>
          <w:lang w:val="en-US"/>
          <w:rPrChange w:id="557" w:author="André Oliveira" w:date="2020-06-13T09:00:00Z">
            <w:rPr>
              <w:webHidden/>
            </w:rPr>
          </w:rPrChange>
        </w:rPr>
        <w:fldChar w:fldCharType="begin"/>
      </w:r>
      <w:r w:rsidR="00DC4CC3" w:rsidRPr="00E8102C">
        <w:rPr>
          <w:noProof w:val="0"/>
          <w:webHidden/>
          <w:lang w:val="en-US"/>
          <w:rPrChange w:id="558" w:author="André Oliveira" w:date="2020-06-13T09:00:00Z">
            <w:rPr>
              <w:webHidden/>
            </w:rPr>
          </w:rPrChange>
        </w:rPr>
        <w:instrText xml:space="preserve"> PAGEREF _Toc39522484 \h </w:instrText>
      </w:r>
      <w:r w:rsidR="00DC4CC3" w:rsidRPr="00E8102C">
        <w:rPr>
          <w:noProof w:val="0"/>
          <w:webHidden/>
          <w:lang w:val="en-US"/>
          <w:rPrChange w:id="559" w:author="André Oliveira" w:date="2020-06-13T09:00:00Z">
            <w:rPr>
              <w:noProof w:val="0"/>
              <w:webHidden/>
              <w:lang w:val="en-US"/>
            </w:rPr>
          </w:rPrChange>
        </w:rPr>
      </w:r>
      <w:r w:rsidR="00DC4CC3" w:rsidRPr="00E8102C">
        <w:rPr>
          <w:noProof w:val="0"/>
          <w:webHidden/>
          <w:lang w:val="en-US"/>
          <w:rPrChange w:id="560" w:author="André Oliveira" w:date="2020-06-13T09:00:00Z">
            <w:rPr>
              <w:webHidden/>
            </w:rPr>
          </w:rPrChange>
        </w:rPr>
        <w:fldChar w:fldCharType="separate"/>
      </w:r>
      <w:r w:rsidR="00770B4F" w:rsidRPr="00E8102C">
        <w:rPr>
          <w:noProof w:val="0"/>
          <w:webHidden/>
          <w:lang w:val="en-US"/>
          <w:rPrChange w:id="561" w:author="André Oliveira" w:date="2020-06-13T09:00:00Z">
            <w:rPr>
              <w:webHidden/>
            </w:rPr>
          </w:rPrChange>
        </w:rPr>
        <w:t>14</w:t>
      </w:r>
      <w:r w:rsidR="00DC4CC3" w:rsidRPr="00E8102C">
        <w:rPr>
          <w:noProof w:val="0"/>
          <w:webHidden/>
          <w:lang w:val="en-US"/>
          <w:rPrChange w:id="562" w:author="André Oliveira" w:date="2020-06-13T09:00:00Z">
            <w:rPr>
              <w:webHidden/>
            </w:rPr>
          </w:rPrChange>
        </w:rPr>
        <w:fldChar w:fldCharType="end"/>
      </w:r>
      <w:r w:rsidR="00784BE3" w:rsidRPr="00E8102C">
        <w:rPr>
          <w:noProof w:val="0"/>
          <w:lang w:val="en-US"/>
          <w:rPrChange w:id="563" w:author="André Oliveira" w:date="2020-06-13T09:00:00Z">
            <w:rPr/>
          </w:rPrChange>
        </w:rPr>
        <w:fldChar w:fldCharType="end"/>
      </w:r>
    </w:p>
    <w:p w14:paraId="7866CA7C" w14:textId="1B4D822D" w:rsidR="00DC4CC3" w:rsidRPr="00E8102C" w:rsidRDefault="00784BE3">
      <w:pPr>
        <w:pStyle w:val="TableofFigures"/>
        <w:tabs>
          <w:tab w:val="right" w:leader="dot" w:pos="8494"/>
        </w:tabs>
        <w:rPr>
          <w:noProof w:val="0"/>
          <w:sz w:val="22"/>
          <w:szCs w:val="22"/>
          <w:lang w:val="en-US" w:eastAsia="en-GB"/>
          <w:rPrChange w:id="564" w:author="André Oliveira" w:date="2020-06-13T09:00:00Z">
            <w:rPr>
              <w:sz w:val="22"/>
              <w:szCs w:val="22"/>
              <w:lang w:val="en-GB" w:eastAsia="en-GB"/>
            </w:rPr>
          </w:rPrChange>
        </w:rPr>
      </w:pPr>
      <w:r w:rsidRPr="00E8102C">
        <w:rPr>
          <w:noProof w:val="0"/>
          <w:lang w:val="en-US"/>
          <w:rPrChange w:id="565" w:author="André Oliveira" w:date="2020-06-13T09:00:00Z">
            <w:rPr/>
          </w:rPrChange>
        </w:rPr>
        <w:fldChar w:fldCharType="begin"/>
      </w:r>
      <w:r w:rsidRPr="00E8102C">
        <w:rPr>
          <w:noProof w:val="0"/>
          <w:lang w:val="en-US"/>
          <w:rPrChange w:id="566" w:author="André Oliveira" w:date="2020-06-13T09:00:00Z">
            <w:rPr/>
          </w:rPrChange>
        </w:rPr>
        <w:instrText xml:space="preserve"> HYPERLINK \l "_Toc39522485" </w:instrText>
      </w:r>
      <w:r w:rsidRPr="00E8102C">
        <w:rPr>
          <w:noProof w:val="0"/>
          <w:lang w:val="en-US"/>
          <w:rPrChange w:id="567" w:author="André Oliveira" w:date="2020-06-13T09:00:00Z">
            <w:rPr/>
          </w:rPrChange>
        </w:rPr>
        <w:fldChar w:fldCharType="separate"/>
      </w:r>
      <w:r w:rsidR="00DC4CC3" w:rsidRPr="00E8102C">
        <w:rPr>
          <w:rStyle w:val="Hyperlink"/>
          <w:noProof w:val="0"/>
          <w:lang w:val="en-US"/>
          <w:rPrChange w:id="568" w:author="André Oliveira" w:date="2020-06-13T09:00:00Z">
            <w:rPr>
              <w:rStyle w:val="Hyperlink"/>
              <w:lang w:val="en-GB"/>
            </w:rPr>
          </w:rPrChange>
        </w:rPr>
        <w:t>Figure 2 - User Journey for solving a Challenge</w:t>
      </w:r>
      <w:r w:rsidR="00DC4CC3" w:rsidRPr="00E8102C">
        <w:rPr>
          <w:noProof w:val="0"/>
          <w:webHidden/>
          <w:lang w:val="en-US"/>
          <w:rPrChange w:id="569" w:author="André Oliveira" w:date="2020-06-13T09:00:00Z">
            <w:rPr>
              <w:webHidden/>
            </w:rPr>
          </w:rPrChange>
        </w:rPr>
        <w:tab/>
      </w:r>
      <w:r w:rsidR="00DC4CC3" w:rsidRPr="00E8102C">
        <w:rPr>
          <w:noProof w:val="0"/>
          <w:webHidden/>
          <w:lang w:val="en-US"/>
          <w:rPrChange w:id="570" w:author="André Oliveira" w:date="2020-06-13T09:00:00Z">
            <w:rPr>
              <w:webHidden/>
            </w:rPr>
          </w:rPrChange>
        </w:rPr>
        <w:fldChar w:fldCharType="begin"/>
      </w:r>
      <w:r w:rsidR="00DC4CC3" w:rsidRPr="00E8102C">
        <w:rPr>
          <w:noProof w:val="0"/>
          <w:webHidden/>
          <w:lang w:val="en-US"/>
          <w:rPrChange w:id="571" w:author="André Oliveira" w:date="2020-06-13T09:00:00Z">
            <w:rPr>
              <w:webHidden/>
            </w:rPr>
          </w:rPrChange>
        </w:rPr>
        <w:instrText xml:space="preserve"> PAGEREF _Toc39522485 \h </w:instrText>
      </w:r>
      <w:r w:rsidR="00DC4CC3" w:rsidRPr="00E8102C">
        <w:rPr>
          <w:noProof w:val="0"/>
          <w:webHidden/>
          <w:lang w:val="en-US"/>
          <w:rPrChange w:id="572" w:author="André Oliveira" w:date="2020-06-13T09:00:00Z">
            <w:rPr>
              <w:noProof w:val="0"/>
              <w:webHidden/>
              <w:lang w:val="en-US"/>
            </w:rPr>
          </w:rPrChange>
        </w:rPr>
      </w:r>
      <w:r w:rsidR="00DC4CC3" w:rsidRPr="00E8102C">
        <w:rPr>
          <w:noProof w:val="0"/>
          <w:webHidden/>
          <w:lang w:val="en-US"/>
          <w:rPrChange w:id="573" w:author="André Oliveira" w:date="2020-06-13T09:00:00Z">
            <w:rPr>
              <w:webHidden/>
            </w:rPr>
          </w:rPrChange>
        </w:rPr>
        <w:fldChar w:fldCharType="separate"/>
      </w:r>
      <w:r w:rsidR="00770B4F" w:rsidRPr="00E8102C">
        <w:rPr>
          <w:noProof w:val="0"/>
          <w:webHidden/>
          <w:lang w:val="en-US"/>
          <w:rPrChange w:id="574" w:author="André Oliveira" w:date="2020-06-13T09:00:00Z">
            <w:rPr>
              <w:webHidden/>
            </w:rPr>
          </w:rPrChange>
        </w:rPr>
        <w:t>15</w:t>
      </w:r>
      <w:r w:rsidR="00DC4CC3" w:rsidRPr="00E8102C">
        <w:rPr>
          <w:noProof w:val="0"/>
          <w:webHidden/>
          <w:lang w:val="en-US"/>
          <w:rPrChange w:id="575" w:author="André Oliveira" w:date="2020-06-13T09:00:00Z">
            <w:rPr>
              <w:webHidden/>
            </w:rPr>
          </w:rPrChange>
        </w:rPr>
        <w:fldChar w:fldCharType="end"/>
      </w:r>
      <w:r w:rsidRPr="00E8102C">
        <w:rPr>
          <w:noProof w:val="0"/>
          <w:lang w:val="en-US"/>
          <w:rPrChange w:id="576" w:author="André Oliveira" w:date="2020-06-13T09:00:00Z">
            <w:rPr/>
          </w:rPrChange>
        </w:rPr>
        <w:fldChar w:fldCharType="end"/>
      </w:r>
    </w:p>
    <w:p w14:paraId="1A72DDC7" w14:textId="7F8ED901" w:rsidR="00DC4CC3" w:rsidRPr="00E8102C" w:rsidRDefault="00784BE3">
      <w:pPr>
        <w:pStyle w:val="TableofFigures"/>
        <w:tabs>
          <w:tab w:val="right" w:leader="dot" w:pos="8494"/>
        </w:tabs>
        <w:rPr>
          <w:noProof w:val="0"/>
          <w:sz w:val="22"/>
          <w:szCs w:val="22"/>
          <w:lang w:val="en-US" w:eastAsia="en-GB"/>
          <w:rPrChange w:id="577" w:author="André Oliveira" w:date="2020-06-13T09:00:00Z">
            <w:rPr>
              <w:sz w:val="22"/>
              <w:szCs w:val="22"/>
              <w:lang w:val="en-GB" w:eastAsia="en-GB"/>
            </w:rPr>
          </w:rPrChange>
        </w:rPr>
      </w:pPr>
      <w:r w:rsidRPr="00E8102C">
        <w:rPr>
          <w:noProof w:val="0"/>
          <w:lang w:val="en-US"/>
          <w:rPrChange w:id="578" w:author="André Oliveira" w:date="2020-06-13T09:00:00Z">
            <w:rPr/>
          </w:rPrChange>
        </w:rPr>
        <w:fldChar w:fldCharType="begin"/>
      </w:r>
      <w:r w:rsidRPr="00E8102C">
        <w:rPr>
          <w:noProof w:val="0"/>
          <w:lang w:val="en-US"/>
          <w:rPrChange w:id="579" w:author="André Oliveira" w:date="2020-06-13T09:00:00Z">
            <w:rPr/>
          </w:rPrChange>
        </w:rPr>
        <w:instrText xml:space="preserve"> HYPERLINK \l "_Toc39522486" </w:instrText>
      </w:r>
      <w:r w:rsidRPr="00E8102C">
        <w:rPr>
          <w:noProof w:val="0"/>
          <w:lang w:val="en-US"/>
          <w:rPrChange w:id="580" w:author="André Oliveira" w:date="2020-06-13T09:00:00Z">
            <w:rPr/>
          </w:rPrChange>
        </w:rPr>
        <w:fldChar w:fldCharType="separate"/>
      </w:r>
      <w:r w:rsidR="00DC4CC3" w:rsidRPr="00E8102C">
        <w:rPr>
          <w:rStyle w:val="Hyperlink"/>
          <w:noProof w:val="0"/>
          <w:lang w:val="en-US"/>
          <w:rPrChange w:id="581" w:author="André Oliveira" w:date="2020-06-13T09:00:00Z">
            <w:rPr>
              <w:rStyle w:val="Hyperlink"/>
              <w:lang w:val="en-GB"/>
            </w:rPr>
          </w:rPrChange>
        </w:rPr>
        <w:t>Figure 3 - User Journey for creating a Challenge</w:t>
      </w:r>
      <w:r w:rsidR="00DC4CC3" w:rsidRPr="00E8102C">
        <w:rPr>
          <w:noProof w:val="0"/>
          <w:webHidden/>
          <w:lang w:val="en-US"/>
          <w:rPrChange w:id="582" w:author="André Oliveira" w:date="2020-06-13T09:00:00Z">
            <w:rPr>
              <w:webHidden/>
            </w:rPr>
          </w:rPrChange>
        </w:rPr>
        <w:tab/>
      </w:r>
      <w:r w:rsidR="00DC4CC3" w:rsidRPr="00E8102C">
        <w:rPr>
          <w:noProof w:val="0"/>
          <w:webHidden/>
          <w:lang w:val="en-US"/>
          <w:rPrChange w:id="583" w:author="André Oliveira" w:date="2020-06-13T09:00:00Z">
            <w:rPr>
              <w:webHidden/>
            </w:rPr>
          </w:rPrChange>
        </w:rPr>
        <w:fldChar w:fldCharType="begin"/>
      </w:r>
      <w:r w:rsidR="00DC4CC3" w:rsidRPr="00E8102C">
        <w:rPr>
          <w:noProof w:val="0"/>
          <w:webHidden/>
          <w:lang w:val="en-US"/>
          <w:rPrChange w:id="584" w:author="André Oliveira" w:date="2020-06-13T09:00:00Z">
            <w:rPr>
              <w:webHidden/>
            </w:rPr>
          </w:rPrChange>
        </w:rPr>
        <w:instrText xml:space="preserve"> PAGEREF _Toc39522486 \h </w:instrText>
      </w:r>
      <w:r w:rsidR="00DC4CC3" w:rsidRPr="00E8102C">
        <w:rPr>
          <w:noProof w:val="0"/>
          <w:webHidden/>
          <w:lang w:val="en-US"/>
          <w:rPrChange w:id="585" w:author="André Oliveira" w:date="2020-06-13T09:00:00Z">
            <w:rPr>
              <w:noProof w:val="0"/>
              <w:webHidden/>
              <w:lang w:val="en-US"/>
            </w:rPr>
          </w:rPrChange>
        </w:rPr>
      </w:r>
      <w:r w:rsidR="00DC4CC3" w:rsidRPr="00E8102C">
        <w:rPr>
          <w:noProof w:val="0"/>
          <w:webHidden/>
          <w:lang w:val="en-US"/>
          <w:rPrChange w:id="586" w:author="André Oliveira" w:date="2020-06-13T09:00:00Z">
            <w:rPr>
              <w:webHidden/>
            </w:rPr>
          </w:rPrChange>
        </w:rPr>
        <w:fldChar w:fldCharType="separate"/>
      </w:r>
      <w:r w:rsidR="00770B4F" w:rsidRPr="00E8102C">
        <w:rPr>
          <w:noProof w:val="0"/>
          <w:webHidden/>
          <w:lang w:val="en-US"/>
          <w:rPrChange w:id="587" w:author="André Oliveira" w:date="2020-06-13T09:00:00Z">
            <w:rPr>
              <w:webHidden/>
            </w:rPr>
          </w:rPrChange>
        </w:rPr>
        <w:t>16</w:t>
      </w:r>
      <w:r w:rsidR="00DC4CC3" w:rsidRPr="00E8102C">
        <w:rPr>
          <w:noProof w:val="0"/>
          <w:webHidden/>
          <w:lang w:val="en-US"/>
          <w:rPrChange w:id="588" w:author="André Oliveira" w:date="2020-06-13T09:00:00Z">
            <w:rPr>
              <w:webHidden/>
            </w:rPr>
          </w:rPrChange>
        </w:rPr>
        <w:fldChar w:fldCharType="end"/>
      </w:r>
      <w:r w:rsidRPr="00E8102C">
        <w:rPr>
          <w:noProof w:val="0"/>
          <w:lang w:val="en-US"/>
          <w:rPrChange w:id="589" w:author="André Oliveira" w:date="2020-06-13T09:00:00Z">
            <w:rPr/>
          </w:rPrChange>
        </w:rPr>
        <w:fldChar w:fldCharType="end"/>
      </w:r>
    </w:p>
    <w:p w14:paraId="43B2CFF8" w14:textId="662D03F5" w:rsidR="00DC4CC3" w:rsidRPr="00E8102C" w:rsidRDefault="00784BE3">
      <w:pPr>
        <w:pStyle w:val="TableofFigures"/>
        <w:tabs>
          <w:tab w:val="right" w:leader="dot" w:pos="8494"/>
        </w:tabs>
        <w:rPr>
          <w:noProof w:val="0"/>
          <w:sz w:val="22"/>
          <w:szCs w:val="22"/>
          <w:lang w:val="en-US" w:eastAsia="en-GB"/>
          <w:rPrChange w:id="590" w:author="André Oliveira" w:date="2020-06-13T09:00:00Z">
            <w:rPr>
              <w:sz w:val="22"/>
              <w:szCs w:val="22"/>
              <w:lang w:val="en-GB" w:eastAsia="en-GB"/>
            </w:rPr>
          </w:rPrChange>
        </w:rPr>
      </w:pPr>
      <w:r w:rsidRPr="00E8102C">
        <w:rPr>
          <w:noProof w:val="0"/>
          <w:lang w:val="en-US"/>
          <w:rPrChange w:id="591" w:author="André Oliveira" w:date="2020-06-13T09:00:00Z">
            <w:rPr/>
          </w:rPrChange>
        </w:rPr>
        <w:fldChar w:fldCharType="begin"/>
      </w:r>
      <w:r w:rsidRPr="00E8102C">
        <w:rPr>
          <w:noProof w:val="0"/>
          <w:lang w:val="en-US"/>
          <w:rPrChange w:id="592" w:author="André Oliveira" w:date="2020-06-13T09:00:00Z">
            <w:rPr/>
          </w:rPrChange>
        </w:rPr>
        <w:instrText xml:space="preserve"> HYPERLINK \l "_Toc39522487" </w:instrText>
      </w:r>
      <w:r w:rsidRPr="00E8102C">
        <w:rPr>
          <w:noProof w:val="0"/>
          <w:lang w:val="en-US"/>
          <w:rPrChange w:id="593" w:author="André Oliveira" w:date="2020-06-13T09:00:00Z">
            <w:rPr/>
          </w:rPrChange>
        </w:rPr>
        <w:fldChar w:fldCharType="separate"/>
      </w:r>
      <w:r w:rsidR="00DC4CC3" w:rsidRPr="00E8102C">
        <w:rPr>
          <w:rStyle w:val="Hyperlink"/>
          <w:noProof w:val="0"/>
          <w:lang w:val="en-US"/>
          <w:rPrChange w:id="594" w:author="André Oliveira" w:date="2020-06-13T09:00:00Z">
            <w:rPr>
              <w:rStyle w:val="Hyperlink"/>
              <w:lang w:val="en-GB"/>
            </w:rPr>
          </w:rPrChange>
        </w:rPr>
        <w:t>Figure 4 - User Journey for creating a Questionnaire</w:t>
      </w:r>
      <w:r w:rsidR="00DC4CC3" w:rsidRPr="00E8102C">
        <w:rPr>
          <w:noProof w:val="0"/>
          <w:webHidden/>
          <w:lang w:val="en-US"/>
          <w:rPrChange w:id="595" w:author="André Oliveira" w:date="2020-06-13T09:00:00Z">
            <w:rPr>
              <w:webHidden/>
            </w:rPr>
          </w:rPrChange>
        </w:rPr>
        <w:tab/>
      </w:r>
      <w:r w:rsidR="00DC4CC3" w:rsidRPr="00E8102C">
        <w:rPr>
          <w:noProof w:val="0"/>
          <w:webHidden/>
          <w:lang w:val="en-US"/>
          <w:rPrChange w:id="596" w:author="André Oliveira" w:date="2020-06-13T09:00:00Z">
            <w:rPr>
              <w:webHidden/>
            </w:rPr>
          </w:rPrChange>
        </w:rPr>
        <w:fldChar w:fldCharType="begin"/>
      </w:r>
      <w:r w:rsidR="00DC4CC3" w:rsidRPr="00E8102C">
        <w:rPr>
          <w:noProof w:val="0"/>
          <w:webHidden/>
          <w:lang w:val="en-US"/>
          <w:rPrChange w:id="597" w:author="André Oliveira" w:date="2020-06-13T09:00:00Z">
            <w:rPr>
              <w:webHidden/>
            </w:rPr>
          </w:rPrChange>
        </w:rPr>
        <w:instrText xml:space="preserve"> PAGEREF _Toc39522487 \h </w:instrText>
      </w:r>
      <w:r w:rsidR="00DC4CC3" w:rsidRPr="00E8102C">
        <w:rPr>
          <w:noProof w:val="0"/>
          <w:webHidden/>
          <w:lang w:val="en-US"/>
          <w:rPrChange w:id="598" w:author="André Oliveira" w:date="2020-06-13T09:00:00Z">
            <w:rPr>
              <w:noProof w:val="0"/>
              <w:webHidden/>
              <w:lang w:val="en-US"/>
            </w:rPr>
          </w:rPrChange>
        </w:rPr>
      </w:r>
      <w:r w:rsidR="00DC4CC3" w:rsidRPr="00E8102C">
        <w:rPr>
          <w:noProof w:val="0"/>
          <w:webHidden/>
          <w:lang w:val="en-US"/>
          <w:rPrChange w:id="599" w:author="André Oliveira" w:date="2020-06-13T09:00:00Z">
            <w:rPr>
              <w:webHidden/>
            </w:rPr>
          </w:rPrChange>
        </w:rPr>
        <w:fldChar w:fldCharType="separate"/>
      </w:r>
      <w:r w:rsidR="00770B4F" w:rsidRPr="00E8102C">
        <w:rPr>
          <w:noProof w:val="0"/>
          <w:webHidden/>
          <w:lang w:val="en-US"/>
          <w:rPrChange w:id="600" w:author="André Oliveira" w:date="2020-06-13T09:00:00Z">
            <w:rPr>
              <w:webHidden/>
            </w:rPr>
          </w:rPrChange>
        </w:rPr>
        <w:t>17</w:t>
      </w:r>
      <w:r w:rsidR="00DC4CC3" w:rsidRPr="00E8102C">
        <w:rPr>
          <w:noProof w:val="0"/>
          <w:webHidden/>
          <w:lang w:val="en-US"/>
          <w:rPrChange w:id="601" w:author="André Oliveira" w:date="2020-06-13T09:00:00Z">
            <w:rPr>
              <w:webHidden/>
            </w:rPr>
          </w:rPrChange>
        </w:rPr>
        <w:fldChar w:fldCharType="end"/>
      </w:r>
      <w:r w:rsidRPr="00E8102C">
        <w:rPr>
          <w:noProof w:val="0"/>
          <w:lang w:val="en-US"/>
          <w:rPrChange w:id="602" w:author="André Oliveira" w:date="2020-06-13T09:00:00Z">
            <w:rPr/>
          </w:rPrChange>
        </w:rPr>
        <w:fldChar w:fldCharType="end"/>
      </w:r>
    </w:p>
    <w:p w14:paraId="3DE12B2B" w14:textId="0A9B29F2" w:rsidR="00DC4CC3" w:rsidRPr="00E8102C" w:rsidRDefault="00784BE3">
      <w:pPr>
        <w:pStyle w:val="TableofFigures"/>
        <w:tabs>
          <w:tab w:val="right" w:leader="dot" w:pos="8494"/>
        </w:tabs>
        <w:rPr>
          <w:noProof w:val="0"/>
          <w:sz w:val="22"/>
          <w:szCs w:val="22"/>
          <w:lang w:val="en-US" w:eastAsia="en-GB"/>
          <w:rPrChange w:id="603" w:author="André Oliveira" w:date="2020-06-13T09:00:00Z">
            <w:rPr>
              <w:sz w:val="22"/>
              <w:szCs w:val="22"/>
              <w:lang w:val="en-GB" w:eastAsia="en-GB"/>
            </w:rPr>
          </w:rPrChange>
        </w:rPr>
      </w:pPr>
      <w:r w:rsidRPr="00E8102C">
        <w:rPr>
          <w:noProof w:val="0"/>
          <w:lang w:val="en-US"/>
          <w:rPrChange w:id="604" w:author="André Oliveira" w:date="2020-06-13T09:00:00Z">
            <w:rPr/>
          </w:rPrChange>
        </w:rPr>
        <w:fldChar w:fldCharType="begin"/>
      </w:r>
      <w:r w:rsidRPr="00E8102C">
        <w:rPr>
          <w:noProof w:val="0"/>
          <w:lang w:val="en-US"/>
          <w:rPrChange w:id="605" w:author="André Oliveira" w:date="2020-06-13T09:00:00Z">
            <w:rPr/>
          </w:rPrChange>
        </w:rPr>
        <w:instrText xml:space="preserve"> HYPERLINK \l "_Toc39522488" </w:instrText>
      </w:r>
      <w:r w:rsidRPr="00E8102C">
        <w:rPr>
          <w:noProof w:val="0"/>
          <w:lang w:val="en-US"/>
          <w:rPrChange w:id="606" w:author="André Oliveira" w:date="2020-06-13T09:00:00Z">
            <w:rPr/>
          </w:rPrChange>
        </w:rPr>
        <w:fldChar w:fldCharType="separate"/>
      </w:r>
      <w:r w:rsidR="00DC4CC3" w:rsidRPr="00E8102C">
        <w:rPr>
          <w:rStyle w:val="Hyperlink"/>
          <w:noProof w:val="0"/>
          <w:lang w:val="en-US"/>
          <w:rPrChange w:id="607" w:author="André Oliveira" w:date="2020-06-13T09:00:00Z">
            <w:rPr>
              <w:rStyle w:val="Hyperlink"/>
              <w:lang w:val="en-GB"/>
            </w:rPr>
          </w:rPrChange>
        </w:rPr>
        <w:t>Figure 5 - User Journey for runnin a piece of code</w:t>
      </w:r>
      <w:r w:rsidR="00DC4CC3" w:rsidRPr="00E8102C">
        <w:rPr>
          <w:noProof w:val="0"/>
          <w:webHidden/>
          <w:lang w:val="en-US"/>
          <w:rPrChange w:id="608" w:author="André Oliveira" w:date="2020-06-13T09:00:00Z">
            <w:rPr>
              <w:webHidden/>
            </w:rPr>
          </w:rPrChange>
        </w:rPr>
        <w:tab/>
      </w:r>
      <w:r w:rsidR="00DC4CC3" w:rsidRPr="00E8102C">
        <w:rPr>
          <w:noProof w:val="0"/>
          <w:webHidden/>
          <w:lang w:val="en-US"/>
          <w:rPrChange w:id="609" w:author="André Oliveira" w:date="2020-06-13T09:00:00Z">
            <w:rPr>
              <w:webHidden/>
            </w:rPr>
          </w:rPrChange>
        </w:rPr>
        <w:fldChar w:fldCharType="begin"/>
      </w:r>
      <w:r w:rsidR="00DC4CC3" w:rsidRPr="00E8102C">
        <w:rPr>
          <w:noProof w:val="0"/>
          <w:webHidden/>
          <w:lang w:val="en-US"/>
          <w:rPrChange w:id="610" w:author="André Oliveira" w:date="2020-06-13T09:00:00Z">
            <w:rPr>
              <w:webHidden/>
            </w:rPr>
          </w:rPrChange>
        </w:rPr>
        <w:instrText xml:space="preserve"> PAGEREF _Toc39522488 \h </w:instrText>
      </w:r>
      <w:r w:rsidR="00DC4CC3" w:rsidRPr="00E8102C">
        <w:rPr>
          <w:noProof w:val="0"/>
          <w:webHidden/>
          <w:lang w:val="en-US"/>
          <w:rPrChange w:id="611" w:author="André Oliveira" w:date="2020-06-13T09:00:00Z">
            <w:rPr>
              <w:noProof w:val="0"/>
              <w:webHidden/>
              <w:lang w:val="en-US"/>
            </w:rPr>
          </w:rPrChange>
        </w:rPr>
      </w:r>
      <w:r w:rsidR="00DC4CC3" w:rsidRPr="00E8102C">
        <w:rPr>
          <w:noProof w:val="0"/>
          <w:webHidden/>
          <w:lang w:val="en-US"/>
          <w:rPrChange w:id="612" w:author="André Oliveira" w:date="2020-06-13T09:00:00Z">
            <w:rPr>
              <w:webHidden/>
            </w:rPr>
          </w:rPrChange>
        </w:rPr>
        <w:fldChar w:fldCharType="separate"/>
      </w:r>
      <w:r w:rsidR="00770B4F" w:rsidRPr="00E8102C">
        <w:rPr>
          <w:noProof w:val="0"/>
          <w:webHidden/>
          <w:lang w:val="en-US"/>
          <w:rPrChange w:id="613" w:author="André Oliveira" w:date="2020-06-13T09:00:00Z">
            <w:rPr>
              <w:webHidden/>
            </w:rPr>
          </w:rPrChange>
        </w:rPr>
        <w:t>18</w:t>
      </w:r>
      <w:r w:rsidR="00DC4CC3" w:rsidRPr="00E8102C">
        <w:rPr>
          <w:noProof w:val="0"/>
          <w:webHidden/>
          <w:lang w:val="en-US"/>
          <w:rPrChange w:id="614" w:author="André Oliveira" w:date="2020-06-13T09:00:00Z">
            <w:rPr>
              <w:webHidden/>
            </w:rPr>
          </w:rPrChange>
        </w:rPr>
        <w:fldChar w:fldCharType="end"/>
      </w:r>
      <w:r w:rsidRPr="00E8102C">
        <w:rPr>
          <w:noProof w:val="0"/>
          <w:lang w:val="en-US"/>
          <w:rPrChange w:id="615" w:author="André Oliveira" w:date="2020-06-13T09:00:00Z">
            <w:rPr/>
          </w:rPrChange>
        </w:rPr>
        <w:fldChar w:fldCharType="end"/>
      </w:r>
    </w:p>
    <w:p w14:paraId="0241F4CE" w14:textId="36EFEDCA" w:rsidR="00DC4CC3" w:rsidRPr="00E8102C" w:rsidRDefault="00784BE3">
      <w:pPr>
        <w:pStyle w:val="TableofFigures"/>
        <w:tabs>
          <w:tab w:val="right" w:leader="dot" w:pos="8494"/>
        </w:tabs>
        <w:rPr>
          <w:noProof w:val="0"/>
          <w:sz w:val="22"/>
          <w:szCs w:val="22"/>
          <w:lang w:val="en-US" w:eastAsia="en-GB"/>
          <w:rPrChange w:id="616" w:author="André Oliveira" w:date="2020-06-13T09:00:00Z">
            <w:rPr>
              <w:sz w:val="22"/>
              <w:szCs w:val="22"/>
              <w:lang w:val="en-GB" w:eastAsia="en-GB"/>
            </w:rPr>
          </w:rPrChange>
        </w:rPr>
      </w:pPr>
      <w:r w:rsidRPr="00E8102C">
        <w:rPr>
          <w:noProof w:val="0"/>
          <w:lang w:val="en-US"/>
          <w:rPrChange w:id="617" w:author="André Oliveira" w:date="2020-06-13T09:00:00Z">
            <w:rPr/>
          </w:rPrChange>
        </w:rPr>
        <w:fldChar w:fldCharType="begin"/>
      </w:r>
      <w:r w:rsidRPr="00E8102C">
        <w:rPr>
          <w:noProof w:val="0"/>
          <w:lang w:val="en-US"/>
          <w:rPrChange w:id="618" w:author="André Oliveira" w:date="2020-06-13T09:00:00Z">
            <w:rPr/>
          </w:rPrChange>
        </w:rPr>
        <w:instrText xml:space="preserve"> HYPERLINK \l "_Toc39522489" </w:instrText>
      </w:r>
      <w:r w:rsidRPr="00E8102C">
        <w:rPr>
          <w:noProof w:val="0"/>
          <w:lang w:val="en-US"/>
          <w:rPrChange w:id="619" w:author="André Oliveira" w:date="2020-06-13T09:00:00Z">
            <w:rPr/>
          </w:rPrChange>
        </w:rPr>
        <w:fldChar w:fldCharType="separate"/>
      </w:r>
      <w:r w:rsidR="00DC4CC3" w:rsidRPr="00E8102C">
        <w:rPr>
          <w:rStyle w:val="Hyperlink"/>
          <w:noProof w:val="0"/>
          <w:lang w:val="en-US"/>
          <w:rPrChange w:id="620" w:author="André Oliveira" w:date="2020-06-13T09:00:00Z">
            <w:rPr>
              <w:rStyle w:val="Hyperlink"/>
              <w:lang w:val="en-GB"/>
            </w:rPr>
          </w:rPrChange>
        </w:rPr>
        <w:t>Figure 6 - User Journey for answering a Questionnaire</w:t>
      </w:r>
      <w:r w:rsidR="00DC4CC3" w:rsidRPr="00E8102C">
        <w:rPr>
          <w:noProof w:val="0"/>
          <w:webHidden/>
          <w:lang w:val="en-US"/>
          <w:rPrChange w:id="621" w:author="André Oliveira" w:date="2020-06-13T09:00:00Z">
            <w:rPr>
              <w:webHidden/>
            </w:rPr>
          </w:rPrChange>
        </w:rPr>
        <w:tab/>
      </w:r>
      <w:r w:rsidR="00DC4CC3" w:rsidRPr="00E8102C">
        <w:rPr>
          <w:noProof w:val="0"/>
          <w:webHidden/>
          <w:lang w:val="en-US"/>
          <w:rPrChange w:id="622" w:author="André Oliveira" w:date="2020-06-13T09:00:00Z">
            <w:rPr>
              <w:webHidden/>
            </w:rPr>
          </w:rPrChange>
        </w:rPr>
        <w:fldChar w:fldCharType="begin"/>
      </w:r>
      <w:r w:rsidR="00DC4CC3" w:rsidRPr="00E8102C">
        <w:rPr>
          <w:noProof w:val="0"/>
          <w:webHidden/>
          <w:lang w:val="en-US"/>
          <w:rPrChange w:id="623" w:author="André Oliveira" w:date="2020-06-13T09:00:00Z">
            <w:rPr>
              <w:webHidden/>
            </w:rPr>
          </w:rPrChange>
        </w:rPr>
        <w:instrText xml:space="preserve"> PAGEREF _Toc39522489 \h </w:instrText>
      </w:r>
      <w:r w:rsidR="00DC4CC3" w:rsidRPr="00E8102C">
        <w:rPr>
          <w:noProof w:val="0"/>
          <w:webHidden/>
          <w:lang w:val="en-US"/>
          <w:rPrChange w:id="624" w:author="André Oliveira" w:date="2020-06-13T09:00:00Z">
            <w:rPr>
              <w:noProof w:val="0"/>
              <w:webHidden/>
              <w:lang w:val="en-US"/>
            </w:rPr>
          </w:rPrChange>
        </w:rPr>
      </w:r>
      <w:r w:rsidR="00DC4CC3" w:rsidRPr="00E8102C">
        <w:rPr>
          <w:noProof w:val="0"/>
          <w:webHidden/>
          <w:lang w:val="en-US"/>
          <w:rPrChange w:id="625" w:author="André Oliveira" w:date="2020-06-13T09:00:00Z">
            <w:rPr>
              <w:webHidden/>
            </w:rPr>
          </w:rPrChange>
        </w:rPr>
        <w:fldChar w:fldCharType="separate"/>
      </w:r>
      <w:r w:rsidR="00770B4F" w:rsidRPr="00E8102C">
        <w:rPr>
          <w:noProof w:val="0"/>
          <w:webHidden/>
          <w:lang w:val="en-US"/>
          <w:rPrChange w:id="626" w:author="André Oliveira" w:date="2020-06-13T09:00:00Z">
            <w:rPr>
              <w:webHidden/>
            </w:rPr>
          </w:rPrChange>
        </w:rPr>
        <w:t>19</w:t>
      </w:r>
      <w:r w:rsidR="00DC4CC3" w:rsidRPr="00E8102C">
        <w:rPr>
          <w:noProof w:val="0"/>
          <w:webHidden/>
          <w:lang w:val="en-US"/>
          <w:rPrChange w:id="627" w:author="André Oliveira" w:date="2020-06-13T09:00:00Z">
            <w:rPr>
              <w:webHidden/>
            </w:rPr>
          </w:rPrChange>
        </w:rPr>
        <w:fldChar w:fldCharType="end"/>
      </w:r>
      <w:r w:rsidRPr="00E8102C">
        <w:rPr>
          <w:noProof w:val="0"/>
          <w:lang w:val="en-US"/>
          <w:rPrChange w:id="628" w:author="André Oliveira" w:date="2020-06-13T09:00:00Z">
            <w:rPr/>
          </w:rPrChange>
        </w:rPr>
        <w:fldChar w:fldCharType="end"/>
      </w:r>
    </w:p>
    <w:p w14:paraId="375930B1" w14:textId="74669A66" w:rsidR="00DC4CC3" w:rsidRPr="00E8102C" w:rsidRDefault="00784BE3">
      <w:pPr>
        <w:pStyle w:val="TableofFigures"/>
        <w:tabs>
          <w:tab w:val="right" w:leader="dot" w:pos="8494"/>
        </w:tabs>
        <w:rPr>
          <w:noProof w:val="0"/>
          <w:sz w:val="22"/>
          <w:szCs w:val="22"/>
          <w:lang w:val="en-US" w:eastAsia="en-GB"/>
          <w:rPrChange w:id="629" w:author="André Oliveira" w:date="2020-06-13T09:00:00Z">
            <w:rPr>
              <w:sz w:val="22"/>
              <w:szCs w:val="22"/>
              <w:lang w:val="en-GB" w:eastAsia="en-GB"/>
            </w:rPr>
          </w:rPrChange>
        </w:rPr>
      </w:pPr>
      <w:r w:rsidRPr="00E8102C">
        <w:rPr>
          <w:noProof w:val="0"/>
          <w:lang w:val="en-US"/>
          <w:rPrChange w:id="630" w:author="André Oliveira" w:date="2020-06-13T09:00:00Z">
            <w:rPr/>
          </w:rPrChange>
        </w:rPr>
        <w:fldChar w:fldCharType="begin"/>
      </w:r>
      <w:r w:rsidRPr="00E8102C">
        <w:rPr>
          <w:noProof w:val="0"/>
          <w:lang w:val="en-US"/>
          <w:rPrChange w:id="631" w:author="André Oliveira" w:date="2020-06-13T09:00:00Z">
            <w:rPr/>
          </w:rPrChange>
        </w:rPr>
        <w:instrText xml:space="preserve"> HYPERLINK \l "_Toc39522490" </w:instrText>
      </w:r>
      <w:r w:rsidRPr="00E8102C">
        <w:rPr>
          <w:noProof w:val="0"/>
          <w:lang w:val="en-US"/>
          <w:rPrChange w:id="632" w:author="André Oliveira" w:date="2020-06-13T09:00:00Z">
            <w:rPr/>
          </w:rPrChange>
        </w:rPr>
        <w:fldChar w:fldCharType="separate"/>
      </w:r>
      <w:r w:rsidR="00DC4CC3" w:rsidRPr="00E8102C">
        <w:rPr>
          <w:rStyle w:val="Hyperlink"/>
          <w:noProof w:val="0"/>
          <w:lang w:val="en-US"/>
          <w:rPrChange w:id="633" w:author="André Oliveira" w:date="2020-06-13T09:00:00Z">
            <w:rPr>
              <w:rStyle w:val="Hyperlink"/>
              <w:lang w:val="en-US"/>
            </w:rPr>
          </w:rPrChange>
        </w:rPr>
        <w:t>Figure 7 – Architectural Layered Module view, with inter module interactions</w:t>
      </w:r>
      <w:r w:rsidR="00DC4CC3" w:rsidRPr="00E8102C">
        <w:rPr>
          <w:noProof w:val="0"/>
          <w:webHidden/>
          <w:lang w:val="en-US"/>
          <w:rPrChange w:id="634" w:author="André Oliveira" w:date="2020-06-13T09:00:00Z">
            <w:rPr>
              <w:webHidden/>
            </w:rPr>
          </w:rPrChange>
        </w:rPr>
        <w:tab/>
      </w:r>
      <w:r w:rsidR="00DC4CC3" w:rsidRPr="00E8102C">
        <w:rPr>
          <w:noProof w:val="0"/>
          <w:webHidden/>
          <w:lang w:val="en-US"/>
          <w:rPrChange w:id="635" w:author="André Oliveira" w:date="2020-06-13T09:00:00Z">
            <w:rPr>
              <w:webHidden/>
            </w:rPr>
          </w:rPrChange>
        </w:rPr>
        <w:fldChar w:fldCharType="begin"/>
      </w:r>
      <w:r w:rsidR="00DC4CC3" w:rsidRPr="00E8102C">
        <w:rPr>
          <w:noProof w:val="0"/>
          <w:webHidden/>
          <w:lang w:val="en-US"/>
          <w:rPrChange w:id="636" w:author="André Oliveira" w:date="2020-06-13T09:00:00Z">
            <w:rPr>
              <w:webHidden/>
            </w:rPr>
          </w:rPrChange>
        </w:rPr>
        <w:instrText xml:space="preserve"> PAGEREF _Toc39522490 \h </w:instrText>
      </w:r>
      <w:r w:rsidR="00DC4CC3" w:rsidRPr="00E8102C">
        <w:rPr>
          <w:noProof w:val="0"/>
          <w:webHidden/>
          <w:lang w:val="en-US"/>
          <w:rPrChange w:id="637" w:author="André Oliveira" w:date="2020-06-13T09:00:00Z">
            <w:rPr>
              <w:noProof w:val="0"/>
              <w:webHidden/>
              <w:lang w:val="en-US"/>
            </w:rPr>
          </w:rPrChange>
        </w:rPr>
      </w:r>
      <w:r w:rsidR="00DC4CC3" w:rsidRPr="00E8102C">
        <w:rPr>
          <w:noProof w:val="0"/>
          <w:webHidden/>
          <w:lang w:val="en-US"/>
          <w:rPrChange w:id="638" w:author="André Oliveira" w:date="2020-06-13T09:00:00Z">
            <w:rPr>
              <w:webHidden/>
            </w:rPr>
          </w:rPrChange>
        </w:rPr>
        <w:fldChar w:fldCharType="separate"/>
      </w:r>
      <w:r w:rsidR="00770B4F" w:rsidRPr="00E8102C">
        <w:rPr>
          <w:noProof w:val="0"/>
          <w:webHidden/>
          <w:lang w:val="en-US"/>
          <w:rPrChange w:id="639" w:author="André Oliveira" w:date="2020-06-13T09:00:00Z">
            <w:rPr>
              <w:webHidden/>
            </w:rPr>
          </w:rPrChange>
        </w:rPr>
        <w:t>28</w:t>
      </w:r>
      <w:r w:rsidR="00DC4CC3" w:rsidRPr="00E8102C">
        <w:rPr>
          <w:noProof w:val="0"/>
          <w:webHidden/>
          <w:lang w:val="en-US"/>
          <w:rPrChange w:id="640" w:author="André Oliveira" w:date="2020-06-13T09:00:00Z">
            <w:rPr>
              <w:webHidden/>
            </w:rPr>
          </w:rPrChange>
        </w:rPr>
        <w:fldChar w:fldCharType="end"/>
      </w:r>
      <w:r w:rsidRPr="00E8102C">
        <w:rPr>
          <w:noProof w:val="0"/>
          <w:lang w:val="en-US"/>
          <w:rPrChange w:id="641" w:author="André Oliveira" w:date="2020-06-13T09:00:00Z">
            <w:rPr/>
          </w:rPrChange>
        </w:rPr>
        <w:fldChar w:fldCharType="end"/>
      </w:r>
    </w:p>
    <w:p w14:paraId="73ADD66F" w14:textId="2EFBC12D" w:rsidR="00DC4CC3" w:rsidRPr="00E8102C" w:rsidRDefault="00784BE3">
      <w:pPr>
        <w:pStyle w:val="TableofFigures"/>
        <w:tabs>
          <w:tab w:val="right" w:leader="dot" w:pos="8494"/>
        </w:tabs>
        <w:rPr>
          <w:noProof w:val="0"/>
          <w:sz w:val="22"/>
          <w:szCs w:val="22"/>
          <w:lang w:val="en-US" w:eastAsia="en-GB"/>
          <w:rPrChange w:id="642" w:author="André Oliveira" w:date="2020-06-13T09:00:00Z">
            <w:rPr>
              <w:sz w:val="22"/>
              <w:szCs w:val="22"/>
              <w:lang w:val="en-GB" w:eastAsia="en-GB"/>
            </w:rPr>
          </w:rPrChange>
        </w:rPr>
      </w:pPr>
      <w:r w:rsidRPr="00E8102C">
        <w:rPr>
          <w:noProof w:val="0"/>
          <w:lang w:val="en-US"/>
          <w:rPrChange w:id="643" w:author="André Oliveira" w:date="2020-06-13T09:00:00Z">
            <w:rPr/>
          </w:rPrChange>
        </w:rPr>
        <w:fldChar w:fldCharType="begin"/>
      </w:r>
      <w:r w:rsidRPr="00E8102C">
        <w:rPr>
          <w:noProof w:val="0"/>
          <w:lang w:val="en-US"/>
          <w:rPrChange w:id="644" w:author="André Oliveira" w:date="2020-06-13T09:00:00Z">
            <w:rPr/>
          </w:rPrChange>
        </w:rPr>
        <w:instrText xml:space="preserve"> HYPERLINK \l "_Toc39522491" </w:instrText>
      </w:r>
      <w:r w:rsidRPr="00E8102C">
        <w:rPr>
          <w:noProof w:val="0"/>
          <w:lang w:val="en-US"/>
          <w:rPrChange w:id="645" w:author="André Oliveira" w:date="2020-06-13T09:00:00Z">
            <w:rPr/>
          </w:rPrChange>
        </w:rPr>
        <w:fldChar w:fldCharType="separate"/>
      </w:r>
      <w:r w:rsidR="00DC4CC3" w:rsidRPr="00E8102C">
        <w:rPr>
          <w:rStyle w:val="Hyperlink"/>
          <w:noProof w:val="0"/>
          <w:lang w:val="en-US"/>
          <w:rPrChange w:id="646" w:author="André Oliveira" w:date="2020-06-13T09:00:00Z">
            <w:rPr>
              <w:rStyle w:val="Hyperlink"/>
              <w:lang w:val="en-US"/>
            </w:rPr>
          </w:rPrChange>
        </w:rPr>
        <w:t>Figure 8 – Detailed view of Services Module including DB</w:t>
      </w:r>
      <w:r w:rsidR="00DC4CC3" w:rsidRPr="00E8102C">
        <w:rPr>
          <w:noProof w:val="0"/>
          <w:webHidden/>
          <w:lang w:val="en-US"/>
          <w:rPrChange w:id="647" w:author="André Oliveira" w:date="2020-06-13T09:00:00Z">
            <w:rPr>
              <w:webHidden/>
            </w:rPr>
          </w:rPrChange>
        </w:rPr>
        <w:tab/>
      </w:r>
      <w:r w:rsidR="00DC4CC3" w:rsidRPr="00E8102C">
        <w:rPr>
          <w:noProof w:val="0"/>
          <w:webHidden/>
          <w:lang w:val="en-US"/>
          <w:rPrChange w:id="648" w:author="André Oliveira" w:date="2020-06-13T09:00:00Z">
            <w:rPr>
              <w:webHidden/>
            </w:rPr>
          </w:rPrChange>
        </w:rPr>
        <w:fldChar w:fldCharType="begin"/>
      </w:r>
      <w:r w:rsidR="00DC4CC3" w:rsidRPr="00E8102C">
        <w:rPr>
          <w:noProof w:val="0"/>
          <w:webHidden/>
          <w:lang w:val="en-US"/>
          <w:rPrChange w:id="649" w:author="André Oliveira" w:date="2020-06-13T09:00:00Z">
            <w:rPr>
              <w:webHidden/>
            </w:rPr>
          </w:rPrChange>
        </w:rPr>
        <w:instrText xml:space="preserve"> PAGEREF _Toc39522491 \h </w:instrText>
      </w:r>
      <w:r w:rsidR="00DC4CC3" w:rsidRPr="00E8102C">
        <w:rPr>
          <w:noProof w:val="0"/>
          <w:webHidden/>
          <w:lang w:val="en-US"/>
          <w:rPrChange w:id="650" w:author="André Oliveira" w:date="2020-06-13T09:00:00Z">
            <w:rPr>
              <w:noProof w:val="0"/>
              <w:webHidden/>
              <w:lang w:val="en-US"/>
            </w:rPr>
          </w:rPrChange>
        </w:rPr>
      </w:r>
      <w:r w:rsidR="00DC4CC3" w:rsidRPr="00E8102C">
        <w:rPr>
          <w:noProof w:val="0"/>
          <w:webHidden/>
          <w:lang w:val="en-US"/>
          <w:rPrChange w:id="651" w:author="André Oliveira" w:date="2020-06-13T09:00:00Z">
            <w:rPr>
              <w:webHidden/>
            </w:rPr>
          </w:rPrChange>
        </w:rPr>
        <w:fldChar w:fldCharType="separate"/>
      </w:r>
      <w:r w:rsidR="00770B4F" w:rsidRPr="00E8102C">
        <w:rPr>
          <w:noProof w:val="0"/>
          <w:webHidden/>
          <w:lang w:val="en-US"/>
          <w:rPrChange w:id="652" w:author="André Oliveira" w:date="2020-06-13T09:00:00Z">
            <w:rPr>
              <w:webHidden/>
            </w:rPr>
          </w:rPrChange>
        </w:rPr>
        <w:t>29</w:t>
      </w:r>
      <w:r w:rsidR="00DC4CC3" w:rsidRPr="00E8102C">
        <w:rPr>
          <w:noProof w:val="0"/>
          <w:webHidden/>
          <w:lang w:val="en-US"/>
          <w:rPrChange w:id="653" w:author="André Oliveira" w:date="2020-06-13T09:00:00Z">
            <w:rPr>
              <w:webHidden/>
            </w:rPr>
          </w:rPrChange>
        </w:rPr>
        <w:fldChar w:fldCharType="end"/>
      </w:r>
      <w:r w:rsidRPr="00E8102C">
        <w:rPr>
          <w:noProof w:val="0"/>
          <w:lang w:val="en-US"/>
          <w:rPrChange w:id="654" w:author="André Oliveira" w:date="2020-06-13T09:00:00Z">
            <w:rPr/>
          </w:rPrChange>
        </w:rPr>
        <w:fldChar w:fldCharType="end"/>
      </w:r>
    </w:p>
    <w:p w14:paraId="6F0852E3" w14:textId="18C7712D" w:rsidR="00DC4CC3" w:rsidRPr="00E8102C" w:rsidRDefault="00784BE3">
      <w:pPr>
        <w:pStyle w:val="TableofFigures"/>
        <w:tabs>
          <w:tab w:val="right" w:leader="dot" w:pos="8494"/>
        </w:tabs>
        <w:rPr>
          <w:noProof w:val="0"/>
          <w:sz w:val="22"/>
          <w:szCs w:val="22"/>
          <w:lang w:val="en-US" w:eastAsia="en-GB"/>
          <w:rPrChange w:id="655" w:author="André Oliveira" w:date="2020-06-13T09:00:00Z">
            <w:rPr>
              <w:sz w:val="22"/>
              <w:szCs w:val="22"/>
              <w:lang w:val="en-GB" w:eastAsia="en-GB"/>
            </w:rPr>
          </w:rPrChange>
        </w:rPr>
      </w:pPr>
      <w:r w:rsidRPr="00E8102C">
        <w:rPr>
          <w:noProof w:val="0"/>
          <w:lang w:val="en-US"/>
          <w:rPrChange w:id="656" w:author="André Oliveira" w:date="2020-06-13T09:00:00Z">
            <w:rPr/>
          </w:rPrChange>
        </w:rPr>
        <w:fldChar w:fldCharType="begin"/>
      </w:r>
      <w:r w:rsidRPr="00E8102C">
        <w:rPr>
          <w:noProof w:val="0"/>
          <w:lang w:val="en-US"/>
          <w:rPrChange w:id="657" w:author="André Oliveira" w:date="2020-06-13T09:00:00Z">
            <w:rPr/>
          </w:rPrChange>
        </w:rPr>
        <w:instrText xml:space="preserve"> HYPERLINK \l "_Toc39522492" </w:instrText>
      </w:r>
      <w:r w:rsidRPr="00E8102C">
        <w:rPr>
          <w:noProof w:val="0"/>
          <w:lang w:val="en-US"/>
          <w:rPrChange w:id="658" w:author="André Oliveira" w:date="2020-06-13T09:00:00Z">
            <w:rPr/>
          </w:rPrChange>
        </w:rPr>
        <w:fldChar w:fldCharType="separate"/>
      </w:r>
      <w:r w:rsidR="00DC4CC3" w:rsidRPr="00E8102C">
        <w:rPr>
          <w:rStyle w:val="Hyperlink"/>
          <w:noProof w:val="0"/>
          <w:lang w:val="en-US"/>
          <w:rPrChange w:id="659" w:author="André Oliveira" w:date="2020-06-13T09:00:00Z">
            <w:rPr>
              <w:rStyle w:val="Hyperlink"/>
              <w:lang w:val="en-US"/>
            </w:rPr>
          </w:rPrChange>
        </w:rPr>
        <w:t>Figure 9 – Data Model</w:t>
      </w:r>
      <w:r w:rsidR="00DC4CC3" w:rsidRPr="00E8102C">
        <w:rPr>
          <w:noProof w:val="0"/>
          <w:webHidden/>
          <w:lang w:val="en-US"/>
          <w:rPrChange w:id="660" w:author="André Oliveira" w:date="2020-06-13T09:00:00Z">
            <w:rPr>
              <w:webHidden/>
            </w:rPr>
          </w:rPrChange>
        </w:rPr>
        <w:tab/>
      </w:r>
      <w:r w:rsidR="00DC4CC3" w:rsidRPr="00E8102C">
        <w:rPr>
          <w:noProof w:val="0"/>
          <w:webHidden/>
          <w:lang w:val="en-US"/>
          <w:rPrChange w:id="661" w:author="André Oliveira" w:date="2020-06-13T09:00:00Z">
            <w:rPr>
              <w:webHidden/>
            </w:rPr>
          </w:rPrChange>
        </w:rPr>
        <w:fldChar w:fldCharType="begin"/>
      </w:r>
      <w:r w:rsidR="00DC4CC3" w:rsidRPr="00E8102C">
        <w:rPr>
          <w:noProof w:val="0"/>
          <w:webHidden/>
          <w:lang w:val="en-US"/>
          <w:rPrChange w:id="662" w:author="André Oliveira" w:date="2020-06-13T09:00:00Z">
            <w:rPr>
              <w:webHidden/>
            </w:rPr>
          </w:rPrChange>
        </w:rPr>
        <w:instrText xml:space="preserve"> PAGEREF _Toc39522492 \h </w:instrText>
      </w:r>
      <w:r w:rsidR="00DC4CC3" w:rsidRPr="00E8102C">
        <w:rPr>
          <w:noProof w:val="0"/>
          <w:webHidden/>
          <w:lang w:val="en-US"/>
          <w:rPrChange w:id="663" w:author="André Oliveira" w:date="2020-06-13T09:00:00Z">
            <w:rPr>
              <w:noProof w:val="0"/>
              <w:webHidden/>
              <w:lang w:val="en-US"/>
            </w:rPr>
          </w:rPrChange>
        </w:rPr>
      </w:r>
      <w:r w:rsidR="00DC4CC3" w:rsidRPr="00E8102C">
        <w:rPr>
          <w:noProof w:val="0"/>
          <w:webHidden/>
          <w:lang w:val="en-US"/>
          <w:rPrChange w:id="664" w:author="André Oliveira" w:date="2020-06-13T09:00:00Z">
            <w:rPr>
              <w:webHidden/>
            </w:rPr>
          </w:rPrChange>
        </w:rPr>
        <w:fldChar w:fldCharType="separate"/>
      </w:r>
      <w:r w:rsidR="00770B4F" w:rsidRPr="00E8102C">
        <w:rPr>
          <w:noProof w:val="0"/>
          <w:webHidden/>
          <w:lang w:val="en-US"/>
          <w:rPrChange w:id="665" w:author="André Oliveira" w:date="2020-06-13T09:00:00Z">
            <w:rPr>
              <w:webHidden/>
            </w:rPr>
          </w:rPrChange>
        </w:rPr>
        <w:t>30</w:t>
      </w:r>
      <w:r w:rsidR="00DC4CC3" w:rsidRPr="00E8102C">
        <w:rPr>
          <w:noProof w:val="0"/>
          <w:webHidden/>
          <w:lang w:val="en-US"/>
          <w:rPrChange w:id="666" w:author="André Oliveira" w:date="2020-06-13T09:00:00Z">
            <w:rPr>
              <w:webHidden/>
            </w:rPr>
          </w:rPrChange>
        </w:rPr>
        <w:fldChar w:fldCharType="end"/>
      </w:r>
      <w:r w:rsidRPr="00E8102C">
        <w:rPr>
          <w:noProof w:val="0"/>
          <w:lang w:val="en-US"/>
          <w:rPrChange w:id="667" w:author="André Oliveira" w:date="2020-06-13T09:00:00Z">
            <w:rPr/>
          </w:rPrChange>
        </w:rPr>
        <w:fldChar w:fldCharType="end"/>
      </w:r>
    </w:p>
    <w:p w14:paraId="2D60C454" w14:textId="5518A10F" w:rsidR="00DC4CC3" w:rsidRPr="00E8102C" w:rsidRDefault="00784BE3">
      <w:pPr>
        <w:pStyle w:val="TableofFigures"/>
        <w:tabs>
          <w:tab w:val="right" w:leader="dot" w:pos="8494"/>
        </w:tabs>
        <w:rPr>
          <w:noProof w:val="0"/>
          <w:sz w:val="22"/>
          <w:szCs w:val="22"/>
          <w:lang w:val="en-US" w:eastAsia="en-GB"/>
          <w:rPrChange w:id="668" w:author="André Oliveira" w:date="2020-06-13T09:00:00Z">
            <w:rPr>
              <w:sz w:val="22"/>
              <w:szCs w:val="22"/>
              <w:lang w:val="en-GB" w:eastAsia="en-GB"/>
            </w:rPr>
          </w:rPrChange>
        </w:rPr>
      </w:pPr>
      <w:r w:rsidRPr="00E8102C">
        <w:rPr>
          <w:noProof w:val="0"/>
          <w:lang w:val="en-US"/>
          <w:rPrChange w:id="669" w:author="André Oliveira" w:date="2020-06-13T09:00:00Z">
            <w:rPr/>
          </w:rPrChange>
        </w:rPr>
        <w:fldChar w:fldCharType="begin"/>
      </w:r>
      <w:r w:rsidRPr="00E8102C">
        <w:rPr>
          <w:noProof w:val="0"/>
          <w:lang w:val="en-US"/>
          <w:rPrChange w:id="670" w:author="André Oliveira" w:date="2020-06-13T09:00:00Z">
            <w:rPr/>
          </w:rPrChange>
        </w:rPr>
        <w:instrText xml:space="preserve"> HYPERLINK \l "_Toc39522493" </w:instrText>
      </w:r>
      <w:r w:rsidRPr="00E8102C">
        <w:rPr>
          <w:noProof w:val="0"/>
          <w:lang w:val="en-US"/>
          <w:rPrChange w:id="671" w:author="André Oliveira" w:date="2020-06-13T09:00:00Z">
            <w:rPr/>
          </w:rPrChange>
        </w:rPr>
        <w:fldChar w:fldCharType="separate"/>
      </w:r>
      <w:r w:rsidR="00DC4CC3" w:rsidRPr="00E8102C">
        <w:rPr>
          <w:rStyle w:val="Hyperlink"/>
          <w:noProof w:val="0"/>
          <w:lang w:val="en-US"/>
          <w:rPrChange w:id="672" w:author="André Oliveira" w:date="2020-06-13T09:00:00Z">
            <w:rPr>
              <w:rStyle w:val="Hyperlink"/>
              <w:lang w:val="en-US"/>
            </w:rPr>
          </w:rPrChange>
        </w:rPr>
        <w:t>Figure 10 – Detailed view of ExecutionEnvironments Module</w:t>
      </w:r>
      <w:r w:rsidR="00DC4CC3" w:rsidRPr="00E8102C">
        <w:rPr>
          <w:noProof w:val="0"/>
          <w:webHidden/>
          <w:lang w:val="en-US"/>
          <w:rPrChange w:id="673" w:author="André Oliveira" w:date="2020-06-13T09:00:00Z">
            <w:rPr>
              <w:webHidden/>
            </w:rPr>
          </w:rPrChange>
        </w:rPr>
        <w:tab/>
      </w:r>
      <w:r w:rsidR="00DC4CC3" w:rsidRPr="00E8102C">
        <w:rPr>
          <w:noProof w:val="0"/>
          <w:webHidden/>
          <w:lang w:val="en-US"/>
          <w:rPrChange w:id="674" w:author="André Oliveira" w:date="2020-06-13T09:00:00Z">
            <w:rPr>
              <w:webHidden/>
            </w:rPr>
          </w:rPrChange>
        </w:rPr>
        <w:fldChar w:fldCharType="begin"/>
      </w:r>
      <w:r w:rsidR="00DC4CC3" w:rsidRPr="00E8102C">
        <w:rPr>
          <w:noProof w:val="0"/>
          <w:webHidden/>
          <w:lang w:val="en-US"/>
          <w:rPrChange w:id="675" w:author="André Oliveira" w:date="2020-06-13T09:00:00Z">
            <w:rPr>
              <w:webHidden/>
            </w:rPr>
          </w:rPrChange>
        </w:rPr>
        <w:instrText xml:space="preserve"> PAGEREF _Toc39522493 \h </w:instrText>
      </w:r>
      <w:r w:rsidR="00DC4CC3" w:rsidRPr="00E8102C">
        <w:rPr>
          <w:noProof w:val="0"/>
          <w:webHidden/>
          <w:lang w:val="en-US"/>
          <w:rPrChange w:id="676" w:author="André Oliveira" w:date="2020-06-13T09:00:00Z">
            <w:rPr>
              <w:noProof w:val="0"/>
              <w:webHidden/>
              <w:lang w:val="en-US"/>
            </w:rPr>
          </w:rPrChange>
        </w:rPr>
      </w:r>
      <w:r w:rsidR="00DC4CC3" w:rsidRPr="00E8102C">
        <w:rPr>
          <w:noProof w:val="0"/>
          <w:webHidden/>
          <w:lang w:val="en-US"/>
          <w:rPrChange w:id="677" w:author="André Oliveira" w:date="2020-06-13T09:00:00Z">
            <w:rPr>
              <w:webHidden/>
            </w:rPr>
          </w:rPrChange>
        </w:rPr>
        <w:fldChar w:fldCharType="separate"/>
      </w:r>
      <w:r w:rsidR="00770B4F" w:rsidRPr="00E8102C">
        <w:rPr>
          <w:noProof w:val="0"/>
          <w:webHidden/>
          <w:lang w:val="en-US"/>
          <w:rPrChange w:id="678" w:author="André Oliveira" w:date="2020-06-13T09:00:00Z">
            <w:rPr>
              <w:webHidden/>
            </w:rPr>
          </w:rPrChange>
        </w:rPr>
        <w:t>32</w:t>
      </w:r>
      <w:r w:rsidR="00DC4CC3" w:rsidRPr="00E8102C">
        <w:rPr>
          <w:noProof w:val="0"/>
          <w:webHidden/>
          <w:lang w:val="en-US"/>
          <w:rPrChange w:id="679" w:author="André Oliveira" w:date="2020-06-13T09:00:00Z">
            <w:rPr>
              <w:webHidden/>
            </w:rPr>
          </w:rPrChange>
        </w:rPr>
        <w:fldChar w:fldCharType="end"/>
      </w:r>
      <w:r w:rsidRPr="00E8102C">
        <w:rPr>
          <w:noProof w:val="0"/>
          <w:lang w:val="en-US"/>
          <w:rPrChange w:id="680" w:author="André Oliveira" w:date="2020-06-13T09:00:00Z">
            <w:rPr/>
          </w:rPrChange>
        </w:rPr>
        <w:fldChar w:fldCharType="end"/>
      </w:r>
    </w:p>
    <w:p w14:paraId="745899B6" w14:textId="4AF08CE4" w:rsidR="00DC4CC3" w:rsidRPr="00E8102C" w:rsidRDefault="00784BE3">
      <w:pPr>
        <w:pStyle w:val="TableofFigures"/>
        <w:tabs>
          <w:tab w:val="right" w:leader="dot" w:pos="8494"/>
        </w:tabs>
        <w:rPr>
          <w:noProof w:val="0"/>
          <w:sz w:val="22"/>
          <w:szCs w:val="22"/>
          <w:lang w:val="en-US" w:eastAsia="en-GB"/>
          <w:rPrChange w:id="681" w:author="André Oliveira" w:date="2020-06-13T09:00:00Z">
            <w:rPr>
              <w:sz w:val="22"/>
              <w:szCs w:val="22"/>
              <w:lang w:val="en-GB" w:eastAsia="en-GB"/>
            </w:rPr>
          </w:rPrChange>
        </w:rPr>
      </w:pPr>
      <w:r w:rsidRPr="00E8102C">
        <w:rPr>
          <w:noProof w:val="0"/>
          <w:lang w:val="en-US"/>
          <w:rPrChange w:id="682" w:author="André Oliveira" w:date="2020-06-13T09:00:00Z">
            <w:rPr/>
          </w:rPrChange>
        </w:rPr>
        <w:fldChar w:fldCharType="begin"/>
      </w:r>
      <w:r w:rsidRPr="00E8102C">
        <w:rPr>
          <w:noProof w:val="0"/>
          <w:lang w:val="en-US"/>
          <w:rPrChange w:id="683" w:author="André Oliveira" w:date="2020-06-13T09:00:00Z">
            <w:rPr/>
          </w:rPrChange>
        </w:rPr>
        <w:instrText xml:space="preserve"> HYPERLINK \l "_Toc39522494" </w:instrText>
      </w:r>
      <w:r w:rsidRPr="00E8102C">
        <w:rPr>
          <w:noProof w:val="0"/>
          <w:lang w:val="en-US"/>
          <w:rPrChange w:id="684" w:author="André Oliveira" w:date="2020-06-13T09:00:00Z">
            <w:rPr/>
          </w:rPrChange>
        </w:rPr>
        <w:fldChar w:fldCharType="separate"/>
      </w:r>
      <w:r w:rsidR="00DC4CC3" w:rsidRPr="00E8102C">
        <w:rPr>
          <w:rStyle w:val="Hyperlink"/>
          <w:noProof w:val="0"/>
          <w:lang w:val="en-US"/>
          <w:rPrChange w:id="685" w:author="André Oliveira" w:date="2020-06-13T09:00:00Z">
            <w:rPr>
              <w:rStyle w:val="Hyperlink"/>
              <w:lang w:val="en-US"/>
            </w:rPr>
          </w:rPrChange>
        </w:rPr>
        <w:t>Figure 11 – Planned Schedule before progess report delivery</w:t>
      </w:r>
      <w:r w:rsidR="00DC4CC3" w:rsidRPr="00E8102C">
        <w:rPr>
          <w:noProof w:val="0"/>
          <w:webHidden/>
          <w:lang w:val="en-US"/>
          <w:rPrChange w:id="686" w:author="André Oliveira" w:date="2020-06-13T09:00:00Z">
            <w:rPr>
              <w:webHidden/>
            </w:rPr>
          </w:rPrChange>
        </w:rPr>
        <w:tab/>
      </w:r>
      <w:r w:rsidR="00DC4CC3" w:rsidRPr="00E8102C">
        <w:rPr>
          <w:noProof w:val="0"/>
          <w:webHidden/>
          <w:lang w:val="en-US"/>
          <w:rPrChange w:id="687" w:author="André Oliveira" w:date="2020-06-13T09:00:00Z">
            <w:rPr>
              <w:webHidden/>
            </w:rPr>
          </w:rPrChange>
        </w:rPr>
        <w:fldChar w:fldCharType="begin"/>
      </w:r>
      <w:r w:rsidR="00DC4CC3" w:rsidRPr="00E8102C">
        <w:rPr>
          <w:noProof w:val="0"/>
          <w:webHidden/>
          <w:lang w:val="en-US"/>
          <w:rPrChange w:id="688" w:author="André Oliveira" w:date="2020-06-13T09:00:00Z">
            <w:rPr>
              <w:webHidden/>
            </w:rPr>
          </w:rPrChange>
        </w:rPr>
        <w:instrText xml:space="preserve"> PAGEREF _Toc39522494 \h </w:instrText>
      </w:r>
      <w:r w:rsidR="00DC4CC3" w:rsidRPr="00E8102C">
        <w:rPr>
          <w:noProof w:val="0"/>
          <w:webHidden/>
          <w:lang w:val="en-US"/>
          <w:rPrChange w:id="689" w:author="André Oliveira" w:date="2020-06-13T09:00:00Z">
            <w:rPr>
              <w:noProof w:val="0"/>
              <w:webHidden/>
              <w:lang w:val="en-US"/>
            </w:rPr>
          </w:rPrChange>
        </w:rPr>
      </w:r>
      <w:r w:rsidR="00DC4CC3" w:rsidRPr="00E8102C">
        <w:rPr>
          <w:noProof w:val="0"/>
          <w:webHidden/>
          <w:lang w:val="en-US"/>
          <w:rPrChange w:id="690" w:author="André Oliveira" w:date="2020-06-13T09:00:00Z">
            <w:rPr>
              <w:webHidden/>
            </w:rPr>
          </w:rPrChange>
        </w:rPr>
        <w:fldChar w:fldCharType="separate"/>
      </w:r>
      <w:r w:rsidR="00770B4F" w:rsidRPr="00E8102C">
        <w:rPr>
          <w:noProof w:val="0"/>
          <w:webHidden/>
          <w:lang w:val="en-US"/>
          <w:rPrChange w:id="691" w:author="André Oliveira" w:date="2020-06-13T09:00:00Z">
            <w:rPr>
              <w:webHidden/>
            </w:rPr>
          </w:rPrChange>
        </w:rPr>
        <w:t>34</w:t>
      </w:r>
      <w:r w:rsidR="00DC4CC3" w:rsidRPr="00E8102C">
        <w:rPr>
          <w:noProof w:val="0"/>
          <w:webHidden/>
          <w:lang w:val="en-US"/>
          <w:rPrChange w:id="692" w:author="André Oliveira" w:date="2020-06-13T09:00:00Z">
            <w:rPr>
              <w:webHidden/>
            </w:rPr>
          </w:rPrChange>
        </w:rPr>
        <w:fldChar w:fldCharType="end"/>
      </w:r>
      <w:r w:rsidRPr="00E8102C">
        <w:rPr>
          <w:noProof w:val="0"/>
          <w:lang w:val="en-US"/>
          <w:rPrChange w:id="693" w:author="André Oliveira" w:date="2020-06-13T09:00:00Z">
            <w:rPr/>
          </w:rPrChange>
        </w:rPr>
        <w:fldChar w:fldCharType="end"/>
      </w:r>
    </w:p>
    <w:p w14:paraId="060DDB19" w14:textId="597FA11C" w:rsidR="00DC4CC3" w:rsidRPr="00E8102C" w:rsidRDefault="00784BE3">
      <w:pPr>
        <w:pStyle w:val="TableofFigures"/>
        <w:tabs>
          <w:tab w:val="right" w:leader="dot" w:pos="8494"/>
        </w:tabs>
        <w:rPr>
          <w:noProof w:val="0"/>
          <w:sz w:val="22"/>
          <w:szCs w:val="22"/>
          <w:lang w:val="en-US" w:eastAsia="en-GB"/>
          <w:rPrChange w:id="694" w:author="André Oliveira" w:date="2020-06-13T09:00:00Z">
            <w:rPr>
              <w:sz w:val="22"/>
              <w:szCs w:val="22"/>
              <w:lang w:val="en-GB" w:eastAsia="en-GB"/>
            </w:rPr>
          </w:rPrChange>
        </w:rPr>
      </w:pPr>
      <w:r w:rsidRPr="00E8102C">
        <w:rPr>
          <w:noProof w:val="0"/>
          <w:lang w:val="en-US"/>
          <w:rPrChange w:id="695" w:author="André Oliveira" w:date="2020-06-13T09:00:00Z">
            <w:rPr/>
          </w:rPrChange>
        </w:rPr>
        <w:fldChar w:fldCharType="begin"/>
      </w:r>
      <w:r w:rsidRPr="00E8102C">
        <w:rPr>
          <w:noProof w:val="0"/>
          <w:lang w:val="en-US"/>
          <w:rPrChange w:id="696" w:author="André Oliveira" w:date="2020-06-13T09:00:00Z">
            <w:rPr/>
          </w:rPrChange>
        </w:rPr>
        <w:instrText xml:space="preserve"> HYPERLINK \l "_Toc39522495" </w:instrText>
      </w:r>
      <w:r w:rsidRPr="00E8102C">
        <w:rPr>
          <w:noProof w:val="0"/>
          <w:lang w:val="en-US"/>
          <w:rPrChange w:id="697" w:author="André Oliveira" w:date="2020-06-13T09:00:00Z">
            <w:rPr/>
          </w:rPrChange>
        </w:rPr>
        <w:fldChar w:fldCharType="separate"/>
      </w:r>
      <w:r w:rsidR="00DC4CC3" w:rsidRPr="00E8102C">
        <w:rPr>
          <w:rStyle w:val="Hyperlink"/>
          <w:noProof w:val="0"/>
          <w:lang w:val="en-US"/>
          <w:rPrChange w:id="698" w:author="André Oliveira" w:date="2020-06-13T09:00:00Z">
            <w:rPr>
              <w:rStyle w:val="Hyperlink"/>
              <w:lang w:val="en-US"/>
            </w:rPr>
          </w:rPrChange>
        </w:rPr>
        <w:t>Figure 12 – Planned Schedule after progess report delivery</w:t>
      </w:r>
      <w:r w:rsidR="00DC4CC3" w:rsidRPr="00E8102C">
        <w:rPr>
          <w:noProof w:val="0"/>
          <w:webHidden/>
          <w:lang w:val="en-US"/>
          <w:rPrChange w:id="699" w:author="André Oliveira" w:date="2020-06-13T09:00:00Z">
            <w:rPr>
              <w:webHidden/>
            </w:rPr>
          </w:rPrChange>
        </w:rPr>
        <w:tab/>
      </w:r>
      <w:r w:rsidR="00DC4CC3" w:rsidRPr="00E8102C">
        <w:rPr>
          <w:noProof w:val="0"/>
          <w:webHidden/>
          <w:lang w:val="en-US"/>
          <w:rPrChange w:id="700" w:author="André Oliveira" w:date="2020-06-13T09:00:00Z">
            <w:rPr>
              <w:webHidden/>
            </w:rPr>
          </w:rPrChange>
        </w:rPr>
        <w:fldChar w:fldCharType="begin"/>
      </w:r>
      <w:r w:rsidR="00DC4CC3" w:rsidRPr="00E8102C">
        <w:rPr>
          <w:noProof w:val="0"/>
          <w:webHidden/>
          <w:lang w:val="en-US"/>
          <w:rPrChange w:id="701" w:author="André Oliveira" w:date="2020-06-13T09:00:00Z">
            <w:rPr>
              <w:webHidden/>
            </w:rPr>
          </w:rPrChange>
        </w:rPr>
        <w:instrText xml:space="preserve"> PAGEREF _Toc39522495 \h </w:instrText>
      </w:r>
      <w:r w:rsidR="00DC4CC3" w:rsidRPr="00E8102C">
        <w:rPr>
          <w:noProof w:val="0"/>
          <w:webHidden/>
          <w:lang w:val="en-US"/>
          <w:rPrChange w:id="702" w:author="André Oliveira" w:date="2020-06-13T09:00:00Z">
            <w:rPr>
              <w:noProof w:val="0"/>
              <w:webHidden/>
              <w:lang w:val="en-US"/>
            </w:rPr>
          </w:rPrChange>
        </w:rPr>
      </w:r>
      <w:r w:rsidR="00DC4CC3" w:rsidRPr="00E8102C">
        <w:rPr>
          <w:noProof w:val="0"/>
          <w:webHidden/>
          <w:lang w:val="en-US"/>
          <w:rPrChange w:id="703" w:author="André Oliveira" w:date="2020-06-13T09:00:00Z">
            <w:rPr>
              <w:webHidden/>
            </w:rPr>
          </w:rPrChange>
        </w:rPr>
        <w:fldChar w:fldCharType="separate"/>
      </w:r>
      <w:r w:rsidR="00770B4F" w:rsidRPr="00E8102C">
        <w:rPr>
          <w:noProof w:val="0"/>
          <w:webHidden/>
          <w:lang w:val="en-US"/>
          <w:rPrChange w:id="704" w:author="André Oliveira" w:date="2020-06-13T09:00:00Z">
            <w:rPr>
              <w:webHidden/>
            </w:rPr>
          </w:rPrChange>
        </w:rPr>
        <w:t>35</w:t>
      </w:r>
      <w:r w:rsidR="00DC4CC3" w:rsidRPr="00E8102C">
        <w:rPr>
          <w:noProof w:val="0"/>
          <w:webHidden/>
          <w:lang w:val="en-US"/>
          <w:rPrChange w:id="705" w:author="André Oliveira" w:date="2020-06-13T09:00:00Z">
            <w:rPr>
              <w:webHidden/>
            </w:rPr>
          </w:rPrChange>
        </w:rPr>
        <w:fldChar w:fldCharType="end"/>
      </w:r>
      <w:r w:rsidRPr="00E8102C">
        <w:rPr>
          <w:noProof w:val="0"/>
          <w:lang w:val="en-US"/>
          <w:rPrChange w:id="706" w:author="André Oliveira" w:date="2020-06-13T09:00:00Z">
            <w:rPr/>
          </w:rPrChange>
        </w:rPr>
        <w:fldChar w:fldCharType="end"/>
      </w:r>
    </w:p>
    <w:p w14:paraId="5E449967" w14:textId="3C89134D" w:rsidR="00FB4304" w:rsidRPr="00E8102C" w:rsidRDefault="001A3F32" w:rsidP="00184925">
      <w:pPr>
        <w:rPr>
          <w:noProof w:val="0"/>
          <w:lang w:val="en-US"/>
          <w:rPrChange w:id="707" w:author="André Oliveira" w:date="2020-06-13T09:00:00Z">
            <w:rPr>
              <w:noProof w:val="0"/>
            </w:rPr>
          </w:rPrChange>
        </w:rPr>
      </w:pPr>
      <w:r w:rsidRPr="00E8102C">
        <w:rPr>
          <w:noProof w:val="0"/>
          <w:lang w:val="en-US"/>
          <w:rPrChange w:id="708" w:author="André Oliveira" w:date="2020-06-13T09:00:00Z">
            <w:rPr>
              <w:noProof w:val="0"/>
            </w:rPr>
          </w:rPrChange>
        </w:rPr>
        <w:fldChar w:fldCharType="end"/>
      </w:r>
      <w:r w:rsidR="000D35BB" w:rsidRPr="00E8102C">
        <w:rPr>
          <w:noProof w:val="0"/>
          <w:lang w:val="en-US"/>
          <w:rPrChange w:id="709"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10" w:author="André Oliveira" w:date="2020-06-13T09:00:00Z">
            <w:rPr>
              <w:rFonts w:asciiTheme="majorHAnsi" w:hAnsiTheme="majorHAnsi"/>
              <w:b/>
              <w:bCs/>
              <w:noProof w:val="0"/>
              <w:sz w:val="32"/>
              <w:szCs w:val="32"/>
            </w:rPr>
          </w:rPrChange>
        </w:rPr>
      </w:pPr>
      <w:r w:rsidRPr="00E8102C">
        <w:rPr>
          <w:noProof w:val="0"/>
          <w:lang w:val="en-US"/>
          <w:rPrChange w:id="711"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12"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TableofFigures"/>
        <w:tabs>
          <w:tab w:val="right" w:leader="dot" w:pos="8494"/>
        </w:tabs>
        <w:rPr>
          <w:noProof w:val="0"/>
          <w:sz w:val="22"/>
          <w:szCs w:val="22"/>
          <w:lang w:val="en-US" w:eastAsia="en-GB"/>
          <w:rPrChange w:id="713"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14" w:author="André Oliveira" w:date="2020-06-13T09:00:00Z">
            <w:rPr>
              <w:noProof w:val="0"/>
              <w:lang w:val="en-US"/>
            </w:rPr>
          </w:rPrChange>
        </w:rPr>
        <w:fldChar w:fldCharType="separate"/>
      </w:r>
      <w:r w:rsidR="00784BE3" w:rsidRPr="00E8102C">
        <w:rPr>
          <w:noProof w:val="0"/>
          <w:lang w:val="en-US"/>
          <w:rPrChange w:id="715" w:author="André Oliveira" w:date="2020-06-13T09:00:00Z">
            <w:rPr/>
          </w:rPrChange>
        </w:rPr>
        <w:fldChar w:fldCharType="begin"/>
      </w:r>
      <w:r w:rsidR="00784BE3" w:rsidRPr="00E8102C">
        <w:rPr>
          <w:noProof w:val="0"/>
          <w:lang w:val="en-US"/>
          <w:rPrChange w:id="716" w:author="André Oliveira" w:date="2020-06-13T09:00:00Z">
            <w:rPr/>
          </w:rPrChange>
        </w:rPr>
        <w:instrText xml:space="preserve"> HYPERLINK \l "_Toc39522496" </w:instrText>
      </w:r>
      <w:r w:rsidR="00784BE3" w:rsidRPr="00E8102C">
        <w:rPr>
          <w:noProof w:val="0"/>
          <w:lang w:val="en-US"/>
          <w:rPrChange w:id="717" w:author="André Oliveira" w:date="2020-06-13T09:00:00Z">
            <w:rPr/>
          </w:rPrChange>
        </w:rPr>
        <w:fldChar w:fldCharType="separate"/>
      </w:r>
      <w:r w:rsidR="00DC4CC3" w:rsidRPr="00E8102C">
        <w:rPr>
          <w:rStyle w:val="Hyperlink"/>
          <w:noProof w:val="0"/>
          <w:lang w:val="en-US"/>
          <w:rPrChange w:id="718" w:author="André Oliveira" w:date="2020-06-13T09:00:00Z">
            <w:rPr>
              <w:rStyle w:val="Hyperlink"/>
              <w:lang w:val="en-US"/>
            </w:rPr>
          </w:rPrChange>
        </w:rPr>
        <w:t>Table 1 - Feature comparison of select platforms</w:t>
      </w:r>
      <w:r w:rsidR="00DC4CC3" w:rsidRPr="00E8102C">
        <w:rPr>
          <w:noProof w:val="0"/>
          <w:webHidden/>
          <w:lang w:val="en-US"/>
          <w:rPrChange w:id="719" w:author="André Oliveira" w:date="2020-06-13T09:00:00Z">
            <w:rPr>
              <w:webHidden/>
            </w:rPr>
          </w:rPrChange>
        </w:rPr>
        <w:tab/>
      </w:r>
      <w:r w:rsidR="00DC4CC3" w:rsidRPr="00E8102C">
        <w:rPr>
          <w:noProof w:val="0"/>
          <w:webHidden/>
          <w:lang w:val="en-US"/>
          <w:rPrChange w:id="720" w:author="André Oliveira" w:date="2020-06-13T09:00:00Z">
            <w:rPr>
              <w:webHidden/>
            </w:rPr>
          </w:rPrChange>
        </w:rPr>
        <w:fldChar w:fldCharType="begin"/>
      </w:r>
      <w:r w:rsidR="00DC4CC3" w:rsidRPr="00E8102C">
        <w:rPr>
          <w:noProof w:val="0"/>
          <w:webHidden/>
          <w:lang w:val="en-US"/>
          <w:rPrChange w:id="721" w:author="André Oliveira" w:date="2020-06-13T09:00:00Z">
            <w:rPr>
              <w:webHidden/>
            </w:rPr>
          </w:rPrChange>
        </w:rPr>
        <w:instrText xml:space="preserve"> PAGEREF _Toc39522496 \h </w:instrText>
      </w:r>
      <w:r w:rsidR="00DC4CC3" w:rsidRPr="00E8102C">
        <w:rPr>
          <w:noProof w:val="0"/>
          <w:webHidden/>
          <w:lang w:val="en-US"/>
          <w:rPrChange w:id="722" w:author="André Oliveira" w:date="2020-06-13T09:00:00Z">
            <w:rPr>
              <w:noProof w:val="0"/>
              <w:webHidden/>
              <w:lang w:val="en-US"/>
            </w:rPr>
          </w:rPrChange>
        </w:rPr>
      </w:r>
      <w:r w:rsidR="00DC4CC3" w:rsidRPr="00E8102C">
        <w:rPr>
          <w:noProof w:val="0"/>
          <w:webHidden/>
          <w:lang w:val="en-US"/>
          <w:rPrChange w:id="723" w:author="André Oliveira" w:date="2020-06-13T09:00:00Z">
            <w:rPr>
              <w:webHidden/>
            </w:rPr>
          </w:rPrChange>
        </w:rPr>
        <w:fldChar w:fldCharType="separate"/>
      </w:r>
      <w:r w:rsidR="00770B4F" w:rsidRPr="00E8102C">
        <w:rPr>
          <w:noProof w:val="0"/>
          <w:webHidden/>
          <w:lang w:val="en-US"/>
          <w:rPrChange w:id="724" w:author="André Oliveira" w:date="2020-06-13T09:00:00Z">
            <w:rPr>
              <w:webHidden/>
            </w:rPr>
          </w:rPrChange>
        </w:rPr>
        <w:t>22</w:t>
      </w:r>
      <w:r w:rsidR="00DC4CC3" w:rsidRPr="00E8102C">
        <w:rPr>
          <w:noProof w:val="0"/>
          <w:webHidden/>
          <w:lang w:val="en-US"/>
          <w:rPrChange w:id="725" w:author="André Oliveira" w:date="2020-06-13T09:00:00Z">
            <w:rPr>
              <w:webHidden/>
            </w:rPr>
          </w:rPrChange>
        </w:rPr>
        <w:fldChar w:fldCharType="end"/>
      </w:r>
      <w:r w:rsidR="00784BE3" w:rsidRPr="00E8102C">
        <w:rPr>
          <w:noProof w:val="0"/>
          <w:lang w:val="en-US"/>
          <w:rPrChange w:id="726" w:author="André Oliveira" w:date="2020-06-13T09:00:00Z">
            <w:rPr/>
          </w:rPrChange>
        </w:rPr>
        <w:fldChar w:fldCharType="end"/>
      </w:r>
    </w:p>
    <w:p w14:paraId="7B316A01" w14:textId="21503E3F" w:rsidR="00DC4CC3" w:rsidRPr="00E8102C" w:rsidRDefault="00784BE3">
      <w:pPr>
        <w:pStyle w:val="TableofFigures"/>
        <w:tabs>
          <w:tab w:val="right" w:leader="dot" w:pos="8494"/>
        </w:tabs>
        <w:rPr>
          <w:noProof w:val="0"/>
          <w:sz w:val="22"/>
          <w:szCs w:val="22"/>
          <w:lang w:val="en-US" w:eastAsia="en-GB"/>
          <w:rPrChange w:id="727" w:author="André Oliveira" w:date="2020-06-13T09:00:00Z">
            <w:rPr>
              <w:sz w:val="22"/>
              <w:szCs w:val="22"/>
              <w:lang w:val="en-GB" w:eastAsia="en-GB"/>
            </w:rPr>
          </w:rPrChange>
        </w:rPr>
      </w:pPr>
      <w:r w:rsidRPr="00E8102C">
        <w:rPr>
          <w:noProof w:val="0"/>
          <w:lang w:val="en-US"/>
          <w:rPrChange w:id="728" w:author="André Oliveira" w:date="2020-06-13T09:00:00Z">
            <w:rPr/>
          </w:rPrChange>
        </w:rPr>
        <w:fldChar w:fldCharType="begin"/>
      </w:r>
      <w:r w:rsidRPr="00E8102C">
        <w:rPr>
          <w:noProof w:val="0"/>
          <w:lang w:val="en-US"/>
          <w:rPrChange w:id="729" w:author="André Oliveira" w:date="2020-06-13T09:00:00Z">
            <w:rPr/>
          </w:rPrChange>
        </w:rPr>
        <w:instrText xml:space="preserve"> HYPERLINK \l "_Toc39522497" </w:instrText>
      </w:r>
      <w:r w:rsidRPr="00E8102C">
        <w:rPr>
          <w:noProof w:val="0"/>
          <w:lang w:val="en-US"/>
          <w:rPrChange w:id="730" w:author="André Oliveira" w:date="2020-06-13T09:00:00Z">
            <w:rPr/>
          </w:rPrChange>
        </w:rPr>
        <w:fldChar w:fldCharType="separate"/>
      </w:r>
      <w:r w:rsidR="00DC4CC3" w:rsidRPr="00E8102C">
        <w:rPr>
          <w:rStyle w:val="Hyperlink"/>
          <w:noProof w:val="0"/>
          <w:lang w:val="en-US"/>
          <w:rPrChange w:id="731" w:author="André Oliveira" w:date="2020-06-13T09:00:00Z">
            <w:rPr>
              <w:rStyle w:val="Hyperlink"/>
            </w:rPr>
          </w:rPrChange>
        </w:rPr>
        <w:t>Table 2 – Assignment Types</w:t>
      </w:r>
      <w:r w:rsidR="00DC4CC3" w:rsidRPr="00E8102C">
        <w:rPr>
          <w:noProof w:val="0"/>
          <w:webHidden/>
          <w:lang w:val="en-US"/>
          <w:rPrChange w:id="732" w:author="André Oliveira" w:date="2020-06-13T09:00:00Z">
            <w:rPr>
              <w:webHidden/>
            </w:rPr>
          </w:rPrChange>
        </w:rPr>
        <w:tab/>
      </w:r>
      <w:r w:rsidR="00DC4CC3" w:rsidRPr="00E8102C">
        <w:rPr>
          <w:noProof w:val="0"/>
          <w:webHidden/>
          <w:lang w:val="en-US"/>
          <w:rPrChange w:id="733" w:author="André Oliveira" w:date="2020-06-13T09:00:00Z">
            <w:rPr>
              <w:webHidden/>
            </w:rPr>
          </w:rPrChange>
        </w:rPr>
        <w:fldChar w:fldCharType="begin"/>
      </w:r>
      <w:r w:rsidR="00DC4CC3" w:rsidRPr="00E8102C">
        <w:rPr>
          <w:noProof w:val="0"/>
          <w:webHidden/>
          <w:lang w:val="en-US"/>
          <w:rPrChange w:id="734" w:author="André Oliveira" w:date="2020-06-13T09:00:00Z">
            <w:rPr>
              <w:webHidden/>
            </w:rPr>
          </w:rPrChange>
        </w:rPr>
        <w:instrText xml:space="preserve"> PAGEREF _Toc39522497 \h </w:instrText>
      </w:r>
      <w:r w:rsidR="00DC4CC3" w:rsidRPr="00E8102C">
        <w:rPr>
          <w:noProof w:val="0"/>
          <w:webHidden/>
          <w:lang w:val="en-US"/>
          <w:rPrChange w:id="735" w:author="André Oliveira" w:date="2020-06-13T09:00:00Z">
            <w:rPr>
              <w:noProof w:val="0"/>
              <w:webHidden/>
              <w:lang w:val="en-US"/>
            </w:rPr>
          </w:rPrChange>
        </w:rPr>
      </w:r>
      <w:r w:rsidR="00DC4CC3" w:rsidRPr="00E8102C">
        <w:rPr>
          <w:noProof w:val="0"/>
          <w:webHidden/>
          <w:lang w:val="en-US"/>
          <w:rPrChange w:id="736" w:author="André Oliveira" w:date="2020-06-13T09:00:00Z">
            <w:rPr>
              <w:webHidden/>
            </w:rPr>
          </w:rPrChange>
        </w:rPr>
        <w:fldChar w:fldCharType="separate"/>
      </w:r>
      <w:r w:rsidR="00770B4F" w:rsidRPr="00E8102C">
        <w:rPr>
          <w:noProof w:val="0"/>
          <w:webHidden/>
          <w:lang w:val="en-US"/>
          <w:rPrChange w:id="737" w:author="André Oliveira" w:date="2020-06-13T09:00:00Z">
            <w:rPr>
              <w:webHidden/>
            </w:rPr>
          </w:rPrChange>
        </w:rPr>
        <w:t>34</w:t>
      </w:r>
      <w:r w:rsidR="00DC4CC3" w:rsidRPr="00E8102C">
        <w:rPr>
          <w:noProof w:val="0"/>
          <w:webHidden/>
          <w:lang w:val="en-US"/>
          <w:rPrChange w:id="738" w:author="André Oliveira" w:date="2020-06-13T09:00:00Z">
            <w:rPr>
              <w:webHidden/>
            </w:rPr>
          </w:rPrChange>
        </w:rPr>
        <w:fldChar w:fldCharType="end"/>
      </w:r>
      <w:r w:rsidRPr="00E8102C">
        <w:rPr>
          <w:noProof w:val="0"/>
          <w:lang w:val="en-US"/>
          <w:rPrChange w:id="739"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40"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41" w:author="André Oliveira" w:date="2020-06-13T09:00:00Z">
            <w:rPr/>
          </w:rPrChange>
        </w:rPr>
        <w:lastRenderedPageBreak/>
        <w:br w:type="page"/>
      </w:r>
    </w:p>
    <w:p w14:paraId="0B804C8E" w14:textId="418DED2A" w:rsidR="00567E9A" w:rsidRPr="00E8102C" w:rsidRDefault="00093589">
      <w:pPr>
        <w:pStyle w:val="Heading1"/>
        <w:rPr>
          <w:lang w:val="en-US"/>
          <w:rPrChange w:id="742" w:author="André Oliveira" w:date="2020-06-13T09:00:00Z">
            <w:rPr/>
          </w:rPrChange>
        </w:rPr>
      </w:pPr>
      <w:bookmarkStart w:id="743" w:name="_Toc39522449"/>
      <w:r w:rsidRPr="00E8102C">
        <w:rPr>
          <w:lang w:val="en-US"/>
          <w:rPrChange w:id="744" w:author="André Oliveira" w:date="2020-06-13T09:00:00Z">
            <w:rPr/>
          </w:rPrChange>
        </w:rPr>
        <w:lastRenderedPageBreak/>
        <w:t>Introduction</w:t>
      </w:r>
      <w:bookmarkEnd w:id="743"/>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45"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46"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747" w:name="_Toc27948158"/>
      <w:bookmarkStart w:id="748" w:name="_Toc39522450"/>
      <w:bookmarkStart w:id="749" w:name="_Hlk38980377"/>
      <w:r w:rsidRPr="00E8102C">
        <w:rPr>
          <w:noProof w:val="0"/>
          <w:color w:val="auto"/>
          <w:sz w:val="28"/>
          <w:szCs w:val="28"/>
          <w:lang w:val="en-US"/>
        </w:rPr>
        <w:t>1.1. Outline</w:t>
      </w:r>
      <w:bookmarkEnd w:id="747"/>
      <w:bookmarkEnd w:id="748"/>
    </w:p>
    <w:bookmarkEnd w:id="749"/>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50"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51" w:author="André Oliveira" w:date="2020-06-13T09:00:00Z">
            <w:rPr>
              <w:lang w:val="en-US"/>
            </w:rPr>
          </w:rPrChange>
        </w:rPr>
        <w:lastRenderedPageBreak/>
        <w:br w:type="page"/>
      </w:r>
    </w:p>
    <w:p w14:paraId="2947A62A" w14:textId="5EE317C2" w:rsidR="00DC3F91" w:rsidRPr="00E8102C" w:rsidRDefault="004B3D0E">
      <w:pPr>
        <w:pStyle w:val="Heading1"/>
        <w:rPr>
          <w:lang w:val="en-US"/>
          <w:rPrChange w:id="752" w:author="André Oliveira" w:date="2020-06-13T09:00:00Z">
            <w:rPr/>
          </w:rPrChange>
        </w:rPr>
      </w:pPr>
      <w:bookmarkStart w:id="753" w:name="_Ref39266593"/>
      <w:bookmarkStart w:id="754" w:name="_Ref39266674"/>
      <w:bookmarkStart w:id="755" w:name="_Ref39266710"/>
      <w:bookmarkStart w:id="756" w:name="_Ref39266722"/>
      <w:bookmarkStart w:id="757" w:name="_Toc39522451"/>
      <w:r w:rsidRPr="00E8102C">
        <w:rPr>
          <w:lang w:val="en-US"/>
          <w:rPrChange w:id="758" w:author="André Oliveira" w:date="2020-06-13T09:00:00Z">
            <w:rPr/>
          </w:rPrChange>
        </w:rPr>
        <w:lastRenderedPageBreak/>
        <w:t>Requir</w:t>
      </w:r>
      <w:r w:rsidR="00A311AD" w:rsidRPr="00E8102C">
        <w:rPr>
          <w:lang w:val="en-US"/>
          <w:rPrChange w:id="759" w:author="André Oliveira" w:date="2020-06-13T09:00:00Z">
            <w:rPr/>
          </w:rPrChange>
        </w:rPr>
        <w:t>e</w:t>
      </w:r>
      <w:r w:rsidRPr="00E8102C">
        <w:rPr>
          <w:lang w:val="en-US"/>
          <w:rPrChange w:id="760" w:author="André Oliveira" w:date="2020-06-13T09:00:00Z">
            <w:rPr/>
          </w:rPrChange>
        </w:rPr>
        <w:t>ments</w:t>
      </w:r>
      <w:bookmarkEnd w:id="753"/>
      <w:bookmarkEnd w:id="754"/>
      <w:bookmarkEnd w:id="755"/>
      <w:bookmarkEnd w:id="756"/>
      <w:bookmarkEnd w:id="757"/>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E8102C">
            <w:rPr>
              <w:noProof w:val="0"/>
              <w:lang w:val="en-US"/>
              <w:rPrChange w:id="761" w:author="André Oliveira" w:date="2020-06-13T09:00:00Z">
                <w:rPr>
                  <w:noProof w:val="0"/>
                  <w:lang w:val="en-GB"/>
                </w:rPr>
              </w:rPrChange>
            </w:rPr>
            <w:instrText xml:space="preserve"> CITATION Kar13 \l 2057 </w:instrText>
          </w:r>
          <w:r w:rsidR="00297CB7" w:rsidRPr="0000657F">
            <w:rPr>
              <w:noProof w:val="0"/>
              <w:lang w:val="en-US"/>
              <w:rPrChange w:id="762"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63" w:name="_Toc39522452"/>
      <w:r w:rsidRPr="00E8102C">
        <w:rPr>
          <w:rFonts w:asciiTheme="majorHAnsi" w:eastAsiaTheme="majorEastAsia" w:hAnsiTheme="majorHAnsi" w:cstheme="majorBidi"/>
          <w:noProof w:val="0"/>
          <w:sz w:val="28"/>
          <w:szCs w:val="28"/>
          <w:lang w:val="en-US"/>
        </w:rPr>
        <w:t>2.1. Functional Requirements</w:t>
      </w:r>
      <w:bookmarkEnd w:id="763"/>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E8102C" w:rsidRDefault="00E07F64" w:rsidP="00341DBE">
      <w:pPr>
        <w:pStyle w:val="ListParagraph"/>
        <w:numPr>
          <w:ilvl w:val="1"/>
          <w:numId w:val="14"/>
        </w:numPr>
        <w:rPr>
          <w:noProof w:val="0"/>
          <w:lang w:val="en-US"/>
          <w:rPrChange w:id="764"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E8102C" w:rsidRDefault="00341DBE" w:rsidP="00341DBE">
      <w:pPr>
        <w:pStyle w:val="ListParagraph"/>
        <w:numPr>
          <w:ilvl w:val="1"/>
          <w:numId w:val="14"/>
        </w:numPr>
        <w:rPr>
          <w:noProof w:val="0"/>
          <w:lang w:val="en-US"/>
          <w:rPrChange w:id="765" w:author="André Oliveira" w:date="2020-06-13T09:00:00Z">
            <w:rPr>
              <w:lang w:val="en-US"/>
            </w:rPr>
          </w:rPrChange>
        </w:rPr>
      </w:pPr>
      <w:r w:rsidRPr="00E8102C">
        <w:rPr>
          <w:noProof w:val="0"/>
          <w:lang w:val="en-US"/>
          <w:rPrChange w:id="766" w:author="André Oliveira" w:date="2020-06-13T09:00:00Z">
            <w:rPr>
              <w:lang w:val="en-US"/>
            </w:rPr>
          </w:rPrChange>
        </w:rPr>
        <w:t>Submitted answers cannot be modified or deleted;</w:t>
      </w:r>
    </w:p>
    <w:p w14:paraId="54A02322" w14:textId="48377553" w:rsidR="00936440" w:rsidRPr="00E8102C" w:rsidRDefault="00341DBE" w:rsidP="005153AD">
      <w:pPr>
        <w:pStyle w:val="ListParagraph"/>
        <w:numPr>
          <w:ilvl w:val="1"/>
          <w:numId w:val="14"/>
        </w:numPr>
        <w:rPr>
          <w:noProof w:val="0"/>
          <w:lang w:val="en-US"/>
          <w:rPrChange w:id="767" w:author="André Oliveira" w:date="2020-06-13T09:00:00Z">
            <w:rPr>
              <w:lang w:val="en-US"/>
            </w:rPr>
          </w:rPrChange>
        </w:rPr>
      </w:pPr>
      <w:r w:rsidRPr="00E8102C">
        <w:rPr>
          <w:noProof w:val="0"/>
          <w:lang w:val="en-US"/>
          <w:rPrChange w:id="768" w:author="André Oliveira" w:date="2020-06-13T09:00:00Z">
            <w:rPr>
              <w:lang w:val="en-US"/>
            </w:rPr>
          </w:rPrChange>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69" w:author="André Oliveira" w:date="2020-06-13T10:21:00Z"/>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ins w:id="770"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71"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72"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73"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73"/>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74"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Heading3"/>
        <w:rPr>
          <w:noProof w:val="0"/>
          <w:color w:val="auto"/>
          <w:sz w:val="28"/>
          <w:szCs w:val="28"/>
          <w:lang w:val="en-US"/>
          <w:rPrChange w:id="775" w:author="André Oliveira" w:date="2020-06-13T09:00:00Z">
            <w:rPr>
              <w:color w:val="auto"/>
              <w:sz w:val="28"/>
              <w:szCs w:val="28"/>
              <w:lang w:val="en-GB"/>
            </w:rPr>
          </w:rPrChange>
        </w:rPr>
      </w:pPr>
      <w:bookmarkStart w:id="776" w:name="_Toc39522454"/>
      <w:r w:rsidRPr="00E8102C">
        <w:rPr>
          <w:noProof w:val="0"/>
          <w:color w:val="auto"/>
          <w:sz w:val="28"/>
          <w:szCs w:val="28"/>
          <w:lang w:val="en-US"/>
          <w:rPrChange w:id="777" w:author="André Oliveira" w:date="2020-06-13T09:00:00Z">
            <w:rPr>
              <w:color w:val="auto"/>
              <w:sz w:val="28"/>
              <w:szCs w:val="28"/>
              <w:lang w:val="en-GB"/>
            </w:rPr>
          </w:rPrChange>
        </w:rPr>
        <w:t>2.3.1. Registration</w:t>
      </w:r>
      <w:bookmarkEnd w:id="776"/>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78" w:author="André Oliveira" w:date="2020-06-13T09:00:00Z">
            <w:rPr/>
          </w:rPrChange>
        </w:rPr>
      </w:pPr>
      <w:r w:rsidRPr="00E8102C">
        <w:rPr>
          <w:lang w:val="en-US"/>
          <w:rPrChange w:id="779"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80" w:author="André Oliveira" w:date="2020-06-13T09:00:00Z">
            <w:rPr>
              <w:rFonts w:ascii="Courier New" w:eastAsia="Times New Roman" w:hAnsi="Courier New" w:cs="Courier New"/>
              <w:color w:val="000000"/>
              <w:sz w:val="20"/>
              <w:szCs w:val="20"/>
              <w:lang w:val="en-GB" w:eastAsia="en-GB"/>
            </w:rPr>
          </w:rPrChange>
        </w:rPr>
      </w:pPr>
      <w:bookmarkStart w:id="781" w:name="_Toc39522484"/>
      <w:r w:rsidRPr="00E8102C">
        <w:rPr>
          <w:noProof w:val="0"/>
          <w:lang w:val="en-US"/>
          <w:rPrChange w:id="782" w:author="André Oliveira" w:date="2020-06-13T09:00:00Z">
            <w:rPr>
              <w:lang w:val="en-GB"/>
            </w:rPr>
          </w:rPrChange>
        </w:rPr>
        <w:t xml:space="preserve">Figure </w:t>
      </w:r>
      <w:r w:rsidRPr="00E8102C">
        <w:rPr>
          <w:noProof w:val="0"/>
          <w:lang w:val="en-US"/>
          <w:rPrChange w:id="783" w:author="André Oliveira" w:date="2020-06-13T09:00:00Z">
            <w:rPr/>
          </w:rPrChange>
        </w:rPr>
        <w:fldChar w:fldCharType="begin"/>
      </w:r>
      <w:r w:rsidRPr="00E8102C">
        <w:rPr>
          <w:noProof w:val="0"/>
          <w:lang w:val="en-US"/>
          <w:rPrChange w:id="784" w:author="André Oliveira" w:date="2020-06-13T09:00:00Z">
            <w:rPr>
              <w:lang w:val="en-GB"/>
            </w:rPr>
          </w:rPrChange>
        </w:rPr>
        <w:instrText xml:space="preserve"> SEQ Figure \* ARABIC </w:instrText>
      </w:r>
      <w:r w:rsidRPr="00E8102C">
        <w:rPr>
          <w:noProof w:val="0"/>
          <w:lang w:val="en-US"/>
          <w:rPrChange w:id="785" w:author="André Oliveira" w:date="2020-06-13T09:00:00Z">
            <w:rPr/>
          </w:rPrChange>
        </w:rPr>
        <w:fldChar w:fldCharType="separate"/>
      </w:r>
      <w:ins w:id="786" w:author="André Oliveira" w:date="2020-06-13T11:38:00Z">
        <w:r w:rsidR="005E21C5">
          <w:rPr>
            <w:lang w:val="en-US"/>
          </w:rPr>
          <w:t>1</w:t>
        </w:r>
      </w:ins>
      <w:del w:id="787" w:author="André Oliveira" w:date="2020-06-13T11:38:00Z">
        <w:r w:rsidR="00770B4F" w:rsidRPr="00E8102C" w:rsidDel="005E21C5">
          <w:rPr>
            <w:lang w:val="en-US"/>
            <w:rPrChange w:id="788" w:author="André Oliveira" w:date="2020-06-13T09:00:00Z">
              <w:rPr>
                <w:lang w:val="en-GB"/>
              </w:rPr>
            </w:rPrChange>
          </w:rPr>
          <w:delText>1</w:delText>
        </w:r>
      </w:del>
      <w:r w:rsidRPr="00E8102C">
        <w:rPr>
          <w:noProof w:val="0"/>
          <w:lang w:val="en-US"/>
          <w:rPrChange w:id="789" w:author="André Oliveira" w:date="2020-06-13T09:00:00Z">
            <w:rPr/>
          </w:rPrChange>
        </w:rPr>
        <w:fldChar w:fldCharType="end"/>
      </w:r>
      <w:r w:rsidRPr="00E8102C">
        <w:rPr>
          <w:noProof w:val="0"/>
          <w:lang w:val="en-US"/>
          <w:rPrChange w:id="790" w:author="André Oliveira" w:date="2020-06-13T09:00:00Z">
            <w:rPr>
              <w:lang w:val="en-GB"/>
            </w:rPr>
          </w:rPrChange>
        </w:rPr>
        <w:t xml:space="preserve"> - User Journey for user's registration</w:t>
      </w:r>
      <w:bookmarkEnd w:id="781"/>
    </w:p>
    <w:p w14:paraId="6A164145" w14:textId="1DB517FB" w:rsidR="00231005" w:rsidRPr="00E8102C" w:rsidRDefault="00231005" w:rsidP="00231005">
      <w:pPr>
        <w:pStyle w:val="Heading3"/>
        <w:rPr>
          <w:noProof w:val="0"/>
          <w:color w:val="auto"/>
          <w:sz w:val="28"/>
          <w:szCs w:val="28"/>
          <w:lang w:val="en-US"/>
          <w:rPrChange w:id="791" w:author="André Oliveira" w:date="2020-06-13T09:00:00Z">
            <w:rPr>
              <w:color w:val="auto"/>
              <w:sz w:val="28"/>
              <w:szCs w:val="28"/>
              <w:lang w:val="en-GB"/>
            </w:rPr>
          </w:rPrChange>
        </w:rPr>
      </w:pPr>
      <w:bookmarkStart w:id="792" w:name="_Toc39522455"/>
      <w:r w:rsidRPr="00E8102C">
        <w:rPr>
          <w:noProof w:val="0"/>
          <w:color w:val="auto"/>
          <w:sz w:val="28"/>
          <w:szCs w:val="28"/>
          <w:lang w:val="en-US"/>
          <w:rPrChange w:id="793" w:author="André Oliveira" w:date="2020-06-13T09:00:00Z">
            <w:rPr>
              <w:color w:val="auto"/>
              <w:sz w:val="28"/>
              <w:szCs w:val="28"/>
              <w:lang w:val="en-GB"/>
            </w:rPr>
          </w:rPrChange>
        </w:rPr>
        <w:lastRenderedPageBreak/>
        <w:t>2.3.2. Solving a Challenge</w:t>
      </w:r>
      <w:bookmarkEnd w:id="792"/>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94" w:author="André Oliveira" w:date="2020-06-13T09:00:00Z">
            <w:rPr/>
          </w:rPrChange>
        </w:rPr>
      </w:pPr>
      <w:r w:rsidRPr="00E8102C">
        <w:rPr>
          <w:lang w:val="en-US"/>
          <w:rPrChange w:id="795"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96" w:author="André Oliveira" w:date="2020-06-13T09:00:00Z">
            <w:rPr>
              <w:rFonts w:ascii="Courier New" w:eastAsia="Times New Roman" w:hAnsi="Courier New" w:cs="Courier New"/>
              <w:color w:val="000000"/>
              <w:sz w:val="20"/>
              <w:szCs w:val="20"/>
              <w:lang w:val="en-GB" w:eastAsia="en-GB"/>
            </w:rPr>
          </w:rPrChange>
        </w:rPr>
      </w:pPr>
      <w:bookmarkStart w:id="797" w:name="_Toc39522485"/>
      <w:r w:rsidRPr="00E8102C">
        <w:rPr>
          <w:noProof w:val="0"/>
          <w:lang w:val="en-US"/>
          <w:rPrChange w:id="798" w:author="André Oliveira" w:date="2020-06-13T09:00:00Z">
            <w:rPr>
              <w:lang w:val="en-GB"/>
            </w:rPr>
          </w:rPrChange>
        </w:rPr>
        <w:t xml:space="preserve">Figure </w:t>
      </w:r>
      <w:r w:rsidRPr="00E8102C">
        <w:rPr>
          <w:noProof w:val="0"/>
          <w:lang w:val="en-US"/>
          <w:rPrChange w:id="799" w:author="André Oliveira" w:date="2020-06-13T09:00:00Z">
            <w:rPr/>
          </w:rPrChange>
        </w:rPr>
        <w:fldChar w:fldCharType="begin"/>
      </w:r>
      <w:r w:rsidRPr="00E8102C">
        <w:rPr>
          <w:noProof w:val="0"/>
          <w:lang w:val="en-US"/>
          <w:rPrChange w:id="800" w:author="André Oliveira" w:date="2020-06-13T09:00:00Z">
            <w:rPr>
              <w:lang w:val="en-GB"/>
            </w:rPr>
          </w:rPrChange>
        </w:rPr>
        <w:instrText xml:space="preserve"> SEQ Figure \* ARABIC </w:instrText>
      </w:r>
      <w:r w:rsidRPr="00E8102C">
        <w:rPr>
          <w:noProof w:val="0"/>
          <w:lang w:val="en-US"/>
          <w:rPrChange w:id="801" w:author="André Oliveira" w:date="2020-06-13T09:00:00Z">
            <w:rPr/>
          </w:rPrChange>
        </w:rPr>
        <w:fldChar w:fldCharType="separate"/>
      </w:r>
      <w:ins w:id="802" w:author="André Oliveira" w:date="2020-06-13T11:38:00Z">
        <w:r w:rsidR="005E21C5">
          <w:rPr>
            <w:lang w:val="en-US"/>
          </w:rPr>
          <w:t>2</w:t>
        </w:r>
      </w:ins>
      <w:del w:id="803" w:author="André Oliveira" w:date="2020-06-13T11:38:00Z">
        <w:r w:rsidR="00770B4F" w:rsidRPr="00E8102C" w:rsidDel="005E21C5">
          <w:rPr>
            <w:lang w:val="en-US"/>
            <w:rPrChange w:id="804" w:author="André Oliveira" w:date="2020-06-13T09:00:00Z">
              <w:rPr>
                <w:lang w:val="en-GB"/>
              </w:rPr>
            </w:rPrChange>
          </w:rPr>
          <w:delText>2</w:delText>
        </w:r>
      </w:del>
      <w:r w:rsidRPr="00E8102C">
        <w:rPr>
          <w:noProof w:val="0"/>
          <w:lang w:val="en-US"/>
          <w:rPrChange w:id="805" w:author="André Oliveira" w:date="2020-06-13T09:00:00Z">
            <w:rPr/>
          </w:rPrChange>
        </w:rPr>
        <w:fldChar w:fldCharType="end"/>
      </w:r>
      <w:r w:rsidRPr="00E8102C">
        <w:rPr>
          <w:noProof w:val="0"/>
          <w:lang w:val="en-US"/>
          <w:rPrChange w:id="806" w:author="André Oliveira" w:date="2020-06-13T09:00:00Z">
            <w:rPr>
              <w:lang w:val="en-GB"/>
            </w:rPr>
          </w:rPrChange>
        </w:rPr>
        <w:t xml:space="preserve"> - User Journey for solving a </w:t>
      </w:r>
      <w:r w:rsidR="00225B02" w:rsidRPr="00E8102C">
        <w:rPr>
          <w:noProof w:val="0"/>
          <w:lang w:val="en-US"/>
          <w:rPrChange w:id="807" w:author="André Oliveira" w:date="2020-06-13T09:00:00Z">
            <w:rPr>
              <w:lang w:val="en-GB"/>
            </w:rPr>
          </w:rPrChange>
        </w:rPr>
        <w:t>C</w:t>
      </w:r>
      <w:r w:rsidRPr="00E8102C">
        <w:rPr>
          <w:noProof w:val="0"/>
          <w:lang w:val="en-US"/>
          <w:rPrChange w:id="808" w:author="André Oliveira" w:date="2020-06-13T09:00:00Z">
            <w:rPr>
              <w:lang w:val="en-GB"/>
            </w:rPr>
          </w:rPrChange>
        </w:rPr>
        <w:t>hallenge</w:t>
      </w:r>
      <w:bookmarkEnd w:id="797"/>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9"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0"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1"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2"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3"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4"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5"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6"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7"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8"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9"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0"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1"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22"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23" w:author="André Oliveira" w:date="2020-06-13T09:00:00Z">
            <w:rPr>
              <w:sz w:val="28"/>
              <w:szCs w:val="28"/>
              <w:lang w:val="en-GB"/>
            </w:rPr>
          </w:rPrChange>
        </w:rPr>
        <w:br w:type="page"/>
      </w:r>
    </w:p>
    <w:p w14:paraId="20D7E3FC" w14:textId="151E8438" w:rsidR="00231005" w:rsidRPr="00E8102C" w:rsidRDefault="00231005" w:rsidP="00231005">
      <w:pPr>
        <w:pStyle w:val="Heading3"/>
        <w:rPr>
          <w:noProof w:val="0"/>
          <w:color w:val="auto"/>
          <w:sz w:val="28"/>
          <w:szCs w:val="28"/>
          <w:lang w:val="en-US"/>
          <w:rPrChange w:id="824" w:author="André Oliveira" w:date="2020-06-13T09:00:00Z">
            <w:rPr>
              <w:color w:val="auto"/>
              <w:sz w:val="28"/>
              <w:szCs w:val="28"/>
              <w:lang w:val="en-GB"/>
            </w:rPr>
          </w:rPrChange>
        </w:rPr>
      </w:pPr>
      <w:bookmarkStart w:id="825" w:name="_Toc39522456"/>
      <w:r w:rsidRPr="00E8102C">
        <w:rPr>
          <w:noProof w:val="0"/>
          <w:color w:val="auto"/>
          <w:sz w:val="28"/>
          <w:szCs w:val="28"/>
          <w:lang w:val="en-US"/>
          <w:rPrChange w:id="826" w:author="André Oliveira" w:date="2020-06-13T09:00:00Z">
            <w:rPr>
              <w:color w:val="auto"/>
              <w:sz w:val="28"/>
              <w:szCs w:val="28"/>
              <w:lang w:val="en-GB"/>
            </w:rPr>
          </w:rPrChange>
        </w:rPr>
        <w:lastRenderedPageBreak/>
        <w:t>2.3.3. Create a Challenge</w:t>
      </w:r>
      <w:bookmarkEnd w:id="825"/>
    </w:p>
    <w:p w14:paraId="2517E5CE" w14:textId="77777777" w:rsidR="00231005" w:rsidRPr="00E8102C" w:rsidRDefault="00231005" w:rsidP="005153AD">
      <w:pPr>
        <w:rPr>
          <w:noProof w:val="0"/>
          <w:lang w:val="en-US" w:eastAsia="en-GB"/>
          <w:rPrChange w:id="827"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28" w:author="André Oliveira" w:date="2020-06-13T09:00:00Z">
            <w:rPr/>
          </w:rPrChange>
        </w:rPr>
      </w:pPr>
      <w:r w:rsidRPr="00E8102C">
        <w:rPr>
          <w:lang w:val="en-US"/>
          <w:rPrChange w:id="829"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830" w:author="André Oliveira" w:date="2020-06-13T09:00:00Z">
            <w:rPr>
              <w:rFonts w:ascii="Courier New" w:eastAsia="Times New Roman" w:hAnsi="Courier New" w:cs="Courier New"/>
              <w:color w:val="000000"/>
              <w:sz w:val="20"/>
              <w:szCs w:val="20"/>
              <w:lang w:val="en-GB" w:eastAsia="en-GB"/>
            </w:rPr>
          </w:rPrChange>
        </w:rPr>
      </w:pPr>
      <w:bookmarkStart w:id="831" w:name="_Toc39522486"/>
      <w:r w:rsidRPr="00E8102C">
        <w:rPr>
          <w:noProof w:val="0"/>
          <w:lang w:val="en-US"/>
          <w:rPrChange w:id="832" w:author="André Oliveira" w:date="2020-06-13T09:00:00Z">
            <w:rPr>
              <w:lang w:val="en-GB"/>
            </w:rPr>
          </w:rPrChange>
        </w:rPr>
        <w:t xml:space="preserve">Figure </w:t>
      </w:r>
      <w:r w:rsidRPr="00E8102C">
        <w:rPr>
          <w:noProof w:val="0"/>
          <w:lang w:val="en-US"/>
          <w:rPrChange w:id="833" w:author="André Oliveira" w:date="2020-06-13T09:00:00Z">
            <w:rPr/>
          </w:rPrChange>
        </w:rPr>
        <w:fldChar w:fldCharType="begin"/>
      </w:r>
      <w:r w:rsidRPr="00E8102C">
        <w:rPr>
          <w:noProof w:val="0"/>
          <w:lang w:val="en-US"/>
          <w:rPrChange w:id="834" w:author="André Oliveira" w:date="2020-06-13T09:00:00Z">
            <w:rPr>
              <w:lang w:val="en-GB"/>
            </w:rPr>
          </w:rPrChange>
        </w:rPr>
        <w:instrText xml:space="preserve"> SEQ Figure \* ARABIC </w:instrText>
      </w:r>
      <w:r w:rsidRPr="00E8102C">
        <w:rPr>
          <w:noProof w:val="0"/>
          <w:lang w:val="en-US"/>
          <w:rPrChange w:id="835" w:author="André Oliveira" w:date="2020-06-13T09:00:00Z">
            <w:rPr/>
          </w:rPrChange>
        </w:rPr>
        <w:fldChar w:fldCharType="separate"/>
      </w:r>
      <w:ins w:id="836" w:author="André Oliveira" w:date="2020-06-13T11:38:00Z">
        <w:r w:rsidR="005E21C5">
          <w:rPr>
            <w:lang w:val="en-US"/>
          </w:rPr>
          <w:t>3</w:t>
        </w:r>
      </w:ins>
      <w:del w:id="837" w:author="André Oliveira" w:date="2020-06-13T11:38:00Z">
        <w:r w:rsidR="00770B4F" w:rsidRPr="00E8102C" w:rsidDel="005E21C5">
          <w:rPr>
            <w:lang w:val="en-US"/>
            <w:rPrChange w:id="838" w:author="André Oliveira" w:date="2020-06-13T09:00:00Z">
              <w:rPr>
                <w:lang w:val="en-GB"/>
              </w:rPr>
            </w:rPrChange>
          </w:rPr>
          <w:delText>3</w:delText>
        </w:r>
      </w:del>
      <w:r w:rsidRPr="00E8102C">
        <w:rPr>
          <w:noProof w:val="0"/>
          <w:lang w:val="en-US"/>
          <w:rPrChange w:id="839" w:author="André Oliveira" w:date="2020-06-13T09:00:00Z">
            <w:rPr/>
          </w:rPrChange>
        </w:rPr>
        <w:fldChar w:fldCharType="end"/>
      </w:r>
      <w:r w:rsidRPr="00E8102C">
        <w:rPr>
          <w:noProof w:val="0"/>
          <w:lang w:val="en-US"/>
          <w:rPrChange w:id="840" w:author="André Oliveira" w:date="2020-06-13T09:00:00Z">
            <w:rPr>
              <w:lang w:val="en-GB"/>
            </w:rPr>
          </w:rPrChange>
        </w:rPr>
        <w:t xml:space="preserve"> - User Journey for creating a </w:t>
      </w:r>
      <w:r w:rsidR="00225B02" w:rsidRPr="00E8102C">
        <w:rPr>
          <w:noProof w:val="0"/>
          <w:lang w:val="en-US"/>
          <w:rPrChange w:id="841" w:author="André Oliveira" w:date="2020-06-13T09:00:00Z">
            <w:rPr>
              <w:lang w:val="en-GB"/>
            </w:rPr>
          </w:rPrChange>
        </w:rPr>
        <w:t>C</w:t>
      </w:r>
      <w:r w:rsidRPr="00E8102C">
        <w:rPr>
          <w:noProof w:val="0"/>
          <w:lang w:val="en-US"/>
          <w:rPrChange w:id="842" w:author="André Oliveira" w:date="2020-06-13T09:00:00Z">
            <w:rPr>
              <w:lang w:val="en-GB"/>
            </w:rPr>
          </w:rPrChange>
        </w:rPr>
        <w:t>hallenge</w:t>
      </w:r>
      <w:bookmarkEnd w:id="831"/>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3"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4"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5"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6"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9"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0"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1"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2"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3"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5"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6"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7"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Heading3"/>
        <w:rPr>
          <w:noProof w:val="0"/>
          <w:color w:val="auto"/>
          <w:sz w:val="28"/>
          <w:szCs w:val="28"/>
          <w:lang w:val="en-US"/>
          <w:rPrChange w:id="858" w:author="André Oliveira" w:date="2020-06-13T09:00:00Z">
            <w:rPr>
              <w:color w:val="auto"/>
              <w:sz w:val="28"/>
              <w:szCs w:val="28"/>
              <w:lang w:val="en-GB"/>
            </w:rPr>
          </w:rPrChange>
        </w:rPr>
      </w:pPr>
      <w:bookmarkStart w:id="859" w:name="_Toc39522457"/>
      <w:r w:rsidRPr="00E8102C">
        <w:rPr>
          <w:noProof w:val="0"/>
          <w:color w:val="auto"/>
          <w:sz w:val="28"/>
          <w:szCs w:val="28"/>
          <w:lang w:val="en-US"/>
          <w:rPrChange w:id="860" w:author="André Oliveira" w:date="2020-06-13T09:00:00Z">
            <w:rPr>
              <w:color w:val="auto"/>
              <w:sz w:val="28"/>
              <w:szCs w:val="28"/>
              <w:lang w:val="en-GB"/>
            </w:rPr>
          </w:rPrChange>
        </w:rPr>
        <w:lastRenderedPageBreak/>
        <w:t>2.3.4. Create a Questionnaire</w:t>
      </w:r>
      <w:bookmarkEnd w:id="859"/>
    </w:p>
    <w:p w14:paraId="030AAC8B" w14:textId="77777777" w:rsidR="00225B02" w:rsidRPr="00E8102C" w:rsidRDefault="00DB1CE6"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61"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62"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Caption"/>
        <w:rPr>
          <w:rFonts w:ascii="Courier New" w:eastAsia="Times New Roman" w:hAnsi="Courier New" w:cs="Courier New"/>
          <w:noProof w:val="0"/>
          <w:color w:val="000000"/>
          <w:sz w:val="20"/>
          <w:szCs w:val="20"/>
          <w:lang w:val="en-US" w:eastAsia="en-GB"/>
          <w:rPrChange w:id="863" w:author="André Oliveira" w:date="2020-06-13T09:00:00Z">
            <w:rPr>
              <w:rFonts w:ascii="Courier New" w:eastAsia="Times New Roman" w:hAnsi="Courier New" w:cs="Courier New"/>
              <w:color w:val="000000"/>
              <w:sz w:val="20"/>
              <w:szCs w:val="20"/>
              <w:lang w:val="en-GB" w:eastAsia="en-GB"/>
            </w:rPr>
          </w:rPrChange>
        </w:rPr>
      </w:pPr>
      <w:bookmarkStart w:id="864" w:name="_Toc39522487"/>
      <w:r w:rsidRPr="00E8102C">
        <w:rPr>
          <w:noProof w:val="0"/>
          <w:lang w:val="en-US"/>
          <w:rPrChange w:id="865" w:author="André Oliveira" w:date="2020-06-13T09:00:00Z">
            <w:rPr>
              <w:lang w:val="en-GB"/>
            </w:rPr>
          </w:rPrChange>
        </w:rPr>
        <w:t xml:space="preserve">Figure </w:t>
      </w:r>
      <w:r w:rsidRPr="00E8102C">
        <w:rPr>
          <w:noProof w:val="0"/>
          <w:lang w:val="en-US"/>
          <w:rPrChange w:id="866" w:author="André Oliveira" w:date="2020-06-13T09:00:00Z">
            <w:rPr/>
          </w:rPrChange>
        </w:rPr>
        <w:fldChar w:fldCharType="begin"/>
      </w:r>
      <w:r w:rsidRPr="00E8102C">
        <w:rPr>
          <w:noProof w:val="0"/>
          <w:lang w:val="en-US"/>
          <w:rPrChange w:id="867" w:author="André Oliveira" w:date="2020-06-13T09:00:00Z">
            <w:rPr>
              <w:lang w:val="en-GB"/>
            </w:rPr>
          </w:rPrChange>
        </w:rPr>
        <w:instrText xml:space="preserve"> SEQ Figure \* ARABIC </w:instrText>
      </w:r>
      <w:r w:rsidRPr="00E8102C">
        <w:rPr>
          <w:noProof w:val="0"/>
          <w:lang w:val="en-US"/>
          <w:rPrChange w:id="868" w:author="André Oliveira" w:date="2020-06-13T09:00:00Z">
            <w:rPr/>
          </w:rPrChange>
        </w:rPr>
        <w:fldChar w:fldCharType="separate"/>
      </w:r>
      <w:ins w:id="869" w:author="André Oliveira" w:date="2020-06-13T11:38:00Z">
        <w:r w:rsidR="005E21C5">
          <w:rPr>
            <w:lang w:val="en-US"/>
          </w:rPr>
          <w:t>4</w:t>
        </w:r>
      </w:ins>
      <w:del w:id="870" w:author="André Oliveira" w:date="2020-06-13T11:38:00Z">
        <w:r w:rsidR="00770B4F" w:rsidRPr="00E8102C" w:rsidDel="005E21C5">
          <w:rPr>
            <w:lang w:val="en-US"/>
            <w:rPrChange w:id="871" w:author="André Oliveira" w:date="2020-06-13T09:00:00Z">
              <w:rPr>
                <w:lang w:val="en-GB"/>
              </w:rPr>
            </w:rPrChange>
          </w:rPr>
          <w:delText>4</w:delText>
        </w:r>
      </w:del>
      <w:r w:rsidRPr="00E8102C">
        <w:rPr>
          <w:noProof w:val="0"/>
          <w:lang w:val="en-US"/>
          <w:rPrChange w:id="872" w:author="André Oliveira" w:date="2020-06-13T09:00:00Z">
            <w:rPr/>
          </w:rPrChange>
        </w:rPr>
        <w:fldChar w:fldCharType="end"/>
      </w:r>
      <w:r w:rsidRPr="00E8102C">
        <w:rPr>
          <w:noProof w:val="0"/>
          <w:lang w:val="en-US"/>
          <w:rPrChange w:id="873" w:author="André Oliveira" w:date="2020-06-13T09:00:00Z">
            <w:rPr>
              <w:lang w:val="en-GB"/>
            </w:rPr>
          </w:rPrChange>
        </w:rPr>
        <w:t xml:space="preserve"> - User Journey for creating a Questionnaire</w:t>
      </w:r>
      <w:bookmarkEnd w:id="864"/>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4"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5"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Heading3"/>
        <w:rPr>
          <w:noProof w:val="0"/>
          <w:color w:val="auto"/>
          <w:sz w:val="28"/>
          <w:szCs w:val="28"/>
          <w:lang w:val="en-US"/>
          <w:rPrChange w:id="876" w:author="André Oliveira" w:date="2020-06-13T09:00:00Z">
            <w:rPr>
              <w:color w:val="auto"/>
              <w:sz w:val="28"/>
              <w:szCs w:val="28"/>
              <w:lang w:val="en-GB"/>
            </w:rPr>
          </w:rPrChange>
        </w:rPr>
      </w:pPr>
      <w:bookmarkStart w:id="877" w:name="_Toc39522458"/>
      <w:r w:rsidRPr="00E8102C">
        <w:rPr>
          <w:noProof w:val="0"/>
          <w:color w:val="auto"/>
          <w:sz w:val="28"/>
          <w:szCs w:val="28"/>
          <w:lang w:val="en-US"/>
          <w:rPrChange w:id="878" w:author="André Oliveira" w:date="2020-06-13T09:00:00Z">
            <w:rPr>
              <w:color w:val="auto"/>
              <w:sz w:val="28"/>
              <w:szCs w:val="28"/>
              <w:lang w:val="en-GB"/>
            </w:rPr>
          </w:rPrChange>
        </w:rPr>
        <w:lastRenderedPageBreak/>
        <w:t>2.3.5. Run code</w:t>
      </w:r>
      <w:bookmarkEnd w:id="877"/>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79" w:author="André Oliveira" w:date="2020-06-13T09:00:00Z">
            <w:rPr/>
          </w:rPrChange>
        </w:rPr>
      </w:pPr>
      <w:r w:rsidRPr="00E8102C">
        <w:rPr>
          <w:lang w:val="en-US"/>
          <w:rPrChange w:id="880"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Caption"/>
        <w:rPr>
          <w:rFonts w:ascii="Courier New" w:eastAsia="Times New Roman" w:hAnsi="Courier New" w:cs="Courier New"/>
          <w:noProof w:val="0"/>
          <w:color w:val="000000"/>
          <w:sz w:val="20"/>
          <w:szCs w:val="20"/>
          <w:u w:val="single"/>
          <w:lang w:val="en-US" w:eastAsia="en-GB"/>
          <w:rPrChange w:id="881" w:author="André Oliveira" w:date="2020-06-13T09:00:00Z">
            <w:rPr>
              <w:rFonts w:ascii="Courier New" w:eastAsia="Times New Roman" w:hAnsi="Courier New" w:cs="Courier New"/>
              <w:color w:val="000000"/>
              <w:sz w:val="20"/>
              <w:szCs w:val="20"/>
              <w:u w:val="single"/>
              <w:lang w:val="en-GB" w:eastAsia="en-GB"/>
            </w:rPr>
          </w:rPrChange>
        </w:rPr>
      </w:pPr>
      <w:bookmarkStart w:id="882" w:name="_Toc39522488"/>
      <w:r w:rsidRPr="00E8102C">
        <w:rPr>
          <w:noProof w:val="0"/>
          <w:lang w:val="en-US"/>
          <w:rPrChange w:id="883" w:author="André Oliveira" w:date="2020-06-13T09:00:00Z">
            <w:rPr>
              <w:lang w:val="en-GB"/>
            </w:rPr>
          </w:rPrChange>
        </w:rPr>
        <w:t xml:space="preserve">Figure </w:t>
      </w:r>
      <w:r w:rsidRPr="00E8102C">
        <w:rPr>
          <w:noProof w:val="0"/>
          <w:lang w:val="en-US"/>
          <w:rPrChange w:id="884" w:author="André Oliveira" w:date="2020-06-13T09:00:00Z">
            <w:rPr/>
          </w:rPrChange>
        </w:rPr>
        <w:fldChar w:fldCharType="begin"/>
      </w:r>
      <w:r w:rsidRPr="00E8102C">
        <w:rPr>
          <w:noProof w:val="0"/>
          <w:lang w:val="en-US"/>
          <w:rPrChange w:id="885" w:author="André Oliveira" w:date="2020-06-13T09:00:00Z">
            <w:rPr>
              <w:lang w:val="en-GB"/>
            </w:rPr>
          </w:rPrChange>
        </w:rPr>
        <w:instrText xml:space="preserve"> SEQ Figure \* ARABIC </w:instrText>
      </w:r>
      <w:r w:rsidRPr="00E8102C">
        <w:rPr>
          <w:noProof w:val="0"/>
          <w:lang w:val="en-US"/>
          <w:rPrChange w:id="886" w:author="André Oliveira" w:date="2020-06-13T09:00:00Z">
            <w:rPr/>
          </w:rPrChange>
        </w:rPr>
        <w:fldChar w:fldCharType="separate"/>
      </w:r>
      <w:ins w:id="887" w:author="André Oliveira" w:date="2020-06-13T11:38:00Z">
        <w:r w:rsidR="005E21C5">
          <w:rPr>
            <w:lang w:val="en-US"/>
          </w:rPr>
          <w:t>5</w:t>
        </w:r>
      </w:ins>
      <w:del w:id="888" w:author="André Oliveira" w:date="2020-06-13T11:38:00Z">
        <w:r w:rsidR="00770B4F" w:rsidRPr="00E8102C" w:rsidDel="005E21C5">
          <w:rPr>
            <w:lang w:val="en-US"/>
            <w:rPrChange w:id="889" w:author="André Oliveira" w:date="2020-06-13T09:00:00Z">
              <w:rPr>
                <w:lang w:val="en-GB"/>
              </w:rPr>
            </w:rPrChange>
          </w:rPr>
          <w:delText>5</w:delText>
        </w:r>
      </w:del>
      <w:r w:rsidRPr="00E8102C">
        <w:rPr>
          <w:noProof w:val="0"/>
          <w:lang w:val="en-US"/>
          <w:rPrChange w:id="890" w:author="André Oliveira" w:date="2020-06-13T09:00:00Z">
            <w:rPr/>
          </w:rPrChange>
        </w:rPr>
        <w:fldChar w:fldCharType="end"/>
      </w:r>
      <w:r w:rsidRPr="00E8102C">
        <w:rPr>
          <w:noProof w:val="0"/>
          <w:lang w:val="en-US"/>
          <w:rPrChange w:id="891" w:author="André Oliveira" w:date="2020-06-13T09:00:00Z">
            <w:rPr>
              <w:lang w:val="en-GB"/>
            </w:rPr>
          </w:rPrChange>
        </w:rPr>
        <w:t xml:space="preserve"> - User Journey for </w:t>
      </w:r>
      <w:del w:id="892" w:author="André Oliveira" w:date="2020-06-13T09:12:00Z">
        <w:r w:rsidRPr="00E8102C" w:rsidDel="0000657F">
          <w:rPr>
            <w:noProof w:val="0"/>
            <w:lang w:val="en-US"/>
            <w:rPrChange w:id="893" w:author="André Oliveira" w:date="2020-06-13T09:00:00Z">
              <w:rPr>
                <w:lang w:val="en-GB"/>
              </w:rPr>
            </w:rPrChange>
          </w:rPr>
          <w:delText>runnin</w:delText>
        </w:r>
      </w:del>
      <w:ins w:id="894" w:author="André Oliveira" w:date="2020-06-13T09:12:00Z">
        <w:r w:rsidR="0000657F" w:rsidRPr="0000657F">
          <w:rPr>
            <w:noProof w:val="0"/>
            <w:lang w:val="en-US"/>
          </w:rPr>
          <w:t>running</w:t>
        </w:r>
      </w:ins>
      <w:r w:rsidRPr="00E8102C">
        <w:rPr>
          <w:noProof w:val="0"/>
          <w:lang w:val="en-US"/>
          <w:rPrChange w:id="895" w:author="André Oliveira" w:date="2020-06-13T09:00:00Z">
            <w:rPr>
              <w:lang w:val="en-GB"/>
            </w:rPr>
          </w:rPrChange>
        </w:rPr>
        <w:t xml:space="preserve"> a piece of code</w:t>
      </w:r>
      <w:bookmarkEnd w:id="882"/>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96"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97"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98" w:author="André Oliveira" w:date="2020-06-13T09:00:00Z">
            <w:rPr>
              <w:sz w:val="28"/>
              <w:szCs w:val="28"/>
              <w:lang w:val="en-GB"/>
            </w:rPr>
          </w:rPrChange>
        </w:rPr>
        <w:br w:type="page"/>
      </w:r>
    </w:p>
    <w:p w14:paraId="41CA4921" w14:textId="247A34CD" w:rsidR="00231005" w:rsidRPr="00E8102C" w:rsidRDefault="00231005" w:rsidP="00231005">
      <w:pPr>
        <w:pStyle w:val="Heading3"/>
        <w:rPr>
          <w:noProof w:val="0"/>
          <w:color w:val="auto"/>
          <w:sz w:val="28"/>
          <w:szCs w:val="28"/>
          <w:lang w:val="en-US"/>
          <w:rPrChange w:id="899" w:author="André Oliveira" w:date="2020-06-13T09:00:00Z">
            <w:rPr>
              <w:color w:val="auto"/>
              <w:sz w:val="28"/>
              <w:szCs w:val="28"/>
              <w:lang w:val="en-GB"/>
            </w:rPr>
          </w:rPrChange>
        </w:rPr>
      </w:pPr>
      <w:bookmarkStart w:id="900" w:name="_Toc39522459"/>
      <w:r w:rsidRPr="00E8102C">
        <w:rPr>
          <w:noProof w:val="0"/>
          <w:color w:val="auto"/>
          <w:sz w:val="28"/>
          <w:szCs w:val="28"/>
          <w:lang w:val="en-US"/>
          <w:rPrChange w:id="901" w:author="André Oliveira" w:date="2020-06-13T09:00:00Z">
            <w:rPr>
              <w:color w:val="auto"/>
              <w:sz w:val="28"/>
              <w:szCs w:val="28"/>
              <w:lang w:val="en-GB"/>
            </w:rPr>
          </w:rPrChange>
        </w:rPr>
        <w:lastRenderedPageBreak/>
        <w:t>2.3.6. Answer a Questionnaire</w:t>
      </w:r>
      <w:bookmarkEnd w:id="900"/>
    </w:p>
    <w:p w14:paraId="786B2729" w14:textId="77777777" w:rsidR="00231005" w:rsidRPr="00E8102C" w:rsidRDefault="00231005" w:rsidP="007B5CB0">
      <w:pPr>
        <w:rPr>
          <w:noProof w:val="0"/>
          <w:lang w:val="en-US" w:eastAsia="en-GB"/>
          <w:rPrChange w:id="902"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903" w:author="André Oliveira" w:date="2020-06-13T09:00:00Z">
            <w:rPr/>
          </w:rPrChange>
        </w:rPr>
      </w:pPr>
      <w:r w:rsidRPr="00E8102C">
        <w:rPr>
          <w:lang w:val="en-US"/>
          <w:rPrChange w:id="904"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Caption"/>
        <w:rPr>
          <w:rFonts w:ascii="Courier New" w:eastAsia="Times New Roman" w:hAnsi="Courier New" w:cs="Courier New"/>
          <w:noProof w:val="0"/>
          <w:color w:val="000000"/>
          <w:sz w:val="20"/>
          <w:szCs w:val="20"/>
          <w:lang w:val="en-US" w:eastAsia="en-GB"/>
          <w:rPrChange w:id="905" w:author="André Oliveira" w:date="2020-06-13T09:00:00Z">
            <w:rPr>
              <w:rFonts w:ascii="Courier New" w:eastAsia="Times New Roman" w:hAnsi="Courier New" w:cs="Courier New"/>
              <w:color w:val="000000"/>
              <w:sz w:val="20"/>
              <w:szCs w:val="20"/>
              <w:lang w:val="en-GB" w:eastAsia="en-GB"/>
            </w:rPr>
          </w:rPrChange>
        </w:rPr>
      </w:pPr>
      <w:bookmarkStart w:id="906" w:name="_Toc39522489"/>
      <w:r w:rsidRPr="00E8102C">
        <w:rPr>
          <w:noProof w:val="0"/>
          <w:lang w:val="en-US"/>
          <w:rPrChange w:id="907" w:author="André Oliveira" w:date="2020-06-13T09:00:00Z">
            <w:rPr>
              <w:lang w:val="en-GB"/>
            </w:rPr>
          </w:rPrChange>
        </w:rPr>
        <w:t xml:space="preserve">Figure </w:t>
      </w:r>
      <w:r w:rsidRPr="00E8102C">
        <w:rPr>
          <w:noProof w:val="0"/>
          <w:lang w:val="en-US"/>
          <w:rPrChange w:id="908" w:author="André Oliveira" w:date="2020-06-13T09:00:00Z">
            <w:rPr/>
          </w:rPrChange>
        </w:rPr>
        <w:fldChar w:fldCharType="begin"/>
      </w:r>
      <w:r w:rsidRPr="00E8102C">
        <w:rPr>
          <w:noProof w:val="0"/>
          <w:lang w:val="en-US"/>
          <w:rPrChange w:id="909" w:author="André Oliveira" w:date="2020-06-13T09:00:00Z">
            <w:rPr>
              <w:lang w:val="en-GB"/>
            </w:rPr>
          </w:rPrChange>
        </w:rPr>
        <w:instrText xml:space="preserve"> SEQ Figure \* ARABIC </w:instrText>
      </w:r>
      <w:r w:rsidRPr="00E8102C">
        <w:rPr>
          <w:noProof w:val="0"/>
          <w:lang w:val="en-US"/>
          <w:rPrChange w:id="910" w:author="André Oliveira" w:date="2020-06-13T09:00:00Z">
            <w:rPr/>
          </w:rPrChange>
        </w:rPr>
        <w:fldChar w:fldCharType="separate"/>
      </w:r>
      <w:ins w:id="911" w:author="André Oliveira" w:date="2020-06-13T11:38:00Z">
        <w:r w:rsidR="005E21C5">
          <w:rPr>
            <w:lang w:val="en-US"/>
          </w:rPr>
          <w:t>6</w:t>
        </w:r>
      </w:ins>
      <w:del w:id="912" w:author="André Oliveira" w:date="2020-06-13T11:38:00Z">
        <w:r w:rsidR="00770B4F" w:rsidRPr="00E8102C" w:rsidDel="005E21C5">
          <w:rPr>
            <w:lang w:val="en-US"/>
            <w:rPrChange w:id="913" w:author="André Oliveira" w:date="2020-06-13T09:00:00Z">
              <w:rPr>
                <w:lang w:val="en-GB"/>
              </w:rPr>
            </w:rPrChange>
          </w:rPr>
          <w:delText>6</w:delText>
        </w:r>
      </w:del>
      <w:r w:rsidRPr="00E8102C">
        <w:rPr>
          <w:noProof w:val="0"/>
          <w:lang w:val="en-US"/>
          <w:rPrChange w:id="914" w:author="André Oliveira" w:date="2020-06-13T09:00:00Z">
            <w:rPr/>
          </w:rPrChange>
        </w:rPr>
        <w:fldChar w:fldCharType="end"/>
      </w:r>
      <w:r w:rsidRPr="00E8102C">
        <w:rPr>
          <w:noProof w:val="0"/>
          <w:lang w:val="en-US"/>
          <w:rPrChange w:id="915" w:author="André Oliveira" w:date="2020-06-13T09:00:00Z">
            <w:rPr>
              <w:lang w:val="en-GB"/>
            </w:rPr>
          </w:rPrChange>
        </w:rPr>
        <w:t xml:space="preserve"> - User Journey for answering a Questionnaire</w:t>
      </w:r>
      <w:bookmarkEnd w:id="906"/>
    </w:p>
    <w:p w14:paraId="4E389DF1" w14:textId="77777777" w:rsidR="005153AD" w:rsidRPr="00E8102C" w:rsidRDefault="005153AD">
      <w:pPr>
        <w:spacing w:after="200"/>
        <w:jc w:val="left"/>
        <w:rPr>
          <w:noProof w:val="0"/>
          <w:lang w:val="en-US"/>
          <w:rPrChange w:id="916" w:author="André Oliveira" w:date="2020-06-13T09:00:00Z">
            <w:rPr>
              <w:lang w:val="en-US"/>
            </w:rPr>
          </w:rPrChange>
        </w:rPr>
      </w:pPr>
      <w:r w:rsidRPr="00E8102C">
        <w:rPr>
          <w:noProof w:val="0"/>
          <w:lang w:val="en-US"/>
          <w:rPrChange w:id="917" w:author="André Oliveira" w:date="2020-06-13T09:00:00Z">
            <w:rPr>
              <w:lang w:val="en-US"/>
            </w:rPr>
          </w:rPrChange>
        </w:rPr>
        <w:br w:type="page"/>
      </w:r>
    </w:p>
    <w:p w14:paraId="5BECC3EF" w14:textId="762A8006" w:rsidR="00C76A4C" w:rsidRPr="00E8102C" w:rsidRDefault="004B3D0E">
      <w:pPr>
        <w:pStyle w:val="Heading1"/>
        <w:rPr>
          <w:lang w:val="en-US"/>
          <w:rPrChange w:id="918" w:author="André Oliveira" w:date="2020-06-13T09:00:00Z">
            <w:rPr/>
          </w:rPrChange>
        </w:rPr>
      </w:pPr>
      <w:bookmarkStart w:id="919" w:name="_Toc39522460"/>
      <w:r w:rsidRPr="00E8102C">
        <w:rPr>
          <w:lang w:val="en-US"/>
          <w:rPrChange w:id="920" w:author="André Oliveira" w:date="2020-06-13T09:00:00Z">
            <w:rPr/>
          </w:rPrChange>
        </w:rPr>
        <w:lastRenderedPageBreak/>
        <w:t>Related work</w:t>
      </w:r>
      <w:bookmarkEnd w:id="919"/>
    </w:p>
    <w:p w14:paraId="6CB221B2" w14:textId="7435298D" w:rsidR="00DE1405" w:rsidRPr="00E8102C" w:rsidRDefault="00730C4A" w:rsidP="008F0F86">
      <w:pPr>
        <w:rPr>
          <w:noProof w:val="0"/>
          <w:lang w:val="en-US"/>
          <w:rPrChange w:id="921" w:author="André Oliveira" w:date="2020-06-13T09:00:00Z">
            <w:rPr>
              <w:lang w:val="en-US"/>
            </w:rPr>
          </w:rPrChange>
        </w:rPr>
      </w:pPr>
      <w:r w:rsidRPr="00E8102C">
        <w:rPr>
          <w:noProof w:val="0"/>
          <w:lang w:val="en-US"/>
          <w:rPrChange w:id="922" w:author="André Oliveira" w:date="2020-06-13T09:00:00Z">
            <w:rPr>
              <w:lang w:val="en-US"/>
            </w:rPr>
          </w:rPrChange>
        </w:rPr>
        <w:t>As</w:t>
      </w:r>
      <w:r w:rsidR="008F0F86" w:rsidRPr="00E8102C">
        <w:rPr>
          <w:noProof w:val="0"/>
          <w:lang w:val="en-US"/>
          <w:rPrChange w:id="923" w:author="André Oliveira" w:date="2020-06-13T09:00:00Z">
            <w:rPr>
              <w:lang w:val="en-US"/>
            </w:rPr>
          </w:rPrChange>
        </w:rPr>
        <w:t xml:space="preserve"> emphasized in</w:t>
      </w:r>
      <w:r w:rsidRPr="00E8102C">
        <w:rPr>
          <w:noProof w:val="0"/>
          <w:lang w:val="en-US"/>
          <w:rPrChange w:id="924" w:author="André Oliveira" w:date="2020-06-13T09:00:00Z">
            <w:rPr>
              <w:lang w:val="en-US"/>
            </w:rPr>
          </w:rPrChange>
        </w:rPr>
        <w:t xml:space="preserve"> the</w:t>
      </w:r>
      <w:r w:rsidR="008F0F86" w:rsidRPr="00E8102C">
        <w:rPr>
          <w:noProof w:val="0"/>
          <w:lang w:val="en-US"/>
          <w:rPrChange w:id="925"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26" w:author="André Oliveira" w:date="2020-06-13T09:00:00Z">
            <w:rPr>
              <w:lang w:val="en-US"/>
            </w:rPr>
          </w:rPrChange>
        </w:rPr>
        <w:t xml:space="preserve">having </w:t>
      </w:r>
      <w:r w:rsidR="008F0F86" w:rsidRPr="00E8102C">
        <w:rPr>
          <w:noProof w:val="0"/>
          <w:lang w:val="en-US"/>
          <w:rPrChange w:id="927" w:author="André Oliveira" w:date="2020-06-13T09:00:00Z">
            <w:rPr>
              <w:lang w:val="en-US"/>
            </w:rPr>
          </w:rPrChange>
        </w:rPr>
        <w:t xml:space="preserve">unique characteristics. In this chapter we aim to briefly </w:t>
      </w:r>
      <w:r w:rsidRPr="00E8102C">
        <w:rPr>
          <w:noProof w:val="0"/>
          <w:lang w:val="en-US"/>
          <w:rPrChange w:id="928" w:author="André Oliveira" w:date="2020-06-13T09:00:00Z">
            <w:rPr>
              <w:lang w:val="en-US"/>
            </w:rPr>
          </w:rPrChange>
        </w:rPr>
        <w:t xml:space="preserve">showcase </w:t>
      </w:r>
      <w:r w:rsidR="008F0F86" w:rsidRPr="00E8102C">
        <w:rPr>
          <w:noProof w:val="0"/>
          <w:lang w:val="en-US"/>
          <w:rPrChange w:id="929" w:author="André Oliveira" w:date="2020-06-13T09:00:00Z">
            <w:rPr>
              <w:lang w:val="en-US"/>
            </w:rPr>
          </w:rPrChange>
        </w:rPr>
        <w:t xml:space="preserve">some of them, </w:t>
      </w:r>
      <w:proofErr w:type="gramStart"/>
      <w:r w:rsidR="008F0F86" w:rsidRPr="00E8102C">
        <w:rPr>
          <w:noProof w:val="0"/>
          <w:lang w:val="en-US"/>
          <w:rPrChange w:id="930" w:author="André Oliveira" w:date="2020-06-13T09:00:00Z">
            <w:rPr>
              <w:lang w:val="en-US"/>
            </w:rPr>
          </w:rPrChange>
        </w:rPr>
        <w:t>as a way to</w:t>
      </w:r>
      <w:proofErr w:type="gramEnd"/>
      <w:r w:rsidR="008F0F86" w:rsidRPr="00E8102C">
        <w:rPr>
          <w:noProof w:val="0"/>
          <w:lang w:val="en-US"/>
          <w:rPrChange w:id="931" w:author="André Oliveira" w:date="2020-06-13T09:00:00Z">
            <w:rPr>
              <w:lang w:val="en-US"/>
            </w:rPr>
          </w:rPrChange>
        </w:rPr>
        <w:t xml:space="preserve"> demonstrate what are the most common features between them and our own platfor</w:t>
      </w:r>
      <w:r w:rsidRPr="00E8102C">
        <w:rPr>
          <w:noProof w:val="0"/>
          <w:lang w:val="en-US"/>
          <w:rPrChange w:id="932" w:author="André Oliveira" w:date="2020-06-13T09:00:00Z">
            <w:rPr>
              <w:lang w:val="en-US"/>
            </w:rPr>
          </w:rPrChange>
        </w:rPr>
        <w:t>m</w:t>
      </w:r>
      <w:r w:rsidR="008F0F86" w:rsidRPr="00E8102C">
        <w:rPr>
          <w:noProof w:val="0"/>
          <w:lang w:val="en-US"/>
          <w:rPrChange w:id="933" w:author="André Oliveira" w:date="2020-06-13T09:00:00Z">
            <w:rPr>
              <w:lang w:val="en-US"/>
            </w:rPr>
          </w:rPrChange>
        </w:rPr>
        <w:t xml:space="preserve">, and </w:t>
      </w:r>
      <w:r w:rsidRPr="00E8102C">
        <w:rPr>
          <w:noProof w:val="0"/>
          <w:lang w:val="en-US"/>
          <w:rPrChange w:id="934" w:author="André Oliveira" w:date="2020-06-13T09:00:00Z">
            <w:rPr>
              <w:lang w:val="en-US"/>
            </w:rPr>
          </w:rPrChange>
        </w:rPr>
        <w:t>their differences</w:t>
      </w:r>
      <w:r w:rsidR="008F0F86" w:rsidRPr="00E8102C">
        <w:rPr>
          <w:noProof w:val="0"/>
          <w:lang w:val="en-US"/>
          <w:rPrChange w:id="935" w:author="André Oliveira" w:date="2020-06-13T09:00:00Z">
            <w:rPr>
              <w:lang w:val="en-US"/>
            </w:rPr>
          </w:rPrChange>
        </w:rPr>
        <w:t xml:space="preserve"> </w:t>
      </w:r>
      <w:r w:rsidRPr="00E8102C">
        <w:rPr>
          <w:noProof w:val="0"/>
          <w:lang w:val="en-US"/>
          <w:rPrChange w:id="936" w:author="André Oliveira" w:date="2020-06-13T09:00:00Z">
            <w:rPr>
              <w:lang w:val="en-US"/>
            </w:rPr>
          </w:rPrChange>
        </w:rPr>
        <w:t>weighing their pros and cons</w:t>
      </w:r>
      <w:r w:rsidR="008F0F86" w:rsidRPr="00E8102C">
        <w:rPr>
          <w:noProof w:val="0"/>
          <w:lang w:val="en-US"/>
          <w:rPrChange w:id="937" w:author="André Oliveira" w:date="2020-06-13T09:00:00Z">
            <w:rPr>
              <w:lang w:val="en-US"/>
            </w:rPr>
          </w:rPrChange>
        </w:rPr>
        <w:t>.</w:t>
      </w:r>
    </w:p>
    <w:p w14:paraId="3AABB4EB" w14:textId="77777777" w:rsidR="00DE1405" w:rsidRPr="00E8102C" w:rsidRDefault="00DE1405" w:rsidP="008F0F86">
      <w:pPr>
        <w:rPr>
          <w:noProof w:val="0"/>
          <w:lang w:val="en-US"/>
          <w:rPrChange w:id="938" w:author="André Oliveira" w:date="2020-06-13T09:00:00Z">
            <w:rPr>
              <w:lang w:val="en-US"/>
            </w:rPr>
          </w:rPrChange>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939" w:name="_Toc39522461"/>
      <w:proofErr w:type="spellStart"/>
      <w:r w:rsidRPr="00E8102C">
        <w:rPr>
          <w:noProof w:val="0"/>
          <w:color w:val="auto"/>
          <w:sz w:val="28"/>
          <w:szCs w:val="28"/>
          <w:lang w:val="en-US"/>
        </w:rPr>
        <w:t>AlgoExpert</w:t>
      </w:r>
      <w:bookmarkEnd w:id="939"/>
      <w:proofErr w:type="spellEnd"/>
    </w:p>
    <w:p w14:paraId="676C280D" w14:textId="3311508E" w:rsidR="008F0F86" w:rsidRPr="00E8102C" w:rsidRDefault="008F0F86" w:rsidP="008F0F86">
      <w:pPr>
        <w:rPr>
          <w:noProof w:val="0"/>
          <w:lang w:val="en-US"/>
          <w:rPrChange w:id="940" w:author="André Oliveira" w:date="2020-06-13T09:00:00Z">
            <w:rPr>
              <w:lang w:val="en-US"/>
            </w:rPr>
          </w:rPrChange>
        </w:rPr>
      </w:pPr>
      <w:proofErr w:type="spellStart"/>
      <w:r w:rsidRPr="00E8102C">
        <w:rPr>
          <w:noProof w:val="0"/>
          <w:lang w:val="en-US"/>
          <w:rPrChange w:id="941" w:author="André Oliveira" w:date="2020-06-13T09:00:00Z">
            <w:rPr>
              <w:lang w:val="en-US"/>
            </w:rPr>
          </w:rPrChange>
        </w:rPr>
        <w:t>AlgoExpert</w:t>
      </w:r>
      <w:proofErr w:type="spellEnd"/>
      <w:r w:rsidR="00D73A25" w:rsidRPr="00E8102C">
        <w:rPr>
          <w:noProof w:val="0"/>
          <w:lang w:val="en-US"/>
          <w:rPrChange w:id="942" w:author="André Oliveira" w:date="2020-06-13T09:00:00Z">
            <w:rPr>
              <w:lang w:val="en-US"/>
            </w:rPr>
          </w:rPrChange>
        </w:rPr>
        <w:t xml:space="preserve"> </w:t>
      </w:r>
      <w:sdt>
        <w:sdtPr>
          <w:rPr>
            <w:noProof w:val="0"/>
            <w:lang w:val="en-US"/>
          </w:rPr>
          <w:id w:val="-1841388782"/>
          <w:citation/>
        </w:sdtPr>
        <w:sdtContent>
          <w:r w:rsidR="00D73A25" w:rsidRPr="00E8102C">
            <w:rPr>
              <w:noProof w:val="0"/>
              <w:lang w:val="en-US"/>
              <w:rPrChange w:id="943" w:author="André Oliveira" w:date="2020-06-13T09:00:00Z">
                <w:rPr>
                  <w:lang w:val="en-US"/>
                </w:rPr>
              </w:rPrChange>
            </w:rPr>
            <w:fldChar w:fldCharType="begin"/>
          </w:r>
          <w:r w:rsidR="000F784E" w:rsidRPr="00E8102C">
            <w:rPr>
              <w:noProof w:val="0"/>
              <w:lang w:val="en-US"/>
              <w:rPrChange w:id="944" w:author="André Oliveira" w:date="2020-06-13T09:00:00Z">
                <w:rPr>
                  <w:lang w:val="en-US"/>
                </w:rPr>
              </w:rPrChange>
            </w:rPr>
            <w:instrText xml:space="preserve">CITATION Alg20 \l 2070 </w:instrText>
          </w:r>
          <w:r w:rsidR="00D73A25" w:rsidRPr="00E8102C">
            <w:rPr>
              <w:noProof w:val="0"/>
              <w:lang w:val="en-US"/>
              <w:rPrChange w:id="945" w:author="André Oliveira" w:date="2020-06-13T09:00:00Z">
                <w:rPr>
                  <w:lang w:val="en-US"/>
                </w:rPr>
              </w:rPrChange>
            </w:rPr>
            <w:fldChar w:fldCharType="separate"/>
          </w:r>
          <w:r w:rsidR="00E431F2" w:rsidRPr="00E431F2">
            <w:rPr>
              <w:lang w:val="en-US"/>
            </w:rPr>
            <w:t>[3]</w:t>
          </w:r>
          <w:r w:rsidR="00D73A25" w:rsidRPr="00E8102C">
            <w:rPr>
              <w:noProof w:val="0"/>
              <w:lang w:val="en-US"/>
              <w:rPrChange w:id="946" w:author="André Oliveira" w:date="2020-06-13T09:00:00Z">
                <w:rPr>
                  <w:lang w:val="en-US"/>
                </w:rPr>
              </w:rPrChange>
            </w:rPr>
            <w:fldChar w:fldCharType="end"/>
          </w:r>
        </w:sdtContent>
      </w:sdt>
      <w:r w:rsidRPr="00E8102C">
        <w:rPr>
          <w:noProof w:val="0"/>
          <w:lang w:val="en-US"/>
          <w:rPrChange w:id="947"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del w:id="948" w:author="André Oliveira" w:date="2020-06-13T09:12:00Z">
        <w:r w:rsidRPr="00E8102C" w:rsidDel="0000657F">
          <w:rPr>
            <w:noProof w:val="0"/>
            <w:lang w:val="en-US"/>
            <w:rPrChange w:id="949" w:author="André Oliveira" w:date="2020-06-13T09:00:00Z">
              <w:rPr>
                <w:lang w:val="en-US"/>
              </w:rPr>
            </w:rPrChange>
          </w:rPr>
          <w:delText>engineers, and</w:delText>
        </w:r>
      </w:del>
      <w:ins w:id="950" w:author="André Oliveira" w:date="2020-06-13T09:12:00Z">
        <w:r w:rsidR="0000657F" w:rsidRPr="00E8102C">
          <w:rPr>
            <w:noProof w:val="0"/>
            <w:lang w:val="en-US"/>
          </w:rPr>
          <w:t>engineers and</w:t>
        </w:r>
      </w:ins>
      <w:r w:rsidRPr="00E8102C">
        <w:rPr>
          <w:noProof w:val="0"/>
          <w:lang w:val="en-US"/>
          <w:rPrChange w:id="951" w:author="André Oliveira" w:date="2020-06-13T09:00:00Z">
            <w:rPr>
              <w:lang w:val="en-US"/>
            </w:rPr>
          </w:rPrChange>
        </w:rPr>
        <w:t xml:space="preserve"> publicize full projects contests for their clients </w:t>
      </w:r>
      <w:del w:id="952" w:author="André Oliveira" w:date="2020-06-13T12:31:00Z">
        <w:r w:rsidRPr="00E8102C" w:rsidDel="00D76668">
          <w:rPr>
            <w:noProof w:val="0"/>
            <w:lang w:val="en-US"/>
            <w:rPrChange w:id="953" w:author="André Oliveira" w:date="2020-06-13T09:00:00Z">
              <w:rPr>
                <w:lang w:val="en-US"/>
              </w:rPr>
            </w:rPrChange>
          </w:rPr>
          <w:delText>as a way to</w:delText>
        </w:r>
      </w:del>
      <w:ins w:id="954" w:author="André Oliveira" w:date="2020-06-13T12:31:00Z">
        <w:r w:rsidR="00D76668" w:rsidRPr="00E8102C">
          <w:rPr>
            <w:noProof w:val="0"/>
            <w:lang w:val="en-US"/>
          </w:rPr>
          <w:t>to</w:t>
        </w:r>
      </w:ins>
      <w:r w:rsidRPr="00E8102C">
        <w:rPr>
          <w:noProof w:val="0"/>
          <w:lang w:val="en-US"/>
          <w:rPrChange w:id="955"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56" w:author="André Oliveira" w:date="2020-06-13T09:00:00Z">
            <w:rPr>
              <w:lang w:val="en-US"/>
            </w:rPr>
          </w:rPrChange>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957" w:name="_Toc39522462"/>
      <w:proofErr w:type="spellStart"/>
      <w:r w:rsidRPr="00E8102C">
        <w:rPr>
          <w:noProof w:val="0"/>
          <w:color w:val="auto"/>
          <w:sz w:val="28"/>
          <w:szCs w:val="28"/>
          <w:lang w:val="en-US"/>
        </w:rPr>
        <w:t>HackerRank</w:t>
      </w:r>
      <w:bookmarkEnd w:id="957"/>
      <w:proofErr w:type="spellEnd"/>
    </w:p>
    <w:p w14:paraId="6EB0B192" w14:textId="4907D2DE" w:rsidR="008F0F86" w:rsidRPr="00E8102C" w:rsidRDefault="008F0F86" w:rsidP="008F0F86">
      <w:pPr>
        <w:rPr>
          <w:noProof w:val="0"/>
          <w:lang w:val="en-US"/>
          <w:rPrChange w:id="958" w:author="André Oliveira" w:date="2020-06-13T09:00:00Z">
            <w:rPr>
              <w:lang w:val="en-US"/>
            </w:rPr>
          </w:rPrChange>
        </w:rPr>
      </w:pPr>
      <w:proofErr w:type="spellStart"/>
      <w:r w:rsidRPr="00E8102C">
        <w:rPr>
          <w:noProof w:val="0"/>
          <w:lang w:val="en-US"/>
          <w:rPrChange w:id="959" w:author="André Oliveira" w:date="2020-06-13T09:00:00Z">
            <w:rPr>
              <w:lang w:val="en-US"/>
            </w:rPr>
          </w:rPrChange>
        </w:rPr>
        <w:t>HackerRank</w:t>
      </w:r>
      <w:proofErr w:type="spellEnd"/>
      <w:r w:rsidR="00FD13F8" w:rsidRPr="00E8102C">
        <w:rPr>
          <w:noProof w:val="0"/>
          <w:lang w:val="en-US"/>
          <w:rPrChange w:id="960" w:author="André Oliveira" w:date="2020-06-13T09:00:00Z">
            <w:rPr>
              <w:lang w:val="en-US"/>
            </w:rPr>
          </w:rPrChange>
        </w:rPr>
        <w:t xml:space="preserve"> </w:t>
      </w:r>
      <w:sdt>
        <w:sdtPr>
          <w:rPr>
            <w:noProof w:val="0"/>
            <w:lang w:val="en-US"/>
          </w:rPr>
          <w:id w:val="-494418237"/>
          <w:citation/>
        </w:sdtPr>
        <w:sdtContent>
          <w:r w:rsidR="00FD13F8" w:rsidRPr="00E8102C">
            <w:rPr>
              <w:noProof w:val="0"/>
              <w:lang w:val="en-US"/>
              <w:rPrChange w:id="961" w:author="André Oliveira" w:date="2020-06-13T09:00:00Z">
                <w:rPr>
                  <w:lang w:val="en-US"/>
                </w:rPr>
              </w:rPrChange>
            </w:rPr>
            <w:fldChar w:fldCharType="begin"/>
          </w:r>
          <w:r w:rsidR="00FD13F8" w:rsidRPr="00E8102C">
            <w:rPr>
              <w:noProof w:val="0"/>
              <w:lang w:val="en-US"/>
              <w:rPrChange w:id="962" w:author="André Oliveira" w:date="2020-06-13T09:00:00Z">
                <w:rPr>
                  <w:lang w:val="en-US"/>
                </w:rPr>
              </w:rPrChange>
            </w:rPr>
            <w:instrText xml:space="preserve"> CITATION Hac20 \l 2070 </w:instrText>
          </w:r>
          <w:r w:rsidR="00FD13F8" w:rsidRPr="00E8102C">
            <w:rPr>
              <w:noProof w:val="0"/>
              <w:lang w:val="en-US"/>
              <w:rPrChange w:id="963" w:author="André Oliveira" w:date="2020-06-13T09:00:00Z">
                <w:rPr>
                  <w:lang w:val="en-US"/>
                </w:rPr>
              </w:rPrChange>
            </w:rPr>
            <w:fldChar w:fldCharType="separate"/>
          </w:r>
          <w:r w:rsidR="00E431F2" w:rsidRPr="00E431F2">
            <w:rPr>
              <w:lang w:val="en-US"/>
            </w:rPr>
            <w:t>[4]</w:t>
          </w:r>
          <w:r w:rsidR="00FD13F8" w:rsidRPr="00E8102C">
            <w:rPr>
              <w:noProof w:val="0"/>
              <w:lang w:val="en-US"/>
              <w:rPrChange w:id="964" w:author="André Oliveira" w:date="2020-06-13T09:00:00Z">
                <w:rPr>
                  <w:lang w:val="en-US"/>
                </w:rPr>
              </w:rPrChange>
            </w:rPr>
            <w:fldChar w:fldCharType="end"/>
          </w:r>
        </w:sdtContent>
      </w:sdt>
      <w:r w:rsidRPr="00E8102C">
        <w:rPr>
          <w:noProof w:val="0"/>
          <w:lang w:val="en-US"/>
          <w:rPrChange w:id="965"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66" w:author="André Oliveira" w:date="2020-06-13T09:00:00Z">
            <w:rPr>
              <w:lang w:val="en-US"/>
            </w:rPr>
          </w:rPrChange>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967" w:name="_Toc39522463"/>
      <w:proofErr w:type="spellStart"/>
      <w:r w:rsidRPr="00E8102C">
        <w:rPr>
          <w:noProof w:val="0"/>
          <w:color w:val="auto"/>
          <w:sz w:val="28"/>
          <w:szCs w:val="28"/>
          <w:lang w:val="en-US"/>
        </w:rPr>
        <w:t>LeetCode</w:t>
      </w:r>
      <w:bookmarkEnd w:id="967"/>
      <w:proofErr w:type="spellEnd"/>
    </w:p>
    <w:p w14:paraId="5A765A9F" w14:textId="13174FD3" w:rsidR="008F0F86" w:rsidRPr="00E8102C" w:rsidRDefault="008F0F86" w:rsidP="008F0F86">
      <w:pPr>
        <w:rPr>
          <w:noProof w:val="0"/>
          <w:lang w:val="en-US"/>
          <w:rPrChange w:id="968" w:author="André Oliveira" w:date="2020-06-13T09:00:00Z">
            <w:rPr>
              <w:lang w:val="en-US"/>
            </w:rPr>
          </w:rPrChange>
        </w:rPr>
      </w:pPr>
      <w:proofErr w:type="spellStart"/>
      <w:r w:rsidRPr="00E8102C">
        <w:rPr>
          <w:noProof w:val="0"/>
          <w:lang w:val="en-US"/>
          <w:rPrChange w:id="969" w:author="André Oliveira" w:date="2020-06-13T09:00:00Z">
            <w:rPr>
              <w:lang w:val="en-US"/>
            </w:rPr>
          </w:rPrChange>
        </w:rPr>
        <w:t>LeetCode</w:t>
      </w:r>
      <w:proofErr w:type="spellEnd"/>
      <w:r w:rsidRPr="00E8102C">
        <w:rPr>
          <w:noProof w:val="0"/>
          <w:lang w:val="en-US"/>
          <w:rPrChange w:id="970" w:author="André Oliveira" w:date="2020-06-13T09:00:00Z">
            <w:rPr>
              <w:lang w:val="en-US"/>
            </w:rPr>
          </w:rPrChange>
        </w:rPr>
        <w:t xml:space="preserve"> </w:t>
      </w:r>
      <w:sdt>
        <w:sdtPr>
          <w:rPr>
            <w:noProof w:val="0"/>
            <w:lang w:val="en-US"/>
          </w:rPr>
          <w:id w:val="2116402409"/>
          <w:citation/>
        </w:sdtPr>
        <w:sdtContent>
          <w:r w:rsidR="00795FAD" w:rsidRPr="00E8102C">
            <w:rPr>
              <w:noProof w:val="0"/>
              <w:lang w:val="en-US"/>
              <w:rPrChange w:id="971" w:author="André Oliveira" w:date="2020-06-13T09:00:00Z">
                <w:rPr>
                  <w:lang w:val="en-US"/>
                </w:rPr>
              </w:rPrChange>
            </w:rPr>
            <w:fldChar w:fldCharType="begin"/>
          </w:r>
          <w:r w:rsidR="00795FAD" w:rsidRPr="00E8102C">
            <w:rPr>
              <w:noProof w:val="0"/>
              <w:lang w:val="en-US"/>
              <w:rPrChange w:id="972" w:author="André Oliveira" w:date="2020-06-13T09:00:00Z">
                <w:rPr>
                  <w:lang w:val="en-US"/>
                </w:rPr>
              </w:rPrChange>
            </w:rPr>
            <w:instrText xml:space="preserve"> CITATION Lee20 \l 2070 </w:instrText>
          </w:r>
          <w:r w:rsidR="00795FAD" w:rsidRPr="00E8102C">
            <w:rPr>
              <w:noProof w:val="0"/>
              <w:lang w:val="en-US"/>
              <w:rPrChange w:id="973" w:author="André Oliveira" w:date="2020-06-13T09:00:00Z">
                <w:rPr>
                  <w:lang w:val="en-US"/>
                </w:rPr>
              </w:rPrChange>
            </w:rPr>
            <w:fldChar w:fldCharType="separate"/>
          </w:r>
          <w:r w:rsidR="00E431F2" w:rsidRPr="00E431F2">
            <w:rPr>
              <w:lang w:val="en-US"/>
            </w:rPr>
            <w:t>[5]</w:t>
          </w:r>
          <w:r w:rsidR="00795FAD" w:rsidRPr="00E8102C">
            <w:rPr>
              <w:noProof w:val="0"/>
              <w:lang w:val="en-US"/>
              <w:rPrChange w:id="974" w:author="André Oliveira" w:date="2020-06-13T09:00:00Z">
                <w:rPr>
                  <w:lang w:val="en-US"/>
                </w:rPr>
              </w:rPrChange>
            </w:rPr>
            <w:fldChar w:fldCharType="end"/>
          </w:r>
        </w:sdtContent>
      </w:sdt>
      <w:r w:rsidR="00795FAD" w:rsidRPr="00E8102C">
        <w:rPr>
          <w:noProof w:val="0"/>
          <w:lang w:val="en-US"/>
          <w:rPrChange w:id="975" w:author="André Oliveira" w:date="2020-06-13T09:00:00Z">
            <w:rPr>
              <w:lang w:val="en-US"/>
            </w:rPr>
          </w:rPrChange>
        </w:rPr>
        <w:t xml:space="preserve"> </w:t>
      </w:r>
      <w:r w:rsidRPr="00E8102C">
        <w:rPr>
          <w:noProof w:val="0"/>
          <w:lang w:val="en-US"/>
          <w:rPrChange w:id="976"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E8102C">
        <w:rPr>
          <w:noProof w:val="0"/>
          <w:lang w:val="en-US"/>
          <w:rPrChange w:id="977" w:author="André Oliveira" w:date="2020-06-13T09:00:00Z">
            <w:rPr>
              <w:lang w:val="en-US"/>
            </w:rPr>
          </w:rPrChange>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E8102C">
        <w:rPr>
          <w:noProof w:val="0"/>
          <w:lang w:val="en-US"/>
          <w:rPrChange w:id="978" w:author="André Oliveira" w:date="2020-06-13T09:00:00Z">
            <w:rPr>
              <w:lang w:val="en-US"/>
            </w:rPr>
          </w:rPrChange>
        </w:rPr>
        <w:t>LeetCode</w:t>
      </w:r>
      <w:proofErr w:type="spellEnd"/>
      <w:r w:rsidRPr="00E8102C">
        <w:rPr>
          <w:noProof w:val="0"/>
          <w:lang w:val="en-US"/>
          <w:rPrChange w:id="979" w:author="André Oliveira" w:date="2020-06-13T09:00:00Z">
            <w:rPr>
              <w:lang w:val="en-US"/>
            </w:rPr>
          </w:rPrChange>
        </w:rPr>
        <w:t xml:space="preserv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80" w:author="André Oliveira" w:date="2020-06-13T09:00:00Z">
            <w:rPr>
              <w:lang w:val="en-US"/>
            </w:rPr>
          </w:rPrChange>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981" w:name="_Toc39522464"/>
      <w:proofErr w:type="spellStart"/>
      <w:r w:rsidRPr="00E8102C">
        <w:rPr>
          <w:noProof w:val="0"/>
          <w:color w:val="auto"/>
          <w:sz w:val="28"/>
          <w:szCs w:val="28"/>
          <w:lang w:val="en-US"/>
        </w:rPr>
        <w:t>Codewars</w:t>
      </w:r>
      <w:bookmarkEnd w:id="981"/>
      <w:proofErr w:type="spellEnd"/>
    </w:p>
    <w:p w14:paraId="7A2C7E74" w14:textId="24FC5BB0" w:rsidR="008F0F86" w:rsidRPr="00E8102C" w:rsidRDefault="008F0F86" w:rsidP="008F0F86">
      <w:pPr>
        <w:rPr>
          <w:noProof w:val="0"/>
          <w:lang w:val="en-US"/>
          <w:rPrChange w:id="982" w:author="André Oliveira" w:date="2020-06-13T09:00:00Z">
            <w:rPr>
              <w:lang w:val="en-US"/>
            </w:rPr>
          </w:rPrChange>
        </w:rPr>
      </w:pPr>
      <w:r w:rsidRPr="00E8102C">
        <w:rPr>
          <w:noProof w:val="0"/>
          <w:lang w:val="en-US"/>
          <w:rPrChange w:id="983" w:author="André Oliveira" w:date="2020-06-13T09:00:00Z">
            <w:rPr>
              <w:lang w:val="en-US"/>
            </w:rPr>
          </w:rPrChange>
        </w:rPr>
        <w:t xml:space="preserve">Different from all other platforms, </w:t>
      </w:r>
      <w:proofErr w:type="spellStart"/>
      <w:r w:rsidRPr="00E8102C">
        <w:rPr>
          <w:noProof w:val="0"/>
          <w:lang w:val="en-US"/>
          <w:rPrChange w:id="984" w:author="André Oliveira" w:date="2020-06-13T09:00:00Z">
            <w:rPr>
              <w:lang w:val="en-US"/>
            </w:rPr>
          </w:rPrChange>
        </w:rPr>
        <w:t>Codewars</w:t>
      </w:r>
      <w:proofErr w:type="spellEnd"/>
      <w:r w:rsidR="00795FAD" w:rsidRPr="00E8102C">
        <w:rPr>
          <w:noProof w:val="0"/>
          <w:lang w:val="en-US"/>
          <w:rPrChange w:id="985" w:author="André Oliveira" w:date="2020-06-13T09:00:00Z">
            <w:rPr>
              <w:lang w:val="en-US"/>
            </w:rPr>
          </w:rPrChange>
        </w:rPr>
        <w:t xml:space="preserve"> </w:t>
      </w:r>
      <w:sdt>
        <w:sdtPr>
          <w:rPr>
            <w:noProof w:val="0"/>
            <w:lang w:val="en-US"/>
          </w:rPr>
          <w:id w:val="-548990494"/>
          <w:citation/>
        </w:sdtPr>
        <w:sdtContent>
          <w:r w:rsidR="00795FAD" w:rsidRPr="00E8102C">
            <w:rPr>
              <w:noProof w:val="0"/>
              <w:lang w:val="en-US"/>
              <w:rPrChange w:id="986" w:author="André Oliveira" w:date="2020-06-13T09:00:00Z">
                <w:rPr>
                  <w:lang w:val="en-US"/>
                </w:rPr>
              </w:rPrChange>
            </w:rPr>
            <w:fldChar w:fldCharType="begin"/>
          </w:r>
          <w:r w:rsidR="00795FAD" w:rsidRPr="00E8102C">
            <w:rPr>
              <w:noProof w:val="0"/>
              <w:lang w:val="en-US"/>
              <w:rPrChange w:id="987" w:author="André Oliveira" w:date="2020-06-13T09:00:00Z">
                <w:rPr>
                  <w:lang w:val="en-US"/>
                </w:rPr>
              </w:rPrChange>
            </w:rPr>
            <w:instrText xml:space="preserve"> CITATION Cod20 \l 2070 </w:instrText>
          </w:r>
          <w:r w:rsidR="00795FAD" w:rsidRPr="00E8102C">
            <w:rPr>
              <w:noProof w:val="0"/>
              <w:lang w:val="en-US"/>
              <w:rPrChange w:id="988" w:author="André Oliveira" w:date="2020-06-13T09:00:00Z">
                <w:rPr>
                  <w:lang w:val="en-US"/>
                </w:rPr>
              </w:rPrChange>
            </w:rPr>
            <w:fldChar w:fldCharType="separate"/>
          </w:r>
          <w:r w:rsidR="00E431F2" w:rsidRPr="00E431F2">
            <w:rPr>
              <w:lang w:val="en-US"/>
            </w:rPr>
            <w:t>[6]</w:t>
          </w:r>
          <w:r w:rsidR="00795FAD" w:rsidRPr="00E8102C">
            <w:rPr>
              <w:noProof w:val="0"/>
              <w:lang w:val="en-US"/>
              <w:rPrChange w:id="989" w:author="André Oliveira" w:date="2020-06-13T09:00:00Z">
                <w:rPr>
                  <w:lang w:val="en-US"/>
                </w:rPr>
              </w:rPrChange>
            </w:rPr>
            <w:fldChar w:fldCharType="end"/>
          </w:r>
        </w:sdtContent>
      </w:sdt>
      <w:r w:rsidRPr="00E8102C">
        <w:rPr>
          <w:noProof w:val="0"/>
          <w:lang w:val="en-US"/>
          <w:rPrChange w:id="990"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E8102C">
        <w:rPr>
          <w:noProof w:val="0"/>
          <w:lang w:val="en-US"/>
          <w:rPrChange w:id="991" w:author="André Oliveira" w:date="2020-06-13T09:00:00Z">
            <w:rPr>
              <w:lang w:val="en-US"/>
            </w:rPr>
          </w:rPrChange>
        </w:rPr>
        <w:t>Codewars</w:t>
      </w:r>
      <w:proofErr w:type="spellEnd"/>
      <w:r w:rsidRPr="00E8102C">
        <w:rPr>
          <w:noProof w:val="0"/>
          <w:lang w:val="en-US"/>
          <w:rPrChange w:id="992" w:author="André Oliveira" w:date="2020-06-13T09:00:00Z">
            <w:rPr>
              <w:lang w:val="en-US"/>
            </w:rPr>
          </w:rPrChange>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93" w:author="André Oliveira" w:date="2020-06-13T09:00:00Z">
            <w:rPr>
              <w:i/>
              <w:iCs/>
              <w:lang w:val="en-US"/>
            </w:rPr>
          </w:rPrChange>
        </w:rPr>
        <w:t>per se</w:t>
      </w:r>
      <w:r w:rsidRPr="00E8102C">
        <w:rPr>
          <w:noProof w:val="0"/>
          <w:lang w:val="en-US"/>
          <w:rPrChange w:id="994" w:author="André Oliveira" w:date="2020-06-13T09:00:00Z">
            <w:rPr>
              <w:lang w:val="en-US"/>
            </w:rPr>
          </w:rPrChange>
        </w:rPr>
        <w:t xml:space="preserve">, it accomplishes the same effect by making people addicted to coding by making it a stimulant friendly competition with an excellent user interface experience. </w:t>
      </w:r>
      <w:proofErr w:type="spellStart"/>
      <w:r w:rsidRPr="00E8102C">
        <w:rPr>
          <w:noProof w:val="0"/>
          <w:lang w:val="en-US"/>
          <w:rPrChange w:id="995" w:author="André Oliveira" w:date="2020-06-13T09:00:00Z">
            <w:rPr>
              <w:lang w:val="en-US"/>
            </w:rPr>
          </w:rPrChange>
        </w:rPr>
        <w:t>Codewars</w:t>
      </w:r>
      <w:proofErr w:type="spellEnd"/>
      <w:r w:rsidRPr="00E8102C">
        <w:rPr>
          <w:noProof w:val="0"/>
          <w:lang w:val="en-US"/>
          <w:rPrChange w:id="996" w:author="André Oliveira" w:date="2020-06-13T09:00:00Z">
            <w:rPr>
              <w:lang w:val="en-US"/>
            </w:rPr>
          </w:rPrChange>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E8102C" w:rsidRDefault="00703EED" w:rsidP="008F0F86">
      <w:pPr>
        <w:rPr>
          <w:noProof w:val="0"/>
          <w:lang w:val="en-US"/>
          <w:rPrChange w:id="997" w:author="André Oliveira" w:date="2020-06-13T09:00:00Z">
            <w:rPr>
              <w:lang w:val="en-US"/>
            </w:rPr>
          </w:rPrChange>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998" w:name="_Toc39522465"/>
      <w:proofErr w:type="spellStart"/>
      <w:r w:rsidRPr="00E8102C">
        <w:rPr>
          <w:noProof w:val="0"/>
          <w:color w:val="auto"/>
          <w:sz w:val="28"/>
          <w:szCs w:val="28"/>
          <w:lang w:val="en-US"/>
        </w:rPr>
        <w:t>CodeChef</w:t>
      </w:r>
      <w:bookmarkEnd w:id="998"/>
      <w:proofErr w:type="spellEnd"/>
    </w:p>
    <w:p w14:paraId="41DD7396" w14:textId="534D25BA" w:rsidR="008F0F86" w:rsidRPr="00E8102C" w:rsidRDefault="008F0F86" w:rsidP="008F0F86">
      <w:pPr>
        <w:rPr>
          <w:noProof w:val="0"/>
          <w:lang w:val="en-US"/>
          <w:rPrChange w:id="999" w:author="André Oliveira" w:date="2020-06-13T09:00:00Z">
            <w:rPr>
              <w:lang w:val="en-US"/>
            </w:rPr>
          </w:rPrChange>
        </w:rPr>
      </w:pPr>
      <w:proofErr w:type="spellStart"/>
      <w:r w:rsidRPr="00E8102C">
        <w:rPr>
          <w:noProof w:val="0"/>
          <w:lang w:val="en-US"/>
          <w:rPrChange w:id="1000" w:author="André Oliveira" w:date="2020-06-13T09:00:00Z">
            <w:rPr>
              <w:lang w:val="en-US"/>
            </w:rPr>
          </w:rPrChange>
        </w:rPr>
        <w:t>CodeChef</w:t>
      </w:r>
      <w:proofErr w:type="spellEnd"/>
      <w:r w:rsidR="00795FAD" w:rsidRPr="00E8102C">
        <w:rPr>
          <w:noProof w:val="0"/>
          <w:lang w:val="en-US"/>
          <w:rPrChange w:id="1001" w:author="André Oliveira" w:date="2020-06-13T09:00:00Z">
            <w:rPr>
              <w:lang w:val="en-US"/>
            </w:rPr>
          </w:rPrChange>
        </w:rPr>
        <w:t xml:space="preserve"> </w:t>
      </w:r>
      <w:sdt>
        <w:sdtPr>
          <w:rPr>
            <w:noProof w:val="0"/>
            <w:lang w:val="en-US"/>
          </w:rPr>
          <w:id w:val="-614286371"/>
          <w:citation/>
        </w:sdtPr>
        <w:sdtContent>
          <w:r w:rsidR="00795FAD" w:rsidRPr="00E8102C">
            <w:rPr>
              <w:noProof w:val="0"/>
              <w:lang w:val="en-US"/>
              <w:rPrChange w:id="1002" w:author="André Oliveira" w:date="2020-06-13T09:00:00Z">
                <w:rPr>
                  <w:lang w:val="en-US"/>
                </w:rPr>
              </w:rPrChange>
            </w:rPr>
            <w:fldChar w:fldCharType="begin"/>
          </w:r>
          <w:r w:rsidR="00795FAD" w:rsidRPr="00E8102C">
            <w:rPr>
              <w:noProof w:val="0"/>
              <w:lang w:val="en-US"/>
              <w:rPrChange w:id="1003" w:author="André Oliveira" w:date="2020-06-13T09:00:00Z">
                <w:rPr>
                  <w:lang w:val="en-US"/>
                </w:rPr>
              </w:rPrChange>
            </w:rPr>
            <w:instrText xml:space="preserve"> CITATION Cod201 \l 2070 </w:instrText>
          </w:r>
          <w:r w:rsidR="00795FAD" w:rsidRPr="00E8102C">
            <w:rPr>
              <w:noProof w:val="0"/>
              <w:lang w:val="en-US"/>
              <w:rPrChange w:id="1004" w:author="André Oliveira" w:date="2020-06-13T09:00:00Z">
                <w:rPr>
                  <w:lang w:val="en-US"/>
                </w:rPr>
              </w:rPrChange>
            </w:rPr>
            <w:fldChar w:fldCharType="separate"/>
          </w:r>
          <w:r w:rsidR="00E431F2" w:rsidRPr="00E431F2">
            <w:rPr>
              <w:lang w:val="en-US"/>
            </w:rPr>
            <w:t>[7]</w:t>
          </w:r>
          <w:r w:rsidR="00795FAD" w:rsidRPr="00E8102C">
            <w:rPr>
              <w:noProof w:val="0"/>
              <w:lang w:val="en-US"/>
              <w:rPrChange w:id="1005" w:author="André Oliveira" w:date="2020-06-13T09:00:00Z">
                <w:rPr>
                  <w:lang w:val="en-US"/>
                </w:rPr>
              </w:rPrChange>
            </w:rPr>
            <w:fldChar w:fldCharType="end"/>
          </w:r>
        </w:sdtContent>
      </w:sdt>
      <w:r w:rsidRPr="00E8102C">
        <w:rPr>
          <w:noProof w:val="0"/>
          <w:lang w:val="en-US"/>
          <w:rPrChange w:id="1006"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E8102C">
        <w:rPr>
          <w:noProof w:val="0"/>
          <w:lang w:val="en-US"/>
          <w:rPrChange w:id="1007" w:author="André Oliveira" w:date="2020-06-13T09:00:00Z">
            <w:rPr>
              <w:lang w:val="en-US"/>
            </w:rPr>
          </w:rPrChange>
        </w:rPr>
        <w:t>Codechef</w:t>
      </w:r>
      <w:proofErr w:type="spellEnd"/>
      <w:r w:rsidRPr="00E8102C">
        <w:rPr>
          <w:noProof w:val="0"/>
          <w:lang w:val="en-US"/>
          <w:rPrChange w:id="1008" w:author="André Oliveira" w:date="2020-06-13T09:00:00Z">
            <w:rPr>
              <w:lang w:val="en-US"/>
            </w:rPr>
          </w:rPrChange>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E8102C">
        <w:rPr>
          <w:noProof w:val="0"/>
          <w:lang w:val="en-US"/>
          <w:rPrChange w:id="1009" w:author="André Oliveira" w:date="2020-06-13T09:00:00Z">
            <w:rPr>
              <w:lang w:val="en-US"/>
            </w:rPr>
          </w:rPrChange>
        </w:rPr>
        <w:t>CodeChef</w:t>
      </w:r>
      <w:proofErr w:type="spellEnd"/>
      <w:r w:rsidRPr="00E8102C">
        <w:rPr>
          <w:noProof w:val="0"/>
          <w:lang w:val="en-US"/>
          <w:rPrChange w:id="1010" w:author="André Oliveira" w:date="2020-06-13T09:00:00Z">
            <w:rPr>
              <w:lang w:val="en-US"/>
            </w:rPr>
          </w:rPrChange>
        </w:rPr>
        <w:t xml:space="preserve">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1011" w:author="André Oliveira" w:date="2020-06-13T09:00:00Z">
            <w:rPr>
              <w:lang w:val="en-US"/>
            </w:rPr>
          </w:rPrChange>
        </w:rPr>
      </w:pPr>
    </w:p>
    <w:p w14:paraId="5680B533" w14:textId="7C21D880" w:rsidR="00E25D3D" w:rsidRPr="00E8102C" w:rsidRDefault="008F0F86" w:rsidP="005153AD">
      <w:pPr>
        <w:rPr>
          <w:noProof w:val="0"/>
          <w:lang w:val="en-US"/>
          <w:rPrChange w:id="1012" w:author="André Oliveira" w:date="2020-06-13T09:00:00Z">
            <w:rPr>
              <w:lang w:val="en-US"/>
            </w:rPr>
          </w:rPrChange>
        </w:rPr>
      </w:pPr>
      <w:r w:rsidRPr="00E8102C">
        <w:rPr>
          <w:noProof w:val="0"/>
          <w:lang w:val="en-US"/>
          <w:rPrChange w:id="1013" w:author="André Oliveira" w:date="2020-06-13T09:00:00Z">
            <w:rPr>
              <w:lang w:val="en-US"/>
            </w:rPr>
          </w:rPrChange>
        </w:rPr>
        <w:t xml:space="preserve">On </w:t>
      </w:r>
      <w:r w:rsidR="00E25D3D" w:rsidRPr="00E8102C">
        <w:rPr>
          <w:noProof w:val="0"/>
          <w:lang w:val="en-US"/>
          <w:rPrChange w:id="1014" w:author="André Oliveira" w:date="2020-06-13T09:00:00Z">
            <w:rPr>
              <w:lang w:val="en-US"/>
            </w:rPr>
          </w:rPrChange>
        </w:rPr>
        <w:fldChar w:fldCharType="begin"/>
      </w:r>
      <w:r w:rsidR="00E25D3D" w:rsidRPr="00E8102C">
        <w:rPr>
          <w:noProof w:val="0"/>
          <w:lang w:val="en-US"/>
          <w:rPrChange w:id="1015" w:author="André Oliveira" w:date="2020-06-13T09:00:00Z">
            <w:rPr>
              <w:lang w:val="en-US"/>
            </w:rPr>
          </w:rPrChange>
        </w:rPr>
        <w:instrText xml:space="preserve"> REF _Ref39227592 \h </w:instrText>
      </w:r>
      <w:r w:rsidR="00E25D3D" w:rsidRPr="00E8102C">
        <w:rPr>
          <w:noProof w:val="0"/>
          <w:lang w:val="en-US"/>
          <w:rPrChange w:id="1016" w:author="André Oliveira" w:date="2020-06-13T09:00:00Z">
            <w:rPr>
              <w:noProof w:val="0"/>
              <w:lang w:val="en-US"/>
            </w:rPr>
          </w:rPrChange>
        </w:rPr>
      </w:r>
      <w:r w:rsidR="00E25D3D" w:rsidRPr="00E8102C">
        <w:rPr>
          <w:noProof w:val="0"/>
          <w:lang w:val="en-US"/>
          <w:rPrChange w:id="1017" w:author="André Oliveira" w:date="2020-06-13T09:00:00Z">
            <w:rPr>
              <w:lang w:val="en-US"/>
            </w:rPr>
          </w:rPrChange>
        </w:rPr>
        <w:fldChar w:fldCharType="separate"/>
      </w:r>
      <w:r w:rsidR="00770B4F" w:rsidRPr="00E8102C">
        <w:rPr>
          <w:noProof w:val="0"/>
          <w:lang w:val="en-US"/>
          <w:rPrChange w:id="1018" w:author="André Oliveira" w:date="2020-06-13T09:00:00Z">
            <w:rPr>
              <w:lang w:val="en-US"/>
            </w:rPr>
          </w:rPrChange>
        </w:rPr>
        <w:t>Table 1</w:t>
      </w:r>
      <w:r w:rsidR="00E25D3D" w:rsidRPr="00E8102C">
        <w:rPr>
          <w:noProof w:val="0"/>
          <w:lang w:val="en-US"/>
          <w:rPrChange w:id="1019" w:author="André Oliveira" w:date="2020-06-13T09:00:00Z">
            <w:rPr>
              <w:lang w:val="en-US"/>
            </w:rPr>
          </w:rPrChange>
        </w:rPr>
        <w:fldChar w:fldCharType="end"/>
      </w:r>
      <w:r w:rsidR="00E25D3D" w:rsidRPr="00E8102C">
        <w:rPr>
          <w:noProof w:val="0"/>
          <w:lang w:val="en-US"/>
          <w:rPrChange w:id="1020" w:author="André Oliveira" w:date="2020-06-13T09:00:00Z">
            <w:rPr>
              <w:lang w:val="en-US"/>
            </w:rPr>
          </w:rPrChange>
        </w:rPr>
        <w:t xml:space="preserve"> </w:t>
      </w:r>
      <w:r w:rsidRPr="00E8102C">
        <w:rPr>
          <w:noProof w:val="0"/>
          <w:lang w:val="en-US"/>
          <w:rPrChange w:id="1021"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Caption"/>
        <w:keepNext/>
        <w:rPr>
          <w:noProof w:val="0"/>
          <w:lang w:val="en-US"/>
          <w:rPrChange w:id="1022" w:author="André Oliveira" w:date="2020-06-13T09:00:00Z">
            <w:rPr>
              <w:lang w:val="en-US"/>
            </w:rPr>
          </w:rPrChange>
        </w:rPr>
      </w:pPr>
      <w:bookmarkStart w:id="1023" w:name="_Ref39227592"/>
      <w:bookmarkStart w:id="1024" w:name="_Toc39522496"/>
      <w:r w:rsidRPr="00E8102C">
        <w:rPr>
          <w:noProof w:val="0"/>
          <w:lang w:val="en-US"/>
          <w:rPrChange w:id="1025" w:author="André Oliveira" w:date="2020-06-13T09:00:00Z">
            <w:rPr>
              <w:lang w:val="en-US"/>
            </w:rPr>
          </w:rPrChange>
        </w:rPr>
        <w:lastRenderedPageBreak/>
        <w:t xml:space="preserve">Table </w:t>
      </w:r>
      <w:r w:rsidRPr="00E8102C">
        <w:rPr>
          <w:noProof w:val="0"/>
          <w:lang w:val="en-US"/>
          <w:rPrChange w:id="1026" w:author="André Oliveira" w:date="2020-06-13T09:00:00Z">
            <w:rPr/>
          </w:rPrChange>
        </w:rPr>
        <w:fldChar w:fldCharType="begin"/>
      </w:r>
      <w:r w:rsidRPr="00E8102C">
        <w:rPr>
          <w:noProof w:val="0"/>
          <w:lang w:val="en-US"/>
          <w:rPrChange w:id="1027" w:author="André Oliveira" w:date="2020-06-13T09:00:00Z">
            <w:rPr>
              <w:lang w:val="en-US"/>
            </w:rPr>
          </w:rPrChange>
        </w:rPr>
        <w:instrText xml:space="preserve"> SEQ Table \* ARABIC </w:instrText>
      </w:r>
      <w:r w:rsidRPr="00E8102C">
        <w:rPr>
          <w:noProof w:val="0"/>
          <w:lang w:val="en-US"/>
          <w:rPrChange w:id="1028" w:author="André Oliveira" w:date="2020-06-13T09:00:00Z">
            <w:rPr/>
          </w:rPrChange>
        </w:rPr>
        <w:fldChar w:fldCharType="separate"/>
      </w:r>
      <w:r w:rsidR="00770B4F" w:rsidRPr="00E8102C">
        <w:rPr>
          <w:noProof w:val="0"/>
          <w:lang w:val="en-US"/>
          <w:rPrChange w:id="1029" w:author="André Oliveira" w:date="2020-06-13T09:00:00Z">
            <w:rPr>
              <w:lang w:val="en-US"/>
            </w:rPr>
          </w:rPrChange>
        </w:rPr>
        <w:t>1</w:t>
      </w:r>
      <w:r w:rsidRPr="00E8102C">
        <w:rPr>
          <w:noProof w:val="0"/>
          <w:lang w:val="en-US"/>
          <w:rPrChange w:id="1030" w:author="André Oliveira" w:date="2020-06-13T09:00:00Z">
            <w:rPr/>
          </w:rPrChange>
        </w:rPr>
        <w:fldChar w:fldCharType="end"/>
      </w:r>
      <w:bookmarkEnd w:id="1023"/>
      <w:r w:rsidRPr="00E8102C">
        <w:rPr>
          <w:noProof w:val="0"/>
          <w:lang w:val="en-US"/>
          <w:rPrChange w:id="1031" w:author="André Oliveira" w:date="2020-06-13T09:00:00Z">
            <w:rPr>
              <w:lang w:val="en-US"/>
            </w:rPr>
          </w:rPrChange>
        </w:rPr>
        <w:t xml:space="preserve"> - Feature comparison of select platforms</w:t>
      </w:r>
      <w:bookmarkEnd w:id="1024"/>
    </w:p>
    <w:tbl>
      <w:tblPr>
        <w:tblStyle w:val="PlainTable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32"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3"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4"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5"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6"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7"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8"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9"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0" w:author="André Oliveira" w:date="2020-06-13T09:00:00Z">
                  <w:rPr>
                    <w:rFonts w:ascii="Calibri" w:eastAsia="Times New Roman" w:hAnsi="Calibri" w:cs="Calibri"/>
                    <w:b/>
                    <w:bCs/>
                    <w:noProof w:val="0"/>
                    <w:color w:val="000000"/>
                    <w:sz w:val="18"/>
                    <w:szCs w:val="18"/>
                    <w:lang w:eastAsia="pt-PT"/>
                  </w:rPr>
                </w:rPrChange>
              </w:rPr>
            </w:pPr>
            <w:proofErr w:type="spellStart"/>
            <w:r w:rsidRPr="00E8102C">
              <w:rPr>
                <w:rFonts w:ascii="Calibri" w:eastAsia="Times New Roman" w:hAnsi="Calibri" w:cs="Calibri"/>
                <w:b/>
                <w:bCs/>
                <w:noProof w:val="0"/>
                <w:color w:val="000000"/>
                <w:sz w:val="18"/>
                <w:szCs w:val="18"/>
                <w:lang w:val="en-US" w:eastAsia="pt-PT"/>
                <w:rPrChange w:id="1041" w:author="André Oliveira" w:date="2020-06-13T09:00:00Z">
                  <w:rPr>
                    <w:rFonts w:ascii="Calibri" w:eastAsia="Times New Roman" w:hAnsi="Calibri" w:cs="Calibri"/>
                    <w:b/>
                    <w:bCs/>
                    <w:noProof w:val="0"/>
                    <w:color w:val="000000"/>
                    <w:sz w:val="18"/>
                    <w:szCs w:val="18"/>
                    <w:lang w:eastAsia="pt-PT"/>
                  </w:rPr>
                </w:rPrChange>
              </w:rPr>
              <w:t>Comunity</w:t>
            </w:r>
            <w:proofErr w:type="spellEnd"/>
            <w:r w:rsidRPr="00E8102C">
              <w:rPr>
                <w:rFonts w:ascii="Calibri" w:eastAsia="Times New Roman" w:hAnsi="Calibri" w:cs="Calibri"/>
                <w:b/>
                <w:bCs/>
                <w:noProof w:val="0"/>
                <w:color w:val="000000"/>
                <w:sz w:val="18"/>
                <w:szCs w:val="18"/>
                <w:lang w:val="en-US" w:eastAsia="pt-PT"/>
                <w:rPrChange w:id="1042" w:author="André Oliveira" w:date="2020-06-13T09:00:00Z">
                  <w:rPr>
                    <w:rFonts w:ascii="Calibri" w:eastAsia="Times New Roman" w:hAnsi="Calibri" w:cs="Calibri"/>
                    <w:b/>
                    <w:bCs/>
                    <w:noProof w:val="0"/>
                    <w:color w:val="000000"/>
                    <w:sz w:val="18"/>
                    <w:szCs w:val="18"/>
                    <w:lang w:eastAsia="pt-PT"/>
                  </w:rPr>
                </w:rPrChange>
              </w:rPr>
              <w:t xml:space="preserve">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4"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6"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8"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0"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51"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52" w:author="André Oliveira" w:date="2020-06-13T09:00:00Z">
                  <w:rPr>
                    <w:rFonts w:ascii="Calibri" w:eastAsia="Times New Roman" w:hAnsi="Calibri" w:cs="Calibri"/>
                    <w:noProof w:val="0"/>
                    <w:color w:val="000000"/>
                    <w:sz w:val="18"/>
                    <w:szCs w:val="18"/>
                    <w:lang w:eastAsia="pt-PT"/>
                  </w:rPr>
                </w:rPrChange>
              </w:rPr>
              <w:t>AlgoExpert</w:t>
            </w:r>
            <w:proofErr w:type="spellEnd"/>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4"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t>115€/</w:t>
            </w:r>
            <w:proofErr w:type="spellStart"/>
            <w:r w:rsidRPr="00E8102C">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t>HackerRank</w:t>
            </w:r>
            <w:proofErr w:type="spellEnd"/>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t>230€/</w:t>
            </w:r>
            <w:proofErr w:type="spellStart"/>
            <w:r w:rsidRPr="00E8102C">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t>mo</w:t>
            </w:r>
            <w:proofErr w:type="spellEnd"/>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t>Leetcode</w:t>
            </w:r>
            <w:proofErr w:type="spellEnd"/>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t>147€/</w:t>
            </w:r>
            <w:proofErr w:type="spellStart"/>
            <w:r w:rsidRPr="00E8102C">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t>Codewars</w:t>
            </w:r>
            <w:proofErr w:type="spellEnd"/>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t>CodeChef</w:t>
            </w:r>
            <w:proofErr w:type="spellEnd"/>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5"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7"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9"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1"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3"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4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5"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4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7"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4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9"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1"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3"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5"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7"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9"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1"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62" w:author="André Oliveira" w:date="2020-06-13T09:00:00Z">
            <w:rPr>
              <w:lang w:val="en-US"/>
            </w:rPr>
          </w:rPrChange>
        </w:rPr>
      </w:pPr>
    </w:p>
    <w:p w14:paraId="23778F26" w14:textId="77777777" w:rsidR="004A2391" w:rsidRPr="00E8102C" w:rsidRDefault="004A2391">
      <w:pPr>
        <w:spacing w:after="200"/>
        <w:jc w:val="left"/>
        <w:rPr>
          <w:noProof w:val="0"/>
          <w:lang w:val="en-US"/>
          <w:rPrChange w:id="1163" w:author="André Oliveira" w:date="2020-06-13T09:00:00Z">
            <w:rPr>
              <w:lang w:val="en-US"/>
            </w:rPr>
          </w:rPrChange>
        </w:rPr>
      </w:pPr>
    </w:p>
    <w:p w14:paraId="7ABDADBF" w14:textId="77777777" w:rsidR="004A2391" w:rsidRPr="00E8102C" w:rsidRDefault="004A2391">
      <w:pPr>
        <w:spacing w:after="200"/>
        <w:jc w:val="left"/>
        <w:rPr>
          <w:noProof w:val="0"/>
          <w:lang w:val="en-US"/>
          <w:rPrChange w:id="1164" w:author="André Oliveira" w:date="2020-06-13T09:00:00Z">
            <w:rPr>
              <w:lang w:val="en-US"/>
            </w:rPr>
          </w:rPrChange>
        </w:rPr>
      </w:pPr>
    </w:p>
    <w:p w14:paraId="2128EE8A" w14:textId="77777777" w:rsidR="004A2391" w:rsidRPr="00E8102C" w:rsidRDefault="004A2391">
      <w:pPr>
        <w:spacing w:after="200"/>
        <w:jc w:val="left"/>
        <w:rPr>
          <w:noProof w:val="0"/>
          <w:lang w:val="en-US"/>
          <w:rPrChange w:id="1165" w:author="André Oliveira" w:date="2020-06-13T09:00:00Z">
            <w:rPr>
              <w:lang w:val="en-US"/>
            </w:rPr>
          </w:rPrChange>
        </w:rPr>
      </w:pPr>
    </w:p>
    <w:p w14:paraId="3F57D844" w14:textId="77777777" w:rsidR="004A2391" w:rsidRPr="00E8102C" w:rsidRDefault="004A2391">
      <w:pPr>
        <w:spacing w:after="200"/>
        <w:jc w:val="left"/>
        <w:rPr>
          <w:noProof w:val="0"/>
          <w:lang w:val="en-US"/>
          <w:rPrChange w:id="1166" w:author="André Oliveira" w:date="2020-06-13T09:00:00Z">
            <w:rPr>
              <w:lang w:val="en-US"/>
            </w:rPr>
          </w:rPrChange>
        </w:rPr>
      </w:pPr>
    </w:p>
    <w:p w14:paraId="196D62B3" w14:textId="77777777" w:rsidR="004A2391" w:rsidRPr="00E8102C" w:rsidRDefault="004A2391">
      <w:pPr>
        <w:spacing w:after="200"/>
        <w:jc w:val="left"/>
        <w:rPr>
          <w:noProof w:val="0"/>
          <w:lang w:val="en-US"/>
          <w:rPrChange w:id="1167" w:author="André Oliveira" w:date="2020-06-13T09:00:00Z">
            <w:rPr>
              <w:lang w:val="en-US"/>
            </w:rPr>
          </w:rPrChange>
        </w:rPr>
      </w:pPr>
    </w:p>
    <w:p w14:paraId="3075BA2D" w14:textId="77777777" w:rsidR="004A2391" w:rsidRPr="00E8102C" w:rsidRDefault="004A2391">
      <w:pPr>
        <w:spacing w:after="200"/>
        <w:jc w:val="left"/>
        <w:rPr>
          <w:noProof w:val="0"/>
          <w:lang w:val="en-US"/>
          <w:rPrChange w:id="1168" w:author="André Oliveira" w:date="2020-06-13T09:00:00Z">
            <w:rPr>
              <w:lang w:val="en-US"/>
            </w:rPr>
          </w:rPrChange>
        </w:rPr>
      </w:pPr>
    </w:p>
    <w:p w14:paraId="2B9E3CA7" w14:textId="77777777" w:rsidR="004A2391" w:rsidRPr="00E8102C" w:rsidRDefault="004A2391">
      <w:pPr>
        <w:spacing w:after="200"/>
        <w:jc w:val="left"/>
        <w:rPr>
          <w:noProof w:val="0"/>
          <w:lang w:val="en-US"/>
          <w:rPrChange w:id="1169"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70"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71"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72"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73" w:author="André Oliveira" w:date="2020-06-13T09:00:00Z">
            <w:rPr/>
          </w:rPrChange>
        </w:rPr>
        <w:lastRenderedPageBreak/>
        <w:br w:type="page"/>
      </w:r>
    </w:p>
    <w:p w14:paraId="23AD0437" w14:textId="1358D2E5" w:rsidR="00FC6040" w:rsidRPr="00E8102C" w:rsidRDefault="00FC6040">
      <w:pPr>
        <w:pStyle w:val="Heading1"/>
        <w:rPr>
          <w:lang w:val="en-US"/>
          <w:rPrChange w:id="1174" w:author="André Oliveira" w:date="2020-06-13T09:00:00Z">
            <w:rPr/>
          </w:rPrChange>
        </w:rPr>
      </w:pPr>
      <w:bookmarkStart w:id="1175" w:name="_Toc39522466"/>
      <w:r w:rsidRPr="00E8102C">
        <w:rPr>
          <w:lang w:val="en-US"/>
          <w:rPrChange w:id="1176" w:author="André Oliveira" w:date="2020-06-13T09:00:00Z">
            <w:rPr/>
          </w:rPrChange>
        </w:rPr>
        <w:lastRenderedPageBreak/>
        <w:t>Related Technologies</w:t>
      </w:r>
      <w:bookmarkEnd w:id="1175"/>
    </w:p>
    <w:p w14:paraId="283382D1" w14:textId="52A9322F" w:rsidR="00FC6040" w:rsidRPr="00E8102C" w:rsidRDefault="00FC6040" w:rsidP="00FC6040">
      <w:pPr>
        <w:rPr>
          <w:noProof w:val="0"/>
          <w:lang w:val="en-US"/>
          <w:rPrChange w:id="1177" w:author="André Oliveira" w:date="2020-06-13T09:00:00Z">
            <w:rPr>
              <w:lang w:val="en-US"/>
            </w:rPr>
          </w:rPrChange>
        </w:rPr>
      </w:pPr>
      <w:r w:rsidRPr="00E8102C">
        <w:rPr>
          <w:noProof w:val="0"/>
          <w:lang w:val="en-US"/>
          <w:rPrChange w:id="1178" w:author="André Oliveira" w:date="2020-06-13T09:00:00Z">
            <w:rPr>
              <w:lang w:val="en-US"/>
            </w:rPr>
          </w:rPrChange>
        </w:rPr>
        <w:t xml:space="preserve">For the development of this application specific technologies were selected. Due to the nature of this projects the number of used technologies is vast, in this chapter a subset of the most relevant technologies </w:t>
      </w:r>
      <w:proofErr w:type="gramStart"/>
      <w:r w:rsidRPr="00E8102C">
        <w:rPr>
          <w:noProof w:val="0"/>
          <w:lang w:val="en-US"/>
          <w:rPrChange w:id="1179" w:author="André Oliveira" w:date="2020-06-13T09:00:00Z">
            <w:rPr>
              <w:lang w:val="en-US"/>
            </w:rPr>
          </w:rPrChange>
        </w:rPr>
        <w:t>were</w:t>
      </w:r>
      <w:proofErr w:type="gramEnd"/>
      <w:r w:rsidRPr="00E8102C">
        <w:rPr>
          <w:noProof w:val="0"/>
          <w:lang w:val="en-US"/>
          <w:rPrChange w:id="1180" w:author="André Oliveira" w:date="2020-06-13T09:00:00Z">
            <w:rPr>
              <w:lang w:val="en-US"/>
            </w:rPr>
          </w:rPrChange>
        </w:rPr>
        <w:t xml:space="preserve"> selected to be described in more detail.</w:t>
      </w:r>
    </w:p>
    <w:p w14:paraId="3FF70B51" w14:textId="77777777" w:rsidR="004A2391" w:rsidRPr="00E8102C" w:rsidRDefault="004A2391" w:rsidP="00FC6040">
      <w:pPr>
        <w:rPr>
          <w:noProof w:val="0"/>
          <w:lang w:val="en-US"/>
          <w:rPrChange w:id="1181" w:author="André Oliveira" w:date="2020-06-13T09:00:00Z">
            <w:rPr>
              <w:lang w:val="en-US"/>
            </w:rPr>
          </w:rPrChange>
        </w:rPr>
      </w:pPr>
    </w:p>
    <w:p w14:paraId="76364844" w14:textId="027F6B93" w:rsidR="004A2391" w:rsidRPr="00E8102C" w:rsidRDefault="004A2391" w:rsidP="004A2391">
      <w:pPr>
        <w:pStyle w:val="Heading2"/>
        <w:rPr>
          <w:noProof w:val="0"/>
          <w:color w:val="auto"/>
          <w:sz w:val="28"/>
          <w:szCs w:val="28"/>
          <w:lang w:val="en-US"/>
        </w:rPr>
      </w:pPr>
      <w:bookmarkStart w:id="1182" w:name="_Toc39522467"/>
      <w:r w:rsidRPr="00E8102C">
        <w:rPr>
          <w:noProof w:val="0"/>
          <w:color w:val="auto"/>
          <w:sz w:val="28"/>
          <w:szCs w:val="28"/>
          <w:lang w:val="en-US"/>
        </w:rPr>
        <w:t>4.1. React</w:t>
      </w:r>
      <w:bookmarkEnd w:id="1182"/>
    </w:p>
    <w:p w14:paraId="1BA73D09" w14:textId="142706A8" w:rsidR="00FC6040" w:rsidRPr="00E8102C" w:rsidRDefault="00FC6040" w:rsidP="00FC6040">
      <w:pPr>
        <w:rPr>
          <w:noProof w:val="0"/>
          <w:lang w:val="en-US"/>
          <w:rPrChange w:id="1183" w:author="André Oliveira" w:date="2020-06-13T09:00:00Z">
            <w:rPr>
              <w:lang w:val="en-US"/>
            </w:rPr>
          </w:rPrChange>
        </w:rPr>
      </w:pPr>
      <w:r w:rsidRPr="00E8102C">
        <w:rPr>
          <w:noProof w:val="0"/>
          <w:lang w:val="en-US"/>
          <w:rPrChange w:id="1184"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85" w:author="André Oliveira" w:date="2020-06-13T09:00:00Z">
            <w:rPr>
              <w:lang w:val="en-US"/>
            </w:rPr>
          </w:rPrChange>
        </w:rPr>
        <w:t xml:space="preserve"> </w:t>
      </w:r>
      <w:sdt>
        <w:sdtPr>
          <w:rPr>
            <w:noProof w:val="0"/>
            <w:lang w:val="en-US"/>
          </w:rPr>
          <w:id w:val="-1034891639"/>
          <w:citation/>
        </w:sdtPr>
        <w:sdtContent>
          <w:r w:rsidR="00330AB8" w:rsidRPr="00E8102C">
            <w:rPr>
              <w:noProof w:val="0"/>
              <w:lang w:val="en-US"/>
              <w:rPrChange w:id="1186" w:author="André Oliveira" w:date="2020-06-13T09:00:00Z">
                <w:rPr>
                  <w:lang w:val="en-US"/>
                </w:rPr>
              </w:rPrChange>
            </w:rPr>
            <w:fldChar w:fldCharType="begin"/>
          </w:r>
          <w:r w:rsidR="00795FAD" w:rsidRPr="00E8102C">
            <w:rPr>
              <w:noProof w:val="0"/>
              <w:lang w:val="en-US"/>
              <w:rPrChange w:id="1187" w:author="André Oliveira" w:date="2020-06-13T09:00:00Z">
                <w:rPr>
                  <w:lang w:val="en-US"/>
                </w:rPr>
              </w:rPrChange>
            </w:rPr>
            <w:instrText xml:space="preserve">CITATION Rea20 \l 2070 </w:instrText>
          </w:r>
          <w:r w:rsidR="00330AB8" w:rsidRPr="00E8102C">
            <w:rPr>
              <w:noProof w:val="0"/>
              <w:lang w:val="en-US"/>
              <w:rPrChange w:id="1188" w:author="André Oliveira" w:date="2020-06-13T09:00:00Z">
                <w:rPr>
                  <w:lang w:val="en-US"/>
                </w:rPr>
              </w:rPrChange>
            </w:rPr>
            <w:fldChar w:fldCharType="separate"/>
          </w:r>
          <w:r w:rsidR="00E431F2" w:rsidRPr="00E431F2">
            <w:rPr>
              <w:lang w:val="en-US"/>
            </w:rPr>
            <w:t>[8]</w:t>
          </w:r>
          <w:r w:rsidR="00330AB8" w:rsidRPr="00E8102C">
            <w:rPr>
              <w:noProof w:val="0"/>
              <w:lang w:val="en-US"/>
              <w:rPrChange w:id="1189" w:author="André Oliveira" w:date="2020-06-13T09:00:00Z">
                <w:rPr>
                  <w:lang w:val="en-US"/>
                </w:rPr>
              </w:rPrChange>
            </w:rPr>
            <w:fldChar w:fldCharType="end"/>
          </w:r>
        </w:sdtContent>
      </w:sdt>
      <w:r w:rsidRPr="00E8102C">
        <w:rPr>
          <w:noProof w:val="0"/>
          <w:lang w:val="en-US"/>
          <w:rPrChange w:id="1190" w:author="André Oliveira" w:date="2020-06-13T09:00:00Z">
            <w:rPr>
              <w:lang w:val="en-US"/>
            </w:rPr>
          </w:rPrChange>
        </w:rPr>
        <w:t xml:space="preserve"> </w:t>
      </w:r>
      <w:sdt>
        <w:sdtPr>
          <w:rPr>
            <w:noProof w:val="0"/>
            <w:lang w:val="en-US"/>
          </w:rPr>
          <w:id w:val="-1905528749"/>
          <w:citation/>
        </w:sdtPr>
        <w:sdtContent>
          <w:r w:rsidR="00C16541" w:rsidRPr="00E8102C">
            <w:rPr>
              <w:noProof w:val="0"/>
              <w:lang w:val="en-US"/>
              <w:rPrChange w:id="1191" w:author="André Oliveira" w:date="2020-06-13T09:00:00Z">
                <w:rPr>
                  <w:lang w:val="en-US"/>
                </w:rPr>
              </w:rPrChange>
            </w:rPr>
            <w:fldChar w:fldCharType="begin"/>
          </w:r>
          <w:r w:rsidR="00795FAD" w:rsidRPr="00E8102C">
            <w:rPr>
              <w:noProof w:val="0"/>
              <w:lang w:val="en-US"/>
              <w:rPrChange w:id="1192" w:author="André Oliveira" w:date="2020-06-13T09:00:00Z">
                <w:rPr>
                  <w:lang w:val="en-US"/>
                </w:rPr>
              </w:rPrChange>
            </w:rPr>
            <w:instrText xml:space="preserve">CITATION Ale17 \l 2070 </w:instrText>
          </w:r>
          <w:r w:rsidR="00C16541" w:rsidRPr="00E8102C">
            <w:rPr>
              <w:noProof w:val="0"/>
              <w:lang w:val="en-US"/>
              <w:rPrChange w:id="1193" w:author="André Oliveira" w:date="2020-06-13T09:00:00Z">
                <w:rPr>
                  <w:lang w:val="en-US"/>
                </w:rPr>
              </w:rPrChange>
            </w:rPr>
            <w:fldChar w:fldCharType="separate"/>
          </w:r>
          <w:r w:rsidR="00E431F2" w:rsidRPr="00E431F2">
            <w:rPr>
              <w:lang w:val="en-US"/>
            </w:rPr>
            <w:t>[9]</w:t>
          </w:r>
          <w:r w:rsidR="00C16541" w:rsidRPr="00E8102C">
            <w:rPr>
              <w:noProof w:val="0"/>
              <w:lang w:val="en-US"/>
              <w:rPrChange w:id="1194" w:author="André Oliveira" w:date="2020-06-13T09:00:00Z">
                <w:rPr>
                  <w:lang w:val="en-US"/>
                </w:rPr>
              </w:rPrChange>
            </w:rPr>
            <w:fldChar w:fldCharType="end"/>
          </w:r>
        </w:sdtContent>
      </w:sdt>
      <w:r w:rsidR="00330AB8" w:rsidRPr="00E8102C">
        <w:rPr>
          <w:noProof w:val="0"/>
          <w:lang w:val="en-US"/>
          <w:rPrChange w:id="1195" w:author="André Oliveira" w:date="2020-06-13T09:00:00Z">
            <w:rPr>
              <w:lang w:val="en-US"/>
            </w:rPr>
          </w:rPrChange>
        </w:rPr>
        <w:t>.</w:t>
      </w:r>
    </w:p>
    <w:p w14:paraId="79DD4AB9" w14:textId="1F4856FB" w:rsidR="00FC6040" w:rsidRPr="00E8102C" w:rsidRDefault="00FC6040" w:rsidP="00FC6040">
      <w:pPr>
        <w:rPr>
          <w:noProof w:val="0"/>
          <w:lang w:val="en-US"/>
          <w:rPrChange w:id="1196" w:author="André Oliveira" w:date="2020-06-13T09:00:00Z">
            <w:rPr>
              <w:lang w:val="en-US"/>
            </w:rPr>
          </w:rPrChange>
        </w:rPr>
      </w:pPr>
      <w:r w:rsidRPr="00E8102C">
        <w:rPr>
          <w:noProof w:val="0"/>
          <w:lang w:val="en-US"/>
          <w:rPrChange w:id="1197"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198" w:author="André Oliveira" w:date="2020-06-13T09:00:00Z">
            <w:rPr>
              <w:lang w:val="en-US"/>
            </w:rPr>
          </w:rPrChange>
        </w:rPr>
        <w:t>each other</w:t>
      </w:r>
      <w:r w:rsidRPr="00E8102C">
        <w:rPr>
          <w:noProof w:val="0"/>
          <w:lang w:val="en-US"/>
          <w:rPrChange w:id="1199" w:author="André Oliveira" w:date="2020-06-13T09:00:00Z">
            <w:rPr>
              <w:lang w:val="en-US"/>
            </w:rPr>
          </w:rPrChange>
        </w:rPr>
        <w:t xml:space="preserve"> and </w:t>
      </w:r>
      <w:r w:rsidR="00B61933" w:rsidRPr="00E8102C">
        <w:rPr>
          <w:noProof w:val="0"/>
          <w:lang w:val="en-US"/>
          <w:rPrChange w:id="1200" w:author="André Oliveira" w:date="2020-06-13T09:00:00Z">
            <w:rPr>
              <w:lang w:val="en-US"/>
            </w:rPr>
          </w:rPrChange>
        </w:rPr>
        <w:t xml:space="preserve">can be </w:t>
      </w:r>
      <w:r w:rsidRPr="00E8102C">
        <w:rPr>
          <w:noProof w:val="0"/>
          <w:lang w:val="en-US"/>
          <w:rPrChange w:id="1201" w:author="André Oliveira" w:date="2020-06-13T09:00:00Z">
            <w:rPr>
              <w:lang w:val="en-US"/>
            </w:rPr>
          </w:rPrChange>
        </w:rPr>
        <w:t xml:space="preserve">reused </w:t>
      </w:r>
      <w:r w:rsidR="00B61933" w:rsidRPr="00E8102C">
        <w:rPr>
          <w:noProof w:val="0"/>
          <w:lang w:val="en-US"/>
          <w:rPrChange w:id="1202" w:author="André Oliveira" w:date="2020-06-13T09:00:00Z">
            <w:rPr>
              <w:lang w:val="en-US"/>
            </w:rPr>
          </w:rPrChange>
        </w:rPr>
        <w:t>across all application’s components</w:t>
      </w:r>
      <w:r w:rsidRPr="00E8102C">
        <w:rPr>
          <w:noProof w:val="0"/>
          <w:lang w:val="en-US"/>
          <w:rPrChange w:id="1203"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204" w:author="André Oliveira" w:date="2020-06-13T09:00:00Z">
            <w:rPr>
              <w:lang w:val="en-US"/>
            </w:rPr>
          </w:rPrChange>
        </w:rPr>
      </w:pPr>
      <w:r w:rsidRPr="00E8102C">
        <w:rPr>
          <w:noProof w:val="0"/>
          <w:lang w:val="en-US"/>
          <w:rPrChange w:id="1205" w:author="André Oliveira" w:date="2020-06-13T09:00:00Z">
            <w:rPr>
              <w:lang w:val="en-US"/>
            </w:rPr>
          </w:rPrChange>
        </w:rPr>
        <w:t xml:space="preserve">The initial configuration of the project is done with the help of a </w:t>
      </w:r>
      <w:proofErr w:type="spellStart"/>
      <w:r w:rsidRPr="00E8102C">
        <w:rPr>
          <w:noProof w:val="0"/>
          <w:lang w:val="en-US"/>
          <w:rPrChange w:id="1206" w:author="André Oliveira" w:date="2020-06-13T09:00:00Z">
            <w:rPr>
              <w:lang w:val="en-US"/>
            </w:rPr>
          </w:rPrChange>
        </w:rPr>
        <w:t>npm</w:t>
      </w:r>
      <w:proofErr w:type="spellEnd"/>
      <w:r w:rsidRPr="00E8102C">
        <w:rPr>
          <w:noProof w:val="0"/>
          <w:lang w:val="en-US"/>
          <w:rPrChange w:id="1207" w:author="André Oliveira" w:date="2020-06-13T09:00:00Z">
            <w:rPr>
              <w:lang w:val="en-US"/>
            </w:rPr>
          </w:rPrChange>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208" w:author="André Oliveira" w:date="2020-06-13T09:00:00Z">
            <w:rPr>
              <w:lang w:val="en-US"/>
            </w:rPr>
          </w:rPrChange>
        </w:rPr>
        <w:t xml:space="preserve"> </w:t>
      </w:r>
      <w:sdt>
        <w:sdtPr>
          <w:rPr>
            <w:noProof w:val="0"/>
            <w:lang w:val="en-US"/>
          </w:rPr>
          <w:id w:val="-2050905528"/>
          <w:citation/>
        </w:sdtPr>
        <w:sdtContent>
          <w:r w:rsidR="00330AB8" w:rsidRPr="00E8102C">
            <w:rPr>
              <w:noProof w:val="0"/>
              <w:lang w:val="en-US"/>
              <w:rPrChange w:id="1209" w:author="André Oliveira" w:date="2020-06-13T09:00:00Z">
                <w:rPr>
                  <w:lang w:val="en-US"/>
                </w:rPr>
              </w:rPrChange>
            </w:rPr>
            <w:fldChar w:fldCharType="begin"/>
          </w:r>
          <w:r w:rsidR="00795FAD" w:rsidRPr="00E8102C">
            <w:rPr>
              <w:noProof w:val="0"/>
              <w:lang w:val="en-US"/>
              <w:rPrChange w:id="1210" w:author="André Oliveira" w:date="2020-06-13T09:00:00Z">
                <w:rPr>
                  <w:lang w:val="en-US"/>
                </w:rPr>
              </w:rPrChange>
            </w:rPr>
            <w:instrText xml:space="preserve">CITATION Int20 \l 2070 </w:instrText>
          </w:r>
          <w:r w:rsidR="00330AB8" w:rsidRPr="00E8102C">
            <w:rPr>
              <w:noProof w:val="0"/>
              <w:lang w:val="en-US"/>
              <w:rPrChange w:id="1211" w:author="André Oliveira" w:date="2020-06-13T09:00:00Z">
                <w:rPr>
                  <w:lang w:val="en-US"/>
                </w:rPr>
              </w:rPrChange>
            </w:rPr>
            <w:fldChar w:fldCharType="separate"/>
          </w:r>
          <w:r w:rsidR="00E431F2" w:rsidRPr="00E431F2">
            <w:rPr>
              <w:lang w:val="en-US"/>
            </w:rPr>
            <w:t>[10]</w:t>
          </w:r>
          <w:r w:rsidR="00330AB8" w:rsidRPr="00E8102C">
            <w:rPr>
              <w:noProof w:val="0"/>
              <w:lang w:val="en-US"/>
              <w:rPrChange w:id="1212" w:author="André Oliveira" w:date="2020-06-13T09:00:00Z">
                <w:rPr>
                  <w:lang w:val="en-US"/>
                </w:rPr>
              </w:rPrChange>
            </w:rPr>
            <w:fldChar w:fldCharType="end"/>
          </w:r>
        </w:sdtContent>
      </w:sdt>
      <w:r w:rsidRPr="00E8102C">
        <w:rPr>
          <w:noProof w:val="0"/>
          <w:lang w:val="en-US"/>
          <w:rPrChange w:id="1213" w:author="André Oliveira" w:date="2020-06-13T09:00:00Z">
            <w:rPr>
              <w:lang w:val="en-US"/>
            </w:rPr>
          </w:rPrChange>
        </w:rPr>
        <w:t>.</w:t>
      </w:r>
    </w:p>
    <w:p w14:paraId="4E5D3F0D" w14:textId="2FB939C5" w:rsidR="004A2391" w:rsidRPr="00E8102C" w:rsidRDefault="00FC6040" w:rsidP="00FC6040">
      <w:pPr>
        <w:rPr>
          <w:noProof w:val="0"/>
          <w:lang w:val="en-US"/>
          <w:rPrChange w:id="1214" w:author="André Oliveira" w:date="2020-06-13T09:00:00Z">
            <w:rPr>
              <w:lang w:val="en-US"/>
            </w:rPr>
          </w:rPrChange>
        </w:rPr>
      </w:pPr>
      <w:r w:rsidRPr="00E8102C">
        <w:rPr>
          <w:noProof w:val="0"/>
          <w:lang w:val="en-US"/>
          <w:rPrChange w:id="1215"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216" w:author="André Oliveira" w:date="2020-06-13T09:00:00Z">
            <w:rPr>
              <w:lang w:val="en-US"/>
            </w:rPr>
          </w:rPrChange>
        </w:rPr>
      </w:pPr>
    </w:p>
    <w:p w14:paraId="4148AA48" w14:textId="1D453142" w:rsidR="004A2391" w:rsidRPr="00E8102C" w:rsidRDefault="004A2391" w:rsidP="004A2391">
      <w:pPr>
        <w:pStyle w:val="Heading2"/>
        <w:rPr>
          <w:noProof w:val="0"/>
          <w:color w:val="auto"/>
          <w:sz w:val="28"/>
          <w:szCs w:val="28"/>
          <w:lang w:val="en-US"/>
        </w:rPr>
      </w:pPr>
      <w:bookmarkStart w:id="1217" w:name="_Toc39522468"/>
      <w:r w:rsidRPr="00E8102C">
        <w:rPr>
          <w:noProof w:val="0"/>
          <w:color w:val="auto"/>
          <w:sz w:val="28"/>
          <w:szCs w:val="28"/>
          <w:lang w:val="en-US"/>
        </w:rPr>
        <w:t>4.2. Spring</w:t>
      </w:r>
      <w:bookmarkEnd w:id="1217"/>
    </w:p>
    <w:p w14:paraId="3A656BBB" w14:textId="2CD2D147" w:rsidR="00FC6040" w:rsidRPr="00E8102C" w:rsidRDefault="00FC6040" w:rsidP="00FC6040">
      <w:pPr>
        <w:rPr>
          <w:noProof w:val="0"/>
          <w:lang w:val="en-US"/>
          <w:rPrChange w:id="1218" w:author="André Oliveira" w:date="2020-06-13T09:00:00Z">
            <w:rPr>
              <w:lang w:val="en-US"/>
            </w:rPr>
          </w:rPrChange>
        </w:rPr>
      </w:pPr>
      <w:r w:rsidRPr="00E8102C">
        <w:rPr>
          <w:noProof w:val="0"/>
          <w:lang w:val="en-US"/>
          <w:rPrChange w:id="1219"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220" w:author="André Oliveira" w:date="2020-06-13T09:00:00Z">
            <w:rPr>
              <w:lang w:val="en-US"/>
            </w:rPr>
          </w:rPrChange>
        </w:rPr>
        <w:t xml:space="preserve"> </w:t>
      </w:r>
      <w:sdt>
        <w:sdtPr>
          <w:rPr>
            <w:noProof w:val="0"/>
            <w:lang w:val="en-US"/>
          </w:rPr>
          <w:id w:val="-961259062"/>
          <w:citation/>
        </w:sdtPr>
        <w:sdtContent>
          <w:r w:rsidR="00330AB8" w:rsidRPr="00E8102C">
            <w:rPr>
              <w:noProof w:val="0"/>
              <w:lang w:val="en-US"/>
              <w:rPrChange w:id="1221" w:author="André Oliveira" w:date="2020-06-13T09:00:00Z">
                <w:rPr>
                  <w:lang w:val="en-US"/>
                </w:rPr>
              </w:rPrChange>
            </w:rPr>
            <w:fldChar w:fldCharType="begin"/>
          </w:r>
          <w:r w:rsidR="00795FAD" w:rsidRPr="00E8102C">
            <w:rPr>
              <w:noProof w:val="0"/>
              <w:lang w:val="en-US"/>
              <w:rPrChange w:id="1222" w:author="André Oliveira" w:date="2020-06-13T09:00:00Z">
                <w:rPr>
                  <w:lang w:val="en-US"/>
                </w:rPr>
              </w:rPrChange>
            </w:rPr>
            <w:instrText xml:space="preserve">CITATION Spr20 \l 2070 </w:instrText>
          </w:r>
          <w:r w:rsidR="00330AB8" w:rsidRPr="00E8102C">
            <w:rPr>
              <w:noProof w:val="0"/>
              <w:lang w:val="en-US"/>
              <w:rPrChange w:id="1223" w:author="André Oliveira" w:date="2020-06-13T09:00:00Z">
                <w:rPr>
                  <w:lang w:val="en-US"/>
                </w:rPr>
              </w:rPrChange>
            </w:rPr>
            <w:fldChar w:fldCharType="separate"/>
          </w:r>
          <w:r w:rsidR="00E431F2" w:rsidRPr="00E431F2">
            <w:rPr>
              <w:lang w:val="en-US"/>
            </w:rPr>
            <w:t>[11]</w:t>
          </w:r>
          <w:r w:rsidR="00330AB8" w:rsidRPr="00E8102C">
            <w:rPr>
              <w:noProof w:val="0"/>
              <w:lang w:val="en-US"/>
              <w:rPrChange w:id="1224" w:author="André Oliveira" w:date="2020-06-13T09:00:00Z">
                <w:rPr>
                  <w:lang w:val="en-US"/>
                </w:rPr>
              </w:rPrChange>
            </w:rPr>
            <w:fldChar w:fldCharType="end"/>
          </w:r>
        </w:sdtContent>
      </w:sdt>
      <w:r w:rsidRPr="00E8102C">
        <w:rPr>
          <w:noProof w:val="0"/>
          <w:lang w:val="en-US"/>
          <w:rPrChange w:id="1225" w:author="André Oliveira" w:date="2020-06-13T09:00:00Z">
            <w:rPr>
              <w:lang w:val="en-US"/>
            </w:rPr>
          </w:rPrChange>
        </w:rPr>
        <w:t>.</w:t>
      </w:r>
    </w:p>
    <w:p w14:paraId="5FE2C909" w14:textId="1472A1AA" w:rsidR="00FC6040" w:rsidRPr="00E8102C" w:rsidRDefault="00FC6040" w:rsidP="00FC6040">
      <w:pPr>
        <w:rPr>
          <w:noProof w:val="0"/>
          <w:lang w:val="en-US"/>
          <w:rPrChange w:id="1226" w:author="André Oliveira" w:date="2020-06-13T09:00:00Z">
            <w:rPr>
              <w:lang w:val="en-US"/>
            </w:rPr>
          </w:rPrChange>
        </w:rPr>
      </w:pPr>
      <w:r w:rsidRPr="00E8102C">
        <w:rPr>
          <w:noProof w:val="0"/>
          <w:lang w:val="en-US"/>
          <w:rPrChange w:id="1227"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228" w:author="André Oliveira" w:date="2020-06-13T09:00:00Z">
            <w:rPr>
              <w:lang w:val="en-US"/>
            </w:rPr>
          </w:rPrChange>
        </w:rPr>
        <w:t xml:space="preserve"> </w:t>
      </w:r>
      <w:sdt>
        <w:sdtPr>
          <w:rPr>
            <w:noProof w:val="0"/>
            <w:lang w:val="en-US"/>
          </w:rPr>
          <w:id w:val="376740961"/>
          <w:citation/>
        </w:sdtPr>
        <w:sdtContent>
          <w:r w:rsidR="00330AB8" w:rsidRPr="00E8102C">
            <w:rPr>
              <w:noProof w:val="0"/>
              <w:lang w:val="en-US"/>
              <w:rPrChange w:id="1229" w:author="André Oliveira" w:date="2020-06-13T09:00:00Z">
                <w:rPr>
                  <w:lang w:val="en-US"/>
                </w:rPr>
              </w:rPrChange>
            </w:rPr>
            <w:fldChar w:fldCharType="begin"/>
          </w:r>
          <w:r w:rsidR="00795FAD" w:rsidRPr="00E8102C">
            <w:rPr>
              <w:noProof w:val="0"/>
              <w:lang w:val="en-US"/>
              <w:rPrChange w:id="1230" w:author="André Oliveira" w:date="2020-06-13T09:00:00Z">
                <w:rPr>
                  <w:lang w:val="en-US"/>
                </w:rPr>
              </w:rPrChange>
            </w:rPr>
            <w:instrText xml:space="preserve">CITATION Spr20 \l 2070 </w:instrText>
          </w:r>
          <w:r w:rsidR="00330AB8" w:rsidRPr="00E8102C">
            <w:rPr>
              <w:noProof w:val="0"/>
              <w:lang w:val="en-US"/>
              <w:rPrChange w:id="1231" w:author="André Oliveira" w:date="2020-06-13T09:00:00Z">
                <w:rPr>
                  <w:lang w:val="en-US"/>
                </w:rPr>
              </w:rPrChange>
            </w:rPr>
            <w:fldChar w:fldCharType="separate"/>
          </w:r>
          <w:r w:rsidR="00E431F2" w:rsidRPr="00E431F2">
            <w:rPr>
              <w:lang w:val="en-US"/>
            </w:rPr>
            <w:t>[11]</w:t>
          </w:r>
          <w:r w:rsidR="00330AB8" w:rsidRPr="00E8102C">
            <w:rPr>
              <w:noProof w:val="0"/>
              <w:lang w:val="en-US"/>
              <w:rPrChange w:id="1232" w:author="André Oliveira" w:date="2020-06-13T09:00:00Z">
                <w:rPr>
                  <w:lang w:val="en-US"/>
                </w:rPr>
              </w:rPrChange>
            </w:rPr>
            <w:fldChar w:fldCharType="end"/>
          </w:r>
        </w:sdtContent>
      </w:sdt>
      <w:r w:rsidR="00330AB8" w:rsidRPr="00E8102C">
        <w:rPr>
          <w:noProof w:val="0"/>
          <w:lang w:val="en-US"/>
          <w:rPrChange w:id="1233" w:author="André Oliveira" w:date="2020-06-13T09:00:00Z">
            <w:rPr>
              <w:lang w:val="en-US"/>
            </w:rPr>
          </w:rPrChange>
        </w:rPr>
        <w:t xml:space="preserve"> </w:t>
      </w:r>
      <w:sdt>
        <w:sdtPr>
          <w:rPr>
            <w:noProof w:val="0"/>
            <w:lang w:val="en-US"/>
          </w:rPr>
          <w:id w:val="-173421020"/>
          <w:citation/>
        </w:sdtPr>
        <w:sdtContent>
          <w:r w:rsidR="00330AB8" w:rsidRPr="00E8102C">
            <w:rPr>
              <w:noProof w:val="0"/>
              <w:lang w:val="en-US"/>
              <w:rPrChange w:id="1234" w:author="André Oliveira" w:date="2020-06-13T09:00:00Z">
                <w:rPr>
                  <w:lang w:val="en-US"/>
                </w:rPr>
              </w:rPrChange>
            </w:rPr>
            <w:fldChar w:fldCharType="begin"/>
          </w:r>
          <w:r w:rsidR="000F784E" w:rsidRPr="00E8102C">
            <w:rPr>
              <w:noProof w:val="0"/>
              <w:lang w:val="en-US"/>
              <w:rPrChange w:id="1235" w:author="André Oliveira" w:date="2020-06-13T09:00:00Z">
                <w:rPr>
                  <w:lang w:val="en-US"/>
                </w:rPr>
              </w:rPrChange>
            </w:rPr>
            <w:instrText xml:space="preserve">CITATION 2In20 \l 2070 </w:instrText>
          </w:r>
          <w:r w:rsidR="00330AB8" w:rsidRPr="00E8102C">
            <w:rPr>
              <w:noProof w:val="0"/>
              <w:lang w:val="en-US"/>
              <w:rPrChange w:id="1236" w:author="André Oliveira" w:date="2020-06-13T09:00:00Z">
                <w:rPr>
                  <w:lang w:val="en-US"/>
                </w:rPr>
              </w:rPrChange>
            </w:rPr>
            <w:fldChar w:fldCharType="separate"/>
          </w:r>
          <w:r w:rsidR="00E431F2" w:rsidRPr="00E431F2">
            <w:rPr>
              <w:lang w:val="en-US"/>
            </w:rPr>
            <w:t>[12]</w:t>
          </w:r>
          <w:r w:rsidR="00330AB8" w:rsidRPr="00E8102C">
            <w:rPr>
              <w:noProof w:val="0"/>
              <w:lang w:val="en-US"/>
              <w:rPrChange w:id="1237" w:author="André Oliveira" w:date="2020-06-13T09:00:00Z">
                <w:rPr>
                  <w:lang w:val="en-US"/>
                </w:rPr>
              </w:rPrChange>
            </w:rPr>
            <w:fldChar w:fldCharType="end"/>
          </w:r>
        </w:sdtContent>
      </w:sdt>
      <w:r w:rsidRPr="00E8102C">
        <w:rPr>
          <w:noProof w:val="0"/>
          <w:lang w:val="en-US"/>
          <w:rPrChange w:id="1238" w:author="André Oliveira" w:date="2020-06-13T09:00:00Z">
            <w:rPr>
              <w:lang w:val="en-US"/>
            </w:rPr>
          </w:rPrChange>
        </w:rPr>
        <w:t>.</w:t>
      </w:r>
    </w:p>
    <w:p w14:paraId="1A4751E3" w14:textId="1A49027C" w:rsidR="00FC6040" w:rsidRPr="00E8102C" w:rsidRDefault="00FC6040" w:rsidP="00FC6040">
      <w:pPr>
        <w:rPr>
          <w:noProof w:val="0"/>
          <w:lang w:val="en-US"/>
          <w:rPrChange w:id="1239" w:author="André Oliveira" w:date="2020-06-13T09:00:00Z">
            <w:rPr>
              <w:lang w:val="en-US"/>
            </w:rPr>
          </w:rPrChange>
        </w:rPr>
      </w:pPr>
      <w:r w:rsidRPr="00E8102C">
        <w:rPr>
          <w:noProof w:val="0"/>
          <w:lang w:val="en-US"/>
          <w:rPrChange w:id="1240"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41" w:author="André Oliveira" w:date="2020-06-13T09:00:00Z">
            <w:rPr>
              <w:lang w:val="en-US"/>
            </w:rPr>
          </w:rPrChange>
        </w:rPr>
        <w:t xml:space="preserve">are </w:t>
      </w:r>
      <w:r w:rsidRPr="00E8102C">
        <w:rPr>
          <w:noProof w:val="0"/>
          <w:lang w:val="en-US"/>
          <w:rPrChange w:id="1242"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43" w:author="André Oliveira" w:date="2020-06-13T09:00:00Z">
            <w:rPr>
              <w:lang w:val="en-US"/>
            </w:rPr>
          </w:rPrChange>
        </w:rPr>
      </w:pPr>
    </w:p>
    <w:p w14:paraId="75595679" w14:textId="79E0E1E1" w:rsidR="00050398" w:rsidRPr="00E8102C" w:rsidRDefault="00050398" w:rsidP="00AB6EF8">
      <w:pPr>
        <w:pStyle w:val="Heading3"/>
        <w:rPr>
          <w:noProof w:val="0"/>
          <w:color w:val="auto"/>
          <w:sz w:val="28"/>
          <w:szCs w:val="28"/>
          <w:lang w:val="en-US"/>
          <w:rPrChange w:id="1244" w:author="André Oliveira" w:date="2020-06-13T09:00:00Z">
            <w:rPr>
              <w:noProof w:val="0"/>
              <w:color w:val="auto"/>
              <w:sz w:val="28"/>
              <w:szCs w:val="28"/>
              <w:lang w:val="en-GB"/>
            </w:rPr>
          </w:rPrChange>
        </w:rPr>
      </w:pPr>
      <w:bookmarkStart w:id="1245" w:name="_Toc533370019"/>
      <w:bookmarkStart w:id="1246" w:name="_Toc27948159"/>
      <w:bookmarkStart w:id="1247" w:name="_Toc39522469"/>
      <w:r w:rsidRPr="00E8102C">
        <w:rPr>
          <w:noProof w:val="0"/>
          <w:color w:val="auto"/>
          <w:sz w:val="28"/>
          <w:szCs w:val="28"/>
          <w:lang w:val="en-US"/>
          <w:rPrChange w:id="1248" w:author="André Oliveira" w:date="2020-06-13T09:00:00Z">
            <w:rPr>
              <w:noProof w:val="0"/>
              <w:color w:val="auto"/>
              <w:sz w:val="28"/>
              <w:szCs w:val="28"/>
              <w:lang w:val="en-GB"/>
            </w:rPr>
          </w:rPrChange>
        </w:rPr>
        <w:t>4.</w:t>
      </w:r>
      <w:r w:rsidRPr="00E8102C">
        <w:rPr>
          <w:rStyle w:val="Heading3Char"/>
          <w:noProof w:val="0"/>
          <w:color w:val="auto"/>
          <w:sz w:val="28"/>
          <w:szCs w:val="28"/>
          <w:lang w:val="en-US"/>
          <w:rPrChange w:id="1249" w:author="André Oliveira" w:date="2020-06-13T09:00:00Z">
            <w:rPr>
              <w:rStyle w:val="Heading3Char"/>
              <w:color w:val="auto"/>
              <w:sz w:val="28"/>
              <w:szCs w:val="28"/>
              <w:lang w:val="en-GB"/>
            </w:rPr>
          </w:rPrChange>
        </w:rPr>
        <w:t>2.1. Spring Boot</w:t>
      </w:r>
      <w:bookmarkEnd w:id="1245"/>
      <w:bookmarkEnd w:id="1246"/>
      <w:bookmarkEnd w:id="1247"/>
    </w:p>
    <w:p w14:paraId="23AE9140" w14:textId="7D2809FE" w:rsidR="00FC6040" w:rsidRPr="00E8102C" w:rsidRDefault="00FC6040" w:rsidP="00FC6040">
      <w:pPr>
        <w:rPr>
          <w:noProof w:val="0"/>
          <w:lang w:val="en-US"/>
          <w:rPrChange w:id="1250" w:author="André Oliveira" w:date="2020-06-13T09:00:00Z">
            <w:rPr>
              <w:lang w:val="en-US"/>
            </w:rPr>
          </w:rPrChange>
        </w:rPr>
      </w:pPr>
      <w:r w:rsidRPr="00E8102C">
        <w:rPr>
          <w:noProof w:val="0"/>
          <w:lang w:val="en-US"/>
          <w:rPrChange w:id="1251" w:author="André Oliveira" w:date="2020-06-13T09:00:00Z">
            <w:rPr>
              <w:lang w:val="en-US"/>
            </w:rPr>
          </w:rPrChange>
        </w:rPr>
        <w:t xml:space="preserve">Spring boot makes it easier </w:t>
      </w:r>
      <w:r w:rsidR="00377445" w:rsidRPr="00E8102C">
        <w:rPr>
          <w:noProof w:val="0"/>
          <w:lang w:val="en-US"/>
          <w:rPrChange w:id="1252" w:author="André Oliveira" w:date="2020-06-13T09:00:00Z">
            <w:rPr>
              <w:lang w:val="en-US"/>
            </w:rPr>
          </w:rPrChange>
        </w:rPr>
        <w:t xml:space="preserve">to </w:t>
      </w:r>
      <w:r w:rsidRPr="00E8102C">
        <w:rPr>
          <w:noProof w:val="0"/>
          <w:lang w:val="en-US"/>
          <w:rPrChange w:id="1253" w:author="André Oliveira" w:date="2020-06-13T09:00:00Z">
            <w:rPr>
              <w:lang w:val="en-US"/>
            </w:rPr>
          </w:rPrChange>
        </w:rPr>
        <w:t xml:space="preserve">develop Spring applications. Includes embedded Tomcat, Jetty or </w:t>
      </w:r>
      <w:proofErr w:type="spellStart"/>
      <w:r w:rsidRPr="00E8102C">
        <w:rPr>
          <w:noProof w:val="0"/>
          <w:lang w:val="en-US"/>
          <w:rPrChange w:id="1254" w:author="André Oliveira" w:date="2020-06-13T09:00:00Z">
            <w:rPr>
              <w:lang w:val="en-US"/>
            </w:rPr>
          </w:rPrChange>
        </w:rPr>
        <w:t>Undertown</w:t>
      </w:r>
      <w:proofErr w:type="spellEnd"/>
      <w:r w:rsidRPr="00E8102C">
        <w:rPr>
          <w:noProof w:val="0"/>
          <w:lang w:val="en-US"/>
          <w:rPrChange w:id="1255" w:author="André Oliveira" w:date="2020-06-13T09:00:00Z">
            <w:rPr>
              <w:lang w:val="en-US"/>
            </w:rPr>
          </w:rPrChange>
        </w:rPr>
        <w:t xml:space="preserve"> as web application servers allowing the development of standalone applications, </w:t>
      </w:r>
      <w:r w:rsidRPr="00E8102C">
        <w:rPr>
          <w:noProof w:val="0"/>
          <w:lang w:val="en-US"/>
          <w:rPrChange w:id="1256"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57" w:author="André Oliveira" w:date="2020-06-13T09:00:00Z">
            <w:rPr>
              <w:lang w:val="en-US"/>
            </w:rPr>
          </w:rPrChange>
        </w:rPr>
        <w:t xml:space="preserve"> </w:t>
      </w:r>
      <w:sdt>
        <w:sdtPr>
          <w:rPr>
            <w:noProof w:val="0"/>
            <w:lang w:val="en-US"/>
          </w:rPr>
          <w:id w:val="-1934343491"/>
          <w:citation/>
        </w:sdtPr>
        <w:sdtContent>
          <w:r w:rsidR="00330AB8" w:rsidRPr="00E8102C">
            <w:rPr>
              <w:noProof w:val="0"/>
              <w:lang w:val="en-US"/>
              <w:rPrChange w:id="1258" w:author="André Oliveira" w:date="2020-06-13T09:00:00Z">
                <w:rPr>
                  <w:lang w:val="en-US"/>
                </w:rPr>
              </w:rPrChange>
            </w:rPr>
            <w:fldChar w:fldCharType="begin"/>
          </w:r>
          <w:r w:rsidR="00795FAD" w:rsidRPr="00E8102C">
            <w:rPr>
              <w:noProof w:val="0"/>
              <w:lang w:val="en-US"/>
              <w:rPrChange w:id="1259" w:author="André Oliveira" w:date="2020-06-13T09:00:00Z">
                <w:rPr>
                  <w:lang w:val="en-US"/>
                </w:rPr>
              </w:rPrChange>
            </w:rPr>
            <w:instrText xml:space="preserve">CITATION Spr201 \l 2070 </w:instrText>
          </w:r>
          <w:r w:rsidR="00330AB8" w:rsidRPr="00E8102C">
            <w:rPr>
              <w:noProof w:val="0"/>
              <w:lang w:val="en-US"/>
              <w:rPrChange w:id="1260" w:author="André Oliveira" w:date="2020-06-13T09:00:00Z">
                <w:rPr>
                  <w:lang w:val="en-US"/>
                </w:rPr>
              </w:rPrChange>
            </w:rPr>
            <w:fldChar w:fldCharType="separate"/>
          </w:r>
          <w:r w:rsidR="00E431F2" w:rsidRPr="00E431F2">
            <w:rPr>
              <w:lang w:val="en-US"/>
            </w:rPr>
            <w:t>[13]</w:t>
          </w:r>
          <w:r w:rsidR="00330AB8" w:rsidRPr="00E8102C">
            <w:rPr>
              <w:noProof w:val="0"/>
              <w:lang w:val="en-US"/>
              <w:rPrChange w:id="1261" w:author="André Oliveira" w:date="2020-06-13T09:00:00Z">
                <w:rPr>
                  <w:lang w:val="en-US"/>
                </w:rPr>
              </w:rPrChange>
            </w:rPr>
            <w:fldChar w:fldCharType="end"/>
          </w:r>
        </w:sdtContent>
      </w:sdt>
      <w:r w:rsidRPr="00E8102C">
        <w:rPr>
          <w:noProof w:val="0"/>
          <w:lang w:val="en-US"/>
          <w:rPrChange w:id="1262" w:author="André Oliveira" w:date="2020-06-13T09:00:00Z">
            <w:rPr>
              <w:lang w:val="en-US"/>
            </w:rPr>
          </w:rPrChange>
        </w:rPr>
        <w:t>.</w:t>
      </w:r>
    </w:p>
    <w:p w14:paraId="7B06F9E5" w14:textId="7FA08976" w:rsidR="00FC6040" w:rsidRPr="00E8102C" w:rsidRDefault="00FC6040" w:rsidP="00FC6040">
      <w:pPr>
        <w:rPr>
          <w:noProof w:val="0"/>
          <w:lang w:val="en-US"/>
          <w:rPrChange w:id="1263" w:author="André Oliveira" w:date="2020-06-13T09:00:00Z">
            <w:rPr>
              <w:lang w:val="en-US"/>
            </w:rPr>
          </w:rPrChange>
        </w:rPr>
      </w:pPr>
      <w:r w:rsidRPr="00E8102C">
        <w:rPr>
          <w:noProof w:val="0"/>
          <w:lang w:val="en-US"/>
          <w:rPrChange w:id="1264" w:author="André Oliveira" w:date="2020-06-13T09:00:00Z">
            <w:rPr>
              <w:lang w:val="en-US"/>
            </w:rPr>
          </w:rPrChange>
        </w:rPr>
        <w:t>Adding to this, Spring Boot is a widely used project which has a very active community.</w:t>
      </w:r>
    </w:p>
    <w:p w14:paraId="4CC66083" w14:textId="77777777" w:rsidR="004A2391" w:rsidRPr="00E8102C" w:rsidDel="00FC758D" w:rsidRDefault="004A2391" w:rsidP="00FC6040">
      <w:pPr>
        <w:rPr>
          <w:del w:id="1265" w:author="Rodrigo LeaL" w:date="2020-06-13T17:01:00Z"/>
          <w:noProof w:val="0"/>
          <w:lang w:val="en-US"/>
          <w:rPrChange w:id="1266" w:author="André Oliveira" w:date="2020-06-13T09:00:00Z">
            <w:rPr>
              <w:del w:id="1267" w:author="Rodrigo LeaL" w:date="2020-06-13T17:01:00Z"/>
              <w:lang w:val="en-US"/>
            </w:rPr>
          </w:rPrChange>
        </w:rPr>
      </w:pPr>
    </w:p>
    <w:p w14:paraId="4D120B81" w14:textId="0D86ECD3" w:rsidR="00050398" w:rsidRPr="00E8102C" w:rsidDel="00FC758D" w:rsidRDefault="00050398" w:rsidP="00AB6EF8">
      <w:pPr>
        <w:pStyle w:val="Heading3"/>
        <w:rPr>
          <w:del w:id="1268" w:author="Rodrigo LeaL" w:date="2020-06-13T17:01:00Z"/>
          <w:noProof w:val="0"/>
          <w:color w:val="auto"/>
          <w:sz w:val="28"/>
          <w:szCs w:val="28"/>
          <w:lang w:val="en-US"/>
          <w:rPrChange w:id="1269" w:author="André Oliveira" w:date="2020-06-13T09:00:00Z">
            <w:rPr>
              <w:del w:id="1270" w:author="Rodrigo LeaL" w:date="2020-06-13T17:01:00Z"/>
              <w:color w:val="auto"/>
              <w:sz w:val="28"/>
              <w:szCs w:val="28"/>
              <w:lang w:val="en-GB"/>
            </w:rPr>
          </w:rPrChange>
        </w:rPr>
      </w:pPr>
      <w:bookmarkStart w:id="1271" w:name="_Toc39522470"/>
      <w:del w:id="1272" w:author="Rodrigo LeaL" w:date="2020-06-13T17:01:00Z">
        <w:r w:rsidRPr="00E8102C" w:rsidDel="00FC758D">
          <w:rPr>
            <w:noProof w:val="0"/>
            <w:sz w:val="28"/>
            <w:szCs w:val="28"/>
            <w:lang w:val="en-US"/>
            <w:rPrChange w:id="1273" w:author="André Oliveira" w:date="2020-06-13T09:00:00Z">
              <w:rPr>
                <w:sz w:val="28"/>
                <w:szCs w:val="28"/>
                <w:lang w:val="en-GB"/>
              </w:rPr>
            </w:rPrChange>
          </w:rPr>
          <w:delText>4.2.2. Spring Security</w:delText>
        </w:r>
        <w:bookmarkEnd w:id="1271"/>
      </w:del>
    </w:p>
    <w:p w14:paraId="06F15ED2" w14:textId="5D75056E" w:rsidR="00FC6040" w:rsidRPr="00E8102C" w:rsidDel="00FC758D" w:rsidRDefault="00FC6040" w:rsidP="00FC6040">
      <w:pPr>
        <w:rPr>
          <w:del w:id="1274" w:author="Rodrigo LeaL" w:date="2020-06-13T17:01:00Z"/>
          <w:noProof w:val="0"/>
          <w:lang w:val="en-US"/>
          <w:rPrChange w:id="1275" w:author="André Oliveira" w:date="2020-06-13T09:00:00Z">
            <w:rPr>
              <w:del w:id="1276" w:author="Rodrigo LeaL" w:date="2020-06-13T17:01:00Z"/>
              <w:lang w:val="en-US"/>
            </w:rPr>
          </w:rPrChange>
        </w:rPr>
      </w:pPr>
      <w:del w:id="1277" w:author="Rodrigo LeaL" w:date="2020-06-13T17:01:00Z">
        <w:r w:rsidRPr="00E8102C" w:rsidDel="00FC758D">
          <w:rPr>
            <w:noProof w:val="0"/>
            <w:lang w:val="en-US"/>
            <w:rPrChange w:id="1278" w:author="André Oliveira" w:date="2020-06-13T09:00:00Z">
              <w:rPr>
                <w:lang w:val="en-US"/>
              </w:rPr>
            </w:rPrChange>
          </w:rPr>
          <w:delText>The Spring security is authentication and authorization framework. A big advantage of using Spring security is</w:delText>
        </w:r>
        <w:r w:rsidR="00377445" w:rsidRPr="00E8102C" w:rsidDel="00FC758D">
          <w:rPr>
            <w:noProof w:val="0"/>
            <w:lang w:val="en-US"/>
            <w:rPrChange w:id="1279" w:author="André Oliveira" w:date="2020-06-13T09:00:00Z">
              <w:rPr>
                <w:lang w:val="en-US"/>
              </w:rPr>
            </w:rPrChange>
          </w:rPr>
          <w:delText xml:space="preserve"> that </w:delText>
        </w:r>
        <w:r w:rsidRPr="00E8102C" w:rsidDel="00FC758D">
          <w:rPr>
            <w:noProof w:val="0"/>
            <w:lang w:val="en-US"/>
            <w:rPrChange w:id="1280" w:author="André Oliveira" w:date="2020-06-13T09:00:00Z">
              <w:rPr>
                <w:lang w:val="en-US"/>
              </w:rPr>
            </w:rPrChange>
          </w:rPr>
          <w:delText xml:space="preserve"> it</w:delText>
        </w:r>
        <w:r w:rsidR="00377445" w:rsidRPr="00E8102C" w:rsidDel="00FC758D">
          <w:rPr>
            <w:noProof w:val="0"/>
            <w:lang w:val="en-US"/>
            <w:rPrChange w:id="1281" w:author="André Oliveira" w:date="2020-06-13T09:00:00Z">
              <w:rPr>
                <w:lang w:val="en-US"/>
              </w:rPr>
            </w:rPrChange>
          </w:rPr>
          <w:delText xml:space="preserve"> is</w:delText>
        </w:r>
        <w:r w:rsidRPr="00E8102C" w:rsidDel="00FC758D">
          <w:rPr>
            <w:noProof w:val="0"/>
            <w:lang w:val="en-US"/>
            <w:rPrChange w:id="1282" w:author="André Oliveira" w:date="2020-06-13T09:00:00Z">
              <w:rPr>
                <w:lang w:val="en-US"/>
              </w:rPr>
            </w:rPrChange>
          </w:rPr>
          <w:delText xml:space="preserve"> highly customizable and extendable to support </w:delText>
        </w:r>
        <w:r w:rsidR="001327C4" w:rsidRPr="00E8102C" w:rsidDel="00FC758D">
          <w:rPr>
            <w:noProof w:val="0"/>
            <w:lang w:val="en-US"/>
            <w:rPrChange w:id="1283" w:author="André Oliveira" w:date="2020-06-13T09:00:00Z">
              <w:rPr>
                <w:lang w:val="en-US"/>
              </w:rPr>
            </w:rPrChange>
          </w:rPr>
          <w:delText xml:space="preserve">the </w:delText>
        </w:r>
        <w:r w:rsidR="00377445" w:rsidRPr="00E8102C" w:rsidDel="00FC758D">
          <w:rPr>
            <w:noProof w:val="0"/>
            <w:lang w:val="en-US"/>
            <w:rPrChange w:id="1284" w:author="André Oliveira" w:date="2020-06-13T09:00:00Z">
              <w:rPr>
                <w:lang w:val="en-US"/>
              </w:rPr>
            </w:rPrChange>
          </w:rPr>
          <w:delText xml:space="preserve"> </w:delText>
        </w:r>
        <w:r w:rsidRPr="00E8102C" w:rsidDel="00FC758D">
          <w:rPr>
            <w:noProof w:val="0"/>
            <w:lang w:val="en-US"/>
            <w:rPrChange w:id="1285" w:author="André Oliveira" w:date="2020-06-13T09:00:00Z">
              <w:rPr>
                <w:lang w:val="en-US"/>
              </w:rPr>
            </w:rPrChange>
          </w:rPr>
          <w:delText>necessary requirements</w:delText>
        </w:r>
        <w:r w:rsidR="00330AB8" w:rsidRPr="00E8102C" w:rsidDel="00FC758D">
          <w:rPr>
            <w:noProof w:val="0"/>
            <w:lang w:val="en-US"/>
            <w:rPrChange w:id="1286" w:author="André Oliveira" w:date="2020-06-13T09:00:00Z">
              <w:rPr>
                <w:lang w:val="en-US"/>
              </w:rPr>
            </w:rPrChange>
          </w:rPr>
          <w:delText xml:space="preserve"> </w:delText>
        </w:r>
      </w:del>
      <w:customXmlDelRangeStart w:id="1287" w:author="Rodrigo LeaL" w:date="2020-06-13T17:01:00Z"/>
      <w:sdt>
        <w:sdtPr>
          <w:rPr>
            <w:noProof w:val="0"/>
            <w:lang w:val="en-US"/>
          </w:rPr>
          <w:id w:val="-1387171372"/>
          <w:citation/>
        </w:sdtPr>
        <w:sdtContent>
          <w:customXmlDelRangeEnd w:id="1287"/>
          <w:del w:id="1288" w:author="Rodrigo LeaL" w:date="2020-06-13T17:01:00Z">
            <w:r w:rsidR="00330AB8" w:rsidRPr="00E8102C" w:rsidDel="00FC758D">
              <w:rPr>
                <w:noProof w:val="0"/>
                <w:lang w:val="en-US"/>
                <w:rPrChange w:id="1289" w:author="André Oliveira" w:date="2020-06-13T09:00:00Z">
                  <w:rPr>
                    <w:lang w:val="en-US"/>
                  </w:rPr>
                </w:rPrChange>
              </w:rPr>
              <w:fldChar w:fldCharType="begin"/>
            </w:r>
            <w:r w:rsidR="00795FAD" w:rsidRPr="00E8102C" w:rsidDel="00FC758D">
              <w:rPr>
                <w:noProof w:val="0"/>
                <w:lang w:val="en-US"/>
                <w:rPrChange w:id="1290" w:author="André Oliveira" w:date="2020-06-13T09:00:00Z">
                  <w:rPr>
                    <w:lang w:val="en-US"/>
                  </w:rPr>
                </w:rPrChange>
              </w:rPr>
              <w:delInstrText xml:space="preserve">CITATION Spr202 \l 2070 </w:delInstrText>
            </w:r>
            <w:r w:rsidR="00330AB8" w:rsidRPr="00E8102C" w:rsidDel="00FC758D">
              <w:rPr>
                <w:noProof w:val="0"/>
                <w:lang w:val="en-US"/>
                <w:rPrChange w:id="1291" w:author="André Oliveira" w:date="2020-06-13T09:00:00Z">
                  <w:rPr>
                    <w:lang w:val="en-US"/>
                  </w:rPr>
                </w:rPrChange>
              </w:rPr>
              <w:fldChar w:fldCharType="separate"/>
            </w:r>
            <w:r w:rsidR="00E431F2" w:rsidRPr="00E431F2" w:rsidDel="00FC758D">
              <w:rPr>
                <w:lang w:val="en-US"/>
              </w:rPr>
              <w:delText>[14]</w:delText>
            </w:r>
            <w:r w:rsidR="00330AB8" w:rsidRPr="00E8102C" w:rsidDel="00FC758D">
              <w:rPr>
                <w:noProof w:val="0"/>
                <w:lang w:val="en-US"/>
                <w:rPrChange w:id="1292" w:author="André Oliveira" w:date="2020-06-13T09:00:00Z">
                  <w:rPr>
                    <w:lang w:val="en-US"/>
                  </w:rPr>
                </w:rPrChange>
              </w:rPr>
              <w:fldChar w:fldCharType="end"/>
            </w:r>
          </w:del>
          <w:customXmlDelRangeStart w:id="1293" w:author="Rodrigo LeaL" w:date="2020-06-13T17:01:00Z"/>
        </w:sdtContent>
      </w:sdt>
      <w:customXmlDelRangeEnd w:id="1293"/>
      <w:del w:id="1294" w:author="Rodrigo LeaL" w:date="2020-06-13T17:01:00Z">
        <w:r w:rsidRPr="00E8102C" w:rsidDel="00FC758D">
          <w:rPr>
            <w:noProof w:val="0"/>
            <w:lang w:val="en-US"/>
            <w:rPrChange w:id="1295" w:author="André Oliveira" w:date="2020-06-13T09:00:00Z">
              <w:rPr>
                <w:lang w:val="en-US"/>
              </w:rPr>
            </w:rPrChange>
          </w:rPr>
          <w:delText>.</w:delText>
        </w:r>
      </w:del>
    </w:p>
    <w:p w14:paraId="79CD6594" w14:textId="77777777" w:rsidR="007A4B78" w:rsidRPr="00E8102C" w:rsidRDefault="007A4B78" w:rsidP="00FC6040">
      <w:pPr>
        <w:rPr>
          <w:noProof w:val="0"/>
          <w:lang w:val="en-US"/>
          <w:rPrChange w:id="1296" w:author="André Oliveira" w:date="2020-06-13T09:00:00Z">
            <w:rPr>
              <w:lang w:val="en-US"/>
            </w:rPr>
          </w:rPrChange>
        </w:rPr>
      </w:pPr>
    </w:p>
    <w:p w14:paraId="5EA1B7E0" w14:textId="6DB7BF11" w:rsidR="007A4B78" w:rsidRPr="00E8102C" w:rsidRDefault="007A4B78" w:rsidP="007A4B78">
      <w:pPr>
        <w:pStyle w:val="Heading2"/>
        <w:rPr>
          <w:noProof w:val="0"/>
          <w:color w:val="auto"/>
          <w:sz w:val="28"/>
          <w:szCs w:val="28"/>
          <w:lang w:val="en-US"/>
        </w:rPr>
      </w:pPr>
      <w:bookmarkStart w:id="1297" w:name="_Toc39522471"/>
      <w:r w:rsidRPr="00E8102C">
        <w:rPr>
          <w:noProof w:val="0"/>
          <w:color w:val="auto"/>
          <w:sz w:val="28"/>
          <w:szCs w:val="28"/>
          <w:lang w:val="en-US"/>
        </w:rPr>
        <w:t>4.3. Swagger</w:t>
      </w:r>
      <w:bookmarkEnd w:id="1297"/>
    </w:p>
    <w:p w14:paraId="7D1803F5" w14:textId="0272EA0B" w:rsidR="007A4B78" w:rsidRPr="00E8102C" w:rsidRDefault="007A4B78" w:rsidP="007A4B78">
      <w:pPr>
        <w:rPr>
          <w:noProof w:val="0"/>
          <w:lang w:val="en-US"/>
          <w:rPrChange w:id="1298" w:author="André Oliveira" w:date="2020-06-13T09:00:00Z">
            <w:rPr>
              <w:lang w:val="en-US"/>
            </w:rPr>
          </w:rPrChange>
        </w:rPr>
      </w:pPr>
      <w:r w:rsidRPr="00E8102C">
        <w:rPr>
          <w:noProof w:val="0"/>
          <w:lang w:val="en-US"/>
          <w:rPrChange w:id="1299"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E8102C">
            <w:rPr>
              <w:noProof w:val="0"/>
              <w:lang w:val="en-US"/>
              <w:rPrChange w:id="1300" w:author="André Oliveira" w:date="2020-06-13T09:00:00Z">
                <w:rPr>
                  <w:lang w:val="en-US"/>
                </w:rPr>
              </w:rPrChange>
            </w:rPr>
            <w:fldChar w:fldCharType="begin"/>
          </w:r>
          <w:r w:rsidR="000F784E" w:rsidRPr="00E8102C">
            <w:rPr>
              <w:noProof w:val="0"/>
              <w:lang w:val="en-US"/>
              <w:rPrChange w:id="1301" w:author="André Oliveira" w:date="2020-06-13T09:00:00Z">
                <w:rPr>
                  <w:lang w:val="en-US"/>
                </w:rPr>
              </w:rPrChange>
            </w:rPr>
            <w:instrText xml:space="preserve">CITATION API20 \l 2070 </w:instrText>
          </w:r>
          <w:r w:rsidRPr="00E8102C">
            <w:rPr>
              <w:noProof w:val="0"/>
              <w:lang w:val="en-US"/>
              <w:rPrChange w:id="1302" w:author="André Oliveira" w:date="2020-06-13T09:00:00Z">
                <w:rPr>
                  <w:lang w:val="en-US"/>
                </w:rPr>
              </w:rPrChange>
            </w:rPr>
            <w:fldChar w:fldCharType="separate"/>
          </w:r>
          <w:r w:rsidR="00E431F2" w:rsidRPr="00E431F2">
            <w:rPr>
              <w:lang w:val="en-US"/>
            </w:rPr>
            <w:t>[15]</w:t>
          </w:r>
          <w:r w:rsidRPr="00E8102C">
            <w:rPr>
              <w:noProof w:val="0"/>
              <w:lang w:val="en-US"/>
              <w:rPrChange w:id="1303" w:author="André Oliveira" w:date="2020-06-13T09:00:00Z">
                <w:rPr>
                  <w:lang w:val="en-US"/>
                </w:rPr>
              </w:rPrChange>
            </w:rPr>
            <w:fldChar w:fldCharType="end"/>
          </w:r>
        </w:sdtContent>
      </w:sdt>
      <w:r w:rsidRPr="00E8102C">
        <w:rPr>
          <w:noProof w:val="0"/>
          <w:lang w:val="en-US"/>
          <w:rPrChange w:id="1304"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305" w:author="André Oliveira" w:date="2020-06-13T09:00:00Z">
            <w:rPr>
              <w:lang w:val="en-US"/>
            </w:rPr>
          </w:rPrChange>
        </w:rPr>
      </w:pPr>
    </w:p>
    <w:p w14:paraId="203D73F9" w14:textId="0830E345" w:rsidR="004A2391" w:rsidRPr="00E8102C" w:rsidRDefault="004A2391" w:rsidP="004A2391">
      <w:pPr>
        <w:pStyle w:val="Heading2"/>
        <w:rPr>
          <w:noProof w:val="0"/>
          <w:color w:val="auto"/>
          <w:sz w:val="28"/>
          <w:szCs w:val="28"/>
          <w:lang w:val="en-US"/>
        </w:rPr>
      </w:pPr>
      <w:bookmarkStart w:id="1306"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306"/>
    </w:p>
    <w:p w14:paraId="516F3324" w14:textId="0A2351B2" w:rsidR="00FC6040" w:rsidRPr="00E8102C" w:rsidRDefault="00FC6040" w:rsidP="00FC6040">
      <w:pPr>
        <w:rPr>
          <w:noProof w:val="0"/>
          <w:lang w:val="en-US"/>
          <w:rPrChange w:id="1307" w:author="André Oliveira" w:date="2020-06-13T09:00:00Z">
            <w:rPr>
              <w:lang w:val="en-US"/>
            </w:rPr>
          </w:rPrChange>
        </w:rPr>
      </w:pPr>
      <w:r w:rsidRPr="00E8102C">
        <w:rPr>
          <w:noProof w:val="0"/>
          <w:lang w:val="en-US"/>
          <w:rPrChange w:id="1308"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309" w:author="André Oliveira" w:date="2020-06-13T09:00:00Z">
            <w:rPr>
              <w:lang w:val="en-US"/>
            </w:rPr>
          </w:rPrChange>
        </w:rPr>
        <w:t xml:space="preserve"> </w:t>
      </w:r>
      <w:sdt>
        <w:sdtPr>
          <w:rPr>
            <w:noProof w:val="0"/>
            <w:lang w:val="en-US"/>
          </w:rPr>
          <w:id w:val="-73587289"/>
          <w:citation/>
        </w:sdtPr>
        <w:sdtContent>
          <w:r w:rsidR="00330AB8" w:rsidRPr="00E8102C">
            <w:rPr>
              <w:noProof w:val="0"/>
              <w:lang w:val="en-US"/>
              <w:rPrChange w:id="1310" w:author="André Oliveira" w:date="2020-06-13T09:00:00Z">
                <w:rPr>
                  <w:lang w:val="en-US"/>
                </w:rPr>
              </w:rPrChange>
            </w:rPr>
            <w:fldChar w:fldCharType="begin"/>
          </w:r>
          <w:r w:rsidR="00795FAD" w:rsidRPr="00E8102C">
            <w:rPr>
              <w:noProof w:val="0"/>
              <w:lang w:val="en-US"/>
              <w:rPrChange w:id="1311" w:author="André Oliveira" w:date="2020-06-13T09:00:00Z">
                <w:rPr>
                  <w:lang w:val="en-US"/>
                </w:rPr>
              </w:rPrChange>
            </w:rPr>
            <w:instrText xml:space="preserve">CITATION Emp20 \l 2070 </w:instrText>
          </w:r>
          <w:r w:rsidR="00330AB8" w:rsidRPr="00E8102C">
            <w:rPr>
              <w:noProof w:val="0"/>
              <w:lang w:val="en-US"/>
              <w:rPrChange w:id="1312" w:author="André Oliveira" w:date="2020-06-13T09:00:00Z">
                <w:rPr>
                  <w:lang w:val="en-US"/>
                </w:rPr>
              </w:rPrChange>
            </w:rPr>
            <w:fldChar w:fldCharType="separate"/>
          </w:r>
          <w:r w:rsidR="00E431F2" w:rsidRPr="00E431F2">
            <w:rPr>
              <w:lang w:val="en-US"/>
            </w:rPr>
            <w:t>[16]</w:t>
          </w:r>
          <w:r w:rsidR="00330AB8" w:rsidRPr="00E8102C">
            <w:rPr>
              <w:noProof w:val="0"/>
              <w:lang w:val="en-US"/>
              <w:rPrChange w:id="1313" w:author="André Oliveira" w:date="2020-06-13T09:00:00Z">
                <w:rPr>
                  <w:lang w:val="en-US"/>
                </w:rPr>
              </w:rPrChange>
            </w:rPr>
            <w:fldChar w:fldCharType="end"/>
          </w:r>
        </w:sdtContent>
      </w:sdt>
      <w:sdt>
        <w:sdtPr>
          <w:rPr>
            <w:noProof w:val="0"/>
            <w:lang w:val="en-US"/>
          </w:rPr>
          <w:id w:val="-1187594216"/>
          <w:citation/>
        </w:sdtPr>
        <w:sdtContent>
          <w:r w:rsidR="00330AB8" w:rsidRPr="00E8102C">
            <w:rPr>
              <w:noProof w:val="0"/>
              <w:lang w:val="en-US"/>
              <w:rPrChange w:id="1314" w:author="André Oliveira" w:date="2020-06-13T09:00:00Z">
                <w:rPr>
                  <w:lang w:val="en-US"/>
                </w:rPr>
              </w:rPrChange>
            </w:rPr>
            <w:fldChar w:fldCharType="begin"/>
          </w:r>
          <w:r w:rsidR="000F784E" w:rsidRPr="00E8102C">
            <w:rPr>
              <w:noProof w:val="0"/>
              <w:lang w:val="en-US"/>
              <w:rPrChange w:id="1315" w:author="André Oliveira" w:date="2020-06-13T09:00:00Z">
                <w:rPr>
                  <w:lang w:val="en-US"/>
                </w:rPr>
              </w:rPrChange>
            </w:rPr>
            <w:instrText xml:space="preserve">CITATION Doc20 \l 2070 </w:instrText>
          </w:r>
          <w:r w:rsidR="00330AB8" w:rsidRPr="00E8102C">
            <w:rPr>
              <w:noProof w:val="0"/>
              <w:lang w:val="en-US"/>
              <w:rPrChange w:id="1316"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317" w:author="André Oliveira" w:date="2020-06-13T09:00:00Z">
                <w:rPr>
                  <w:lang w:val="en-US"/>
                </w:rPr>
              </w:rPrChange>
            </w:rPr>
            <w:fldChar w:fldCharType="end"/>
          </w:r>
        </w:sdtContent>
      </w:sdt>
      <w:sdt>
        <w:sdtPr>
          <w:rPr>
            <w:noProof w:val="0"/>
            <w:lang w:val="en-US"/>
          </w:rPr>
          <w:id w:val="-2057078135"/>
          <w:citation/>
        </w:sdtPr>
        <w:sdtContent>
          <w:r w:rsidR="00B27D60" w:rsidRPr="00E8102C">
            <w:rPr>
              <w:noProof w:val="0"/>
              <w:lang w:val="en-US"/>
              <w:rPrChange w:id="1318" w:author="André Oliveira" w:date="2020-06-13T09:00:00Z">
                <w:rPr>
                  <w:lang w:val="en-US"/>
                </w:rPr>
              </w:rPrChange>
            </w:rPr>
            <w:fldChar w:fldCharType="begin"/>
          </w:r>
          <w:r w:rsidR="00B27D60" w:rsidRPr="00E8102C">
            <w:rPr>
              <w:noProof w:val="0"/>
              <w:lang w:val="en-US"/>
              <w:rPrChange w:id="1319" w:author="André Oliveira" w:date="2020-06-13T09:00:00Z">
                <w:rPr>
                  <w:lang w:val="en-GB"/>
                </w:rPr>
              </w:rPrChange>
            </w:rPr>
            <w:instrText xml:space="preserve"> CITATION Sha19 \l 2057 </w:instrText>
          </w:r>
          <w:r w:rsidR="00B27D60" w:rsidRPr="00E8102C">
            <w:rPr>
              <w:noProof w:val="0"/>
              <w:lang w:val="en-US"/>
              <w:rPrChange w:id="1320"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321" w:author="André Oliveira" w:date="2020-06-13T09:00:00Z">
                <w:rPr>
                  <w:lang w:val="en-US"/>
                </w:rPr>
              </w:rPrChange>
            </w:rPr>
            <w:fldChar w:fldCharType="end"/>
          </w:r>
        </w:sdtContent>
      </w:sdt>
      <w:r w:rsidRPr="00E8102C">
        <w:rPr>
          <w:noProof w:val="0"/>
          <w:lang w:val="en-US"/>
          <w:rPrChange w:id="1322" w:author="André Oliveira" w:date="2020-06-13T09:00:00Z">
            <w:rPr>
              <w:lang w:val="en-US"/>
            </w:rPr>
          </w:rPrChange>
        </w:rPr>
        <w:t>.</w:t>
      </w:r>
    </w:p>
    <w:p w14:paraId="3209C8C4" w14:textId="2719E6FA" w:rsidR="00FC6040" w:rsidRPr="00E8102C" w:rsidRDefault="00FC6040" w:rsidP="00FC6040">
      <w:pPr>
        <w:rPr>
          <w:noProof w:val="0"/>
          <w:lang w:val="en-US"/>
          <w:rPrChange w:id="1323" w:author="André Oliveira" w:date="2020-06-13T09:00:00Z">
            <w:rPr>
              <w:lang w:val="en-US"/>
            </w:rPr>
          </w:rPrChange>
        </w:rPr>
      </w:pPr>
      <w:r w:rsidRPr="00E8102C">
        <w:rPr>
          <w:noProof w:val="0"/>
          <w:lang w:val="en-US"/>
          <w:rPrChange w:id="1324"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325" w:author="André Oliveira" w:date="2020-06-13T09:00:00Z">
            <w:rPr>
              <w:lang w:val="en-US"/>
            </w:rPr>
          </w:rPrChange>
        </w:rPr>
        <w:t>.</w:t>
      </w:r>
      <w:r w:rsidRPr="00E8102C">
        <w:rPr>
          <w:noProof w:val="0"/>
          <w:lang w:val="en-US"/>
          <w:rPrChange w:id="1326"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327" w:author="André Oliveira" w:date="2020-06-13T09:00:00Z">
            <w:rPr>
              <w:lang w:val="en-US"/>
            </w:rPr>
          </w:rPrChange>
        </w:rPr>
      </w:pPr>
      <w:r w:rsidRPr="00E8102C">
        <w:rPr>
          <w:noProof w:val="0"/>
          <w:lang w:val="en-US"/>
          <w:rPrChange w:id="1328"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329" w:author="André Oliveira" w:date="2020-06-13T09:00:00Z">
            <w:rPr>
              <w:lang w:val="en-US"/>
            </w:rPr>
          </w:rPrChange>
        </w:rPr>
      </w:pPr>
      <w:r w:rsidRPr="00E8102C">
        <w:rPr>
          <w:noProof w:val="0"/>
          <w:lang w:val="en-US"/>
          <w:rPrChange w:id="1330"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331" w:author="André Oliveira" w:date="2020-06-13T09:00:00Z">
            <w:rPr>
              <w:lang w:val="en-US"/>
            </w:rPr>
          </w:rPrChange>
        </w:rPr>
      </w:pPr>
      <w:r w:rsidRPr="00E8102C">
        <w:rPr>
          <w:noProof w:val="0"/>
          <w:lang w:val="en-US"/>
          <w:rPrChange w:id="1332" w:author="André Oliveira" w:date="2020-06-13T09:00:00Z">
            <w:rPr>
              <w:lang w:val="en-US"/>
            </w:rPr>
          </w:rPrChange>
        </w:rPr>
        <w:t>There are several images available for use in docker in image registries like Docker Hub</w:t>
      </w:r>
      <w:r w:rsidR="00C16541" w:rsidRPr="00E8102C">
        <w:rPr>
          <w:noProof w:val="0"/>
          <w:lang w:val="en-US"/>
          <w:rPrChange w:id="1333" w:author="André Oliveira" w:date="2020-06-13T09:00:00Z">
            <w:rPr>
              <w:lang w:val="en-US"/>
            </w:rPr>
          </w:rPrChange>
        </w:rPr>
        <w:t xml:space="preserve"> </w:t>
      </w:r>
      <w:sdt>
        <w:sdtPr>
          <w:rPr>
            <w:noProof w:val="0"/>
            <w:lang w:val="en-US"/>
          </w:rPr>
          <w:id w:val="1885602768"/>
          <w:citation/>
        </w:sdtPr>
        <w:sdtContent>
          <w:r w:rsidR="00C16541" w:rsidRPr="00E8102C">
            <w:rPr>
              <w:noProof w:val="0"/>
              <w:lang w:val="en-US"/>
              <w:rPrChange w:id="1334" w:author="André Oliveira" w:date="2020-06-13T09:00:00Z">
                <w:rPr>
                  <w:lang w:val="en-US"/>
                </w:rPr>
              </w:rPrChange>
            </w:rPr>
            <w:fldChar w:fldCharType="begin"/>
          </w:r>
          <w:r w:rsidR="000F784E" w:rsidRPr="00E8102C">
            <w:rPr>
              <w:noProof w:val="0"/>
              <w:lang w:val="en-US"/>
              <w:rPrChange w:id="1335" w:author="André Oliveira" w:date="2020-06-13T09:00:00Z">
                <w:rPr>
                  <w:lang w:val="en-US"/>
                </w:rPr>
              </w:rPrChange>
            </w:rPr>
            <w:instrText xml:space="preserve">CITATION Doc201 \l 2070 </w:instrText>
          </w:r>
          <w:r w:rsidR="00C16541" w:rsidRPr="00E8102C">
            <w:rPr>
              <w:noProof w:val="0"/>
              <w:lang w:val="en-US"/>
              <w:rPrChange w:id="1336" w:author="André Oliveira" w:date="2020-06-13T09:00:00Z">
                <w:rPr>
                  <w:lang w:val="en-US"/>
                </w:rPr>
              </w:rPrChange>
            </w:rPr>
            <w:fldChar w:fldCharType="separate"/>
          </w:r>
          <w:r w:rsidR="00E431F2" w:rsidRPr="00E431F2">
            <w:rPr>
              <w:lang w:val="en-US"/>
            </w:rPr>
            <w:t>[19]</w:t>
          </w:r>
          <w:r w:rsidR="00C16541" w:rsidRPr="00E8102C">
            <w:rPr>
              <w:noProof w:val="0"/>
              <w:lang w:val="en-US"/>
              <w:rPrChange w:id="1337" w:author="André Oliveira" w:date="2020-06-13T09:00:00Z">
                <w:rPr>
                  <w:lang w:val="en-US"/>
                </w:rPr>
              </w:rPrChange>
            </w:rPr>
            <w:fldChar w:fldCharType="end"/>
          </w:r>
        </w:sdtContent>
      </w:sdt>
      <w:r w:rsidRPr="00E8102C">
        <w:rPr>
          <w:noProof w:val="0"/>
          <w:lang w:val="en-US"/>
          <w:rPrChange w:id="1338"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339" w:author="André Oliveira" w:date="2020-06-13T09:00:00Z">
            <w:rPr>
              <w:lang w:val="en-US"/>
            </w:rPr>
          </w:rPrChange>
        </w:rPr>
      </w:pPr>
      <w:r w:rsidRPr="00E8102C">
        <w:rPr>
          <w:noProof w:val="0"/>
          <w:lang w:val="en-US"/>
          <w:rPrChange w:id="1340" w:author="André Oliveira" w:date="2020-06-13T09:00:00Z">
            <w:rPr>
              <w:lang w:val="en-US"/>
            </w:rPr>
          </w:rPrChange>
        </w:rPr>
        <w:t xml:space="preserve">A </w:t>
      </w:r>
      <w:proofErr w:type="spellStart"/>
      <w:r w:rsidRPr="00E8102C">
        <w:rPr>
          <w:noProof w:val="0"/>
          <w:lang w:val="en-US"/>
          <w:rPrChange w:id="1341" w:author="André Oliveira" w:date="2020-06-13T09:00:00Z">
            <w:rPr>
              <w:lang w:val="en-US"/>
            </w:rPr>
          </w:rPrChange>
        </w:rPr>
        <w:t>Dockerfile</w:t>
      </w:r>
      <w:proofErr w:type="spellEnd"/>
      <w:r w:rsidRPr="00E8102C">
        <w:rPr>
          <w:noProof w:val="0"/>
          <w:lang w:val="en-US"/>
          <w:rPrChange w:id="1342" w:author="André Oliveira" w:date="2020-06-13T09:00:00Z">
            <w:rPr>
              <w:lang w:val="en-US"/>
            </w:rPr>
          </w:rPrChange>
        </w:rPr>
        <w:t xml:space="preserve"> is a text file which includes the instructions to build a Docker image. A </w:t>
      </w:r>
      <w:proofErr w:type="spellStart"/>
      <w:r w:rsidRPr="00E8102C">
        <w:rPr>
          <w:noProof w:val="0"/>
          <w:lang w:val="en-US"/>
          <w:rPrChange w:id="1343" w:author="André Oliveira" w:date="2020-06-13T09:00:00Z">
            <w:rPr>
              <w:lang w:val="en-US"/>
            </w:rPr>
          </w:rPrChange>
        </w:rPr>
        <w:t>Dockerfile</w:t>
      </w:r>
      <w:proofErr w:type="spellEnd"/>
      <w:r w:rsidRPr="00E8102C">
        <w:rPr>
          <w:noProof w:val="0"/>
          <w:lang w:val="en-US"/>
          <w:rPrChange w:id="1344" w:author="André Oliveira" w:date="2020-06-13T09:00:00Z">
            <w:rPr>
              <w:lang w:val="en-US"/>
            </w:rPr>
          </w:rPrChange>
        </w:rPr>
        <w:t xml:space="preserve"> specifies the operating system, the runtimes, environmental variables, file locations, network ports, other components it needs and what the container will be doing once we run it. With a </w:t>
      </w:r>
      <w:proofErr w:type="spellStart"/>
      <w:r w:rsidRPr="00E8102C">
        <w:rPr>
          <w:noProof w:val="0"/>
          <w:lang w:val="en-US"/>
          <w:rPrChange w:id="1345" w:author="André Oliveira" w:date="2020-06-13T09:00:00Z">
            <w:rPr>
              <w:lang w:val="en-US"/>
            </w:rPr>
          </w:rPrChange>
        </w:rPr>
        <w:t>Dockerfile</w:t>
      </w:r>
      <w:proofErr w:type="spellEnd"/>
      <w:r w:rsidRPr="00E8102C">
        <w:rPr>
          <w:noProof w:val="0"/>
          <w:lang w:val="en-US"/>
          <w:rPrChange w:id="1346" w:author="André Oliveira" w:date="2020-06-13T09:00:00Z">
            <w:rPr>
              <w:lang w:val="en-US"/>
            </w:rPr>
          </w:rPrChange>
        </w:rPr>
        <w:t xml:space="preserve"> a Docker client can build an image, build a container from that image and execute it.</w:t>
      </w:r>
    </w:p>
    <w:p w14:paraId="0340B4DA" w14:textId="77777777" w:rsidR="004A2391" w:rsidRPr="00E8102C" w:rsidRDefault="004A2391" w:rsidP="00FC6040">
      <w:pPr>
        <w:rPr>
          <w:noProof w:val="0"/>
          <w:lang w:val="en-US"/>
          <w:rPrChange w:id="1347" w:author="André Oliveira" w:date="2020-06-13T09:00:00Z">
            <w:rPr>
              <w:lang w:val="en-US"/>
            </w:rPr>
          </w:rPrChange>
        </w:rPr>
      </w:pPr>
    </w:p>
    <w:p w14:paraId="7681BB99" w14:textId="6B7B169B" w:rsidR="00FC6040" w:rsidRPr="00E8102C" w:rsidRDefault="00FC6040">
      <w:pPr>
        <w:pStyle w:val="Heading1"/>
        <w:rPr>
          <w:lang w:val="en-US"/>
        </w:rPr>
        <w:pPrChange w:id="1348" w:author="joao eduardo santos" w:date="2020-06-13T21:11:00Z">
          <w:pPr>
            <w:pStyle w:val="Heading1"/>
            <w:numPr>
              <w:numId w:val="0"/>
            </w:numPr>
            <w:ind w:left="0" w:firstLine="0"/>
          </w:pPr>
        </w:pPrChange>
      </w:pPr>
      <w:r w:rsidRPr="00E8102C">
        <w:rPr>
          <w:lang w:val="en-US"/>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49"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50" w:author="André Oliveira" w:date="2020-06-13T09:00:00Z">
            <w:rPr>
              <w:lang w:val="en-US"/>
            </w:rPr>
          </w:rPrChange>
        </w:rPr>
        <w:lastRenderedPageBreak/>
        <w:br w:type="page"/>
      </w:r>
    </w:p>
    <w:p w14:paraId="11F01973" w14:textId="0C09BD6B" w:rsidR="00AD353A" w:rsidRPr="00E8102C" w:rsidRDefault="004B3D0E">
      <w:pPr>
        <w:pStyle w:val="Heading1"/>
        <w:rPr>
          <w:lang w:val="en-US"/>
          <w:rPrChange w:id="1351" w:author="André Oliveira" w:date="2020-06-13T09:00:00Z">
            <w:rPr/>
          </w:rPrChange>
        </w:rPr>
      </w:pPr>
      <w:bookmarkStart w:id="1352" w:name="_Toc39522473"/>
      <w:del w:id="1353" w:author="André Oliveira" w:date="2020-06-13T09:11:00Z">
        <w:r w:rsidRPr="00E8102C" w:rsidDel="0000657F">
          <w:rPr>
            <w:lang w:val="en-US"/>
            <w:rPrChange w:id="1354" w:author="André Oliveira" w:date="2020-06-13T09:00:00Z">
              <w:rPr/>
            </w:rPrChange>
          </w:rPr>
          <w:lastRenderedPageBreak/>
          <w:delText>Arquitecture</w:delText>
        </w:r>
      </w:del>
      <w:bookmarkEnd w:id="1352"/>
      <w:ins w:id="1355" w:author="André Oliveira" w:date="2020-06-13T09:11:00Z">
        <w:r w:rsidR="0000657F" w:rsidRPr="0000657F">
          <w:rPr>
            <w:lang w:val="en-US"/>
          </w:rPr>
          <w:t>Architecture</w:t>
        </w:r>
      </w:ins>
    </w:p>
    <w:p w14:paraId="740567F0" w14:textId="54DAEEA0" w:rsidR="00567E9A" w:rsidRPr="00E8102C" w:rsidRDefault="00567E9A" w:rsidP="00567E9A">
      <w:pPr>
        <w:rPr>
          <w:noProof w:val="0"/>
          <w:lang w:val="en-US"/>
          <w:rPrChange w:id="1356" w:author="André Oliveira" w:date="2020-06-13T09:00:00Z">
            <w:rPr>
              <w:lang w:val="en-US"/>
            </w:rPr>
          </w:rPrChange>
        </w:rPr>
      </w:pPr>
      <w:r w:rsidRPr="00E8102C">
        <w:rPr>
          <w:noProof w:val="0"/>
          <w:lang w:val="en-US"/>
          <w:rPrChange w:id="1357" w:author="André Oliveira" w:date="2020-06-13T09:00:00Z">
            <w:rPr>
              <w:lang w:val="en-US"/>
            </w:rPr>
          </w:rPrChange>
        </w:rPr>
        <w:t>To develop the IS</w:t>
      </w:r>
      <w:r w:rsidR="001327C4" w:rsidRPr="00E8102C">
        <w:rPr>
          <w:noProof w:val="0"/>
          <w:lang w:val="en-US"/>
          <w:rPrChange w:id="1358" w:author="André Oliveira" w:date="2020-06-13T09:00:00Z">
            <w:rPr>
              <w:lang w:val="en-US"/>
            </w:rPr>
          </w:rPrChange>
        </w:rPr>
        <w:t xml:space="preserve"> </w:t>
      </w:r>
      <w:r w:rsidRPr="00E8102C">
        <w:rPr>
          <w:noProof w:val="0"/>
          <w:lang w:val="en-US"/>
          <w:rPrChange w:id="1359" w:author="André Oliveira" w:date="2020-06-13T09:00:00Z">
            <w:rPr>
              <w:lang w:val="en-US"/>
            </w:rPr>
          </w:rPrChange>
        </w:rPr>
        <w:t xml:space="preserve">E-Learning </w:t>
      </w:r>
      <w:r w:rsidR="001327C4" w:rsidRPr="00E8102C">
        <w:rPr>
          <w:noProof w:val="0"/>
          <w:lang w:val="en-US"/>
          <w:rPrChange w:id="1360" w:author="André Oliveira" w:date="2020-06-13T09:00:00Z">
            <w:rPr>
              <w:lang w:val="en-US"/>
            </w:rPr>
          </w:rPrChange>
        </w:rPr>
        <w:t xml:space="preserve">platform </w:t>
      </w:r>
      <w:r w:rsidRPr="00E8102C">
        <w:rPr>
          <w:noProof w:val="0"/>
          <w:lang w:val="en-US"/>
          <w:rPrChange w:id="1361"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62" w:author="André Oliveira" w:date="2020-06-13T09:00:00Z">
            <w:rPr>
              <w:lang w:val="en-US"/>
            </w:rPr>
          </w:rPrChange>
        </w:rPr>
      </w:pPr>
      <w:r w:rsidRPr="00E8102C">
        <w:rPr>
          <w:noProof w:val="0"/>
          <w:lang w:val="en-US"/>
          <w:rPrChange w:id="1363"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64" w:author="André Oliveira" w:date="2020-06-13T09:00:00Z">
            <w:rPr>
              <w:lang w:val="en-US"/>
            </w:rPr>
          </w:rPrChange>
        </w:rPr>
      </w:pPr>
      <w:r w:rsidRPr="00E8102C">
        <w:rPr>
          <w:noProof w:val="0"/>
          <w:lang w:val="en-US"/>
          <w:rPrChange w:id="1365" w:author="André Oliveira" w:date="2020-06-13T09:00:00Z">
            <w:rPr>
              <w:lang w:val="en-US"/>
            </w:rPr>
          </w:rPrChange>
        </w:rPr>
        <w:t xml:space="preserve">The Services module will provide a REST API </w:t>
      </w:r>
      <w:sdt>
        <w:sdtPr>
          <w:rPr>
            <w:noProof w:val="0"/>
            <w:lang w:val="en-US"/>
          </w:rPr>
          <w:id w:val="-384798717"/>
          <w:citation/>
        </w:sdtPr>
        <w:sdtContent>
          <w:r w:rsidR="00C16541" w:rsidRPr="00E8102C">
            <w:rPr>
              <w:noProof w:val="0"/>
              <w:lang w:val="en-US"/>
              <w:rPrChange w:id="1366" w:author="André Oliveira" w:date="2020-06-13T09:00:00Z">
                <w:rPr>
                  <w:lang w:val="en-US"/>
                </w:rPr>
              </w:rPrChange>
            </w:rPr>
            <w:fldChar w:fldCharType="begin"/>
          </w:r>
          <w:r w:rsidR="00795FAD" w:rsidRPr="00E8102C">
            <w:rPr>
              <w:noProof w:val="0"/>
              <w:lang w:val="en-US"/>
              <w:rPrChange w:id="1367" w:author="André Oliveira" w:date="2020-06-13T09:00:00Z">
                <w:rPr>
                  <w:lang w:val="en-US"/>
                </w:rPr>
              </w:rPrChange>
            </w:rPr>
            <w:instrText xml:space="preserve">CITATION Wha20 \l 2070 </w:instrText>
          </w:r>
          <w:r w:rsidR="00C16541" w:rsidRPr="00E8102C">
            <w:rPr>
              <w:noProof w:val="0"/>
              <w:lang w:val="en-US"/>
              <w:rPrChange w:id="1368" w:author="André Oliveira" w:date="2020-06-13T09:00:00Z">
                <w:rPr>
                  <w:lang w:val="en-US"/>
                </w:rPr>
              </w:rPrChange>
            </w:rPr>
            <w:fldChar w:fldCharType="separate"/>
          </w:r>
          <w:r w:rsidR="00E431F2" w:rsidRPr="00E431F2">
            <w:rPr>
              <w:lang w:val="en-US"/>
            </w:rPr>
            <w:t>[20]</w:t>
          </w:r>
          <w:r w:rsidR="00C16541" w:rsidRPr="00E8102C">
            <w:rPr>
              <w:noProof w:val="0"/>
              <w:lang w:val="en-US"/>
              <w:rPrChange w:id="1369" w:author="André Oliveira" w:date="2020-06-13T09:00:00Z">
                <w:rPr>
                  <w:lang w:val="en-US"/>
                </w:rPr>
              </w:rPrChange>
            </w:rPr>
            <w:fldChar w:fldCharType="end"/>
          </w:r>
        </w:sdtContent>
      </w:sdt>
      <w:r w:rsidR="00C16541" w:rsidRPr="00E8102C">
        <w:rPr>
          <w:noProof w:val="0"/>
          <w:lang w:val="en-US"/>
          <w:rPrChange w:id="1370" w:author="André Oliveira" w:date="2020-06-13T09:00:00Z">
            <w:rPr>
              <w:lang w:val="en-US"/>
            </w:rPr>
          </w:rPrChange>
        </w:rPr>
        <w:t xml:space="preserve"> </w:t>
      </w:r>
      <w:r w:rsidRPr="00E8102C">
        <w:rPr>
          <w:noProof w:val="0"/>
          <w:lang w:val="en-US"/>
          <w:rPrChange w:id="1371"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72" w:author="André Oliveira" w:date="2020-06-13T09:00:00Z">
            <w:rPr>
              <w:lang w:val="en-US"/>
            </w:rPr>
          </w:rPrChange>
        </w:rPr>
      </w:pPr>
      <w:r w:rsidRPr="00E8102C">
        <w:rPr>
          <w:noProof w:val="0"/>
          <w:lang w:val="en-US"/>
          <w:rPrChange w:id="1373"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74" w:author="André Oliveira" w:date="2020-06-13T09:00:00Z">
            <w:rPr>
              <w:lang w:val="en-US"/>
            </w:rPr>
          </w:rPrChange>
        </w:rPr>
      </w:pPr>
      <w:r w:rsidRPr="00E8102C">
        <w:rPr>
          <w:noProof w:val="0"/>
          <w:lang w:val="en-US"/>
          <w:rPrChange w:id="1375"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76" w:author="André Oliveira" w:date="2020-06-13T09:00:00Z">
            <w:rPr/>
          </w:rPrChange>
        </w:rPr>
      </w:pPr>
      <w:r w:rsidRPr="00E8102C">
        <w:rPr>
          <w:lang w:val="en-US"/>
          <w:rPrChange w:id="1377"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Caption"/>
        <w:rPr>
          <w:noProof w:val="0"/>
          <w:lang w:val="en-US"/>
          <w:rPrChange w:id="1378" w:author="André Oliveira" w:date="2020-06-13T09:00:00Z">
            <w:rPr>
              <w:lang w:val="en-US"/>
            </w:rPr>
          </w:rPrChange>
        </w:rPr>
      </w:pPr>
      <w:bookmarkStart w:id="1379" w:name="_Toc39522490"/>
      <w:r w:rsidRPr="00E8102C">
        <w:rPr>
          <w:noProof w:val="0"/>
          <w:lang w:val="en-US"/>
          <w:rPrChange w:id="1380" w:author="André Oliveira" w:date="2020-06-13T09:00:00Z">
            <w:rPr>
              <w:lang w:val="en-US"/>
            </w:rPr>
          </w:rPrChange>
        </w:rPr>
        <w:t xml:space="preserve">Figure </w:t>
      </w:r>
      <w:r w:rsidRPr="00E8102C">
        <w:rPr>
          <w:noProof w:val="0"/>
          <w:lang w:val="en-US"/>
          <w:rPrChange w:id="1381" w:author="André Oliveira" w:date="2020-06-13T09:00:00Z">
            <w:rPr/>
          </w:rPrChange>
        </w:rPr>
        <w:fldChar w:fldCharType="begin"/>
      </w:r>
      <w:r w:rsidRPr="00E8102C">
        <w:rPr>
          <w:noProof w:val="0"/>
          <w:lang w:val="en-US"/>
          <w:rPrChange w:id="1382" w:author="André Oliveira" w:date="2020-06-13T09:00:00Z">
            <w:rPr>
              <w:lang w:val="en-US"/>
            </w:rPr>
          </w:rPrChange>
        </w:rPr>
        <w:instrText xml:space="preserve"> SEQ Figure \* ARABIC </w:instrText>
      </w:r>
      <w:r w:rsidRPr="00E8102C">
        <w:rPr>
          <w:noProof w:val="0"/>
          <w:lang w:val="en-US"/>
          <w:rPrChange w:id="1383" w:author="André Oliveira" w:date="2020-06-13T09:00:00Z">
            <w:rPr/>
          </w:rPrChange>
        </w:rPr>
        <w:fldChar w:fldCharType="separate"/>
      </w:r>
      <w:ins w:id="1384" w:author="André Oliveira" w:date="2020-06-13T11:38:00Z">
        <w:r w:rsidR="005E21C5">
          <w:rPr>
            <w:lang w:val="en-US"/>
          </w:rPr>
          <w:t>7</w:t>
        </w:r>
      </w:ins>
      <w:del w:id="1385" w:author="André Oliveira" w:date="2020-06-13T11:38:00Z">
        <w:r w:rsidR="00770B4F" w:rsidRPr="00E8102C" w:rsidDel="005E21C5">
          <w:rPr>
            <w:lang w:val="en-US"/>
          </w:rPr>
          <w:delText>7</w:delText>
        </w:r>
      </w:del>
      <w:r w:rsidRPr="00E8102C">
        <w:rPr>
          <w:noProof w:val="0"/>
          <w:lang w:val="en-US"/>
          <w:rPrChange w:id="1386" w:author="André Oliveira" w:date="2020-06-13T09:00:00Z">
            <w:rPr/>
          </w:rPrChange>
        </w:rPr>
        <w:fldChar w:fldCharType="end"/>
      </w:r>
      <w:r w:rsidRPr="00E8102C">
        <w:rPr>
          <w:noProof w:val="0"/>
          <w:lang w:val="en-US"/>
          <w:rPrChange w:id="1387" w:author="André Oliveira" w:date="2020-06-13T09:00:00Z">
            <w:rPr>
              <w:lang w:val="en-US"/>
            </w:rPr>
          </w:rPrChange>
        </w:rPr>
        <w:t xml:space="preserve"> – </w:t>
      </w:r>
      <w:r w:rsidR="002D4690" w:rsidRPr="00E8102C">
        <w:rPr>
          <w:noProof w:val="0"/>
          <w:lang w:val="en-US"/>
          <w:rPrChange w:id="1388" w:author="André Oliveira" w:date="2020-06-13T09:00:00Z">
            <w:rPr>
              <w:lang w:val="en-US"/>
            </w:rPr>
          </w:rPrChange>
        </w:rPr>
        <w:t>Architectural Layered</w:t>
      </w:r>
      <w:r w:rsidRPr="00E8102C">
        <w:rPr>
          <w:noProof w:val="0"/>
          <w:lang w:val="en-US"/>
          <w:rPrChange w:id="1389" w:author="André Oliveira" w:date="2020-06-13T09:00:00Z">
            <w:rPr>
              <w:lang w:val="en-US"/>
            </w:rPr>
          </w:rPrChange>
        </w:rPr>
        <w:t xml:space="preserve"> </w:t>
      </w:r>
      <w:r w:rsidR="002D4690" w:rsidRPr="00E8102C">
        <w:rPr>
          <w:noProof w:val="0"/>
          <w:lang w:val="en-US"/>
          <w:rPrChange w:id="1390" w:author="André Oliveira" w:date="2020-06-13T09:00:00Z">
            <w:rPr>
              <w:lang w:val="en-US"/>
            </w:rPr>
          </w:rPrChange>
        </w:rPr>
        <w:t>Module view, with inter module interactions</w:t>
      </w:r>
      <w:bookmarkEnd w:id="1379"/>
    </w:p>
    <w:p w14:paraId="11A61D8F" w14:textId="77777777" w:rsidR="004A2391" w:rsidRPr="00E8102C" w:rsidRDefault="004A2391" w:rsidP="004A2391">
      <w:pPr>
        <w:rPr>
          <w:noProof w:val="0"/>
          <w:lang w:val="en-US"/>
          <w:rPrChange w:id="1391" w:author="André Oliveira" w:date="2020-06-13T09:00:00Z">
            <w:rPr>
              <w:lang w:val="en-US"/>
            </w:rPr>
          </w:rPrChange>
        </w:rPr>
      </w:pPr>
    </w:p>
    <w:p w14:paraId="6FAD2C54" w14:textId="3AFD1A1D" w:rsidR="004A2391" w:rsidRPr="00E8102C" w:rsidRDefault="004A2391" w:rsidP="004A2391">
      <w:pPr>
        <w:pStyle w:val="Heading2"/>
        <w:rPr>
          <w:noProof w:val="0"/>
          <w:color w:val="auto"/>
          <w:sz w:val="28"/>
          <w:szCs w:val="28"/>
          <w:lang w:val="en-US"/>
        </w:rPr>
      </w:pPr>
      <w:bookmarkStart w:id="1392" w:name="_Toc39522474"/>
      <w:r w:rsidRPr="00E8102C">
        <w:rPr>
          <w:noProof w:val="0"/>
          <w:color w:val="auto"/>
          <w:sz w:val="28"/>
          <w:szCs w:val="28"/>
          <w:lang w:val="en-US"/>
        </w:rPr>
        <w:t>5.1. Front end</w:t>
      </w:r>
      <w:bookmarkEnd w:id="1392"/>
    </w:p>
    <w:p w14:paraId="246816A7" w14:textId="71783B3A" w:rsidR="00567E9A" w:rsidRPr="00E8102C" w:rsidRDefault="00567E9A" w:rsidP="00567E9A">
      <w:pPr>
        <w:rPr>
          <w:noProof w:val="0"/>
          <w:lang w:val="en-US"/>
          <w:rPrChange w:id="1393" w:author="André Oliveira" w:date="2020-06-13T09:00:00Z">
            <w:rPr>
              <w:lang w:val="en-US"/>
            </w:rPr>
          </w:rPrChange>
        </w:rPr>
      </w:pPr>
      <w:r w:rsidRPr="00E8102C">
        <w:rPr>
          <w:noProof w:val="0"/>
          <w:lang w:val="en-US"/>
          <w:rPrChange w:id="1394" w:author="André Oliveira" w:date="2020-06-13T09:00:00Z">
            <w:rPr>
              <w:lang w:val="en-US"/>
            </w:rPr>
          </w:rPrChange>
        </w:rPr>
        <w:t xml:space="preserve">The front end will be a </w:t>
      </w:r>
      <w:r w:rsidR="001327C4" w:rsidRPr="00E8102C">
        <w:rPr>
          <w:noProof w:val="0"/>
          <w:lang w:val="en-US"/>
          <w:rPrChange w:id="1395" w:author="André Oliveira" w:date="2020-06-13T09:00:00Z">
            <w:rPr>
              <w:lang w:val="en-US"/>
            </w:rPr>
          </w:rPrChange>
        </w:rPr>
        <w:t>S</w:t>
      </w:r>
      <w:r w:rsidRPr="00E8102C">
        <w:rPr>
          <w:noProof w:val="0"/>
          <w:lang w:val="en-US"/>
          <w:rPrChange w:id="1396" w:author="André Oliveira" w:date="2020-06-13T09:00:00Z">
            <w:rPr>
              <w:lang w:val="en-US"/>
            </w:rPr>
          </w:rPrChange>
        </w:rPr>
        <w:t xml:space="preserve">ingle </w:t>
      </w:r>
      <w:r w:rsidR="001327C4" w:rsidRPr="00E8102C">
        <w:rPr>
          <w:noProof w:val="0"/>
          <w:lang w:val="en-US"/>
          <w:rPrChange w:id="1397" w:author="André Oliveira" w:date="2020-06-13T09:00:00Z">
            <w:rPr>
              <w:lang w:val="en-US"/>
            </w:rPr>
          </w:rPrChange>
        </w:rPr>
        <w:t>P</w:t>
      </w:r>
      <w:r w:rsidRPr="00E8102C">
        <w:rPr>
          <w:noProof w:val="0"/>
          <w:lang w:val="en-US"/>
          <w:rPrChange w:id="1398" w:author="André Oliveira" w:date="2020-06-13T09:00:00Z">
            <w:rPr>
              <w:lang w:val="en-US"/>
            </w:rPr>
          </w:rPrChange>
        </w:rPr>
        <w:t xml:space="preserve">age </w:t>
      </w:r>
      <w:r w:rsidR="001327C4" w:rsidRPr="00E8102C">
        <w:rPr>
          <w:noProof w:val="0"/>
          <w:lang w:val="en-US"/>
          <w:rPrChange w:id="1399" w:author="André Oliveira" w:date="2020-06-13T09:00:00Z">
            <w:rPr>
              <w:lang w:val="en-US"/>
            </w:rPr>
          </w:rPrChange>
        </w:rPr>
        <w:t>A</w:t>
      </w:r>
      <w:r w:rsidRPr="00E8102C">
        <w:rPr>
          <w:noProof w:val="0"/>
          <w:lang w:val="en-US"/>
          <w:rPrChange w:id="1400" w:author="André Oliveira" w:date="2020-06-13T09:00:00Z">
            <w:rPr>
              <w:lang w:val="en-US"/>
            </w:rPr>
          </w:rPrChange>
        </w:rPr>
        <w:t xml:space="preserve">pplication </w:t>
      </w:r>
      <w:r w:rsidR="001327C4" w:rsidRPr="00E8102C">
        <w:rPr>
          <w:noProof w:val="0"/>
          <w:lang w:val="en-US"/>
          <w:rPrChange w:id="1401" w:author="André Oliveira" w:date="2020-06-13T09:00:00Z">
            <w:rPr>
              <w:lang w:val="en-US"/>
            </w:rPr>
          </w:rPrChange>
        </w:rPr>
        <w:t xml:space="preserve">(SPA) </w:t>
      </w:r>
      <w:r w:rsidRPr="00E8102C">
        <w:rPr>
          <w:noProof w:val="0"/>
          <w:lang w:val="en-US"/>
          <w:rPrChange w:id="1402"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403" w:author="André Oliveira" w:date="2020-06-13T09:00:00Z">
            <w:rPr>
              <w:lang w:val="en-US"/>
            </w:rPr>
          </w:rPrChange>
        </w:rPr>
        <w:t xml:space="preserve"> </w:t>
      </w:r>
      <w:r w:rsidR="001327C4" w:rsidRPr="00E8102C">
        <w:rPr>
          <w:noProof w:val="0"/>
          <w:lang w:val="en-US"/>
          <w:rPrChange w:id="1404" w:author="André Oliveira" w:date="2020-06-13T09:00:00Z">
            <w:rPr>
              <w:lang w:val="en-US"/>
            </w:rPr>
          </w:rPrChange>
        </w:rPr>
        <w:t xml:space="preserve">and </w:t>
      </w:r>
      <w:r w:rsidRPr="00E8102C">
        <w:rPr>
          <w:noProof w:val="0"/>
          <w:lang w:val="en-US"/>
          <w:rPrChange w:id="1405" w:author="André Oliveira" w:date="2020-06-13T09:00:00Z">
            <w:rPr>
              <w:lang w:val="en-US"/>
            </w:rPr>
          </w:rPrChange>
        </w:rPr>
        <w:t>React Router</w:t>
      </w:r>
      <w:r w:rsidR="001327C4" w:rsidRPr="00E8102C">
        <w:rPr>
          <w:noProof w:val="0"/>
          <w:lang w:val="en-US"/>
          <w:rPrChange w:id="1406" w:author="André Oliveira" w:date="2020-06-13T09:00:00Z">
            <w:rPr>
              <w:lang w:val="en-US"/>
            </w:rPr>
          </w:rPrChange>
        </w:rPr>
        <w:t>.</w:t>
      </w:r>
    </w:p>
    <w:p w14:paraId="4839C1A9" w14:textId="0483E72C" w:rsidR="00567E9A" w:rsidRPr="00E8102C" w:rsidRDefault="00567E9A" w:rsidP="00567E9A">
      <w:pPr>
        <w:rPr>
          <w:noProof w:val="0"/>
          <w:lang w:val="en-US"/>
          <w:rPrChange w:id="1407" w:author="André Oliveira" w:date="2020-06-13T09:00:00Z">
            <w:rPr>
              <w:lang w:val="en-US"/>
            </w:rPr>
          </w:rPrChange>
        </w:rPr>
      </w:pPr>
      <w:r w:rsidRPr="00E8102C">
        <w:rPr>
          <w:noProof w:val="0"/>
          <w:lang w:val="en-US"/>
          <w:rPrChange w:id="1408" w:author="André Oliveira" w:date="2020-06-13T09:00:00Z">
            <w:rPr>
              <w:lang w:val="en-US"/>
            </w:rPr>
          </w:rPrChange>
        </w:rPr>
        <w:t>For this use case</w:t>
      </w:r>
      <w:r w:rsidR="001327C4" w:rsidRPr="00E8102C">
        <w:rPr>
          <w:noProof w:val="0"/>
          <w:lang w:val="en-US"/>
          <w:rPrChange w:id="1409" w:author="André Oliveira" w:date="2020-06-13T09:00:00Z">
            <w:rPr>
              <w:lang w:val="en-US"/>
            </w:rPr>
          </w:rPrChange>
        </w:rPr>
        <w:t>,</w:t>
      </w:r>
      <w:r w:rsidRPr="00E8102C">
        <w:rPr>
          <w:noProof w:val="0"/>
          <w:lang w:val="en-US"/>
          <w:rPrChange w:id="1410" w:author="André Oliveira" w:date="2020-06-13T09:00:00Z">
            <w:rPr>
              <w:lang w:val="en-US"/>
            </w:rPr>
          </w:rPrChange>
        </w:rPr>
        <w:t xml:space="preserve"> the components were built using NodeJS. Adding to this some external libraries</w:t>
      </w:r>
      <w:ins w:id="1411" w:author="Rodrigo LeaL" w:date="2020-06-13T16:15:00Z">
        <w:r w:rsidR="006B4EAC">
          <w:rPr>
            <w:noProof w:val="0"/>
            <w:lang w:val="en-US"/>
          </w:rPr>
          <w:t>/frameworks</w:t>
        </w:r>
      </w:ins>
      <w:r w:rsidRPr="00E8102C">
        <w:rPr>
          <w:noProof w:val="0"/>
          <w:lang w:val="en-US"/>
          <w:rPrChange w:id="1412" w:author="André Oliveira" w:date="2020-06-13T09:00:00Z">
            <w:rPr>
              <w:lang w:val="en-US"/>
            </w:rPr>
          </w:rPrChange>
        </w:rPr>
        <w:t xml:space="preserve"> were used to support the UI development</w:t>
      </w:r>
      <w:ins w:id="1413" w:author="Rodrigo LeaL" w:date="2020-06-13T16:12:00Z">
        <w:r w:rsidR="006B4EAC">
          <w:rPr>
            <w:noProof w:val="0"/>
            <w:lang w:val="en-US"/>
          </w:rPr>
          <w:t>:</w:t>
        </w:r>
      </w:ins>
      <w:del w:id="1414" w:author="Rodrigo LeaL" w:date="2020-06-13T16:12:00Z">
        <w:r w:rsidRPr="00E8102C" w:rsidDel="006B4EAC">
          <w:rPr>
            <w:noProof w:val="0"/>
            <w:lang w:val="en-US"/>
            <w:rPrChange w:id="1415" w:author="André Oliveira" w:date="2020-06-13T09:00:00Z">
              <w:rPr>
                <w:lang w:val="en-US"/>
              </w:rPr>
            </w:rPrChange>
          </w:rPr>
          <w:delText>.</w:delText>
        </w:r>
      </w:del>
      <w:r w:rsidRPr="00E8102C">
        <w:rPr>
          <w:noProof w:val="0"/>
          <w:lang w:val="en-US"/>
          <w:rPrChange w:id="1416" w:author="André Oliveira" w:date="2020-06-13T09:00:00Z">
            <w:rPr>
              <w:lang w:val="en-US"/>
            </w:rPr>
          </w:rPrChange>
        </w:rPr>
        <w:t xml:space="preserve"> </w:t>
      </w:r>
      <w:del w:id="1417" w:author="Rodrigo LeaL" w:date="2020-06-13T16:12:00Z">
        <w:r w:rsidRPr="00E8102C" w:rsidDel="006B4EAC">
          <w:rPr>
            <w:noProof w:val="0"/>
            <w:lang w:val="en-US"/>
            <w:rPrChange w:id="1418" w:author="André Oliveira" w:date="2020-06-13T09:00:00Z">
              <w:rPr>
                <w:lang w:val="en-US"/>
              </w:rPr>
            </w:rPrChange>
          </w:rPr>
          <w:delText xml:space="preserve">Such library is </w:delText>
        </w:r>
      </w:del>
      <w:r w:rsidRPr="00E8102C">
        <w:rPr>
          <w:noProof w:val="0"/>
          <w:lang w:val="en-US"/>
          <w:rPrChange w:id="1419" w:author="André Oliveira" w:date="2020-06-13T09:00:00Z">
            <w:rPr>
              <w:lang w:val="en-US"/>
            </w:rPr>
          </w:rPrChange>
        </w:rPr>
        <w:t>Material UI</w:t>
      </w:r>
      <w:ins w:id="1420" w:author="Rodrigo LeaL" w:date="2020-06-13T16:12:00Z">
        <w:r w:rsidR="006B4EAC">
          <w:rPr>
            <w:noProof w:val="0"/>
            <w:lang w:val="en-US"/>
          </w:rPr>
          <w:t>;</w:t>
        </w:r>
      </w:ins>
      <w:del w:id="1421" w:author="Rodrigo LeaL" w:date="2020-06-13T16:12:00Z">
        <w:r w:rsidRPr="00E8102C" w:rsidDel="006B4EAC">
          <w:rPr>
            <w:noProof w:val="0"/>
            <w:lang w:val="en-US"/>
            <w:rPrChange w:id="1422" w:author="André Oliveira" w:date="2020-06-13T09:00:00Z">
              <w:rPr>
                <w:lang w:val="en-US"/>
              </w:rPr>
            </w:rPrChange>
          </w:rPr>
          <w:delText>,</w:delText>
        </w:r>
      </w:del>
      <w:r w:rsidRPr="00E8102C">
        <w:rPr>
          <w:noProof w:val="0"/>
          <w:lang w:val="en-US"/>
          <w:rPrChange w:id="1423" w:author="André Oliveira" w:date="2020-06-13T09:00:00Z">
            <w:rPr>
              <w:lang w:val="en-US"/>
            </w:rPr>
          </w:rPrChange>
        </w:rPr>
        <w:t xml:space="preserve"> </w:t>
      </w:r>
      <w:del w:id="1424" w:author="Rodrigo LeaL" w:date="2020-06-13T16:12:00Z">
        <w:r w:rsidRPr="00E8102C" w:rsidDel="006B4EAC">
          <w:rPr>
            <w:noProof w:val="0"/>
            <w:lang w:val="en-US"/>
            <w:rPrChange w:id="1425" w:author="André Oliveira" w:date="2020-06-13T09:00:00Z">
              <w:rPr>
                <w:lang w:val="en-US"/>
              </w:rPr>
            </w:rPrChange>
          </w:rPr>
          <w:delText>a popular React UI framework which contains many implemented components enabling faster and easier development</w:delText>
        </w:r>
        <w:r w:rsidR="001327C4" w:rsidRPr="00E8102C" w:rsidDel="006B4EAC">
          <w:rPr>
            <w:noProof w:val="0"/>
            <w:lang w:val="en-US"/>
            <w:rPrChange w:id="1426" w:author="André Oliveira" w:date="2020-06-13T09:00:00Z">
              <w:rPr>
                <w:lang w:val="en-US"/>
              </w:rPr>
            </w:rPrChange>
          </w:rPr>
          <w:delText xml:space="preserve"> or </w:delText>
        </w:r>
      </w:del>
      <w:proofErr w:type="spellStart"/>
      <w:r w:rsidR="001327C4" w:rsidRPr="00E8102C">
        <w:rPr>
          <w:noProof w:val="0"/>
          <w:lang w:val="en-US"/>
          <w:rPrChange w:id="1427" w:author="André Oliveira" w:date="2020-06-13T09:00:00Z">
            <w:rPr>
              <w:lang w:val="en-US"/>
            </w:rPr>
          </w:rPrChange>
        </w:rPr>
        <w:t>CodeMirror</w:t>
      </w:r>
      <w:proofErr w:type="spellEnd"/>
      <w:del w:id="1428" w:author="Rodrigo LeaL" w:date="2020-06-13T16:12:00Z">
        <w:r w:rsidR="001327C4" w:rsidRPr="00E8102C" w:rsidDel="006B4EAC">
          <w:rPr>
            <w:noProof w:val="0"/>
            <w:lang w:val="en-US"/>
            <w:rPrChange w:id="1429" w:author="André Oliveira" w:date="2020-06-13T09:00:00Z">
              <w:rPr>
                <w:lang w:val="en-US"/>
              </w:rPr>
            </w:rPrChange>
          </w:rPr>
          <w:delText xml:space="preserve"> that enables text highlighting among other features</w:delText>
        </w:r>
      </w:del>
      <w:ins w:id="1430" w:author="Rodrigo LeaL" w:date="2020-06-13T16:12:00Z">
        <w:r w:rsidR="006B4EAC">
          <w:rPr>
            <w:noProof w:val="0"/>
            <w:lang w:val="en-US"/>
          </w:rPr>
          <w:t xml:space="preserve">; </w:t>
        </w:r>
        <w:proofErr w:type="spellStart"/>
        <w:r w:rsidR="006B4EAC">
          <w:rPr>
            <w:noProof w:val="0"/>
            <w:lang w:val="en-US"/>
          </w:rPr>
          <w:t>Formik</w:t>
        </w:r>
        <w:proofErr w:type="spellEnd"/>
        <w:r w:rsidR="006B4EAC">
          <w:rPr>
            <w:noProof w:val="0"/>
            <w:lang w:val="en-US"/>
          </w:rPr>
          <w:t>; Yup</w:t>
        </w:r>
      </w:ins>
      <w:r w:rsidRPr="00E8102C">
        <w:rPr>
          <w:noProof w:val="0"/>
          <w:lang w:val="en-US"/>
          <w:rPrChange w:id="1431" w:author="André Oliveira" w:date="2020-06-13T09:00:00Z">
            <w:rPr>
              <w:lang w:val="en-US"/>
            </w:rPr>
          </w:rPrChange>
        </w:rPr>
        <w:t>.</w:t>
      </w:r>
      <w:ins w:id="1432" w:author="Rodrigo LeaL" w:date="2020-06-13T16:15:00Z">
        <w:r w:rsidR="006B4EAC">
          <w:rPr>
            <w:noProof w:val="0"/>
            <w:lang w:val="en-US"/>
          </w:rPr>
          <w:t xml:space="preserve"> These are explained in more detail below.</w:t>
        </w:r>
      </w:ins>
    </w:p>
    <w:p w14:paraId="7C858612" w14:textId="0BF0892F" w:rsidR="00567E9A" w:rsidRPr="00E8102C" w:rsidRDefault="00567E9A" w:rsidP="00D71E0F">
      <w:pPr>
        <w:rPr>
          <w:ins w:id="1433" w:author="André Oliveira" w:date="2020-06-13T08:17:00Z"/>
          <w:noProof w:val="0"/>
          <w:lang w:val="en-US"/>
          <w:rPrChange w:id="1434" w:author="André Oliveira" w:date="2020-06-13T09:00:00Z">
            <w:rPr>
              <w:ins w:id="1435" w:author="André Oliveira" w:date="2020-06-13T08:17:00Z"/>
              <w:lang w:val="en-US"/>
            </w:rPr>
          </w:rPrChange>
        </w:rPr>
      </w:pPr>
      <w:r w:rsidRPr="00E8102C">
        <w:rPr>
          <w:noProof w:val="0"/>
          <w:lang w:val="en-US"/>
          <w:rPrChange w:id="1436"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Heading3"/>
        <w:rPr>
          <w:ins w:id="1437" w:author="André Oliveira" w:date="2020-06-13T08:18:00Z"/>
          <w:noProof w:val="0"/>
          <w:color w:val="auto"/>
          <w:sz w:val="28"/>
          <w:szCs w:val="28"/>
          <w:lang w:val="en-US"/>
          <w:rPrChange w:id="1438" w:author="André Oliveira" w:date="2020-06-13T09:00:00Z">
            <w:rPr>
              <w:ins w:id="1439" w:author="André Oliveira" w:date="2020-06-13T08:18:00Z"/>
              <w:color w:val="auto"/>
              <w:sz w:val="28"/>
              <w:szCs w:val="28"/>
              <w:lang w:val="en-US"/>
            </w:rPr>
          </w:rPrChange>
        </w:rPr>
      </w:pPr>
      <w:ins w:id="1440" w:author="André Oliveira" w:date="2020-06-13T08:17:00Z">
        <w:r w:rsidRPr="00E8102C">
          <w:rPr>
            <w:noProof w:val="0"/>
            <w:color w:val="auto"/>
            <w:sz w:val="28"/>
            <w:szCs w:val="28"/>
            <w:lang w:val="en-US"/>
            <w:rPrChange w:id="1441" w:author="André Oliveira" w:date="2020-06-13T09:00:00Z">
              <w:rPr>
                <w:color w:val="auto"/>
                <w:sz w:val="28"/>
                <w:szCs w:val="28"/>
                <w:lang w:val="en-US"/>
              </w:rPr>
            </w:rPrChange>
          </w:rPr>
          <w:lastRenderedPageBreak/>
          <w:t>5.1.1 Material</w:t>
        </w:r>
      </w:ins>
      <w:ins w:id="1442" w:author="André Oliveira" w:date="2020-06-13T10:04:00Z">
        <w:r w:rsidR="009E45C9">
          <w:rPr>
            <w:noProof w:val="0"/>
            <w:color w:val="auto"/>
            <w:sz w:val="28"/>
            <w:szCs w:val="28"/>
            <w:lang w:val="en-US"/>
          </w:rPr>
          <w:t>-</w:t>
        </w:r>
      </w:ins>
      <w:ins w:id="1443" w:author="André Oliveira" w:date="2020-06-13T08:17:00Z">
        <w:r w:rsidRPr="00E8102C">
          <w:rPr>
            <w:noProof w:val="0"/>
            <w:color w:val="auto"/>
            <w:sz w:val="28"/>
            <w:szCs w:val="28"/>
            <w:lang w:val="en-US"/>
            <w:rPrChange w:id="1444" w:author="André Oliveira" w:date="2020-06-13T09:00:00Z">
              <w:rPr>
                <w:color w:val="auto"/>
                <w:sz w:val="28"/>
                <w:szCs w:val="28"/>
                <w:lang w:val="en-US"/>
              </w:rPr>
            </w:rPrChange>
          </w:rPr>
          <w:t>UI</w:t>
        </w:r>
      </w:ins>
    </w:p>
    <w:p w14:paraId="0EED5109" w14:textId="22023E0E" w:rsidR="009E45C9" w:rsidRDefault="009E45C9" w:rsidP="00784BE3">
      <w:pPr>
        <w:rPr>
          <w:ins w:id="1445" w:author="André Oliveira" w:date="2020-06-13T10:10:00Z"/>
          <w:noProof w:val="0"/>
          <w:lang w:val="en-US"/>
        </w:rPr>
      </w:pPr>
      <w:ins w:id="1446" w:author="André Oliveira" w:date="2020-06-13T10:03:00Z">
        <w:r>
          <w:rPr>
            <w:noProof w:val="0"/>
            <w:lang w:val="en-US"/>
          </w:rPr>
          <w:t>Material</w:t>
        </w:r>
      </w:ins>
      <w:ins w:id="1447" w:author="André Oliveira" w:date="2020-06-13T10:04:00Z">
        <w:r>
          <w:rPr>
            <w:noProof w:val="0"/>
            <w:lang w:val="en-US"/>
          </w:rPr>
          <w:t>-</w:t>
        </w:r>
      </w:ins>
      <w:ins w:id="1448" w:author="André Oliveira" w:date="2020-06-13T10:03:00Z">
        <w:r>
          <w:rPr>
            <w:noProof w:val="0"/>
            <w:lang w:val="en-US"/>
          </w:rPr>
          <w:t xml:space="preserve">UI </w:t>
        </w:r>
      </w:ins>
      <w:customXmlInsRangeStart w:id="1449" w:author="André Oliveira" w:date="2020-06-13T10:04:00Z"/>
      <w:sdt>
        <w:sdtPr>
          <w:rPr>
            <w:noProof w:val="0"/>
            <w:lang w:val="en-US"/>
          </w:rPr>
          <w:id w:val="1673451461"/>
          <w:citation/>
        </w:sdtPr>
        <w:sdtContent>
          <w:customXmlInsRangeEnd w:id="1449"/>
          <w:ins w:id="1450" w:author="André Oliveira" w:date="2020-06-13T10:04:00Z">
            <w:r>
              <w:rPr>
                <w:noProof w:val="0"/>
                <w:lang w:val="en-US"/>
              </w:rPr>
              <w:fldChar w:fldCharType="begin"/>
            </w:r>
            <w:r w:rsidRPr="009E45C9">
              <w:rPr>
                <w:noProof w:val="0"/>
                <w:lang w:val="en-US"/>
                <w:rPrChange w:id="1451"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452" w:author="André Oliveira" w:date="2020-06-13T10:04:00Z">
            <w:r>
              <w:rPr>
                <w:noProof w:val="0"/>
                <w:lang w:val="en-US"/>
              </w:rPr>
              <w:fldChar w:fldCharType="end"/>
            </w:r>
          </w:ins>
          <w:customXmlInsRangeStart w:id="1453" w:author="André Oliveira" w:date="2020-06-13T10:04:00Z"/>
        </w:sdtContent>
      </w:sdt>
      <w:customXmlInsRangeEnd w:id="1453"/>
      <w:ins w:id="1454" w:author="André Oliveira" w:date="2020-06-13T10:03:00Z">
        <w:r>
          <w:rPr>
            <w:noProof w:val="0"/>
            <w:lang w:val="en-US"/>
          </w:rPr>
          <w:t xml:space="preserve"> </w:t>
        </w:r>
      </w:ins>
      <w:ins w:id="1455" w:author="André Oliveira" w:date="2020-06-13T10:26:00Z">
        <w:r w:rsidR="00161537">
          <w:rPr>
            <w:noProof w:val="0"/>
            <w:lang w:val="en-US"/>
          </w:rPr>
          <w:t>is one of the most famous React UI frameworks</w:t>
        </w:r>
      </w:ins>
      <w:ins w:id="1456" w:author="André Oliveira" w:date="2020-06-13T10:27:00Z">
        <w:r w:rsidR="00161537">
          <w:rPr>
            <w:noProof w:val="0"/>
            <w:lang w:val="en-US"/>
          </w:rPr>
          <w:t xml:space="preserve">, and uses grid-based layouts, responsive animations and transitions, padding, and depth effects such as lighting and shadows. It </w:t>
        </w:r>
      </w:ins>
      <w:ins w:id="1457" w:author="André Oliveira" w:date="2020-06-13T10:24:00Z">
        <w:r w:rsidR="00161537">
          <w:rPr>
            <w:noProof w:val="0"/>
            <w:lang w:val="en-US"/>
          </w:rPr>
          <w:t>provides React components that implement Google Material Design</w:t>
        </w:r>
      </w:ins>
      <w:ins w:id="1458" w:author="André Oliveira" w:date="2020-06-13T10:25:00Z">
        <w:r w:rsidR="00161537">
          <w:rPr>
            <w:noProof w:val="0"/>
            <w:lang w:val="en-US"/>
          </w:rPr>
          <w:t xml:space="preserve"> </w:t>
        </w:r>
      </w:ins>
      <w:customXmlInsRangeStart w:id="1459" w:author="André Oliveira" w:date="2020-06-13T10:25:00Z"/>
      <w:sdt>
        <w:sdtPr>
          <w:rPr>
            <w:noProof w:val="0"/>
            <w:lang w:val="en-US"/>
          </w:rPr>
          <w:id w:val="-1912374729"/>
          <w:citation/>
        </w:sdtPr>
        <w:sdtContent>
          <w:customXmlInsRangeEnd w:id="1459"/>
          <w:ins w:id="1460" w:author="André Oliveira" w:date="2020-06-13T10:25:00Z">
            <w:r w:rsidR="00161537">
              <w:rPr>
                <w:noProof w:val="0"/>
                <w:lang w:val="en-US"/>
              </w:rPr>
              <w:fldChar w:fldCharType="begin"/>
            </w:r>
            <w:r w:rsidR="00161537" w:rsidRPr="00161537">
              <w:rPr>
                <w:noProof w:val="0"/>
                <w:lang w:val="en-US"/>
                <w:rPrChange w:id="1461"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462" w:author="André Oliveira" w:date="2020-06-13T10:25:00Z">
            <w:r w:rsidR="00161537">
              <w:rPr>
                <w:noProof w:val="0"/>
                <w:lang w:val="en-US"/>
              </w:rPr>
              <w:fldChar w:fldCharType="end"/>
            </w:r>
          </w:ins>
          <w:customXmlInsRangeStart w:id="1463" w:author="André Oliveira" w:date="2020-06-13T10:25:00Z"/>
        </w:sdtContent>
      </w:sdt>
      <w:customXmlInsRangeEnd w:id="1463"/>
      <w:ins w:id="1464" w:author="André Oliveira" w:date="2020-06-13T10:28:00Z">
        <w:r w:rsidR="00161537">
          <w:rPr>
            <w:noProof w:val="0"/>
            <w:lang w:val="en-US"/>
          </w:rPr>
          <w:t xml:space="preserve">, that </w:t>
        </w:r>
      </w:ins>
      <w:ins w:id="1465" w:author="André Oliveira" w:date="2020-06-13T10:25:00Z">
        <w:r w:rsidR="00161537">
          <w:rPr>
            <w:noProof w:val="0"/>
            <w:lang w:val="en-US"/>
          </w:rPr>
          <w:t xml:space="preserve">are inspired by the </w:t>
        </w:r>
      </w:ins>
      <w:ins w:id="1466" w:author="André Oliveira" w:date="2020-06-13T10:28:00Z">
        <w:r w:rsidR="00161537">
          <w:rPr>
            <w:noProof w:val="0"/>
            <w:lang w:val="en-US"/>
          </w:rPr>
          <w:t>physical</w:t>
        </w:r>
      </w:ins>
      <w:ins w:id="1467" w:author="André Oliveira" w:date="2020-06-13T10:26:00Z">
        <w:r w:rsidR="00161537">
          <w:rPr>
            <w:noProof w:val="0"/>
            <w:lang w:val="en-US"/>
          </w:rPr>
          <w:t xml:space="preserve"> world objects and their</w:t>
        </w:r>
      </w:ins>
      <w:ins w:id="1468" w:author="André Oliveira" w:date="2020-06-13T10:28:00Z">
        <w:r w:rsidR="00161537">
          <w:rPr>
            <w:noProof w:val="0"/>
            <w:lang w:val="en-US"/>
          </w:rPr>
          <w:t xml:space="preserve"> </w:t>
        </w:r>
      </w:ins>
      <w:ins w:id="1469"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70" w:author="André Oliveira" w:date="2020-06-13T10:12:00Z"/>
          <w:noProof w:val="0"/>
          <w:lang w:val="en-US"/>
        </w:rPr>
      </w:pPr>
      <w:ins w:id="1471" w:author="André Oliveira" w:date="2020-06-13T09:21:00Z">
        <w:r>
          <w:rPr>
            <w:noProof w:val="0"/>
            <w:lang w:val="en-US"/>
          </w:rPr>
          <w:t>It provides comprehensive, modern UI components that work across the web, mobile and desktop, that are fast and consistent</w:t>
        </w:r>
      </w:ins>
      <w:ins w:id="1472" w:author="André Oliveira" w:date="2020-06-13T09:22:00Z">
        <w:r w:rsidR="00F426C7">
          <w:rPr>
            <w:noProof w:val="0"/>
            <w:lang w:val="en-US"/>
          </w:rPr>
          <w:t xml:space="preserve"> and that were fully tested across modern browsers.</w:t>
        </w:r>
      </w:ins>
      <w:ins w:id="1473" w:author="André Oliveira" w:date="2020-06-13T10:10:00Z">
        <w:r w:rsidR="009E45C9">
          <w:rPr>
            <w:noProof w:val="0"/>
            <w:lang w:val="en-US"/>
          </w:rPr>
          <w:t xml:space="preserve"> Material-UI components also work without any </w:t>
        </w:r>
      </w:ins>
      <w:ins w:id="1474" w:author="André Oliveira" w:date="2020-06-13T10:11:00Z">
        <w:r w:rsidR="009E45C9">
          <w:rPr>
            <w:noProof w:val="0"/>
            <w:lang w:val="en-US"/>
          </w:rPr>
          <w:t>additional</w:t>
        </w:r>
      </w:ins>
      <w:ins w:id="1475" w:author="André Oliveira" w:date="2020-06-13T10:10:00Z">
        <w:r w:rsidR="009E45C9">
          <w:rPr>
            <w:noProof w:val="0"/>
            <w:lang w:val="en-US"/>
          </w:rPr>
          <w:t xml:space="preserve"> se</w:t>
        </w:r>
      </w:ins>
      <w:ins w:id="1476" w:author="André Oliveira" w:date="2020-06-13T10:11:00Z">
        <w:r w:rsidR="009E45C9">
          <w:rPr>
            <w:noProof w:val="0"/>
            <w:lang w:val="en-US"/>
          </w:rPr>
          <w:t xml:space="preserve">tup, </w:t>
        </w:r>
      </w:ins>
      <w:ins w:id="1477" w:author="André Oliveira" w:date="2020-06-13T10:28:00Z">
        <w:r w:rsidR="00161537">
          <w:rPr>
            <w:noProof w:val="0"/>
            <w:lang w:val="en-US"/>
          </w:rPr>
          <w:t>working</w:t>
        </w:r>
      </w:ins>
      <w:ins w:id="1478" w:author="André Oliveira" w:date="2020-06-13T10:11:00Z">
        <w:r w:rsidR="009E45C9">
          <w:rPr>
            <w:noProof w:val="0"/>
            <w:lang w:val="en-US"/>
          </w:rPr>
          <w:t xml:space="preserve"> in isolation and they are self-supporting</w:t>
        </w:r>
      </w:ins>
      <w:ins w:id="1479" w:author="André Oliveira" w:date="2020-06-13T10:12:00Z">
        <w:r w:rsidR="009E45C9">
          <w:rPr>
            <w:noProof w:val="0"/>
            <w:lang w:val="en-US"/>
          </w:rPr>
          <w:t>, injecting only the styles they need to display,</w:t>
        </w:r>
      </w:ins>
      <w:ins w:id="1480" w:author="André Oliveira" w:date="2020-06-13T10:11:00Z">
        <w:r w:rsidR="009E45C9">
          <w:rPr>
            <w:noProof w:val="0"/>
            <w:lang w:val="en-US"/>
          </w:rPr>
          <w:t xml:space="preserve"> meaning that they </w:t>
        </w:r>
      </w:ins>
      <w:ins w:id="1481" w:author="André Oliveira" w:date="2020-06-13T10:13:00Z">
        <w:r w:rsidR="009E45C9">
          <w:rPr>
            <w:noProof w:val="0"/>
            <w:lang w:val="en-US"/>
          </w:rPr>
          <w:t>do not</w:t>
        </w:r>
      </w:ins>
      <w:ins w:id="1482" w:author="André Oliveira" w:date="2020-06-13T10:11:00Z">
        <w:r w:rsidR="009E45C9">
          <w:rPr>
            <w:noProof w:val="0"/>
            <w:lang w:val="en-US"/>
          </w:rPr>
          <w:t xml:space="preserve"> pollute the global scope</w:t>
        </w:r>
      </w:ins>
      <w:ins w:id="1483" w:author="André Oliveira" w:date="2020-06-13T10:12:00Z">
        <w:r w:rsidR="009E45C9">
          <w:rPr>
            <w:noProof w:val="0"/>
            <w:lang w:val="en-US"/>
          </w:rPr>
          <w:t>.</w:t>
        </w:r>
      </w:ins>
    </w:p>
    <w:p w14:paraId="1D2D3633" w14:textId="242C35F2" w:rsidR="009E45C9" w:rsidRDefault="009E45C9" w:rsidP="00784BE3">
      <w:pPr>
        <w:rPr>
          <w:ins w:id="1484" w:author="André Oliveira" w:date="2020-06-13T10:23:00Z"/>
          <w:noProof w:val="0"/>
          <w:lang w:val="en-US"/>
        </w:rPr>
      </w:pPr>
      <w:ins w:id="1485" w:author="André Oliveira" w:date="2020-06-13T10:12:00Z">
        <w:r>
          <w:rPr>
            <w:noProof w:val="0"/>
            <w:lang w:val="en-US"/>
          </w:rPr>
          <w:t xml:space="preserve">All </w:t>
        </w:r>
      </w:ins>
      <w:ins w:id="1486" w:author="André Oliveira" w:date="2020-06-13T10:14:00Z">
        <w:r>
          <w:rPr>
            <w:noProof w:val="0"/>
            <w:lang w:val="en-US"/>
          </w:rPr>
          <w:t xml:space="preserve">web client </w:t>
        </w:r>
      </w:ins>
      <w:ins w:id="1487" w:author="André Oliveira" w:date="2020-06-13T10:15:00Z">
        <w:r w:rsidR="00E3439B">
          <w:rPr>
            <w:noProof w:val="0"/>
            <w:lang w:val="en-US"/>
          </w:rPr>
          <w:t>front-end</w:t>
        </w:r>
      </w:ins>
      <w:ins w:id="1488" w:author="André Oliveira" w:date="2020-06-13T10:12:00Z">
        <w:r>
          <w:rPr>
            <w:noProof w:val="0"/>
            <w:lang w:val="en-US"/>
          </w:rPr>
          <w:t xml:space="preserve"> </w:t>
        </w:r>
      </w:ins>
      <w:ins w:id="1489" w:author="André Oliveira" w:date="2020-06-13T10:14:00Z">
        <w:r w:rsidR="00E3439B">
          <w:rPr>
            <w:noProof w:val="0"/>
            <w:lang w:val="en-US"/>
          </w:rPr>
          <w:t>was built using Material-UI components</w:t>
        </w:r>
      </w:ins>
      <w:ins w:id="1490" w:author="André Oliveira" w:date="2020-06-13T10:15:00Z">
        <w:r w:rsidR="00E3439B">
          <w:rPr>
            <w:noProof w:val="0"/>
            <w:lang w:val="en-US"/>
          </w:rPr>
          <w:t>.</w:t>
        </w:r>
      </w:ins>
    </w:p>
    <w:p w14:paraId="4F1E3937" w14:textId="77777777" w:rsidR="00E3439B" w:rsidRPr="00E8102C" w:rsidRDefault="00E3439B" w:rsidP="00784BE3">
      <w:pPr>
        <w:rPr>
          <w:ins w:id="1491" w:author="André Oliveira" w:date="2020-06-13T08:18:00Z"/>
          <w:noProof w:val="0"/>
          <w:lang w:val="en-US"/>
          <w:rPrChange w:id="1492" w:author="André Oliveira" w:date="2020-06-13T09:00:00Z">
            <w:rPr>
              <w:ins w:id="1493" w:author="André Oliveira" w:date="2020-06-13T08:18:00Z"/>
              <w:lang w:val="en-US"/>
            </w:rPr>
          </w:rPrChange>
        </w:rPr>
      </w:pPr>
    </w:p>
    <w:p w14:paraId="7530DC33" w14:textId="73E01E70" w:rsidR="00784BE3" w:rsidRPr="00E8102C" w:rsidRDefault="00784BE3" w:rsidP="00784BE3">
      <w:pPr>
        <w:pStyle w:val="Heading3"/>
        <w:rPr>
          <w:ins w:id="1494" w:author="André Oliveira" w:date="2020-06-13T08:18:00Z"/>
          <w:noProof w:val="0"/>
          <w:color w:val="auto"/>
          <w:sz w:val="32"/>
          <w:szCs w:val="32"/>
          <w:lang w:val="en-US"/>
          <w:rPrChange w:id="1495" w:author="André Oliveira" w:date="2020-06-13T09:00:00Z">
            <w:rPr>
              <w:ins w:id="1496" w:author="André Oliveira" w:date="2020-06-13T08:18:00Z"/>
              <w:color w:val="auto"/>
              <w:sz w:val="32"/>
              <w:szCs w:val="32"/>
              <w:lang w:val="en-US"/>
            </w:rPr>
          </w:rPrChange>
        </w:rPr>
      </w:pPr>
      <w:ins w:id="1497" w:author="André Oliveira" w:date="2020-06-13T08:18:00Z">
        <w:r w:rsidRPr="00E8102C">
          <w:rPr>
            <w:noProof w:val="0"/>
            <w:color w:val="auto"/>
            <w:sz w:val="28"/>
            <w:szCs w:val="28"/>
            <w:lang w:val="en-US"/>
            <w:rPrChange w:id="1498" w:author="André Oliveira" w:date="2020-06-13T09:00:00Z">
              <w:rPr>
                <w:color w:val="auto"/>
                <w:sz w:val="28"/>
                <w:szCs w:val="28"/>
                <w:lang w:val="en-US"/>
              </w:rPr>
            </w:rPrChange>
          </w:rPr>
          <w:t xml:space="preserve">5.1.2 </w:t>
        </w:r>
        <w:proofErr w:type="spellStart"/>
        <w:r w:rsidRPr="00E8102C">
          <w:rPr>
            <w:noProof w:val="0"/>
            <w:color w:val="auto"/>
            <w:sz w:val="28"/>
            <w:szCs w:val="28"/>
            <w:lang w:val="en-US"/>
            <w:rPrChange w:id="1499" w:author="André Oliveira" w:date="2020-06-13T09:00:00Z">
              <w:rPr>
                <w:color w:val="auto"/>
                <w:sz w:val="28"/>
                <w:szCs w:val="28"/>
                <w:lang w:val="en-US"/>
              </w:rPr>
            </w:rPrChange>
          </w:rPr>
          <w:t>CodeMirror</w:t>
        </w:r>
        <w:proofErr w:type="spellEnd"/>
      </w:ins>
    </w:p>
    <w:p w14:paraId="73359FD9" w14:textId="7E749B5D" w:rsidR="00E8102C" w:rsidRDefault="009A028C" w:rsidP="00784BE3">
      <w:pPr>
        <w:rPr>
          <w:ins w:id="1500" w:author="André Oliveira" w:date="2020-06-13T09:03:00Z"/>
          <w:noProof w:val="0"/>
          <w:lang w:val="en-US"/>
        </w:rPr>
      </w:pPr>
      <w:proofErr w:type="spellStart"/>
      <w:ins w:id="1501" w:author="André Oliveira" w:date="2020-06-13T08:50:00Z">
        <w:r w:rsidRPr="00E8102C">
          <w:rPr>
            <w:noProof w:val="0"/>
            <w:lang w:val="en-US"/>
            <w:rPrChange w:id="1502" w:author="André Oliveira" w:date="2020-06-13T09:00:00Z">
              <w:rPr>
                <w:lang w:val="en-US"/>
              </w:rPr>
            </w:rPrChange>
          </w:rPr>
          <w:t>CodeMirror</w:t>
        </w:r>
      </w:ins>
      <w:proofErr w:type="spellEnd"/>
      <w:ins w:id="1503" w:author="André Oliveira" w:date="2020-06-13T09:18:00Z">
        <w:r w:rsidR="00364B4D">
          <w:rPr>
            <w:noProof w:val="0"/>
            <w:lang w:val="en-US"/>
          </w:rPr>
          <w:t xml:space="preserve"> </w:t>
        </w:r>
      </w:ins>
      <w:customXmlInsRangeStart w:id="1504" w:author="André Oliveira" w:date="2020-06-13T09:19:00Z"/>
      <w:sdt>
        <w:sdtPr>
          <w:rPr>
            <w:noProof w:val="0"/>
            <w:lang w:val="en-US"/>
          </w:rPr>
          <w:id w:val="1629437403"/>
          <w:citation/>
        </w:sdtPr>
        <w:sdtContent>
          <w:customXmlInsRangeEnd w:id="1504"/>
          <w:ins w:id="1505" w:author="André Oliveira" w:date="2020-06-13T09:19:00Z">
            <w:r w:rsidR="00364B4D">
              <w:rPr>
                <w:noProof w:val="0"/>
                <w:lang w:val="en-US"/>
              </w:rPr>
              <w:fldChar w:fldCharType="begin"/>
            </w:r>
            <w:r w:rsidR="00364B4D" w:rsidRPr="00364B4D">
              <w:rPr>
                <w:noProof w:val="0"/>
                <w:lang w:val="en-US"/>
                <w:rPrChange w:id="1506"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507" w:author="André Oliveira" w:date="2020-06-13T09:19:00Z">
            <w:r w:rsidR="00364B4D">
              <w:rPr>
                <w:noProof w:val="0"/>
                <w:lang w:val="en-US"/>
              </w:rPr>
              <w:fldChar w:fldCharType="end"/>
            </w:r>
          </w:ins>
          <w:customXmlInsRangeStart w:id="1508" w:author="André Oliveira" w:date="2020-06-13T09:19:00Z"/>
        </w:sdtContent>
      </w:sdt>
      <w:customXmlInsRangeEnd w:id="1508"/>
      <w:ins w:id="1509" w:author="André Oliveira" w:date="2020-06-13T08:50:00Z">
        <w:r w:rsidRPr="00E8102C">
          <w:rPr>
            <w:noProof w:val="0"/>
            <w:lang w:val="en-US"/>
            <w:rPrChange w:id="1510" w:author="André Oliveira" w:date="2020-06-13T09:00:00Z">
              <w:rPr>
                <w:lang w:val="en-US"/>
              </w:rPr>
            </w:rPrChange>
          </w:rPr>
          <w:t xml:space="preserve"> is a ver</w:t>
        </w:r>
        <w:r w:rsidRPr="00E8102C">
          <w:rPr>
            <w:noProof w:val="0"/>
            <w:lang w:val="en-US"/>
            <w:rPrChange w:id="1511" w:author="André Oliveira" w:date="2020-06-13T09:00:00Z">
              <w:rPr/>
            </w:rPrChange>
          </w:rPr>
          <w:t>satile t</w:t>
        </w:r>
        <w:r w:rsidRPr="00E8102C">
          <w:rPr>
            <w:noProof w:val="0"/>
            <w:lang w:val="en-US"/>
            <w:rPrChange w:id="1512" w:author="André Oliveira" w:date="2020-06-13T09:00:00Z">
              <w:rPr>
                <w:lang w:val="en-US"/>
              </w:rPr>
            </w:rPrChange>
          </w:rPr>
          <w:t xml:space="preserve">ext editor implemented in JavaScript. It is specialized for editing code, and comes with a </w:t>
        </w:r>
      </w:ins>
      <w:ins w:id="1513" w:author="André Oliveira" w:date="2020-06-13T08:51:00Z">
        <w:r w:rsidRPr="00E8102C">
          <w:rPr>
            <w:noProof w:val="0"/>
            <w:lang w:val="en-US"/>
            <w:rPrChange w:id="1514" w:author="André Oliveira" w:date="2020-06-13T09:00:00Z">
              <w:rPr>
                <w:lang w:val="en-US"/>
              </w:rPr>
            </w:rPrChange>
          </w:rPr>
          <w:t xml:space="preserve">number of languages modes and addons that implement </w:t>
        </w:r>
      </w:ins>
      <w:ins w:id="1515" w:author="André Oliveira" w:date="2020-06-13T08:52:00Z">
        <w:r w:rsidRPr="00E8102C">
          <w:rPr>
            <w:noProof w:val="0"/>
            <w:lang w:val="en-US"/>
            <w:rPrChange w:id="1516" w:author="André Oliveira" w:date="2020-06-13T09:00:00Z">
              <w:rPr>
                <w:lang w:val="en-US"/>
              </w:rPr>
            </w:rPrChange>
          </w:rPr>
          <w:t xml:space="preserve">custom </w:t>
        </w:r>
      </w:ins>
      <w:ins w:id="1517" w:author="Rodrigo LeaL" w:date="2020-06-13T17:02:00Z">
        <w:r w:rsidR="00581515">
          <w:rPr>
            <w:noProof w:val="0"/>
            <w:lang w:val="en-US"/>
          </w:rPr>
          <w:t>UI</w:t>
        </w:r>
      </w:ins>
      <w:ins w:id="1518" w:author="André Oliveira" w:date="2020-06-13T08:52:00Z">
        <w:del w:id="1519" w:author="Rodrigo LeaL" w:date="2020-06-13T17:02:00Z">
          <w:r w:rsidRPr="00E8102C" w:rsidDel="00581515">
            <w:rPr>
              <w:noProof w:val="0"/>
              <w:lang w:val="en-US"/>
              <w:rPrChange w:id="1520" w:author="André Oliveira" w:date="2020-06-13T09:00:00Z">
                <w:rPr>
                  <w:lang w:val="en-US"/>
                </w:rPr>
              </w:rPrChange>
            </w:rPr>
            <w:delText>ui</w:delText>
          </w:r>
        </w:del>
        <w:r w:rsidRPr="00E8102C">
          <w:rPr>
            <w:noProof w:val="0"/>
            <w:lang w:val="en-US"/>
            <w:rPrChange w:id="1521" w:author="André Oliveira" w:date="2020-06-13T09:00:00Z">
              <w:rPr>
                <w:lang w:val="en-US"/>
              </w:rPr>
            </w:rPrChange>
          </w:rPr>
          <w:t xml:space="preserve"> </w:t>
        </w:r>
        <w:r w:rsidR="00E8102C" w:rsidRPr="00E8102C">
          <w:rPr>
            <w:noProof w:val="0"/>
            <w:lang w:val="en-US"/>
            <w:rPrChange w:id="1522" w:author="André Oliveira" w:date="2020-06-13T09:00:00Z">
              <w:rPr>
                <w:lang w:val="en-US"/>
              </w:rPr>
            </w:rPrChange>
          </w:rPr>
          <w:t xml:space="preserve">themes or </w:t>
        </w:r>
      </w:ins>
      <w:ins w:id="1523" w:author="André Oliveira" w:date="2020-06-13T08:51:00Z">
        <w:r w:rsidRPr="00E8102C">
          <w:rPr>
            <w:noProof w:val="0"/>
            <w:lang w:val="en-US"/>
            <w:rPrChange w:id="1524" w:author="André Oliveira" w:date="2020-06-13T09:00:00Z">
              <w:rPr>
                <w:lang w:val="en-US"/>
              </w:rPr>
            </w:rPrChange>
          </w:rPr>
          <w:t xml:space="preserve">more advanced editing </w:t>
        </w:r>
      </w:ins>
      <w:ins w:id="1525" w:author="André Oliveira" w:date="2020-06-13T09:01:00Z">
        <w:r w:rsidR="00E8102C" w:rsidRPr="00E8102C">
          <w:rPr>
            <w:noProof w:val="0"/>
            <w:lang w:val="en-US"/>
          </w:rPr>
          <w:t>functionality</w:t>
        </w:r>
      </w:ins>
      <w:ins w:id="1526" w:author="André Oliveira" w:date="2020-06-13T08:51:00Z">
        <w:r w:rsidRPr="00E8102C">
          <w:rPr>
            <w:noProof w:val="0"/>
            <w:lang w:val="en-US"/>
            <w:rPrChange w:id="1527" w:author="André Oliveira" w:date="2020-06-13T09:00:00Z">
              <w:rPr>
                <w:lang w:val="en-US"/>
              </w:rPr>
            </w:rPrChange>
          </w:rPr>
          <w:t xml:space="preserve"> such as </w:t>
        </w:r>
      </w:ins>
      <w:ins w:id="1528" w:author="André Oliveira" w:date="2020-06-13T08:57:00Z">
        <w:r w:rsidR="00E8102C" w:rsidRPr="00E8102C">
          <w:rPr>
            <w:noProof w:val="0"/>
            <w:lang w:val="en-US"/>
            <w:rPrChange w:id="1529" w:author="André Oliveira" w:date="2020-06-13T09:00:00Z">
              <w:rPr>
                <w:lang w:val="en-US"/>
              </w:rPr>
            </w:rPrChange>
          </w:rPr>
          <w:t>auto close brackets</w:t>
        </w:r>
      </w:ins>
      <w:ins w:id="1530" w:author="André Oliveira" w:date="2020-06-13T08:58:00Z">
        <w:r w:rsidR="00E8102C" w:rsidRPr="00E8102C">
          <w:rPr>
            <w:noProof w:val="0"/>
            <w:lang w:val="en-US"/>
            <w:rPrChange w:id="1531" w:author="André Oliveira" w:date="2020-06-13T09:00:00Z">
              <w:rPr>
                <w:lang w:val="en-US"/>
              </w:rPr>
            </w:rPrChange>
          </w:rPr>
          <w:t xml:space="preserve"> or </w:t>
        </w:r>
      </w:ins>
      <w:ins w:id="1532" w:author="André Oliveira" w:date="2020-06-13T09:16:00Z">
        <w:r w:rsidR="00364B4D">
          <w:rPr>
            <w:noProof w:val="0"/>
            <w:lang w:val="en-US"/>
          </w:rPr>
          <w:t>auto</w:t>
        </w:r>
      </w:ins>
      <w:ins w:id="1533" w:author="André Oliveira" w:date="2020-06-13T08:58:00Z">
        <w:r w:rsidR="00E8102C" w:rsidRPr="00E8102C">
          <w:rPr>
            <w:noProof w:val="0"/>
            <w:lang w:val="en-US"/>
            <w:rPrChange w:id="1534" w:author="André Oliveira" w:date="2020-06-13T09:00:00Z">
              <w:rPr>
                <w:lang w:val="en-US"/>
              </w:rPr>
            </w:rPrChange>
          </w:rPr>
          <w:t xml:space="preserve"> matching tags that will cause the tags around t</w:t>
        </w:r>
      </w:ins>
      <w:ins w:id="1535" w:author="André Oliveira" w:date="2020-06-13T08:59:00Z">
        <w:r w:rsidR="00E8102C" w:rsidRPr="00E8102C">
          <w:rPr>
            <w:noProof w:val="0"/>
            <w:lang w:val="en-US"/>
            <w:rPrChange w:id="1536" w:author="André Oliveira" w:date="2020-06-13T09:00:00Z">
              <w:rPr>
                <w:lang w:val="en-US"/>
              </w:rPr>
            </w:rPrChange>
          </w:rPr>
          <w:t>he cursor to be highlighted</w:t>
        </w:r>
      </w:ins>
      <w:ins w:id="1537" w:author="André Oliveira" w:date="2020-06-13T08:54:00Z">
        <w:r w:rsidR="00E8102C" w:rsidRPr="00E8102C">
          <w:rPr>
            <w:noProof w:val="0"/>
            <w:lang w:val="en-US"/>
            <w:rPrChange w:id="1538" w:author="André Oliveira" w:date="2020-06-13T09:00:00Z">
              <w:rPr>
                <w:lang w:val="en-US"/>
              </w:rPr>
            </w:rPrChange>
          </w:rPr>
          <w:t>.</w:t>
        </w:r>
      </w:ins>
    </w:p>
    <w:p w14:paraId="5EA4D94A" w14:textId="63C6E8B1" w:rsidR="00784BE3" w:rsidRDefault="00E8102C" w:rsidP="00784BE3">
      <w:pPr>
        <w:rPr>
          <w:ins w:id="1539" w:author="André Oliveira" w:date="2020-06-13T09:06:00Z"/>
          <w:noProof w:val="0"/>
          <w:lang w:val="en-US"/>
        </w:rPr>
      </w:pPr>
      <w:ins w:id="1540" w:author="André Oliveira" w:date="2020-06-13T08:54:00Z">
        <w:r w:rsidRPr="00E8102C">
          <w:rPr>
            <w:noProof w:val="0"/>
            <w:lang w:val="en-US"/>
            <w:rPrChange w:id="1541" w:author="André Oliveira" w:date="2020-06-13T09:00:00Z">
              <w:rPr>
                <w:lang w:val="en-US"/>
              </w:rPr>
            </w:rPrChange>
          </w:rPr>
          <w:t xml:space="preserve">Some of </w:t>
        </w:r>
      </w:ins>
      <w:ins w:id="1542" w:author="André Oliveira" w:date="2020-06-13T09:01:00Z">
        <w:r w:rsidRPr="00E8102C">
          <w:rPr>
            <w:noProof w:val="0"/>
            <w:lang w:val="en-US"/>
          </w:rPr>
          <w:t>these features</w:t>
        </w:r>
      </w:ins>
      <w:ins w:id="1543" w:author="André Oliveira" w:date="2020-06-13T08:54:00Z">
        <w:r w:rsidRPr="00E8102C">
          <w:rPr>
            <w:noProof w:val="0"/>
            <w:lang w:val="en-US"/>
            <w:rPrChange w:id="1544" w:author="André Oliveira" w:date="2020-06-13T09:00:00Z">
              <w:rPr>
                <w:lang w:val="en-US"/>
              </w:rPr>
            </w:rPrChange>
          </w:rPr>
          <w:t xml:space="preserve"> </w:t>
        </w:r>
      </w:ins>
      <w:ins w:id="1545" w:author="André Oliveira" w:date="2020-06-13T08:53:00Z">
        <w:r w:rsidRPr="00E8102C">
          <w:rPr>
            <w:noProof w:val="0"/>
            <w:lang w:val="en-US"/>
            <w:rPrChange w:id="1546" w:author="André Oliveira" w:date="2020-06-13T09:00:00Z">
              <w:rPr>
                <w:lang w:val="en-US"/>
              </w:rPr>
            </w:rPrChange>
          </w:rPr>
          <w:t>se</w:t>
        </w:r>
      </w:ins>
      <w:ins w:id="1547" w:author="André Oliveira" w:date="2020-06-13T08:54:00Z">
        <w:r w:rsidRPr="00E8102C">
          <w:rPr>
            <w:noProof w:val="0"/>
            <w:lang w:val="en-US"/>
            <w:rPrChange w:id="1548" w:author="André Oliveira" w:date="2020-06-13T09:00:00Z">
              <w:rPr>
                <w:lang w:val="en-US"/>
              </w:rPr>
            </w:rPrChange>
          </w:rPr>
          <w:t>e</w:t>
        </w:r>
      </w:ins>
      <w:ins w:id="1549" w:author="André Oliveira" w:date="2020-06-13T08:53:00Z">
        <w:r w:rsidRPr="00E8102C">
          <w:rPr>
            <w:noProof w:val="0"/>
            <w:lang w:val="en-US"/>
            <w:rPrChange w:id="1550" w:author="André Oliveira" w:date="2020-06-13T09:00:00Z">
              <w:rPr>
                <w:lang w:val="en-US"/>
              </w:rPr>
            </w:rPrChange>
          </w:rPr>
          <w:t xml:space="preserve">m only </w:t>
        </w:r>
      </w:ins>
      <w:ins w:id="1551" w:author="André Oliveira" w:date="2020-06-13T08:54:00Z">
        <w:r w:rsidRPr="00E8102C">
          <w:rPr>
            <w:noProof w:val="0"/>
            <w:lang w:val="en-US"/>
            <w:rPrChange w:id="1552" w:author="André Oliveira" w:date="2020-06-13T09:00:00Z">
              <w:rPr>
                <w:lang w:val="en-US"/>
              </w:rPr>
            </w:rPrChange>
          </w:rPr>
          <w:t>“nice to haves”</w:t>
        </w:r>
      </w:ins>
      <w:ins w:id="1553" w:author="André Oliveira" w:date="2020-06-13T08:53:00Z">
        <w:r w:rsidRPr="00E8102C">
          <w:rPr>
            <w:noProof w:val="0"/>
            <w:lang w:val="en-US"/>
            <w:rPrChange w:id="1554" w:author="André Oliveira" w:date="2020-06-13T09:00:00Z">
              <w:rPr>
                <w:lang w:val="en-US"/>
              </w:rPr>
            </w:rPrChange>
          </w:rPr>
          <w:t xml:space="preserve">, but </w:t>
        </w:r>
      </w:ins>
      <w:ins w:id="1555" w:author="André Oliveira" w:date="2020-06-13T09:01:00Z">
        <w:r>
          <w:rPr>
            <w:noProof w:val="0"/>
            <w:lang w:val="en-US"/>
          </w:rPr>
          <w:t xml:space="preserve">they </w:t>
        </w:r>
      </w:ins>
      <w:ins w:id="1556" w:author="André Oliveira" w:date="2020-06-13T09:07:00Z">
        <w:r w:rsidR="0000657F">
          <w:rPr>
            <w:noProof w:val="0"/>
            <w:lang w:val="en-US"/>
          </w:rPr>
          <w:t>fulfill</w:t>
        </w:r>
      </w:ins>
      <w:ins w:id="1557" w:author="André Oliveira" w:date="2020-06-13T08:53:00Z">
        <w:r w:rsidRPr="00E8102C">
          <w:rPr>
            <w:noProof w:val="0"/>
            <w:lang w:val="en-US"/>
            <w:rPrChange w:id="1558" w:author="André Oliveira" w:date="2020-06-13T09:00:00Z">
              <w:rPr>
                <w:lang w:val="en-US"/>
              </w:rPr>
            </w:rPrChange>
          </w:rPr>
          <w:t xml:space="preserve"> a</w:t>
        </w:r>
      </w:ins>
      <w:ins w:id="1559" w:author="André Oliveira" w:date="2020-06-13T08:55:00Z">
        <w:r w:rsidRPr="00E8102C">
          <w:rPr>
            <w:noProof w:val="0"/>
            <w:lang w:val="en-US"/>
            <w:rPrChange w:id="1560" w:author="André Oliveira" w:date="2020-06-13T09:00:00Z">
              <w:rPr>
                <w:lang w:val="en-US"/>
              </w:rPr>
            </w:rPrChange>
          </w:rPr>
          <w:t>n important role</w:t>
        </w:r>
      </w:ins>
      <w:ins w:id="1561" w:author="André Oliveira" w:date="2020-06-13T08:53:00Z">
        <w:r w:rsidRPr="00E8102C">
          <w:rPr>
            <w:noProof w:val="0"/>
            <w:lang w:val="en-US"/>
            <w:rPrChange w:id="1562" w:author="André Oliveira" w:date="2020-06-13T09:00:00Z">
              <w:rPr>
                <w:lang w:val="en-US"/>
              </w:rPr>
            </w:rPrChange>
          </w:rPr>
          <w:t xml:space="preserve"> in the concept of our application, which is </w:t>
        </w:r>
      </w:ins>
      <w:ins w:id="1563" w:author="André Oliveira" w:date="2020-06-13T08:55:00Z">
        <w:r w:rsidRPr="00E8102C">
          <w:rPr>
            <w:noProof w:val="0"/>
            <w:lang w:val="en-US"/>
            <w:rPrChange w:id="1564" w:author="André Oliveira" w:date="2020-06-13T09:00:00Z">
              <w:rPr>
                <w:lang w:val="en-US"/>
              </w:rPr>
            </w:rPrChange>
          </w:rPr>
          <w:t xml:space="preserve">be </w:t>
        </w:r>
      </w:ins>
      <w:ins w:id="1565" w:author="André Oliveira" w:date="2020-06-13T08:53:00Z">
        <w:r w:rsidRPr="00E8102C">
          <w:rPr>
            <w:noProof w:val="0"/>
            <w:lang w:val="en-US"/>
            <w:rPrChange w:id="1566" w:author="André Oliveira" w:date="2020-06-13T09:00:00Z">
              <w:rPr>
                <w:lang w:val="en-US"/>
              </w:rPr>
            </w:rPrChange>
          </w:rPr>
          <w:t>edu</w:t>
        </w:r>
      </w:ins>
      <w:ins w:id="1567" w:author="André Oliveira" w:date="2020-06-13T08:55:00Z">
        <w:r w:rsidRPr="00E8102C">
          <w:rPr>
            <w:noProof w:val="0"/>
            <w:lang w:val="en-US"/>
            <w:rPrChange w:id="1568" w:author="André Oliveira" w:date="2020-06-13T09:00:00Z">
              <w:rPr>
                <w:lang w:val="en-US"/>
              </w:rPr>
            </w:rPrChange>
          </w:rPr>
          <w:t>catio</w:t>
        </w:r>
      </w:ins>
      <w:ins w:id="1569" w:author="André Oliveira" w:date="2020-06-13T08:53:00Z">
        <w:r w:rsidRPr="00E8102C">
          <w:rPr>
            <w:noProof w:val="0"/>
            <w:lang w:val="en-US"/>
            <w:rPrChange w:id="1570" w:author="André Oliveira" w:date="2020-06-13T09:00:00Z">
              <w:rPr>
                <w:lang w:val="en-US"/>
              </w:rPr>
            </w:rPrChange>
          </w:rPr>
          <w:t>nal driven</w:t>
        </w:r>
      </w:ins>
      <w:ins w:id="1571" w:author="André Oliveira" w:date="2020-06-13T09:02:00Z">
        <w:r>
          <w:rPr>
            <w:noProof w:val="0"/>
            <w:lang w:val="en-US"/>
          </w:rPr>
          <w:t xml:space="preserve"> and</w:t>
        </w:r>
        <w:r w:rsidR="0000657F">
          <w:rPr>
            <w:noProof w:val="0"/>
            <w:lang w:val="en-US"/>
          </w:rPr>
          <w:t xml:space="preserve"> </w:t>
        </w:r>
      </w:ins>
      <w:ins w:id="1572" w:author="André Oliveira" w:date="2020-06-13T09:07:00Z">
        <w:r w:rsidR="0000657F">
          <w:rPr>
            <w:noProof w:val="0"/>
            <w:lang w:val="en-US"/>
          </w:rPr>
          <w:t xml:space="preserve">to </w:t>
        </w:r>
      </w:ins>
      <w:ins w:id="1573" w:author="André Oliveira" w:date="2020-06-13T09:02:00Z">
        <w:r w:rsidR="0000657F">
          <w:rPr>
            <w:noProof w:val="0"/>
            <w:lang w:val="en-US"/>
          </w:rPr>
          <w:t>make the learning process easier</w:t>
        </w:r>
      </w:ins>
      <w:ins w:id="1574" w:author="André Oliveira" w:date="2020-06-13T08:53:00Z">
        <w:r w:rsidRPr="00E8102C">
          <w:rPr>
            <w:noProof w:val="0"/>
            <w:lang w:val="en-US"/>
            <w:rPrChange w:id="1575" w:author="André Oliveira" w:date="2020-06-13T09:00:00Z">
              <w:rPr>
                <w:lang w:val="en-US"/>
              </w:rPr>
            </w:rPrChange>
          </w:rPr>
          <w:t>.</w:t>
        </w:r>
      </w:ins>
      <w:ins w:id="1576" w:author="André Oliveira" w:date="2020-06-13T09:00:00Z">
        <w:r w:rsidRPr="00E8102C">
          <w:rPr>
            <w:noProof w:val="0"/>
            <w:lang w:val="en-US"/>
            <w:rPrChange w:id="1577" w:author="André Oliveira" w:date="2020-06-13T09:00:00Z">
              <w:rPr>
                <w:lang w:val="en-US"/>
              </w:rPr>
            </w:rPrChange>
          </w:rPr>
          <w:t xml:space="preserve"> </w:t>
        </w:r>
      </w:ins>
    </w:p>
    <w:p w14:paraId="7EEF9FDF" w14:textId="528828FB" w:rsidR="0000657F" w:rsidRDefault="0000657F">
      <w:pPr>
        <w:rPr>
          <w:ins w:id="1578" w:author="Rodrigo LeaL" w:date="2020-06-13T16:10:00Z"/>
          <w:noProof w:val="0"/>
          <w:lang w:val="en-US"/>
        </w:rPr>
      </w:pPr>
      <w:ins w:id="1579" w:author="André Oliveira" w:date="2020-06-13T09:06:00Z">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ins>
      <w:ins w:id="1580" w:author="André Oliveira" w:date="2020-06-13T09:14:00Z">
        <w:r w:rsidR="00364B4D">
          <w:rPr>
            <w:noProof w:val="0"/>
            <w:lang w:val="en-US"/>
          </w:rPr>
          <w:t>all</w:t>
        </w:r>
      </w:ins>
      <w:ins w:id="1581" w:author="André Oliveira" w:date="2020-06-13T09:06:00Z">
        <w:r>
          <w:rPr>
            <w:noProof w:val="0"/>
            <w:lang w:val="en-US"/>
          </w:rPr>
          <w:t xml:space="preserve"> the built-in components that use </w:t>
        </w:r>
      </w:ins>
      <w:ins w:id="1582" w:author="André Oliveira" w:date="2020-06-13T09:07:00Z">
        <w:r>
          <w:rPr>
            <w:noProof w:val="0"/>
            <w:lang w:val="en-US"/>
          </w:rPr>
          <w:t>a</w:t>
        </w:r>
      </w:ins>
      <w:ins w:id="1583" w:author="André Oliveira" w:date="2020-06-13T09:06:00Z">
        <w:r>
          <w:rPr>
            <w:noProof w:val="0"/>
            <w:lang w:val="en-US"/>
          </w:rPr>
          <w:t xml:space="preserve"> text editor, </w:t>
        </w:r>
      </w:ins>
      <w:ins w:id="1584" w:author="André Oliveira" w:date="2020-06-13T09:07:00Z">
        <w:r>
          <w:rPr>
            <w:noProof w:val="0"/>
            <w:lang w:val="en-US"/>
          </w:rPr>
          <w:t>such as</w:t>
        </w:r>
      </w:ins>
      <w:ins w:id="1585" w:author="André Oliveira" w:date="2020-06-13T09:06:00Z">
        <w:r>
          <w:rPr>
            <w:noProof w:val="0"/>
            <w:lang w:val="en-US"/>
          </w:rPr>
          <w:t xml:space="preserve"> the Challenges </w:t>
        </w:r>
      </w:ins>
      <w:ins w:id="1586" w:author="André Oliveira" w:date="2020-06-13T09:08:00Z">
        <w:r>
          <w:rPr>
            <w:noProof w:val="0"/>
            <w:lang w:val="en-US"/>
          </w:rPr>
          <w:t xml:space="preserve">interface </w:t>
        </w:r>
      </w:ins>
      <w:ins w:id="1587" w:author="André Oliveira" w:date="2020-06-13T09:14:00Z">
        <w:r w:rsidR="00364B4D">
          <w:rPr>
            <w:noProof w:val="0"/>
            <w:lang w:val="en-US"/>
          </w:rPr>
          <w:t>where</w:t>
        </w:r>
      </w:ins>
      <w:ins w:id="1588" w:author="André Oliveira" w:date="2020-06-13T09:08:00Z">
        <w:r>
          <w:rPr>
            <w:noProof w:val="0"/>
            <w:lang w:val="en-US"/>
          </w:rPr>
          <w:t xml:space="preserve"> one </w:t>
        </w:r>
      </w:ins>
      <w:ins w:id="1589" w:author="André Oliveira" w:date="2020-06-13T09:14:00Z">
        <w:r w:rsidR="00364B4D">
          <w:rPr>
            <w:noProof w:val="0"/>
            <w:lang w:val="en-US"/>
          </w:rPr>
          <w:t>can</w:t>
        </w:r>
      </w:ins>
      <w:ins w:id="1590" w:author="André Oliveira" w:date="2020-06-13T09:08:00Z">
        <w:r>
          <w:rPr>
            <w:noProof w:val="0"/>
            <w:lang w:val="en-US"/>
          </w:rPr>
          <w:t xml:space="preserve"> </w:t>
        </w:r>
      </w:ins>
      <w:ins w:id="1591" w:author="André Oliveira" w:date="2020-06-13T09:14:00Z">
        <w:r w:rsidR="00364B4D">
          <w:rPr>
            <w:noProof w:val="0"/>
            <w:lang w:val="en-US"/>
          </w:rPr>
          <w:t>write</w:t>
        </w:r>
      </w:ins>
      <w:ins w:id="1592" w:author="André Oliveira" w:date="2020-06-13T09:08:00Z">
        <w:r>
          <w:rPr>
            <w:noProof w:val="0"/>
            <w:lang w:val="en-US"/>
          </w:rPr>
          <w:t xml:space="preserve"> the code to be executed.</w:t>
        </w:r>
      </w:ins>
    </w:p>
    <w:p w14:paraId="4C98FFEC" w14:textId="057EFBA7" w:rsidR="006B4EAC" w:rsidRDefault="006B4EAC">
      <w:pPr>
        <w:rPr>
          <w:ins w:id="1593" w:author="Rodrigo LeaL" w:date="2020-06-13T16:10:00Z"/>
          <w:noProof w:val="0"/>
          <w:lang w:val="en-US"/>
        </w:rPr>
      </w:pPr>
    </w:p>
    <w:p w14:paraId="314690F2" w14:textId="16CB1264" w:rsidR="006B4EAC" w:rsidRPr="00F21686" w:rsidRDefault="006B4EAC" w:rsidP="006B4EAC">
      <w:pPr>
        <w:pStyle w:val="Heading3"/>
        <w:rPr>
          <w:ins w:id="1594" w:author="Rodrigo LeaL" w:date="2020-06-13T16:10:00Z"/>
          <w:noProof w:val="0"/>
          <w:color w:val="auto"/>
          <w:sz w:val="32"/>
          <w:szCs w:val="32"/>
          <w:lang w:val="en-US"/>
        </w:rPr>
      </w:pPr>
      <w:ins w:id="1595" w:author="Rodrigo LeaL" w:date="2020-06-13T16:10:00Z">
        <w:r w:rsidRPr="00F21686">
          <w:rPr>
            <w:noProof w:val="0"/>
            <w:color w:val="auto"/>
            <w:sz w:val="28"/>
            <w:szCs w:val="28"/>
            <w:lang w:val="en-US"/>
          </w:rPr>
          <w:t xml:space="preserve">5.1.2 </w:t>
        </w:r>
      </w:ins>
      <w:proofErr w:type="spellStart"/>
      <w:ins w:id="1596" w:author="Rodrigo LeaL" w:date="2020-06-13T16:11:00Z">
        <w:r>
          <w:rPr>
            <w:noProof w:val="0"/>
            <w:color w:val="auto"/>
            <w:sz w:val="28"/>
            <w:szCs w:val="28"/>
            <w:lang w:val="en-US"/>
          </w:rPr>
          <w:t>Formik</w:t>
        </w:r>
      </w:ins>
      <w:proofErr w:type="spellEnd"/>
    </w:p>
    <w:p w14:paraId="71B4D443" w14:textId="6EBBEDDC" w:rsidR="00581515" w:rsidRDefault="006B4EAC">
      <w:pPr>
        <w:rPr>
          <w:ins w:id="1597" w:author="Rodrigo LeaL" w:date="2020-06-13T17:03:00Z"/>
          <w:lang w:val="en-US"/>
        </w:rPr>
      </w:pPr>
      <w:ins w:id="1598" w:author="Rodrigo LeaL" w:date="2020-06-13T16:17:00Z">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ins>
      <w:ins w:id="1599" w:author="Rodrigo LeaL" w:date="2020-06-13T16:22:00Z">
        <w:r w:rsidR="001E0210">
          <w:rPr>
            <w:lang w:val="en-US"/>
          </w:rPr>
          <w:t xml:space="preserve"> </w:t>
        </w:r>
      </w:ins>
      <w:customXmlInsRangeStart w:id="1600" w:author="Rodrigo LeaL" w:date="2020-06-13T16:22:00Z"/>
      <w:sdt>
        <w:sdtPr>
          <w:rPr>
            <w:lang w:val="en-US"/>
          </w:rPr>
          <w:id w:val="-1535418653"/>
          <w:citation/>
        </w:sdtPr>
        <w:sdtContent>
          <w:customXmlInsRangeEnd w:id="1600"/>
          <w:ins w:id="1601" w:author="Rodrigo LeaL" w:date="2020-06-13T16:22:00Z">
            <w:r w:rsidR="001E0210">
              <w:rPr>
                <w:lang w:val="en-US"/>
              </w:rPr>
              <w:fldChar w:fldCharType="begin"/>
            </w:r>
            <w:r w:rsidR="001E0210" w:rsidRPr="001E0210">
              <w:rPr>
                <w:lang w:val="en-US"/>
                <w:rPrChange w:id="1602" w:author="Rodrigo LeaL" w:date="2020-06-13T16:22:00Z">
                  <w:rPr/>
                </w:rPrChange>
              </w:rPr>
              <w:instrText xml:space="preserve"> CITATION For20 \l 2070 </w:instrText>
            </w:r>
          </w:ins>
          <w:r w:rsidR="001E0210">
            <w:rPr>
              <w:lang w:val="en-US"/>
            </w:rPr>
            <w:fldChar w:fldCharType="separate"/>
          </w:r>
          <w:ins w:id="1603" w:author="Rodrigo LeaL" w:date="2020-06-13T16:22:00Z">
            <w:r w:rsidR="001E0210" w:rsidRPr="001E0210">
              <w:rPr>
                <w:lang w:val="en-US"/>
                <w:rPrChange w:id="1604" w:author="Rodrigo LeaL" w:date="2020-06-13T16:22:00Z">
                  <w:rPr>
                    <w:rFonts w:eastAsia="Times New Roman"/>
                  </w:rPr>
                </w:rPrChange>
              </w:rPr>
              <w:t>[24]</w:t>
            </w:r>
            <w:r w:rsidR="001E0210">
              <w:rPr>
                <w:lang w:val="en-US"/>
              </w:rPr>
              <w:fldChar w:fldCharType="end"/>
            </w:r>
          </w:ins>
          <w:customXmlInsRangeStart w:id="1605" w:author="Rodrigo LeaL" w:date="2020-06-13T16:22:00Z"/>
        </w:sdtContent>
      </w:sdt>
      <w:customXmlInsRangeEnd w:id="1605"/>
      <w:ins w:id="1606" w:author="Rodrigo LeaL" w:date="2020-06-13T16:17:00Z">
        <w:r>
          <w:rPr>
            <w:lang w:val="en-US"/>
          </w:rPr>
          <w:t>.</w:t>
        </w:r>
      </w:ins>
      <w:ins w:id="1607" w:author="Rodrigo LeaL" w:date="2020-06-13T17:04:00Z">
        <w:r w:rsidR="00581515">
          <w:rPr>
            <w:lang w:val="en-US"/>
          </w:rPr>
          <w:t xml:space="preserve"> In React</w:t>
        </w:r>
      </w:ins>
      <w:ins w:id="1608" w:author="Rodrigo LeaL" w:date="2020-06-13T17:05:00Z">
        <w:r w:rsidR="00581515">
          <w:rPr>
            <w:lang w:val="en-US"/>
          </w:rPr>
          <w:t xml:space="preserve"> </w:t>
        </w:r>
      </w:ins>
      <w:ins w:id="1609" w:author="Rodrigo LeaL" w:date="2020-06-13T17:04:00Z">
        <w:r w:rsidR="00581515">
          <w:rPr>
            <w:lang w:val="en-US"/>
          </w:rPr>
          <w:t>forms are usually verbose</w:t>
        </w:r>
      </w:ins>
      <w:ins w:id="1610" w:author="Rodrigo LeaL" w:date="2020-06-13T17:05:00Z">
        <w:r w:rsidR="00581515">
          <w:rPr>
            <w:lang w:val="en-US"/>
          </w:rPr>
          <w:t xml:space="preserve"> with a lot of boilerplate, with Formik this issue is mitigated making the code more readable and easier to maintain or change</w:t>
        </w:r>
      </w:ins>
      <w:ins w:id="1611" w:author="Rodrigo LeaL" w:date="2020-06-13T17:06:00Z">
        <w:r w:rsidR="00581515">
          <w:rPr>
            <w:lang w:val="en-US"/>
          </w:rPr>
          <w:t>.</w:t>
        </w:r>
      </w:ins>
    </w:p>
    <w:p w14:paraId="7388E3BF" w14:textId="79133A69" w:rsidR="006B4EAC" w:rsidRDefault="006B4EAC">
      <w:pPr>
        <w:rPr>
          <w:ins w:id="1612" w:author="Rodrigo LeaL" w:date="2020-06-13T16:18:00Z"/>
          <w:lang w:val="en-US"/>
        </w:rPr>
      </w:pPr>
      <w:ins w:id="1613" w:author="Rodrigo LeaL" w:date="2020-06-13T16:17:00Z">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ins>
      <w:ins w:id="1614" w:author="Rodrigo LeaL" w:date="2020-06-13T16:22:00Z">
        <w:r w:rsidR="001E0210">
          <w:rPr>
            <w:lang w:val="en-US"/>
          </w:rPr>
          <w:t xml:space="preserve"> </w:t>
        </w:r>
      </w:ins>
      <w:customXmlInsRangeStart w:id="1615" w:author="Rodrigo LeaL" w:date="2020-06-13T16:23:00Z"/>
      <w:sdt>
        <w:sdtPr>
          <w:rPr>
            <w:lang w:val="en-US"/>
          </w:rPr>
          <w:id w:val="2093349913"/>
          <w:citation/>
        </w:sdtPr>
        <w:sdtContent>
          <w:customXmlInsRangeEnd w:id="1615"/>
          <w:ins w:id="1616" w:author="Rodrigo LeaL" w:date="2020-06-13T16:23:00Z">
            <w:r w:rsidR="001E0210">
              <w:rPr>
                <w:lang w:val="en-US"/>
              </w:rPr>
              <w:fldChar w:fldCharType="begin"/>
            </w:r>
            <w:r w:rsidR="001E0210" w:rsidRPr="001E0210">
              <w:rPr>
                <w:lang w:val="en-US"/>
                <w:rPrChange w:id="1617" w:author="Rodrigo LeaL" w:date="2020-06-13T16:23:00Z">
                  <w:rPr/>
                </w:rPrChange>
              </w:rPr>
              <w:instrText xml:space="preserve"> CITATION For201 \l 2070 </w:instrText>
            </w:r>
          </w:ins>
          <w:r w:rsidR="001E0210">
            <w:rPr>
              <w:lang w:val="en-US"/>
            </w:rPr>
            <w:fldChar w:fldCharType="separate"/>
          </w:r>
          <w:ins w:id="1618" w:author="Rodrigo LeaL" w:date="2020-06-13T16:23:00Z">
            <w:r w:rsidR="001E0210" w:rsidRPr="001E0210">
              <w:rPr>
                <w:lang w:val="en-US"/>
                <w:rPrChange w:id="1619" w:author="Rodrigo LeaL" w:date="2020-06-13T16:23:00Z">
                  <w:rPr>
                    <w:rFonts w:eastAsia="Times New Roman"/>
                  </w:rPr>
                </w:rPrChange>
              </w:rPr>
              <w:t>[25]</w:t>
            </w:r>
            <w:r w:rsidR="001E0210">
              <w:rPr>
                <w:lang w:val="en-US"/>
              </w:rPr>
              <w:fldChar w:fldCharType="end"/>
            </w:r>
          </w:ins>
          <w:customXmlInsRangeStart w:id="1620" w:author="Rodrigo LeaL" w:date="2020-06-13T16:23:00Z"/>
        </w:sdtContent>
      </w:sdt>
      <w:customXmlInsRangeEnd w:id="1620"/>
      <w:ins w:id="1621" w:author="Rodrigo LeaL" w:date="2020-06-13T16:17:00Z">
        <w:r>
          <w:rPr>
            <w:lang w:val="en-US"/>
          </w:rPr>
          <w:t>.</w:t>
        </w:r>
      </w:ins>
    </w:p>
    <w:p w14:paraId="5CA00C4E" w14:textId="77777777" w:rsidR="006B4EAC" w:rsidRDefault="006B4EAC">
      <w:pPr>
        <w:rPr>
          <w:ins w:id="1622" w:author="Rodrigo LeaL" w:date="2020-06-13T16:10:00Z"/>
          <w:noProof w:val="0"/>
          <w:lang w:val="en-US"/>
        </w:rPr>
      </w:pPr>
    </w:p>
    <w:p w14:paraId="0CD57F29" w14:textId="16A97450" w:rsidR="006B4EAC" w:rsidRPr="00F21686" w:rsidRDefault="006B4EAC" w:rsidP="006B4EAC">
      <w:pPr>
        <w:pStyle w:val="Heading3"/>
        <w:rPr>
          <w:ins w:id="1623" w:author="Rodrigo LeaL" w:date="2020-06-13T16:10:00Z"/>
          <w:noProof w:val="0"/>
          <w:color w:val="auto"/>
          <w:sz w:val="32"/>
          <w:szCs w:val="32"/>
          <w:lang w:val="en-US"/>
        </w:rPr>
      </w:pPr>
      <w:ins w:id="1624" w:author="Rodrigo LeaL" w:date="2020-06-13T16:10:00Z">
        <w:r w:rsidRPr="00F21686">
          <w:rPr>
            <w:noProof w:val="0"/>
            <w:color w:val="auto"/>
            <w:sz w:val="28"/>
            <w:szCs w:val="28"/>
            <w:lang w:val="en-US"/>
          </w:rPr>
          <w:t xml:space="preserve">5.1.2 </w:t>
        </w:r>
      </w:ins>
      <w:ins w:id="1625" w:author="Rodrigo LeaL" w:date="2020-06-13T16:11:00Z">
        <w:r>
          <w:rPr>
            <w:noProof w:val="0"/>
            <w:color w:val="auto"/>
            <w:sz w:val="28"/>
            <w:szCs w:val="28"/>
            <w:lang w:val="en-US"/>
          </w:rPr>
          <w:t>Yup</w:t>
        </w:r>
      </w:ins>
    </w:p>
    <w:p w14:paraId="4D2C8C33" w14:textId="49AAAA47" w:rsidR="00581515" w:rsidRDefault="006B4EAC" w:rsidP="006B4EAC">
      <w:pPr>
        <w:rPr>
          <w:ins w:id="1626" w:author="Rodrigo LeaL" w:date="2020-06-13T17:06:00Z"/>
          <w:lang w:val="en-US"/>
        </w:rPr>
      </w:pPr>
      <w:ins w:id="1627" w:author="Rodrigo LeaL" w:date="2020-06-13T16:18:00Z">
        <w:r>
          <w:rPr>
            <w:lang w:val="en-US"/>
          </w:rPr>
          <w:t xml:space="preserve">The Yup library is a lightweight, </w:t>
        </w:r>
      </w:ins>
      <w:ins w:id="1628" w:author="Rodrigo LeaL" w:date="2020-06-13T17:07:00Z">
        <w:r w:rsidR="00581515">
          <w:rPr>
            <w:lang w:val="en-US"/>
          </w:rPr>
          <w:t>widely used</w:t>
        </w:r>
      </w:ins>
      <w:ins w:id="1629" w:author="Rodrigo LeaL" w:date="2020-06-13T17:08:00Z">
        <w:r w:rsidR="00581515">
          <w:rPr>
            <w:lang w:val="en-US"/>
          </w:rPr>
          <w:t>,</w:t>
        </w:r>
      </w:ins>
      <w:ins w:id="1630" w:author="Rodrigo LeaL" w:date="2020-06-13T17:07:00Z">
        <w:r w:rsidR="00581515">
          <w:rPr>
            <w:lang w:val="en-US"/>
          </w:rPr>
          <w:t xml:space="preserve"> </w:t>
        </w:r>
      </w:ins>
      <w:ins w:id="1631" w:author="Rodrigo LeaL" w:date="2020-06-13T16:18:00Z">
        <w:r>
          <w:rPr>
            <w:lang w:val="en-US"/>
          </w:rPr>
          <w:t xml:space="preserve">client-side </w:t>
        </w:r>
        <w:r w:rsidRPr="00E22C5E">
          <w:rPr>
            <w:lang w:val="en-US"/>
          </w:rPr>
          <w:t>JavaScript schema builder for value parsing and validation</w:t>
        </w:r>
      </w:ins>
      <w:ins w:id="1632" w:author="Rodrigo LeaL" w:date="2020-06-13T16:23:00Z">
        <w:r w:rsidR="001E0210">
          <w:rPr>
            <w:lang w:val="en-US"/>
          </w:rPr>
          <w:t xml:space="preserve"> </w:t>
        </w:r>
      </w:ins>
      <w:customXmlInsRangeStart w:id="1633" w:author="Rodrigo LeaL" w:date="2020-06-13T16:23:00Z"/>
      <w:sdt>
        <w:sdtPr>
          <w:rPr>
            <w:lang w:val="en-US"/>
          </w:rPr>
          <w:id w:val="-2103635372"/>
          <w:citation/>
        </w:sdtPr>
        <w:sdtContent>
          <w:customXmlInsRangeEnd w:id="1633"/>
          <w:ins w:id="1634" w:author="Rodrigo LeaL" w:date="2020-06-13T16:23:00Z">
            <w:r w:rsidR="001E0210">
              <w:rPr>
                <w:lang w:val="en-US"/>
              </w:rPr>
              <w:fldChar w:fldCharType="begin"/>
            </w:r>
            <w:r w:rsidR="001E0210" w:rsidRPr="001E0210">
              <w:rPr>
                <w:lang w:val="en-US"/>
                <w:rPrChange w:id="1635" w:author="Rodrigo LeaL" w:date="2020-06-13T16:23:00Z">
                  <w:rPr/>
                </w:rPrChange>
              </w:rPr>
              <w:instrText xml:space="preserve"> CITATION yup20 \l 2070 </w:instrText>
            </w:r>
          </w:ins>
          <w:r w:rsidR="001E0210">
            <w:rPr>
              <w:lang w:val="en-US"/>
            </w:rPr>
            <w:fldChar w:fldCharType="separate"/>
          </w:r>
          <w:ins w:id="1636" w:author="Rodrigo LeaL" w:date="2020-06-13T16:23:00Z">
            <w:r w:rsidR="001E0210" w:rsidRPr="001E0210">
              <w:rPr>
                <w:lang w:val="en-US"/>
                <w:rPrChange w:id="1637" w:author="Rodrigo LeaL" w:date="2020-06-13T16:23:00Z">
                  <w:rPr>
                    <w:rFonts w:eastAsia="Times New Roman"/>
                  </w:rPr>
                </w:rPrChange>
              </w:rPr>
              <w:t>[26]</w:t>
            </w:r>
            <w:r w:rsidR="001E0210">
              <w:rPr>
                <w:lang w:val="en-US"/>
              </w:rPr>
              <w:fldChar w:fldCharType="end"/>
            </w:r>
          </w:ins>
          <w:customXmlInsRangeStart w:id="1638" w:author="Rodrigo LeaL" w:date="2020-06-13T16:23:00Z"/>
        </w:sdtContent>
      </w:sdt>
      <w:customXmlInsRangeEnd w:id="1638"/>
      <w:ins w:id="1639" w:author="Rodrigo LeaL" w:date="2020-06-13T16:18:00Z">
        <w:r>
          <w:rPr>
            <w:lang w:val="en-US"/>
          </w:rPr>
          <w:t xml:space="preserve">. </w:t>
        </w:r>
      </w:ins>
      <w:ins w:id="1640" w:author="Rodrigo LeaL" w:date="2020-06-13T17:06:00Z">
        <w:r w:rsidR="00581515">
          <w:rPr>
            <w:lang w:val="en-US"/>
          </w:rPr>
          <w:t>This allows validation of any type of object in javascript</w:t>
        </w:r>
      </w:ins>
      <w:ins w:id="1641" w:author="Rodrigo LeaL" w:date="2020-06-13T17:07:00Z">
        <w:r w:rsidR="00581515">
          <w:rPr>
            <w:lang w:val="en-US"/>
          </w:rPr>
          <w:t xml:space="preserve">, with plenty out of the </w:t>
        </w:r>
        <w:r w:rsidR="00581515">
          <w:rPr>
            <w:lang w:val="en-US"/>
          </w:rPr>
          <w:lastRenderedPageBreak/>
          <w:t>box validations for number types and string types, and also allows the creation of custom validators</w:t>
        </w:r>
      </w:ins>
      <w:ins w:id="1642" w:author="Rodrigo LeaL" w:date="2020-06-13T17:08:00Z">
        <w:r w:rsidR="00581515">
          <w:rPr>
            <w:lang w:val="en-US"/>
          </w:rPr>
          <w:t xml:space="preserve"> m</w:t>
        </w:r>
      </w:ins>
      <w:ins w:id="1643" w:author="Rodrigo LeaL" w:date="2020-06-13T17:07:00Z">
        <w:r w:rsidR="00581515">
          <w:rPr>
            <w:lang w:val="en-US"/>
          </w:rPr>
          <w:t>aking this library v</w:t>
        </w:r>
      </w:ins>
      <w:ins w:id="1644" w:author="Rodrigo LeaL" w:date="2020-06-13T17:08:00Z">
        <w:r w:rsidR="00581515">
          <w:rPr>
            <w:lang w:val="en-US"/>
          </w:rPr>
          <w:t>e</w:t>
        </w:r>
      </w:ins>
      <w:ins w:id="1645" w:author="Rodrigo LeaL" w:date="2020-06-13T17:07:00Z">
        <w:r w:rsidR="00581515">
          <w:rPr>
            <w:lang w:val="en-US"/>
          </w:rPr>
          <w:t>ry flexible</w:t>
        </w:r>
      </w:ins>
      <w:ins w:id="1646" w:author="Rodrigo LeaL" w:date="2020-06-13T17:08:00Z">
        <w:r w:rsidR="00581515">
          <w:rPr>
            <w:lang w:val="en-US"/>
          </w:rPr>
          <w:t>.</w:t>
        </w:r>
      </w:ins>
    </w:p>
    <w:p w14:paraId="2B953DDF" w14:textId="7F0FAF19" w:rsidR="006B4EAC" w:rsidRDefault="006B4EAC" w:rsidP="006B4EAC">
      <w:pPr>
        <w:rPr>
          <w:ins w:id="1647" w:author="Rodrigo LeaL" w:date="2020-06-13T16:18:00Z"/>
          <w:lang w:val="en-US"/>
        </w:rPr>
      </w:pPr>
      <w:ins w:id="1648" w:author="Rodrigo LeaL" w:date="2020-06-13T16:18:00Z">
        <w:r>
          <w:rPr>
            <w:lang w:val="en-US"/>
          </w:rPr>
          <w:t xml:space="preserve">On the context of this project it is used for validation when building Formik scripts making the validations </w:t>
        </w:r>
      </w:ins>
      <w:ins w:id="1649" w:author="Rodrigo LeaL" w:date="2020-06-13T17:08:00Z">
        <w:r w:rsidR="005F60E1">
          <w:rPr>
            <w:lang w:val="en-US"/>
          </w:rPr>
          <w:t>even less</w:t>
        </w:r>
      </w:ins>
      <w:ins w:id="1650" w:author="Rodrigo LeaL" w:date="2020-06-13T16:18:00Z">
        <w:r>
          <w:rPr>
            <w:lang w:val="en-US"/>
          </w:rPr>
          <w:t xml:space="preserve"> verbose</w:t>
        </w:r>
      </w:ins>
      <w:ins w:id="1651" w:author="Rodrigo LeaL" w:date="2020-06-13T16:23:00Z">
        <w:r w:rsidR="001E0210">
          <w:rPr>
            <w:lang w:val="en-US"/>
          </w:rPr>
          <w:t xml:space="preserve"> </w:t>
        </w:r>
      </w:ins>
      <w:customXmlInsRangeStart w:id="1652" w:author="Rodrigo LeaL" w:date="2020-06-13T16:24:00Z"/>
      <w:sdt>
        <w:sdtPr>
          <w:rPr>
            <w:lang w:val="en-US"/>
          </w:rPr>
          <w:id w:val="-1997341297"/>
          <w:citation/>
        </w:sdtPr>
        <w:sdtContent>
          <w:customXmlInsRangeEnd w:id="1652"/>
          <w:ins w:id="1653" w:author="Rodrigo LeaL" w:date="2020-06-13T16:24:00Z">
            <w:r w:rsidR="001E0210">
              <w:rPr>
                <w:lang w:val="en-US"/>
              </w:rPr>
              <w:fldChar w:fldCharType="begin"/>
            </w:r>
            <w:r w:rsidR="001E0210" w:rsidRPr="001E0210">
              <w:rPr>
                <w:lang w:val="en-US"/>
                <w:rPrChange w:id="1654" w:author="Rodrigo LeaL" w:date="2020-06-13T16:24:00Z">
                  <w:rPr/>
                </w:rPrChange>
              </w:rPr>
              <w:instrText xml:space="preserve"> CITATION Tut20 \l 2070 </w:instrText>
            </w:r>
          </w:ins>
          <w:r w:rsidR="001E0210">
            <w:rPr>
              <w:lang w:val="en-US"/>
            </w:rPr>
            <w:fldChar w:fldCharType="separate"/>
          </w:r>
          <w:ins w:id="1655" w:author="Rodrigo LeaL" w:date="2020-06-13T16:24:00Z">
            <w:r w:rsidR="001E0210" w:rsidRPr="001E0210">
              <w:rPr>
                <w:lang w:val="en-US"/>
                <w:rPrChange w:id="1656" w:author="Rodrigo LeaL" w:date="2020-06-13T16:24:00Z">
                  <w:rPr>
                    <w:rFonts w:eastAsia="Times New Roman"/>
                  </w:rPr>
                </w:rPrChange>
              </w:rPr>
              <w:t>[27]</w:t>
            </w:r>
            <w:r w:rsidR="001E0210">
              <w:rPr>
                <w:lang w:val="en-US"/>
              </w:rPr>
              <w:fldChar w:fldCharType="end"/>
            </w:r>
          </w:ins>
          <w:customXmlInsRangeStart w:id="1657" w:author="Rodrigo LeaL" w:date="2020-06-13T16:24:00Z"/>
        </w:sdtContent>
      </w:sdt>
      <w:customXmlInsRangeEnd w:id="1657"/>
      <w:ins w:id="1658" w:author="Rodrigo LeaL" w:date="2020-06-13T16:18:00Z">
        <w:r>
          <w:rPr>
            <w:lang w:val="en-US"/>
          </w:rPr>
          <w:t>.</w:t>
        </w:r>
      </w:ins>
    </w:p>
    <w:p w14:paraId="34859350" w14:textId="4574C423" w:rsidR="006B4EAC" w:rsidRDefault="006B4EAC" w:rsidP="006B4EAC">
      <w:pPr>
        <w:rPr>
          <w:ins w:id="1659" w:author="Rodrigo LeaL" w:date="2020-06-13T16:10:00Z"/>
          <w:noProof w:val="0"/>
          <w:lang w:val="en-US"/>
        </w:rPr>
      </w:pPr>
    </w:p>
    <w:p w14:paraId="437ABA95" w14:textId="77777777" w:rsidR="006B4EAC" w:rsidRPr="00E8102C" w:rsidRDefault="006B4EAC">
      <w:pPr>
        <w:rPr>
          <w:ins w:id="1660" w:author="André Oliveira" w:date="2020-06-13T08:17:00Z"/>
          <w:noProof w:val="0"/>
          <w:lang w:val="en-US"/>
          <w:rPrChange w:id="1661" w:author="André Oliveira" w:date="2020-06-13T09:00:00Z">
            <w:rPr>
              <w:ins w:id="1662" w:author="André Oliveira" w:date="2020-06-13T08:17:00Z"/>
              <w:color w:val="auto"/>
              <w:sz w:val="32"/>
              <w:szCs w:val="32"/>
              <w:lang w:val="en-US"/>
            </w:rPr>
          </w:rPrChange>
        </w:rPr>
        <w:pPrChange w:id="1663" w:author="André Oliveira" w:date="2020-06-13T08:18:00Z">
          <w:pPr>
            <w:pStyle w:val="Heading3"/>
          </w:pPr>
        </w:pPrChange>
      </w:pPr>
    </w:p>
    <w:p w14:paraId="25CB98AF" w14:textId="77777777" w:rsidR="00784BE3" w:rsidRPr="00E8102C" w:rsidRDefault="00784BE3" w:rsidP="00D71E0F">
      <w:pPr>
        <w:rPr>
          <w:noProof w:val="0"/>
          <w:lang w:val="en-US"/>
          <w:rPrChange w:id="1664" w:author="André Oliveira" w:date="2020-06-13T09:00:00Z">
            <w:rPr>
              <w:lang w:val="en-GB"/>
            </w:rPr>
          </w:rPrChange>
        </w:rPr>
      </w:pPr>
    </w:p>
    <w:p w14:paraId="7B73A36F" w14:textId="31457DA1" w:rsidR="004A2391" w:rsidRPr="00E8102C" w:rsidRDefault="004A2391" w:rsidP="006969E7">
      <w:pPr>
        <w:pStyle w:val="Heading2"/>
        <w:rPr>
          <w:noProof w:val="0"/>
          <w:color w:val="auto"/>
          <w:sz w:val="28"/>
          <w:szCs w:val="28"/>
          <w:lang w:val="en-US"/>
        </w:rPr>
      </w:pPr>
      <w:bookmarkStart w:id="1665" w:name="_Toc39522475"/>
      <w:r w:rsidRPr="00E8102C">
        <w:rPr>
          <w:noProof w:val="0"/>
          <w:color w:val="auto"/>
          <w:sz w:val="28"/>
          <w:szCs w:val="28"/>
          <w:lang w:val="en-US"/>
        </w:rPr>
        <w:t>5.2. Services</w:t>
      </w:r>
      <w:bookmarkEnd w:id="1665"/>
    </w:p>
    <w:p w14:paraId="16EAAC53" w14:textId="77777777" w:rsidR="00567E9A" w:rsidRPr="00E8102C" w:rsidRDefault="00567E9A" w:rsidP="00567E9A">
      <w:pPr>
        <w:rPr>
          <w:noProof w:val="0"/>
          <w:lang w:val="en-US"/>
          <w:rPrChange w:id="1666" w:author="André Oliveira" w:date="2020-06-13T09:00:00Z">
            <w:rPr>
              <w:lang w:val="en-US"/>
            </w:rPr>
          </w:rPrChange>
        </w:rPr>
      </w:pPr>
      <w:r w:rsidRPr="00E8102C">
        <w:rPr>
          <w:noProof w:val="0"/>
          <w:lang w:val="en-US"/>
          <w:rPrChange w:id="1667" w:author="André Oliveira" w:date="2020-06-13T09:00:00Z">
            <w:rPr>
              <w:lang w:val="en-US"/>
            </w:rPr>
          </w:rPrChange>
        </w:rPr>
        <w:t>This module is an application which exposes a REST API, enabling its clients to interact with the domains identified during the requirement section.</w:t>
      </w:r>
    </w:p>
    <w:p w14:paraId="43E1B13C" w14:textId="5B624BFC" w:rsidR="00567E9A" w:rsidRDefault="00567E9A" w:rsidP="00567E9A">
      <w:pPr>
        <w:rPr>
          <w:ins w:id="1668" w:author="Rodrigo LeaL" w:date="2020-06-13T22:04:00Z"/>
          <w:noProof w:val="0"/>
          <w:lang w:val="en-US"/>
        </w:rPr>
      </w:pPr>
      <w:r w:rsidRPr="00E8102C">
        <w:rPr>
          <w:noProof w:val="0"/>
          <w:lang w:val="en-US"/>
          <w:rPrChange w:id="1669" w:author="André Oliveira" w:date="2020-06-13T09:00:00Z">
            <w:rPr>
              <w:lang w:val="en-US"/>
            </w:rPr>
          </w:rPrChange>
        </w:rPr>
        <w:t>In the image below it</w:t>
      </w:r>
      <w:r w:rsidR="001327C4" w:rsidRPr="00E8102C">
        <w:rPr>
          <w:noProof w:val="0"/>
          <w:lang w:val="en-US"/>
          <w:rPrChange w:id="1670" w:author="André Oliveira" w:date="2020-06-13T09:00:00Z">
            <w:rPr>
              <w:lang w:val="en-US"/>
            </w:rPr>
          </w:rPrChange>
        </w:rPr>
        <w:t xml:space="preserve"> is</w:t>
      </w:r>
      <w:r w:rsidRPr="00E8102C">
        <w:rPr>
          <w:noProof w:val="0"/>
          <w:lang w:val="en-US"/>
          <w:rPrChange w:id="1671" w:author="André Oliveira" w:date="2020-06-13T09:00:00Z">
            <w:rPr>
              <w:lang w:val="en-US"/>
            </w:rPr>
          </w:rPrChange>
        </w:rPr>
        <w:t xml:space="preserve"> shown in more detail how the service modules are structured. There </w:t>
      </w:r>
      <w:proofErr w:type="gramStart"/>
      <w:r w:rsidRPr="00E8102C">
        <w:rPr>
          <w:noProof w:val="0"/>
          <w:lang w:val="en-US"/>
          <w:rPrChange w:id="1672" w:author="André Oliveira" w:date="2020-06-13T09:00:00Z">
            <w:rPr>
              <w:lang w:val="en-US"/>
            </w:rPr>
          </w:rPrChange>
        </w:rPr>
        <w:t>are</w:t>
      </w:r>
      <w:proofErr w:type="gramEnd"/>
      <w:r w:rsidRPr="00E8102C">
        <w:rPr>
          <w:noProof w:val="0"/>
          <w:lang w:val="en-US"/>
          <w:rPrChange w:id="1673" w:author="André Oliveira" w:date="2020-06-13T09:00:00Z">
            <w:rPr>
              <w:lang w:val="en-US"/>
            </w:rPr>
          </w:rPrChange>
        </w:rPr>
        <w:t xml:space="preserve"> </w:t>
      </w:r>
      <w:ins w:id="1674" w:author="André Oliveira" w:date="2020-06-13T12:32:00Z">
        <w:r w:rsidR="00D76668">
          <w:rPr>
            <w:noProof w:val="0"/>
            <w:lang w:val="en-US"/>
          </w:rPr>
          <w:t>5</w:t>
        </w:r>
      </w:ins>
      <w:del w:id="1675" w:author="André Oliveira" w:date="2020-06-13T12:32:00Z">
        <w:r w:rsidRPr="00E8102C" w:rsidDel="00D76668">
          <w:rPr>
            <w:noProof w:val="0"/>
            <w:lang w:val="en-US"/>
            <w:rPrChange w:id="1676" w:author="André Oliveira" w:date="2020-06-13T09:00:00Z">
              <w:rPr>
                <w:lang w:val="en-US"/>
              </w:rPr>
            </w:rPrChange>
          </w:rPr>
          <w:delText>4</w:delText>
        </w:r>
      </w:del>
      <w:r w:rsidRPr="00E8102C">
        <w:rPr>
          <w:noProof w:val="0"/>
          <w:lang w:val="en-US"/>
          <w:rPrChange w:id="1677" w:author="André Oliveira" w:date="2020-06-13T09:00:00Z">
            <w:rPr>
              <w:lang w:val="en-US"/>
            </w:rPr>
          </w:rPrChange>
        </w:rPr>
        <w:t xml:space="preserve"> main sub modules: </w:t>
      </w:r>
      <w:ins w:id="1678"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679" w:author="André Oliveira" w:date="2020-06-13T12:33:00Z">
        <w:r w:rsidR="00D76668">
          <w:rPr>
            <w:noProof w:val="0"/>
            <w:lang w:val="en-US"/>
          </w:rPr>
          <w:t xml:space="preserve"> Execute</w:t>
        </w:r>
      </w:ins>
      <w:ins w:id="1680" w:author="André Oliveira" w:date="2020-06-13T12:34:00Z">
        <w:r w:rsidR="00D76668">
          <w:rPr>
            <w:noProof w:val="0"/>
            <w:lang w:val="en-US"/>
          </w:rPr>
          <w:t xml:space="preserve"> c</w:t>
        </w:r>
      </w:ins>
      <w:ins w:id="1681" w:author="André Oliveira" w:date="2020-06-13T12:33:00Z">
        <w:r w:rsidR="00D76668">
          <w:rPr>
            <w:noProof w:val="0"/>
            <w:lang w:val="en-US"/>
          </w:rPr>
          <w:t>ode,</w:t>
        </w:r>
      </w:ins>
      <w:ins w:id="1682" w:author="André Oliveira" w:date="2020-06-13T12:32:00Z">
        <w:r w:rsidR="00D76668" w:rsidRPr="00D76668">
          <w:rPr>
            <w:noProof w:val="0"/>
            <w:lang w:val="en-US"/>
          </w:rPr>
          <w:t xml:space="preserve"> </w:t>
        </w:r>
      </w:ins>
      <w:r w:rsidRPr="00E8102C">
        <w:rPr>
          <w:noProof w:val="0"/>
          <w:lang w:val="en-US"/>
          <w:rPrChange w:id="1683" w:author="André Oliveira" w:date="2020-06-13T09:00:00Z">
            <w:rPr>
              <w:lang w:val="en-US"/>
            </w:rPr>
          </w:rPrChange>
        </w:rPr>
        <w:t>Challenges</w:t>
      </w:r>
      <w:ins w:id="1684" w:author="André Oliveira" w:date="2020-06-13T12:32:00Z">
        <w:r w:rsidR="00D76668">
          <w:rPr>
            <w:noProof w:val="0"/>
            <w:lang w:val="en-US"/>
          </w:rPr>
          <w:t xml:space="preserve"> and</w:t>
        </w:r>
      </w:ins>
      <w:del w:id="1685" w:author="André Oliveira" w:date="2020-06-13T12:32:00Z">
        <w:r w:rsidRPr="00E8102C" w:rsidDel="00D76668">
          <w:rPr>
            <w:noProof w:val="0"/>
            <w:lang w:val="en-US"/>
            <w:rPrChange w:id="1686" w:author="André Oliveira" w:date="2020-06-13T09:00:00Z">
              <w:rPr>
                <w:lang w:val="en-US"/>
              </w:rPr>
            </w:rPrChange>
          </w:rPr>
          <w:delText>;</w:delText>
        </w:r>
      </w:del>
      <w:r w:rsidRPr="00E8102C">
        <w:rPr>
          <w:noProof w:val="0"/>
          <w:lang w:val="en-US"/>
          <w:rPrChange w:id="1687" w:author="André Oliveira" w:date="2020-06-13T09:00:00Z">
            <w:rPr>
              <w:lang w:val="en-US"/>
            </w:rPr>
          </w:rPrChange>
        </w:rPr>
        <w:t xml:space="preserve"> Questionnaires</w:t>
      </w:r>
      <w:ins w:id="1688" w:author="André Oliveira" w:date="2020-06-13T12:32:00Z">
        <w:r w:rsidR="00D76668">
          <w:rPr>
            <w:noProof w:val="0"/>
            <w:lang w:val="en-US"/>
          </w:rPr>
          <w:t>.</w:t>
        </w:r>
      </w:ins>
      <w:del w:id="1689" w:author="André Oliveira" w:date="2020-06-13T12:32:00Z">
        <w:r w:rsidRPr="00E8102C" w:rsidDel="00D76668">
          <w:rPr>
            <w:noProof w:val="0"/>
            <w:lang w:val="en-US"/>
            <w:rPrChange w:id="1690" w:author="André Oliveira" w:date="2020-06-13T09:00:00Z">
              <w:rPr>
                <w:lang w:val="en-US"/>
              </w:rPr>
            </w:rPrChange>
          </w:rPr>
          <w:delText>; Users; Authentication</w:delText>
        </w:r>
      </w:del>
      <w:del w:id="1691" w:author="Rodrigo LeaL" w:date="2020-06-13T22:04:00Z">
        <w:r w:rsidRPr="00E8102C" w:rsidDel="00182F0A">
          <w:rPr>
            <w:noProof w:val="0"/>
            <w:lang w:val="en-US"/>
            <w:rPrChange w:id="1692" w:author="André Oliveira" w:date="2020-06-13T09:00:00Z">
              <w:rPr>
                <w:lang w:val="en-US"/>
              </w:rPr>
            </w:rPrChange>
          </w:rPr>
          <w:delText>.</w:delText>
        </w:r>
      </w:del>
    </w:p>
    <w:p w14:paraId="0A675C33" w14:textId="77777777" w:rsidR="00182F0A" w:rsidRPr="009B2EDD" w:rsidDel="00182F0A" w:rsidRDefault="00182F0A" w:rsidP="00182F0A">
      <w:pPr>
        <w:rPr>
          <w:del w:id="1693" w:author="Rodrigo LeaL" w:date="2020-06-13T22:04:00Z"/>
          <w:moveTo w:id="1694" w:author="Rodrigo LeaL" w:date="2020-06-13T22:04:00Z"/>
          <w:noProof w:val="0"/>
          <w:lang w:val="en-US"/>
        </w:rPr>
      </w:pPr>
      <w:moveToRangeStart w:id="1695" w:author="Rodrigo LeaL" w:date="2020-06-13T22:04:00Z" w:name="move42978265"/>
      <w:moveTo w:id="1696" w:author="Rodrigo LeaL" w:date="2020-06-13T22:04:00Z">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moveTo>
      <w:sdt>
        <w:sdtPr>
          <w:rPr>
            <w:noProof w:val="0"/>
            <w:lang w:val="en-US"/>
          </w:rPr>
          <w:id w:val="-1920631133"/>
          <w:citation/>
        </w:sdtPr>
        <w:sdtContent>
          <w:moveTo w:id="1697" w:author="Rodrigo LeaL" w:date="2020-06-13T22:04:00Z">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moveTo>
        </w:sdtContent>
      </w:sdt>
      <w:moveTo w:id="1698" w:author="Rodrigo LeaL" w:date="2020-06-13T22:04:00Z">
        <w:r w:rsidRPr="009B2EDD">
          <w:rPr>
            <w:noProof w:val="0"/>
            <w:lang w:val="en-US"/>
          </w:rPr>
          <w:t xml:space="preserve"> hosted on Swagger UI </w:t>
        </w:r>
      </w:moveTo>
      <w:sdt>
        <w:sdtPr>
          <w:rPr>
            <w:noProof w:val="0"/>
            <w:lang w:val="en-US"/>
          </w:rPr>
          <w:id w:val="-1906827176"/>
          <w:citation/>
        </w:sdtPr>
        <w:sdtContent>
          <w:moveTo w:id="1699" w:author="Rodrigo LeaL" w:date="2020-06-13T22:04:00Z">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moveTo>
        </w:sdtContent>
      </w:sdt>
      <w:moveTo w:id="1700" w:author="Rodrigo LeaL" w:date="2020-06-13T22:04:00Z">
        <w:r w:rsidRPr="009B2EDD">
          <w:rPr>
            <w:noProof w:val="0"/>
            <w:lang w:val="en-US"/>
          </w:rPr>
          <w:t>.</w:t>
        </w:r>
      </w:moveTo>
    </w:p>
    <w:moveToRangeEnd w:id="1695"/>
    <w:p w14:paraId="6509DF28" w14:textId="77777777" w:rsidR="00182F0A" w:rsidRPr="00E8102C" w:rsidRDefault="00182F0A" w:rsidP="00567E9A">
      <w:pPr>
        <w:rPr>
          <w:noProof w:val="0"/>
          <w:lang w:val="en-US"/>
          <w:rPrChange w:id="1701" w:author="André Oliveira" w:date="2020-06-13T09:00:00Z">
            <w:rPr>
              <w:lang w:val="en-US"/>
            </w:rPr>
          </w:rPrChange>
        </w:rPr>
      </w:pPr>
    </w:p>
    <w:p w14:paraId="1C7A1925" w14:textId="77777777" w:rsidR="00567E9A" w:rsidRPr="00E8102C" w:rsidRDefault="00567E9A" w:rsidP="000F415E">
      <w:pPr>
        <w:keepNext/>
        <w:jc w:val="center"/>
        <w:rPr>
          <w:noProof w:val="0"/>
          <w:lang w:val="en-US"/>
          <w:rPrChange w:id="1702" w:author="André Oliveira" w:date="2020-06-13T09:00:00Z">
            <w:rPr/>
          </w:rPrChange>
        </w:rPr>
      </w:pPr>
      <w:r w:rsidRPr="00E8102C">
        <w:rPr>
          <w:lang w:val="en-US"/>
          <w:rPrChange w:id="1703" w:author="André Oliveira" w:date="2020-06-13T09:00:00Z">
            <w:rPr/>
          </w:rPrChange>
        </w:rPr>
        <w:drawing>
          <wp:inline distT="0" distB="0" distL="0" distR="0" wp14:anchorId="1388285F" wp14:editId="05FC8330">
            <wp:extent cx="3666861"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Caption"/>
        <w:rPr>
          <w:noProof w:val="0"/>
          <w:lang w:val="en-US"/>
          <w:rPrChange w:id="1704" w:author="André Oliveira" w:date="2020-06-13T09:00:00Z">
            <w:rPr>
              <w:lang w:val="en-US"/>
            </w:rPr>
          </w:rPrChange>
        </w:rPr>
      </w:pPr>
      <w:bookmarkStart w:id="1705" w:name="_Toc39522491"/>
      <w:r w:rsidRPr="00E8102C">
        <w:rPr>
          <w:noProof w:val="0"/>
          <w:lang w:val="en-US"/>
          <w:rPrChange w:id="1706" w:author="André Oliveira" w:date="2020-06-13T09:00:00Z">
            <w:rPr>
              <w:lang w:val="en-US"/>
            </w:rPr>
          </w:rPrChange>
        </w:rPr>
        <w:t xml:space="preserve">Figure </w:t>
      </w:r>
      <w:r w:rsidRPr="00E8102C">
        <w:rPr>
          <w:noProof w:val="0"/>
          <w:lang w:val="en-US"/>
          <w:rPrChange w:id="1707" w:author="André Oliveira" w:date="2020-06-13T09:00:00Z">
            <w:rPr/>
          </w:rPrChange>
        </w:rPr>
        <w:fldChar w:fldCharType="begin"/>
      </w:r>
      <w:r w:rsidRPr="00E8102C">
        <w:rPr>
          <w:noProof w:val="0"/>
          <w:lang w:val="en-US"/>
          <w:rPrChange w:id="1708" w:author="André Oliveira" w:date="2020-06-13T09:00:00Z">
            <w:rPr>
              <w:lang w:val="en-US"/>
            </w:rPr>
          </w:rPrChange>
        </w:rPr>
        <w:instrText xml:space="preserve"> SEQ Figure \* ARABIC </w:instrText>
      </w:r>
      <w:r w:rsidRPr="00E8102C">
        <w:rPr>
          <w:noProof w:val="0"/>
          <w:lang w:val="en-US"/>
          <w:rPrChange w:id="1709" w:author="André Oliveira" w:date="2020-06-13T09:00:00Z">
            <w:rPr/>
          </w:rPrChange>
        </w:rPr>
        <w:fldChar w:fldCharType="separate"/>
      </w:r>
      <w:ins w:id="1710" w:author="André Oliveira" w:date="2020-06-13T11:38:00Z">
        <w:r w:rsidR="005E21C5">
          <w:rPr>
            <w:lang w:val="en-US"/>
          </w:rPr>
          <w:t>8</w:t>
        </w:r>
      </w:ins>
      <w:del w:id="1711" w:author="André Oliveira" w:date="2020-06-13T11:38:00Z">
        <w:r w:rsidR="00770B4F" w:rsidRPr="00E8102C" w:rsidDel="005E21C5">
          <w:rPr>
            <w:lang w:val="en-US"/>
          </w:rPr>
          <w:delText>8</w:delText>
        </w:r>
      </w:del>
      <w:r w:rsidRPr="00E8102C">
        <w:rPr>
          <w:noProof w:val="0"/>
          <w:lang w:val="en-US"/>
          <w:rPrChange w:id="1712" w:author="André Oliveira" w:date="2020-06-13T09:00:00Z">
            <w:rPr/>
          </w:rPrChange>
        </w:rPr>
        <w:fldChar w:fldCharType="end"/>
      </w:r>
      <w:r w:rsidRPr="00E8102C">
        <w:rPr>
          <w:noProof w:val="0"/>
          <w:lang w:val="en-US"/>
          <w:rPrChange w:id="1713" w:author="André Oliveira" w:date="2020-06-13T09:00:00Z">
            <w:rPr>
              <w:lang w:val="en-US"/>
            </w:rPr>
          </w:rPrChange>
        </w:rPr>
        <w:t xml:space="preserve"> – Detailed view of Services Module including DB</w:t>
      </w:r>
      <w:bookmarkEnd w:id="1705"/>
    </w:p>
    <w:p w14:paraId="099E1635" w14:textId="77777777" w:rsidR="00D76668" w:rsidRDefault="00D76668" w:rsidP="00D76668">
      <w:pPr>
        <w:pStyle w:val="Heading3"/>
        <w:rPr>
          <w:ins w:id="1714" w:author="André Oliveira" w:date="2020-06-13T12:33:00Z"/>
          <w:noProof w:val="0"/>
          <w:color w:val="auto"/>
          <w:sz w:val="28"/>
          <w:szCs w:val="28"/>
          <w:lang w:val="en-US"/>
        </w:rPr>
      </w:pPr>
    </w:p>
    <w:p w14:paraId="3192D408" w14:textId="32C2F015" w:rsidR="00D76668" w:rsidRDefault="00D76668" w:rsidP="00D76668">
      <w:pPr>
        <w:pStyle w:val="Heading3"/>
        <w:rPr>
          <w:ins w:id="1715" w:author="André Oliveira" w:date="2020-06-13T12:33:00Z"/>
          <w:noProof w:val="0"/>
          <w:color w:val="auto"/>
          <w:sz w:val="28"/>
          <w:szCs w:val="28"/>
          <w:lang w:val="en-US"/>
        </w:rPr>
      </w:pPr>
      <w:ins w:id="171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717" w:author="André Oliveira" w:date="2020-06-13T12:35:00Z"/>
          <w:noProof w:val="0"/>
          <w:lang w:val="en-US"/>
        </w:rPr>
      </w:pPr>
      <w:moveToRangeStart w:id="1718" w:author="André Oliveira" w:date="2020-06-13T12:35:00Z" w:name="move42944145"/>
      <w:moveTo w:id="1719" w:author="André Oliveira" w:date="2020-06-13T12:35:00Z">
        <w:r w:rsidRPr="009961C1">
          <w:rPr>
            <w:noProof w:val="0"/>
            <w:lang w:val="en-US"/>
          </w:rPr>
          <w:t>The Users submodule is responsible for interaction and business logic with Users domain.</w:t>
        </w:r>
      </w:moveTo>
    </w:p>
    <w:moveToRangeEnd w:id="1718"/>
    <w:p w14:paraId="65E572BB" w14:textId="2E6F56F6" w:rsidR="00D76668" w:rsidRDefault="00D76668" w:rsidP="00D76668">
      <w:pPr>
        <w:rPr>
          <w:ins w:id="1720" w:author="André Oliveira" w:date="2020-06-13T12:33:00Z"/>
          <w:lang w:val="en-US"/>
        </w:rPr>
      </w:pPr>
    </w:p>
    <w:p w14:paraId="2DCF7418" w14:textId="111B4DFE" w:rsidR="00D76668" w:rsidRDefault="00D76668" w:rsidP="00D76668">
      <w:pPr>
        <w:pStyle w:val="Heading3"/>
        <w:rPr>
          <w:ins w:id="1721" w:author="André Oliveira" w:date="2020-06-13T12:33:00Z"/>
          <w:noProof w:val="0"/>
          <w:color w:val="auto"/>
          <w:sz w:val="28"/>
          <w:szCs w:val="28"/>
          <w:lang w:val="en-US"/>
        </w:rPr>
      </w:pPr>
      <w:commentRangeStart w:id="1722"/>
      <w:ins w:id="1723"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724" w:author="André Oliveira" w:date="2020-06-13T12:35:00Z"/>
          <w:noProof w:val="0"/>
          <w:lang w:val="en-US"/>
        </w:rPr>
      </w:pPr>
      <w:moveToRangeStart w:id="1725" w:author="André Oliveira" w:date="2020-06-13T12:35:00Z" w:name="move42944152"/>
      <w:moveTo w:id="1726" w:author="André Oliveira" w:date="2020-06-13T12:35:00Z">
        <w:r w:rsidRPr="009961C1">
          <w:rPr>
            <w:noProof w:val="0"/>
            <w:lang w:val="en-US"/>
          </w:rPr>
          <w:t>The Authentication module is responsible for allowing user basic authentication and managing endpoint authentication for the whole application.</w:t>
        </w:r>
      </w:moveTo>
      <w:commentRangeEnd w:id="1722"/>
      <w:r w:rsidR="00EE144A">
        <w:rPr>
          <w:rStyle w:val="CommentReference"/>
        </w:rPr>
        <w:commentReference w:id="1722"/>
      </w:r>
    </w:p>
    <w:moveToRangeEnd w:id="1725"/>
    <w:p w14:paraId="677FF3D6" w14:textId="77777777" w:rsidR="00D76668" w:rsidRPr="00D76668" w:rsidRDefault="00D76668">
      <w:pPr>
        <w:rPr>
          <w:ins w:id="1727" w:author="André Oliveira" w:date="2020-06-13T12:33:00Z"/>
          <w:lang w:val="en-US"/>
          <w:rPrChange w:id="1728" w:author="André Oliveira" w:date="2020-06-13T12:33:00Z">
            <w:rPr>
              <w:ins w:id="1729" w:author="André Oliveira" w:date="2020-06-13T12:33:00Z"/>
              <w:noProof w:val="0"/>
              <w:color w:val="auto"/>
              <w:sz w:val="32"/>
              <w:szCs w:val="32"/>
              <w:lang w:val="en-US"/>
            </w:rPr>
          </w:rPrChange>
        </w:rPr>
        <w:pPrChange w:id="1730" w:author="André Oliveira" w:date="2020-06-13T12:33:00Z">
          <w:pPr>
            <w:pStyle w:val="Heading3"/>
          </w:pPr>
        </w:pPrChange>
      </w:pPr>
    </w:p>
    <w:p w14:paraId="16A19A8A" w14:textId="6A67624C" w:rsidR="00D76668" w:rsidRDefault="00D76668" w:rsidP="00D76668">
      <w:pPr>
        <w:pStyle w:val="Heading3"/>
        <w:rPr>
          <w:ins w:id="1731" w:author="André Oliveira" w:date="2020-06-13T12:35:00Z"/>
          <w:noProof w:val="0"/>
          <w:color w:val="auto"/>
          <w:sz w:val="28"/>
          <w:szCs w:val="28"/>
          <w:lang w:val="en-US"/>
        </w:rPr>
      </w:pPr>
      <w:ins w:id="1732"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733" w:author="André Oliveira" w:date="2020-06-13T12:34:00Z">
        <w:r>
          <w:rPr>
            <w:noProof w:val="0"/>
            <w:color w:val="auto"/>
            <w:sz w:val="28"/>
            <w:szCs w:val="28"/>
            <w:lang w:val="en-US"/>
          </w:rPr>
          <w:t>Execute code</w:t>
        </w:r>
      </w:ins>
    </w:p>
    <w:p w14:paraId="0F6BEBC2" w14:textId="2DC4C8DF" w:rsidR="008421CD" w:rsidRDefault="008421CD" w:rsidP="008421CD">
      <w:pPr>
        <w:rPr>
          <w:ins w:id="1734" w:author="Rodrigo LeaL" w:date="2020-06-13T16:30:00Z"/>
          <w:lang w:val="en-US"/>
        </w:rPr>
      </w:pPr>
      <w:ins w:id="1735" w:author="Rodrigo LeaL" w:date="2020-06-13T16:30:00Z">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ins>
      <w:customXmlInsRangeStart w:id="1736" w:author="Rodrigo LeaL" w:date="2020-06-13T16:31:00Z"/>
      <w:sdt>
        <w:sdtPr>
          <w:rPr>
            <w:lang w:val="en-US"/>
          </w:rPr>
          <w:id w:val="-2010042752"/>
          <w:citation/>
        </w:sdtPr>
        <w:sdtContent>
          <w:customXmlInsRangeEnd w:id="1736"/>
          <w:ins w:id="1737" w:author="Rodrigo LeaL" w:date="2020-06-13T16:31:00Z">
            <w:r w:rsidR="001D1387">
              <w:rPr>
                <w:lang w:val="en-US"/>
              </w:rPr>
              <w:fldChar w:fldCharType="begin"/>
            </w:r>
            <w:r w:rsidR="001D1387" w:rsidRPr="001D1387">
              <w:rPr>
                <w:lang w:val="en-US"/>
                <w:rPrChange w:id="1738" w:author="Rodrigo LeaL" w:date="2020-06-13T16:31:00Z">
                  <w:rPr/>
                </w:rPrChange>
              </w:rPr>
              <w:instrText xml:space="preserve"> CITATION Swa20 \l 2070 </w:instrText>
            </w:r>
          </w:ins>
          <w:r w:rsidR="001D1387">
            <w:rPr>
              <w:lang w:val="en-US"/>
            </w:rPr>
            <w:fldChar w:fldCharType="separate"/>
          </w:r>
          <w:ins w:id="1739" w:author="Rodrigo LeaL" w:date="2020-06-13T16:31:00Z">
            <w:r w:rsidR="001D1387" w:rsidRPr="001D1387">
              <w:rPr>
                <w:lang w:val="en-US"/>
                <w:rPrChange w:id="1740" w:author="Rodrigo LeaL" w:date="2020-06-13T16:31:00Z">
                  <w:rPr>
                    <w:rFonts w:eastAsia="Times New Roman"/>
                  </w:rPr>
                </w:rPrChange>
              </w:rPr>
              <w:t>[28]</w:t>
            </w:r>
            <w:r w:rsidR="001D1387">
              <w:rPr>
                <w:lang w:val="en-US"/>
              </w:rPr>
              <w:fldChar w:fldCharType="end"/>
            </w:r>
          </w:ins>
          <w:customXmlInsRangeStart w:id="1741" w:author="Rodrigo LeaL" w:date="2020-06-13T16:31:00Z"/>
        </w:sdtContent>
      </w:sdt>
      <w:customXmlInsRangeEnd w:id="1741"/>
      <w:ins w:id="1742" w:author="Rodrigo LeaL" w:date="2020-06-13T16:30:00Z">
        <w:r>
          <w:rPr>
            <w:lang w:val="en-US"/>
          </w:rPr>
          <w:t>.</w:t>
        </w:r>
      </w:ins>
    </w:p>
    <w:p w14:paraId="3A401C09" w14:textId="4FB03900" w:rsidR="008421CD" w:rsidRPr="00C44381" w:rsidRDefault="008421CD" w:rsidP="008421CD">
      <w:pPr>
        <w:rPr>
          <w:ins w:id="1743" w:author="Rodrigo LeaL" w:date="2020-06-13T16:30:00Z"/>
          <w:lang w:val="en-US"/>
        </w:rPr>
      </w:pPr>
      <w:ins w:id="1744" w:author="Rodrigo LeaL" w:date="2020-06-13T16:30:00Z">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w:t>
        </w:r>
      </w:ins>
      <w:ins w:id="1745" w:author="Rodrigo LeaL" w:date="2020-06-13T16:39:00Z">
        <w:r w:rsidR="001D1387">
          <w:rPr>
            <w:lang w:val="en-US"/>
          </w:rPr>
          <w:t>, more details of each property can be found on th wiki of this proje</w:t>
        </w:r>
      </w:ins>
      <w:ins w:id="1746" w:author="Rodrigo LeaL" w:date="2020-06-13T16:40:00Z">
        <w:r w:rsidR="001D1387">
          <w:rPr>
            <w:lang w:val="en-US"/>
          </w:rPr>
          <w:t>c</w:t>
        </w:r>
      </w:ins>
      <w:ins w:id="1747" w:author="Rodrigo LeaL" w:date="2020-06-13T16:39:00Z">
        <w:r w:rsidR="001D1387">
          <w:rPr>
            <w:lang w:val="en-US"/>
          </w:rPr>
          <w:t>t’s repository</w:t>
        </w:r>
      </w:ins>
      <w:ins w:id="1748" w:author="Rodrigo LeaL" w:date="2020-06-13T16:40:00Z">
        <w:r w:rsidR="001D1387">
          <w:rPr>
            <w:lang w:val="en-US"/>
          </w:rPr>
          <w:t xml:space="preserve"> </w:t>
        </w:r>
      </w:ins>
      <w:customXmlInsRangeStart w:id="1749" w:author="Rodrigo LeaL" w:date="2020-06-13T16:41:00Z"/>
      <w:sdt>
        <w:sdtPr>
          <w:rPr>
            <w:lang w:val="en-US"/>
          </w:rPr>
          <w:id w:val="1892219829"/>
          <w:citation/>
        </w:sdtPr>
        <w:sdtContent>
          <w:customXmlInsRangeEnd w:id="1749"/>
          <w:ins w:id="1750" w:author="Rodrigo LeaL" w:date="2020-06-13T16:41:00Z">
            <w:r w:rsidR="001D1387">
              <w:rPr>
                <w:lang w:val="en-US"/>
              </w:rPr>
              <w:fldChar w:fldCharType="begin"/>
            </w:r>
            <w:r w:rsidR="001D1387" w:rsidRPr="001D1387">
              <w:rPr>
                <w:lang w:val="en-US"/>
                <w:rPrChange w:id="1751" w:author="Rodrigo LeaL" w:date="2020-06-13T16:41:00Z">
                  <w:rPr/>
                </w:rPrChange>
              </w:rPr>
              <w:instrText xml:space="preserve"> CITATION Hom20 \l 2070 </w:instrText>
            </w:r>
          </w:ins>
          <w:r w:rsidR="001D1387">
            <w:rPr>
              <w:lang w:val="en-US"/>
            </w:rPr>
            <w:fldChar w:fldCharType="separate"/>
          </w:r>
          <w:ins w:id="1752" w:author="Rodrigo LeaL" w:date="2020-06-13T16:41:00Z">
            <w:r w:rsidR="001D1387" w:rsidRPr="001D1387">
              <w:rPr>
                <w:lang w:val="en-US"/>
                <w:rPrChange w:id="1753" w:author="Rodrigo LeaL" w:date="2020-06-13T16:41:00Z">
                  <w:rPr>
                    <w:rFonts w:eastAsia="Times New Roman"/>
                  </w:rPr>
                </w:rPrChange>
              </w:rPr>
              <w:t>[29]</w:t>
            </w:r>
            <w:r w:rsidR="001D1387">
              <w:rPr>
                <w:lang w:val="en-US"/>
              </w:rPr>
              <w:fldChar w:fldCharType="end"/>
            </w:r>
          </w:ins>
          <w:customXmlInsRangeStart w:id="1754" w:author="Rodrigo LeaL" w:date="2020-06-13T16:41:00Z"/>
        </w:sdtContent>
      </w:sdt>
      <w:customXmlInsRangeEnd w:id="1754"/>
      <w:ins w:id="1755" w:author="Rodrigo LeaL" w:date="2020-06-13T16:39:00Z">
        <w:r w:rsidR="001D1387">
          <w:rPr>
            <w:lang w:val="en-US"/>
          </w:rPr>
          <w:t>.</w:t>
        </w:r>
      </w:ins>
    </w:p>
    <w:p w14:paraId="1B32E9BC" w14:textId="77777777" w:rsidR="00D76668" w:rsidRPr="00D76668" w:rsidDel="00FF3D37" w:rsidRDefault="00D76668">
      <w:pPr>
        <w:rPr>
          <w:ins w:id="1756" w:author="André Oliveira" w:date="2020-06-13T12:33:00Z"/>
          <w:del w:id="1757" w:author="Rodrigo LeaL" w:date="2020-06-13T17:08:00Z"/>
          <w:lang w:val="en-US"/>
          <w:rPrChange w:id="1758" w:author="André Oliveira" w:date="2020-06-13T12:35:00Z">
            <w:rPr>
              <w:ins w:id="1759" w:author="André Oliveira" w:date="2020-06-13T12:33:00Z"/>
              <w:del w:id="1760" w:author="Rodrigo LeaL" w:date="2020-06-13T17:08:00Z"/>
              <w:noProof w:val="0"/>
              <w:color w:val="auto"/>
              <w:sz w:val="32"/>
              <w:szCs w:val="32"/>
              <w:lang w:val="en-US"/>
            </w:rPr>
          </w:rPrChange>
        </w:rPr>
        <w:pPrChange w:id="1761" w:author="André Oliveira" w:date="2020-06-13T12:35:00Z">
          <w:pPr>
            <w:pStyle w:val="Heading3"/>
          </w:pPr>
        </w:pPrChange>
      </w:pPr>
    </w:p>
    <w:p w14:paraId="0A3252AE" w14:textId="479A9003" w:rsidR="00D76668" w:rsidRDefault="00D76668" w:rsidP="00D76668">
      <w:pPr>
        <w:rPr>
          <w:ins w:id="1762" w:author="André Oliveira" w:date="2020-06-13T12:33:00Z"/>
          <w:lang w:val="en-US"/>
        </w:rPr>
      </w:pPr>
    </w:p>
    <w:p w14:paraId="0F93A2C7" w14:textId="494A02F5" w:rsidR="00D76668" w:rsidRPr="00D76668" w:rsidRDefault="00D76668">
      <w:pPr>
        <w:pStyle w:val="Heading3"/>
        <w:rPr>
          <w:ins w:id="1763" w:author="André Oliveira" w:date="2020-06-13T12:33:00Z"/>
          <w:noProof w:val="0"/>
          <w:sz w:val="32"/>
          <w:szCs w:val="32"/>
          <w:lang w:val="en-US"/>
          <w:rPrChange w:id="1764" w:author="André Oliveira" w:date="2020-06-13T12:33:00Z">
            <w:rPr>
              <w:ins w:id="1765" w:author="André Oliveira" w:date="2020-06-13T12:33:00Z"/>
              <w:lang w:val="en-US"/>
            </w:rPr>
          </w:rPrChange>
        </w:rPr>
        <w:pPrChange w:id="1766" w:author="André Oliveira" w:date="2020-06-13T12:33:00Z">
          <w:pPr/>
        </w:pPrChange>
      </w:pPr>
      <w:ins w:id="1767"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68" w:author="André Oliveira" w:date="2020-06-13T12:34:00Z">
        <w:r>
          <w:rPr>
            <w:noProof w:val="0"/>
            <w:color w:val="auto"/>
            <w:sz w:val="28"/>
            <w:szCs w:val="28"/>
            <w:lang w:val="en-US"/>
          </w:rPr>
          <w:t>4</w:t>
        </w:r>
      </w:ins>
      <w:ins w:id="1769" w:author="André Oliveira" w:date="2020-06-13T12:33:00Z">
        <w:r w:rsidRPr="009961C1">
          <w:rPr>
            <w:noProof w:val="0"/>
            <w:color w:val="auto"/>
            <w:sz w:val="28"/>
            <w:szCs w:val="28"/>
            <w:lang w:val="en-US"/>
          </w:rPr>
          <w:t xml:space="preserve"> </w:t>
        </w:r>
      </w:ins>
      <w:ins w:id="1770" w:author="André Oliveira" w:date="2020-06-13T12:34:00Z">
        <w:r>
          <w:rPr>
            <w:noProof w:val="0"/>
            <w:color w:val="auto"/>
            <w:sz w:val="28"/>
            <w:szCs w:val="28"/>
            <w:lang w:val="en-US"/>
          </w:rPr>
          <w:t>Challenges</w:t>
        </w:r>
      </w:ins>
    </w:p>
    <w:p w14:paraId="19CDF8BA" w14:textId="206E4010" w:rsidR="00D76668" w:rsidRDefault="00D76668" w:rsidP="00D76668">
      <w:pPr>
        <w:rPr>
          <w:ins w:id="1771" w:author="Rodrigo LeaL" w:date="2020-06-13T16:30:00Z"/>
          <w:noProof w:val="0"/>
          <w:lang w:val="en-US"/>
        </w:rPr>
      </w:pPr>
      <w:moveToRangeStart w:id="1772" w:author="André Oliveira" w:date="2020-06-13T12:35:00Z" w:name="move42944135"/>
      <w:moveTo w:id="1773" w:author="André Oliveira" w:date="2020-06-13T12:35:00Z">
        <w:r w:rsidRPr="009961C1">
          <w:rPr>
            <w:noProof w:val="0"/>
            <w:lang w:val="en-US"/>
          </w:rPr>
          <w:t>The Challenges submodule is responsible for interaction and business logic with Challenges and Challenge Answers domains.</w:t>
        </w:r>
      </w:moveTo>
    </w:p>
    <w:p w14:paraId="7AA635D9" w14:textId="77777777" w:rsidR="008421CD" w:rsidRDefault="008421CD" w:rsidP="008421CD">
      <w:pPr>
        <w:rPr>
          <w:ins w:id="1774" w:author="Rodrigo LeaL" w:date="2020-06-13T16:30:00Z"/>
          <w:lang w:val="en-US"/>
        </w:rPr>
      </w:pPr>
      <w:ins w:id="1775" w:author="Rodrigo LeaL" w:date="2020-06-13T16:30:00Z">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ins>
    </w:p>
    <w:p w14:paraId="556CB626" w14:textId="3CE72DE3" w:rsidR="008421CD" w:rsidRDefault="008421CD" w:rsidP="008421CD">
      <w:pPr>
        <w:rPr>
          <w:ins w:id="1776" w:author="Rodrigo LeaL" w:date="2020-06-13T16:30:00Z"/>
          <w:lang w:val="en-US"/>
        </w:rPr>
      </w:pPr>
      <w:ins w:id="1777" w:author="Rodrigo LeaL" w:date="2020-06-13T16:30:00Z">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ins>
      <w:customXmlInsRangeStart w:id="1778" w:author="Rodrigo LeaL" w:date="2020-06-13T16:30:00Z"/>
      <w:sdt>
        <w:sdtPr>
          <w:rPr>
            <w:lang w:val="en-US"/>
          </w:rPr>
          <w:id w:val="1292016940"/>
          <w:citation/>
        </w:sdtPr>
        <w:sdtContent>
          <w:customXmlInsRangeEnd w:id="1778"/>
          <w:ins w:id="1779" w:author="Rodrigo LeaL" w:date="2020-06-13T16:30:00Z">
            <w:r>
              <w:rPr>
                <w:lang w:val="en-US"/>
              </w:rPr>
              <w:fldChar w:fldCharType="begin"/>
            </w:r>
            <w:r w:rsidRPr="008421CD">
              <w:rPr>
                <w:lang w:val="en-US"/>
                <w:rPrChange w:id="1780" w:author="Rodrigo LeaL" w:date="2020-06-13T16:30:00Z">
                  <w:rPr/>
                </w:rPrChange>
              </w:rPr>
              <w:instrText xml:space="preserve"> CITATION Swa20 \l 2070 </w:instrText>
            </w:r>
          </w:ins>
          <w:r>
            <w:rPr>
              <w:lang w:val="en-US"/>
            </w:rPr>
            <w:fldChar w:fldCharType="separate"/>
          </w:r>
          <w:ins w:id="1781" w:author="Rodrigo LeaL" w:date="2020-06-13T16:30:00Z">
            <w:r w:rsidRPr="008421CD">
              <w:rPr>
                <w:lang w:val="en-US"/>
                <w:rPrChange w:id="1782" w:author="Rodrigo LeaL" w:date="2020-06-13T16:30:00Z">
                  <w:rPr>
                    <w:rFonts w:eastAsia="Times New Roman"/>
                  </w:rPr>
                </w:rPrChange>
              </w:rPr>
              <w:t>[28]</w:t>
            </w:r>
            <w:r>
              <w:rPr>
                <w:lang w:val="en-US"/>
              </w:rPr>
              <w:fldChar w:fldCharType="end"/>
            </w:r>
          </w:ins>
          <w:customXmlInsRangeStart w:id="1783" w:author="Rodrigo LeaL" w:date="2020-06-13T16:30:00Z"/>
        </w:sdtContent>
      </w:sdt>
      <w:customXmlInsRangeEnd w:id="1783"/>
      <w:ins w:id="1784" w:author="Rodrigo LeaL" w:date="2020-06-13T16:30:00Z">
        <w:r>
          <w:rPr>
            <w:lang w:val="en-US"/>
          </w:rPr>
          <w:t>.</w:t>
        </w:r>
      </w:ins>
    </w:p>
    <w:p w14:paraId="4694B46F" w14:textId="77777777" w:rsidR="008421CD" w:rsidRDefault="008421CD" w:rsidP="008421CD">
      <w:pPr>
        <w:rPr>
          <w:ins w:id="1785" w:author="Rodrigo LeaL" w:date="2020-06-13T16:30:00Z"/>
          <w:lang w:val="en-US"/>
        </w:rPr>
      </w:pPr>
      <w:ins w:id="1786" w:author="Rodrigo LeaL" w:date="2020-06-13T16:30:00Z">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ins>
    </w:p>
    <w:p w14:paraId="51DADDFD" w14:textId="77777777" w:rsidR="008421CD" w:rsidRDefault="008421CD" w:rsidP="008421CD">
      <w:pPr>
        <w:rPr>
          <w:ins w:id="1787" w:author="Rodrigo LeaL" w:date="2020-06-13T16:30:00Z"/>
          <w:lang w:val="en-US"/>
        </w:rPr>
      </w:pPr>
      <w:ins w:id="1788" w:author="Rodrigo LeaL" w:date="2020-06-13T16:30:00Z">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ins>
    </w:p>
    <w:p w14:paraId="548320AE" w14:textId="77777777" w:rsidR="008421CD" w:rsidRDefault="008421CD" w:rsidP="008421CD">
      <w:pPr>
        <w:rPr>
          <w:ins w:id="1789" w:author="Rodrigo LeaL" w:date="2020-06-13T16:30:00Z"/>
          <w:lang w:val="en-US"/>
        </w:rPr>
      </w:pPr>
      <w:ins w:id="1790" w:author="Rodrigo LeaL" w:date="2020-06-13T16:30:00Z">
        <w:r>
          <w:rPr>
            <w:lang w:val="en-US"/>
          </w:rPr>
          <w:t>The Challenge Tags domain entity is represented by a combination of the data model entity Tag and a record from the many to many entity CT, which represents the associations between a Tag and a challenge data model entities.</w:t>
        </w:r>
      </w:ins>
    </w:p>
    <w:p w14:paraId="409C56BE" w14:textId="0BD83EBA" w:rsidR="008421CD" w:rsidRPr="009961C1" w:rsidRDefault="008421CD" w:rsidP="00D76668">
      <w:pPr>
        <w:rPr>
          <w:moveTo w:id="1791" w:author="André Oliveira" w:date="2020-06-13T12:35:00Z"/>
          <w:lang w:val="en-US"/>
        </w:rPr>
      </w:pPr>
      <w:ins w:id="1792" w:author="Rodrigo LeaL" w:date="2020-06-13T16:30:00Z">
        <w:r>
          <w:rPr>
            <w:lang w:val="en-US"/>
          </w:rPr>
          <w:t>The Tags domain entity is represented by a data model entity Tag.</w:t>
        </w:r>
      </w:ins>
    </w:p>
    <w:moveToRangeEnd w:id="1772"/>
    <w:p w14:paraId="7813AC10" w14:textId="25BCCDC9" w:rsidR="00D76668" w:rsidRDefault="00D76668" w:rsidP="00D76668">
      <w:pPr>
        <w:rPr>
          <w:ins w:id="1793" w:author="André Oliveira" w:date="2020-06-13T12:33:00Z"/>
          <w:lang w:val="en-US"/>
        </w:rPr>
      </w:pPr>
    </w:p>
    <w:p w14:paraId="50BA2768" w14:textId="21EACDBE" w:rsidR="00D76668" w:rsidRPr="009961C1" w:rsidDel="00FF3D37" w:rsidRDefault="00D76668" w:rsidP="00D76668">
      <w:pPr>
        <w:pStyle w:val="Heading3"/>
        <w:rPr>
          <w:ins w:id="1794" w:author="André Oliveira" w:date="2020-06-13T12:33:00Z"/>
          <w:del w:id="1795" w:author="Rodrigo LeaL" w:date="2020-06-13T17:09:00Z"/>
          <w:noProof w:val="0"/>
          <w:color w:val="auto"/>
          <w:sz w:val="32"/>
          <w:szCs w:val="32"/>
          <w:lang w:val="en-US"/>
        </w:rPr>
      </w:pPr>
      <w:ins w:id="179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97" w:author="André Oliveira" w:date="2020-06-13T12:34:00Z">
        <w:r>
          <w:rPr>
            <w:noProof w:val="0"/>
            <w:color w:val="auto"/>
            <w:sz w:val="28"/>
            <w:szCs w:val="28"/>
            <w:lang w:val="en-US"/>
          </w:rPr>
          <w:t>5</w:t>
        </w:r>
      </w:ins>
      <w:ins w:id="1798" w:author="André Oliveira" w:date="2020-06-13T12:33:00Z">
        <w:r w:rsidRPr="009961C1">
          <w:rPr>
            <w:noProof w:val="0"/>
            <w:color w:val="auto"/>
            <w:sz w:val="28"/>
            <w:szCs w:val="28"/>
            <w:lang w:val="en-US"/>
          </w:rPr>
          <w:t xml:space="preserve"> </w:t>
        </w:r>
      </w:ins>
      <w:ins w:id="1799" w:author="André Oliveira" w:date="2020-06-13T12:34:00Z">
        <w:r>
          <w:rPr>
            <w:noProof w:val="0"/>
            <w:color w:val="auto"/>
            <w:sz w:val="28"/>
            <w:szCs w:val="28"/>
            <w:lang w:val="en-US"/>
          </w:rPr>
          <w:t>Questionnaires</w:t>
        </w:r>
      </w:ins>
    </w:p>
    <w:p w14:paraId="572F681E" w14:textId="77777777" w:rsidR="00D76668" w:rsidRPr="00D76668" w:rsidRDefault="00D76668">
      <w:pPr>
        <w:pStyle w:val="Heading3"/>
        <w:rPr>
          <w:ins w:id="1800" w:author="André Oliveira" w:date="2020-06-13T12:33:00Z"/>
          <w:lang w:val="en-US"/>
          <w:rPrChange w:id="1801" w:author="André Oliveira" w:date="2020-06-13T12:33:00Z">
            <w:rPr>
              <w:ins w:id="1802" w:author="André Oliveira" w:date="2020-06-13T12:33:00Z"/>
              <w:noProof w:val="0"/>
              <w:lang w:val="en-US"/>
            </w:rPr>
          </w:rPrChange>
        </w:rPr>
        <w:pPrChange w:id="1803" w:author="Rodrigo LeaL" w:date="2020-06-13T17:09:00Z">
          <w:pPr/>
        </w:pPrChange>
      </w:pPr>
    </w:p>
    <w:p w14:paraId="2D96F397" w14:textId="45744D80" w:rsidR="00567E9A" w:rsidRPr="00E8102C" w:rsidDel="00D76668" w:rsidRDefault="00567E9A" w:rsidP="00567E9A">
      <w:pPr>
        <w:rPr>
          <w:moveFrom w:id="1804" w:author="André Oliveira" w:date="2020-06-13T12:35:00Z"/>
          <w:noProof w:val="0"/>
          <w:lang w:val="en-US"/>
          <w:rPrChange w:id="1805" w:author="André Oliveira" w:date="2020-06-13T09:00:00Z">
            <w:rPr>
              <w:moveFrom w:id="1806" w:author="André Oliveira" w:date="2020-06-13T12:35:00Z"/>
              <w:lang w:val="en-US"/>
            </w:rPr>
          </w:rPrChange>
        </w:rPr>
      </w:pPr>
      <w:moveFromRangeStart w:id="1807" w:author="André Oliveira" w:date="2020-06-13T12:35:00Z" w:name="move42944135"/>
      <w:moveFrom w:id="1808" w:author="André Oliveira" w:date="2020-06-13T12:35:00Z">
        <w:r w:rsidRPr="00E8102C" w:rsidDel="00D76668">
          <w:rPr>
            <w:noProof w:val="0"/>
            <w:lang w:val="en-US"/>
            <w:rPrChange w:id="1809" w:author="André Oliveira" w:date="2020-06-13T09:00:00Z">
              <w:rPr>
                <w:lang w:val="en-US"/>
              </w:rPr>
            </w:rPrChange>
          </w:rPr>
          <w:t>The Challenges submodule is responsible for interaction and business logic with Challenges and Challenge Answers domains.</w:t>
        </w:r>
      </w:moveFrom>
    </w:p>
    <w:moveFromRangeEnd w:id="1807"/>
    <w:p w14:paraId="130BC166" w14:textId="0F945568" w:rsidR="00567E9A" w:rsidRDefault="00567E9A" w:rsidP="00567E9A">
      <w:pPr>
        <w:rPr>
          <w:ins w:id="1810" w:author="Rodrigo LeaL" w:date="2020-06-13T21:35:00Z"/>
          <w:noProof w:val="0"/>
          <w:lang w:val="en-US"/>
        </w:rPr>
      </w:pPr>
      <w:r w:rsidRPr="00E8102C">
        <w:rPr>
          <w:noProof w:val="0"/>
          <w:lang w:val="en-US"/>
          <w:rPrChange w:id="1811" w:author="André Oliveira" w:date="2020-06-13T09:00:00Z">
            <w:rPr>
              <w:lang w:val="en-US"/>
            </w:rPr>
          </w:rPrChange>
        </w:rPr>
        <w:t>The Questionnaires submodule is responsible for interaction and business logic with Questionnaire and Questionnaire Answers domains.</w:t>
      </w:r>
    </w:p>
    <w:p w14:paraId="76775FB3" w14:textId="77777777" w:rsidR="006D1C91" w:rsidRPr="006D1C91" w:rsidRDefault="006D1C91" w:rsidP="006D1C91">
      <w:pPr>
        <w:rPr>
          <w:ins w:id="1812" w:author="Rodrigo LeaL" w:date="2020-06-13T21:35:00Z"/>
          <w:noProof w:val="0"/>
          <w:lang w:val="en-US"/>
        </w:rPr>
      </w:pPr>
      <w:ins w:id="1813" w:author="Rodrigo LeaL" w:date="2020-06-13T21:35:00Z">
        <w:r w:rsidRPr="006D1C91">
          <w:rPr>
            <w:noProof w:val="0"/>
            <w:lang w:val="en-US"/>
          </w:rPr>
          <w:lastRenderedPageBreak/>
          <w:t>The scope of the Questionnaires submodule includes the domains of Questionnaire, Questionnaire Instance, Questionnaire Answers and Questionnaire-Challenge.</w:t>
        </w:r>
      </w:ins>
    </w:p>
    <w:p w14:paraId="5C9F51F5" w14:textId="21723BC3" w:rsidR="006D1C91" w:rsidRPr="006D1C91" w:rsidRDefault="006D1C91" w:rsidP="006D1C91">
      <w:pPr>
        <w:rPr>
          <w:ins w:id="1814" w:author="Rodrigo LeaL" w:date="2020-06-13T21:35:00Z"/>
          <w:noProof w:val="0"/>
          <w:lang w:val="en-US"/>
        </w:rPr>
      </w:pPr>
      <w:proofErr w:type="gramStart"/>
      <w:ins w:id="1815" w:author="Rodrigo LeaL" w:date="2020-06-13T21:35:00Z">
        <w:r w:rsidRPr="006D1C91">
          <w:rPr>
            <w:noProof w:val="0"/>
            <w:lang w:val="en-US"/>
          </w:rPr>
          <w:t>Implementation</w:t>
        </w:r>
        <w:proofErr w:type="gramEnd"/>
        <w:r w:rsidRPr="006D1C91">
          <w:rPr>
            <w:noProof w:val="0"/>
            <w:lang w:val="en-US"/>
          </w:rPr>
          <w:t xml:space="preserve">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ins>
      <w:customXmlInsRangeStart w:id="1816" w:author="Rodrigo LeaL" w:date="2020-06-13T21:35:00Z"/>
      <w:sdt>
        <w:sdtPr>
          <w:rPr>
            <w:noProof w:val="0"/>
            <w:lang w:val="en-US"/>
          </w:rPr>
          <w:id w:val="769359699"/>
          <w:citation/>
        </w:sdtPr>
        <w:sdtContent>
          <w:customXmlInsRangeEnd w:id="1816"/>
          <w:ins w:id="1817" w:author="Rodrigo LeaL" w:date="2020-06-13T21:35:00Z">
            <w:r>
              <w:rPr>
                <w:noProof w:val="0"/>
                <w:lang w:val="en-US"/>
              </w:rPr>
              <w:fldChar w:fldCharType="begin"/>
            </w:r>
            <w:r w:rsidRPr="006D1C91">
              <w:rPr>
                <w:noProof w:val="0"/>
                <w:lang w:val="en-US"/>
                <w:rPrChange w:id="1818" w:author="Rodrigo LeaL" w:date="2020-06-13T21:35:00Z">
                  <w:rPr>
                    <w:noProof w:val="0"/>
                  </w:rPr>
                </w:rPrChange>
              </w:rPr>
              <w:instrText xml:space="preserve"> CITATION Swa20 \l 2070 </w:instrText>
            </w:r>
          </w:ins>
          <w:r>
            <w:rPr>
              <w:noProof w:val="0"/>
              <w:lang w:val="en-US"/>
            </w:rPr>
            <w:fldChar w:fldCharType="separate"/>
          </w:r>
          <w:ins w:id="1819" w:author="Rodrigo LeaL" w:date="2020-06-13T21:35:00Z">
            <w:r w:rsidRPr="006D1C91">
              <w:rPr>
                <w:lang w:val="en-US"/>
                <w:rPrChange w:id="1820" w:author="Rodrigo LeaL" w:date="2020-06-13T21:35:00Z">
                  <w:rPr/>
                </w:rPrChange>
              </w:rPr>
              <w:t xml:space="preserve"> </w:t>
            </w:r>
            <w:r w:rsidRPr="006D1C91">
              <w:rPr>
                <w:lang w:val="en-US"/>
                <w:rPrChange w:id="1821" w:author="Rodrigo LeaL" w:date="2020-06-13T21:35:00Z">
                  <w:rPr>
                    <w:rFonts w:eastAsia="Times New Roman"/>
                  </w:rPr>
                </w:rPrChange>
              </w:rPr>
              <w:t>[28]</w:t>
            </w:r>
            <w:r>
              <w:rPr>
                <w:noProof w:val="0"/>
                <w:lang w:val="en-US"/>
              </w:rPr>
              <w:fldChar w:fldCharType="end"/>
            </w:r>
          </w:ins>
          <w:customXmlInsRangeStart w:id="1822" w:author="Rodrigo LeaL" w:date="2020-06-13T21:35:00Z"/>
        </w:sdtContent>
      </w:sdt>
      <w:customXmlInsRangeEnd w:id="1822"/>
      <w:ins w:id="1823" w:author="Rodrigo LeaL" w:date="2020-06-13T21:35:00Z">
        <w:r w:rsidRPr="006D1C91">
          <w:rPr>
            <w:noProof w:val="0"/>
            <w:lang w:val="en-US"/>
          </w:rPr>
          <w:t>.</w:t>
        </w:r>
      </w:ins>
    </w:p>
    <w:p w14:paraId="67180EA0" w14:textId="77777777" w:rsidR="006D1C91" w:rsidRPr="006D1C91" w:rsidRDefault="006D1C91" w:rsidP="006D1C91">
      <w:pPr>
        <w:rPr>
          <w:ins w:id="1824" w:author="Rodrigo LeaL" w:date="2020-06-13T21:35:00Z"/>
          <w:noProof w:val="0"/>
          <w:lang w:val="en-US"/>
        </w:rPr>
      </w:pPr>
      <w:ins w:id="1825" w:author="Rodrigo LeaL" w:date="2020-06-13T21:35:00Z">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proofErr w:type="spellStart"/>
        <w:r w:rsidRPr="006D1C91">
          <w:rPr>
            <w:noProof w:val="0"/>
            <w:lang w:val="en-US"/>
          </w:rPr>
          <w:t>can not</w:t>
        </w:r>
        <w:proofErr w:type="spellEnd"/>
        <w:r w:rsidRPr="006D1C91">
          <w:rPr>
            <w:noProof w:val="0"/>
            <w:lang w:val="en-US"/>
          </w:rPr>
          <w:t xml:space="preserve"> be solve, but it serves as a template in which instances of it can be created and send to multiple users to be solved.</w:t>
        </w:r>
      </w:ins>
    </w:p>
    <w:p w14:paraId="20F5FC2C" w14:textId="77777777" w:rsidR="006D1C91" w:rsidRPr="006D1C91" w:rsidRDefault="006D1C91" w:rsidP="006D1C91">
      <w:pPr>
        <w:rPr>
          <w:ins w:id="1826" w:author="Rodrigo LeaL" w:date="2020-06-13T21:35:00Z"/>
          <w:noProof w:val="0"/>
          <w:lang w:val="en-US"/>
        </w:rPr>
      </w:pPr>
      <w:proofErr w:type="gramStart"/>
      <w:ins w:id="1827" w:author="Rodrigo LeaL" w:date="2020-06-13T21:35:00Z">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ins>
    </w:p>
    <w:p w14:paraId="17D7FAFB" w14:textId="77777777" w:rsidR="006D1C91" w:rsidRPr="006D1C91" w:rsidRDefault="006D1C91" w:rsidP="006D1C91">
      <w:pPr>
        <w:rPr>
          <w:ins w:id="1828" w:author="Rodrigo LeaL" w:date="2020-06-13T21:35:00Z"/>
          <w:noProof w:val="0"/>
          <w:lang w:val="en-US"/>
        </w:rPr>
      </w:pPr>
      <w:ins w:id="1829" w:author="Rodrigo LeaL" w:date="2020-06-13T21:35:00Z">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ins>
    </w:p>
    <w:p w14:paraId="489D24DD" w14:textId="7E8D2D16" w:rsidR="006D1C91" w:rsidRDefault="006D1C91" w:rsidP="006D1C91">
      <w:pPr>
        <w:rPr>
          <w:ins w:id="1830" w:author="Rodrigo LeaL" w:date="2020-06-13T21:35:00Z"/>
          <w:noProof w:val="0"/>
          <w:lang w:val="en-US"/>
        </w:rPr>
      </w:pPr>
      <w:ins w:id="1831" w:author="Rodrigo LeaL" w:date="2020-06-13T21:35:00Z">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proofErr w:type="gramStart"/>
        <w:r w:rsidRPr="006D1C91">
          <w:rPr>
            <w:noProof w:val="0"/>
            <w:lang w:val="en-US"/>
          </w:rPr>
          <w:t>ones, since</w:t>
        </w:r>
        <w:proofErr w:type="gramEnd"/>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ins>
    </w:p>
    <w:p w14:paraId="09079816" w14:textId="77777777" w:rsidR="006D1C91" w:rsidRDefault="006D1C91" w:rsidP="006D1C91">
      <w:pPr>
        <w:rPr>
          <w:ins w:id="1832" w:author="Rodrigo LeaL" w:date="2020-06-13T21:35:00Z"/>
          <w:noProof w:val="0"/>
          <w:lang w:val="en-US"/>
        </w:rPr>
      </w:pPr>
    </w:p>
    <w:p w14:paraId="52A6010D" w14:textId="41A13719" w:rsidR="006D1C91" w:rsidRPr="00E8102C" w:rsidRDefault="006D1C91" w:rsidP="006D1C91">
      <w:pPr>
        <w:rPr>
          <w:noProof w:val="0"/>
          <w:lang w:val="en-US"/>
          <w:rPrChange w:id="1833" w:author="André Oliveira" w:date="2020-06-13T09:00:00Z">
            <w:rPr>
              <w:lang w:val="en-US"/>
            </w:rPr>
          </w:rPrChange>
        </w:rPr>
      </w:pPr>
      <w:ins w:id="1834" w:author="Rodrigo LeaL" w:date="2020-06-13T21:35:00Z">
        <w:r w:rsidRPr="009961C1">
          <w:rPr>
            <w:noProof w:val="0"/>
            <w:sz w:val="28"/>
            <w:szCs w:val="28"/>
            <w:lang w:val="en-US"/>
          </w:rPr>
          <w:t>5.</w:t>
        </w:r>
        <w:r>
          <w:rPr>
            <w:noProof w:val="0"/>
            <w:sz w:val="28"/>
            <w:szCs w:val="28"/>
            <w:lang w:val="en-US"/>
          </w:rPr>
          <w:t>2</w:t>
        </w:r>
        <w:r w:rsidRPr="009961C1">
          <w:rPr>
            <w:noProof w:val="0"/>
            <w:sz w:val="28"/>
            <w:szCs w:val="28"/>
            <w:lang w:val="en-US"/>
          </w:rPr>
          <w:t>.</w:t>
        </w:r>
        <w:r>
          <w:rPr>
            <w:noProof w:val="0"/>
            <w:sz w:val="28"/>
            <w:szCs w:val="28"/>
            <w:lang w:val="en-US"/>
          </w:rPr>
          <w:t>5</w:t>
        </w:r>
        <w:r w:rsidRPr="009961C1">
          <w:rPr>
            <w:noProof w:val="0"/>
            <w:sz w:val="28"/>
            <w:szCs w:val="28"/>
            <w:lang w:val="en-US"/>
          </w:rPr>
          <w:t xml:space="preserve"> </w:t>
        </w:r>
        <w:r>
          <w:rPr>
            <w:noProof w:val="0"/>
            <w:sz w:val="28"/>
            <w:szCs w:val="28"/>
            <w:lang w:val="en-US"/>
          </w:rPr>
          <w:t>Database</w:t>
        </w:r>
      </w:ins>
    </w:p>
    <w:p w14:paraId="45071BDA" w14:textId="182CA84B" w:rsidR="00567E9A" w:rsidRPr="00E8102C" w:rsidDel="00D76668" w:rsidRDefault="00567E9A" w:rsidP="00567E9A">
      <w:pPr>
        <w:rPr>
          <w:moveFrom w:id="1835" w:author="André Oliveira" w:date="2020-06-13T12:35:00Z"/>
          <w:noProof w:val="0"/>
          <w:lang w:val="en-US"/>
          <w:rPrChange w:id="1836" w:author="André Oliveira" w:date="2020-06-13T09:00:00Z">
            <w:rPr>
              <w:moveFrom w:id="1837" w:author="André Oliveira" w:date="2020-06-13T12:35:00Z"/>
              <w:lang w:val="en-US"/>
            </w:rPr>
          </w:rPrChange>
        </w:rPr>
      </w:pPr>
      <w:moveFromRangeStart w:id="1838" w:author="André Oliveira" w:date="2020-06-13T12:35:00Z" w:name="move42944145"/>
      <w:moveFrom w:id="1839" w:author="André Oliveira" w:date="2020-06-13T12:35:00Z">
        <w:r w:rsidRPr="00E8102C" w:rsidDel="00D76668">
          <w:rPr>
            <w:noProof w:val="0"/>
            <w:lang w:val="en-US"/>
            <w:rPrChange w:id="1840" w:author="André Oliveira" w:date="2020-06-13T09:00:00Z">
              <w:rPr>
                <w:lang w:val="en-US"/>
              </w:rPr>
            </w:rPrChange>
          </w:rPr>
          <w:t>The Users submodule is responsible for interaction and business logic with Users domain.</w:t>
        </w:r>
      </w:moveFrom>
    </w:p>
    <w:p w14:paraId="3CC46412" w14:textId="3A47EB54" w:rsidR="00567E9A" w:rsidRPr="00E8102C" w:rsidDel="00D76668" w:rsidRDefault="00567E9A" w:rsidP="00567E9A">
      <w:pPr>
        <w:rPr>
          <w:moveFrom w:id="1841" w:author="André Oliveira" w:date="2020-06-13T12:35:00Z"/>
          <w:noProof w:val="0"/>
          <w:lang w:val="en-US"/>
          <w:rPrChange w:id="1842" w:author="André Oliveira" w:date="2020-06-13T09:00:00Z">
            <w:rPr>
              <w:moveFrom w:id="1843" w:author="André Oliveira" w:date="2020-06-13T12:35:00Z"/>
              <w:lang w:val="en-US"/>
            </w:rPr>
          </w:rPrChange>
        </w:rPr>
      </w:pPr>
      <w:moveFromRangeStart w:id="1844" w:author="André Oliveira" w:date="2020-06-13T12:35:00Z" w:name="move42944152"/>
      <w:moveFromRangeEnd w:id="1838"/>
      <w:moveFrom w:id="1845" w:author="André Oliveira" w:date="2020-06-13T12:35:00Z">
        <w:r w:rsidRPr="00E8102C" w:rsidDel="00D76668">
          <w:rPr>
            <w:noProof w:val="0"/>
            <w:lang w:val="en-US"/>
            <w:rPrChange w:id="1846" w:author="André Oliveira" w:date="2020-06-13T09:00:00Z">
              <w:rPr>
                <w:lang w:val="en-US"/>
              </w:rPr>
            </w:rPrChange>
          </w:rPr>
          <w:t>The Authentication module is responsible for allowing user</w:t>
        </w:r>
        <w:r w:rsidR="001327C4" w:rsidRPr="00E8102C" w:rsidDel="00D76668">
          <w:rPr>
            <w:noProof w:val="0"/>
            <w:lang w:val="en-US"/>
            <w:rPrChange w:id="1847" w:author="André Oliveira" w:date="2020-06-13T09:00:00Z">
              <w:rPr>
                <w:lang w:val="en-US"/>
              </w:rPr>
            </w:rPrChange>
          </w:rPr>
          <w:t xml:space="preserve"> basic</w:t>
        </w:r>
        <w:r w:rsidRPr="00E8102C" w:rsidDel="00D76668">
          <w:rPr>
            <w:noProof w:val="0"/>
            <w:lang w:val="en-US"/>
            <w:rPrChange w:id="1848" w:author="André Oliveira" w:date="2020-06-13T09:00:00Z">
              <w:rPr>
                <w:lang w:val="en-US"/>
              </w:rPr>
            </w:rPrChange>
          </w:rPr>
          <w:t xml:space="preserve"> authentication and managing endpoint authentication for the whole application.</w:t>
        </w:r>
      </w:moveFrom>
    </w:p>
    <w:moveFromRangeEnd w:id="1844"/>
    <w:p w14:paraId="553FD344" w14:textId="4564A1F1" w:rsidR="00567E9A" w:rsidDel="00182F0A" w:rsidRDefault="00567E9A" w:rsidP="00567E9A">
      <w:pPr>
        <w:rPr>
          <w:del w:id="1849" w:author="Rodrigo LeaL" w:date="2020-06-13T21:36:00Z"/>
          <w:noProof w:val="0"/>
          <w:lang w:val="en-US"/>
        </w:rPr>
      </w:pPr>
      <w:r w:rsidRPr="00E8102C">
        <w:rPr>
          <w:noProof w:val="0"/>
          <w:lang w:val="en-US"/>
          <w:rPrChange w:id="1850" w:author="André Oliveira" w:date="2020-06-13T09:00:00Z">
            <w:rPr>
              <w:lang w:val="en-US"/>
            </w:rPr>
          </w:rPrChange>
        </w:rPr>
        <w:t>Another detailed shown on the picture above is the Database</w:t>
      </w:r>
      <w:r w:rsidR="007B5CB0" w:rsidRPr="00E8102C">
        <w:rPr>
          <w:noProof w:val="0"/>
          <w:lang w:val="en-US"/>
          <w:rPrChange w:id="1851" w:author="André Oliveira" w:date="2020-06-13T09:00:00Z">
            <w:rPr>
              <w:lang w:val="en-US"/>
            </w:rPr>
          </w:rPrChange>
        </w:rPr>
        <w:t>.</w:t>
      </w:r>
      <w:r w:rsidRPr="00E8102C">
        <w:rPr>
          <w:noProof w:val="0"/>
          <w:lang w:val="en-US"/>
          <w:rPrChange w:id="1852" w:author="André Oliveira" w:date="2020-06-13T09:00:00Z">
            <w:rPr>
              <w:lang w:val="en-US"/>
            </w:rPr>
          </w:rPrChange>
        </w:rPr>
        <w:t xml:space="preserve"> </w:t>
      </w:r>
      <w:r w:rsidR="007B5CB0" w:rsidRPr="00E8102C">
        <w:rPr>
          <w:noProof w:val="0"/>
          <w:lang w:val="en-US"/>
          <w:rPrChange w:id="1853" w:author="André Oliveira" w:date="2020-06-13T09:00:00Z">
            <w:rPr>
              <w:lang w:val="en-US"/>
            </w:rPr>
          </w:rPrChange>
        </w:rPr>
        <w:t>T</w:t>
      </w:r>
      <w:r w:rsidRPr="00E8102C">
        <w:rPr>
          <w:noProof w:val="0"/>
          <w:lang w:val="en-US"/>
          <w:rPrChange w:id="1854" w:author="André Oliveira" w:date="2020-06-13T09:00:00Z">
            <w:rPr>
              <w:lang w:val="en-US"/>
            </w:rPr>
          </w:rPrChange>
        </w:rPr>
        <w:t>h</w:t>
      </w:r>
      <w:r w:rsidR="007B5CB0" w:rsidRPr="00E8102C">
        <w:rPr>
          <w:noProof w:val="0"/>
          <w:lang w:val="en-US"/>
          <w:rPrChange w:id="1855" w:author="André Oliveira" w:date="2020-06-13T09:00:00Z">
            <w:rPr>
              <w:lang w:val="en-US"/>
            </w:rPr>
          </w:rPrChange>
        </w:rPr>
        <w:t xml:space="preserve">e services </w:t>
      </w:r>
      <w:r w:rsidRPr="00E8102C">
        <w:rPr>
          <w:noProof w:val="0"/>
          <w:lang w:val="en-US"/>
          <w:rPrChange w:id="1856" w:author="André Oliveira" w:date="2020-06-13T09:00:00Z">
            <w:rPr>
              <w:lang w:val="en-US"/>
            </w:rPr>
          </w:rPrChange>
        </w:rPr>
        <w:t>module</w:t>
      </w:r>
      <w:r w:rsidR="007B5CB0" w:rsidRPr="00E8102C">
        <w:rPr>
          <w:noProof w:val="0"/>
          <w:lang w:val="en-US"/>
          <w:rPrChange w:id="1857" w:author="André Oliveira" w:date="2020-06-13T09:00:00Z">
            <w:rPr>
              <w:lang w:val="en-US"/>
            </w:rPr>
          </w:rPrChange>
        </w:rPr>
        <w:t xml:space="preserve"> is the only</w:t>
      </w:r>
      <w:r w:rsidRPr="00E8102C">
        <w:rPr>
          <w:noProof w:val="0"/>
          <w:lang w:val="en-US"/>
          <w:rPrChange w:id="1858" w:author="André Oliveira" w:date="2020-06-13T09:00:00Z">
            <w:rPr>
              <w:lang w:val="en-US"/>
            </w:rPr>
          </w:rPrChange>
        </w:rPr>
        <w:t xml:space="preserve"> </w:t>
      </w:r>
      <w:r w:rsidR="007B5CB0" w:rsidRPr="00E8102C">
        <w:rPr>
          <w:noProof w:val="0"/>
          <w:lang w:val="en-US"/>
          <w:rPrChange w:id="1859" w:author="André Oliveira" w:date="2020-06-13T09:00:00Z">
            <w:rPr>
              <w:lang w:val="en-US"/>
            </w:rPr>
          </w:rPrChange>
        </w:rPr>
        <w:t xml:space="preserve">module </w:t>
      </w:r>
      <w:r w:rsidRPr="00E8102C">
        <w:rPr>
          <w:noProof w:val="0"/>
          <w:lang w:val="en-US"/>
          <w:rPrChange w:id="1860" w:author="André Oliveira" w:date="2020-06-13T09:00:00Z">
            <w:rPr>
              <w:lang w:val="en-US"/>
            </w:rPr>
          </w:rPrChange>
        </w:rPr>
        <w:t>with access to the database and it is responsible for directly connecting this database which maintains the state application for the different domains.</w:t>
      </w:r>
    </w:p>
    <w:p w14:paraId="40A56B66" w14:textId="77777777" w:rsidR="00182F0A" w:rsidRPr="00E8102C" w:rsidRDefault="00182F0A" w:rsidP="00567E9A">
      <w:pPr>
        <w:rPr>
          <w:ins w:id="1861" w:author="Rodrigo LeaL" w:date="2020-06-13T22:03:00Z"/>
          <w:noProof w:val="0"/>
          <w:lang w:val="en-US"/>
          <w:rPrChange w:id="1862" w:author="André Oliveira" w:date="2020-06-13T09:00:00Z">
            <w:rPr>
              <w:ins w:id="1863" w:author="Rodrigo LeaL" w:date="2020-06-13T22:03:00Z"/>
              <w:lang w:val="en-US"/>
            </w:rPr>
          </w:rPrChange>
        </w:rPr>
      </w:pPr>
    </w:p>
    <w:p w14:paraId="440BF9C3" w14:textId="77777777" w:rsidR="00182F0A" w:rsidRPr="00182F0A" w:rsidRDefault="00182F0A" w:rsidP="00182F0A">
      <w:pPr>
        <w:rPr>
          <w:ins w:id="1864" w:author="Rodrigo LeaL" w:date="2020-06-13T22:03:00Z"/>
          <w:noProof w:val="0"/>
          <w:lang w:val="en-US"/>
        </w:rPr>
      </w:pPr>
      <w:ins w:id="1865" w:author="Rodrigo LeaL" w:date="2020-06-13T22:03:00Z">
        <w:r w:rsidRPr="00182F0A">
          <w:rPr>
            <w:noProof w:val="0"/>
            <w:lang w:val="en-US"/>
          </w:rPr>
          <w:t xml:space="preserve">To store the platform data </w:t>
        </w:r>
        <w:proofErr w:type="gramStart"/>
        <w:r w:rsidRPr="00182F0A">
          <w:rPr>
            <w:noProof w:val="0"/>
            <w:lang w:val="en-US"/>
          </w:rPr>
          <w:t>we're</w:t>
        </w:r>
        <w:proofErr w:type="gramEnd"/>
        <w:r w:rsidRPr="00182F0A">
          <w:rPr>
            <w:noProof w:val="0"/>
            <w:lang w:val="en-US"/>
          </w:rPr>
          <w:t xml:space="preserve"> relying in PostgreSQL, which is an open source object-relational database, well known for its strong reliability, feature robustness and performance.</w:t>
        </w:r>
      </w:ins>
    </w:p>
    <w:p w14:paraId="1A798249" w14:textId="77777777" w:rsidR="00182F0A" w:rsidRPr="00182F0A" w:rsidRDefault="00182F0A" w:rsidP="00182F0A">
      <w:pPr>
        <w:rPr>
          <w:ins w:id="1866" w:author="Rodrigo LeaL" w:date="2020-06-13T22:03:00Z"/>
          <w:noProof w:val="0"/>
          <w:lang w:val="en-US"/>
        </w:rPr>
      </w:pPr>
      <w:ins w:id="1867" w:author="Rodrigo LeaL" w:date="2020-06-13T22:03:00Z">
        <w:r w:rsidRPr="00182F0A">
          <w:rPr>
            <w:noProof w:val="0"/>
            <w:lang w:val="en-US"/>
          </w:rPr>
          <w:t>To configure the database a single master script was create, and can be found on the WIKI of the project repository &lt;link&gt;</w:t>
        </w:r>
      </w:ins>
    </w:p>
    <w:p w14:paraId="4287F932" w14:textId="77777777" w:rsidR="00182F0A" w:rsidRPr="00182F0A" w:rsidRDefault="00182F0A" w:rsidP="00182F0A">
      <w:pPr>
        <w:rPr>
          <w:ins w:id="1868" w:author="Rodrigo LeaL" w:date="2020-06-13T22:03:00Z"/>
          <w:noProof w:val="0"/>
          <w:lang w:val="en-US"/>
        </w:rPr>
      </w:pPr>
      <w:ins w:id="1869" w:author="Rodrigo LeaL" w:date="2020-06-13T22:03:00Z">
        <w:r w:rsidRPr="00182F0A">
          <w:rPr>
            <w:noProof w:val="0"/>
            <w:lang w:val="en-US"/>
          </w:rPr>
          <w:t xml:space="preserve">This scrip includes not only the creation of the model with all its tables and dependencies, but also all the triggers and store procedures that allow a robust consistency on the database on the insertion of new data. </w:t>
        </w:r>
      </w:ins>
    </w:p>
    <w:p w14:paraId="756FC25C" w14:textId="77777777" w:rsidR="00182F0A" w:rsidRPr="00182F0A" w:rsidRDefault="00182F0A" w:rsidP="00182F0A">
      <w:pPr>
        <w:rPr>
          <w:ins w:id="1870" w:author="Rodrigo LeaL" w:date="2020-06-13T22:03:00Z"/>
          <w:noProof w:val="0"/>
          <w:lang w:val="en-US"/>
        </w:rPr>
      </w:pPr>
    </w:p>
    <w:p w14:paraId="5B804366" w14:textId="04798257" w:rsidR="00182F0A" w:rsidRPr="00182F0A" w:rsidRDefault="00182F0A" w:rsidP="00182F0A">
      <w:pPr>
        <w:rPr>
          <w:ins w:id="1871" w:author="Rodrigo LeaL" w:date="2020-06-13T22:03:00Z"/>
          <w:noProof w:val="0"/>
          <w:lang w:val="en-US"/>
        </w:rPr>
      </w:pPr>
      <w:ins w:id="1872" w:author="Rodrigo LeaL" w:date="2020-06-13T22:03:00Z">
        <w:r w:rsidRPr="00182F0A">
          <w:rPr>
            <w:noProof w:val="0"/>
            <w:lang w:val="en-US"/>
          </w:rPr>
          <w:lastRenderedPageBreak/>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for testing. The other scrips can be found as store procedures on the project repository</w:t>
        </w:r>
      </w:ins>
      <w:ins w:id="1873" w:author="Rodrigo LeaL" w:date="2020-06-13T22:04:00Z">
        <w:r>
          <w:rPr>
            <w:noProof w:val="0"/>
            <w:lang w:val="en-US"/>
          </w:rPr>
          <w:t>. (</w:t>
        </w:r>
        <w:proofErr w:type="spellStart"/>
        <w:r w:rsidRPr="00182F0A">
          <w:rPr>
            <w:noProof w:val="0"/>
            <w:color w:val="FF0000"/>
            <w:lang w:val="en-US"/>
            <w:rPrChange w:id="1874" w:author="Rodrigo LeaL" w:date="2020-06-13T22:04:00Z">
              <w:rPr>
                <w:noProof w:val="0"/>
                <w:lang w:val="en-US"/>
              </w:rPr>
            </w:rPrChange>
          </w:rPr>
          <w:t>nome</w:t>
        </w:r>
        <w:proofErr w:type="spellEnd"/>
        <w:r w:rsidRPr="00182F0A">
          <w:rPr>
            <w:noProof w:val="0"/>
            <w:color w:val="FF0000"/>
            <w:lang w:val="en-US"/>
            <w:rPrChange w:id="1875" w:author="Rodrigo LeaL" w:date="2020-06-13T22:04:00Z">
              <w:rPr>
                <w:noProof w:val="0"/>
                <w:lang w:val="en-US"/>
              </w:rPr>
            </w:rPrChange>
          </w:rPr>
          <w:t xml:space="preserve"> do script?</w:t>
        </w:r>
        <w:r>
          <w:rPr>
            <w:noProof w:val="0"/>
            <w:lang w:val="en-US"/>
          </w:rPr>
          <w:t>)</w:t>
        </w:r>
      </w:ins>
    </w:p>
    <w:p w14:paraId="62A6832F" w14:textId="77777777" w:rsidR="00182F0A" w:rsidRPr="00182F0A" w:rsidRDefault="00182F0A" w:rsidP="00182F0A">
      <w:pPr>
        <w:rPr>
          <w:ins w:id="1876" w:author="Rodrigo LeaL" w:date="2020-06-13T22:03:00Z"/>
          <w:noProof w:val="0"/>
          <w:lang w:val="en-US"/>
        </w:rPr>
      </w:pPr>
    </w:p>
    <w:p w14:paraId="290387D4" w14:textId="77777777" w:rsidR="00182F0A" w:rsidRPr="00182F0A" w:rsidRDefault="00182F0A" w:rsidP="00182F0A">
      <w:pPr>
        <w:rPr>
          <w:ins w:id="1877" w:author="Rodrigo LeaL" w:date="2020-06-13T22:03:00Z"/>
          <w:noProof w:val="0"/>
          <w:lang w:val="en-US"/>
        </w:rPr>
      </w:pPr>
      <w:ins w:id="1878" w:author="Rodrigo LeaL" w:date="2020-06-13T22:03:00Z">
        <w:r w:rsidRPr="00182F0A">
          <w:rPr>
            <w:noProof w:val="0"/>
            <w:lang w:val="en-US"/>
          </w:rPr>
          <w:t>For database access to be possible a data source been was created to configured database related configurations, allowing a database connection to be used by the application to communicate with a given DB.</w:t>
        </w:r>
      </w:ins>
    </w:p>
    <w:p w14:paraId="077E9D1F" w14:textId="2BBB09AB" w:rsidR="00182F0A" w:rsidRPr="006A435A" w:rsidRDefault="00182F0A" w:rsidP="00182F0A">
      <w:pPr>
        <w:rPr>
          <w:ins w:id="1879" w:author="Rodrigo LeaL" w:date="2020-06-13T22:03:00Z"/>
          <w:noProof w:val="0"/>
          <w:rPrChange w:id="1880" w:author="Rodrigo LeaL" w:date="2020-06-13T22:28:00Z">
            <w:rPr>
              <w:ins w:id="1881" w:author="Rodrigo LeaL" w:date="2020-06-13T22:03:00Z"/>
              <w:noProof w:val="0"/>
              <w:lang w:val="en-US"/>
            </w:rPr>
          </w:rPrChange>
        </w:rPr>
      </w:pPr>
      <w:ins w:id="1882" w:author="Rodrigo LeaL" w:date="2020-06-13T22:03:00Z">
        <w:r w:rsidRPr="00182F0A">
          <w:rPr>
            <w:noProof w:val="0"/>
            <w:lang w:val="en-US"/>
          </w:rPr>
          <w:t xml:space="preserve">On the application spring Repositories were used to interact with the database, specifically </w:t>
        </w:r>
        <w:proofErr w:type="spellStart"/>
        <w:r w:rsidRPr="00182F0A">
          <w:rPr>
            <w:noProof w:val="0"/>
            <w:lang w:val="en-US"/>
          </w:rPr>
          <w:t>CurdRepositorty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ins>
      <w:ins w:id="1883" w:author="Rodrigo LeaL" w:date="2020-06-13T22:27:00Z">
        <w:r w:rsidR="006A435A">
          <w:rPr>
            <w:noProof w:val="0"/>
            <w:lang w:val="en-US"/>
          </w:rPr>
          <w:t xml:space="preserve"> </w:t>
        </w:r>
        <w:r w:rsidR="006A435A" w:rsidRPr="006A435A">
          <w:rPr>
            <w:noProof w:val="0"/>
            <w:color w:val="FF0000"/>
            <w:rPrChange w:id="1884" w:author="Rodrigo LeaL" w:date="2020-06-13T22:28:00Z">
              <w:rPr>
                <w:noProof w:val="0"/>
                <w:lang w:val="en-US"/>
              </w:rPr>
            </w:rPrChange>
          </w:rPr>
          <w:t xml:space="preserve">(este paragrafo tem de ser corrigido </w:t>
        </w:r>
      </w:ins>
      <w:ins w:id="1885" w:author="Rodrigo LeaL" w:date="2020-06-13T22:28:00Z">
        <w:r w:rsidR="006A435A" w:rsidRPr="006A435A">
          <w:rPr>
            <w:noProof w:val="0"/>
            <w:color w:val="FF0000"/>
            <w:rPrChange w:id="1886" w:author="Rodrigo LeaL" w:date="2020-06-13T22:28:00Z">
              <w:rPr>
                <w:noProof w:val="0"/>
                <w:lang w:val="en-US"/>
              </w:rPr>
            </w:rPrChange>
          </w:rPr>
          <w:t xml:space="preserve">e </w:t>
        </w:r>
        <w:proofErr w:type="spellStart"/>
        <w:r w:rsidR="006A435A" w:rsidRPr="006A435A">
          <w:rPr>
            <w:noProof w:val="0"/>
            <w:color w:val="FF0000"/>
            <w:rPrChange w:id="1887" w:author="Rodrigo LeaL" w:date="2020-06-13T22:28:00Z">
              <w:rPr>
                <w:noProof w:val="0"/>
                <w:lang w:val="en-US"/>
              </w:rPr>
            </w:rPrChange>
          </w:rPr>
          <w:t>propvavelemtne</w:t>
        </w:r>
        <w:proofErr w:type="spellEnd"/>
        <w:r w:rsidR="006A435A" w:rsidRPr="006A435A">
          <w:rPr>
            <w:noProof w:val="0"/>
            <w:color w:val="FF0000"/>
            <w:rPrChange w:id="1888" w:author="Rodrigo LeaL" w:date="2020-06-13T22:28:00Z">
              <w:rPr>
                <w:noProof w:val="0"/>
                <w:lang w:val="en-US"/>
              </w:rPr>
            </w:rPrChange>
          </w:rPr>
          <w:t xml:space="preserve"> devia esta</w:t>
        </w:r>
        <w:r w:rsidR="006A435A" w:rsidRPr="006A435A">
          <w:rPr>
            <w:noProof w:val="0"/>
            <w:color w:val="FF0000"/>
            <w:rPrChange w:id="1889" w:author="Rodrigo LeaL" w:date="2020-06-13T22:28:00Z">
              <w:rPr>
                <w:noProof w:val="0"/>
              </w:rPr>
            </w:rPrChange>
          </w:rPr>
          <w:t>r nos detalhes de implementação</w:t>
        </w:r>
      </w:ins>
      <w:ins w:id="1890" w:author="Rodrigo LeaL" w:date="2020-06-13T22:27:00Z">
        <w:r w:rsidR="006A435A" w:rsidRPr="006A435A">
          <w:rPr>
            <w:noProof w:val="0"/>
            <w:rPrChange w:id="1891" w:author="Rodrigo LeaL" w:date="2020-06-13T22:28:00Z">
              <w:rPr>
                <w:noProof w:val="0"/>
                <w:lang w:val="en-US"/>
              </w:rPr>
            </w:rPrChange>
          </w:rPr>
          <w:t>)</w:t>
        </w:r>
      </w:ins>
    </w:p>
    <w:p w14:paraId="0C98B18C" w14:textId="71C6383F" w:rsidR="00567E9A" w:rsidRPr="00E8102C" w:rsidRDefault="00182F0A" w:rsidP="00182F0A">
      <w:pPr>
        <w:rPr>
          <w:noProof w:val="0"/>
          <w:lang w:val="en-US"/>
          <w:rPrChange w:id="1892" w:author="André Oliveira" w:date="2020-06-13T09:00:00Z">
            <w:rPr>
              <w:lang w:val="en-US"/>
            </w:rPr>
          </w:rPrChange>
        </w:rPr>
      </w:pPr>
      <w:ins w:id="1893" w:author="Rodrigo LeaL" w:date="2020-06-13T22:03:00Z">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t>
        </w:r>
      </w:ins>
      <w:ins w:id="1894" w:author="Rodrigo LeaL" w:date="2020-06-13T22:28:00Z">
        <w:r w:rsidR="006A435A" w:rsidRPr="00182F0A">
          <w:rPr>
            <w:noProof w:val="0"/>
            <w:lang w:val="en-US"/>
          </w:rPr>
          <w:t>would</w:t>
        </w:r>
      </w:ins>
      <w:ins w:id="1895" w:author="Rodrigo LeaL" w:date="2020-06-13T22:03:00Z">
        <w:r w:rsidRPr="00182F0A">
          <w:rPr>
            <w:noProof w:val="0"/>
            <w:lang w:val="en-US"/>
          </w:rPr>
          <w:t xml:space="preserve"> be able to know the table name, the field names and other related entities were there. To this effect the package `</w:t>
        </w:r>
        <w:proofErr w:type="spellStart"/>
        <w:r w:rsidRPr="00182F0A">
          <w:rPr>
            <w:noProof w:val="0"/>
            <w:lang w:val="en-US"/>
          </w:rPr>
          <w:t>pt.isel.server.domain</w:t>
        </w:r>
        <w:proofErr w:type="spellEnd"/>
        <w:r w:rsidRPr="00182F0A">
          <w:rPr>
            <w:noProof w:val="0"/>
            <w:lang w:val="en-US"/>
          </w:rPr>
          <w:t>`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ins>
      <w:ins w:id="1896" w:author="Rodrigo LeaL" w:date="2020-06-13T22:28:00Z">
        <w:r w:rsidR="006A435A">
          <w:rPr>
            <w:noProof w:val="0"/>
            <w:lang w:val="en-US"/>
          </w:rPr>
          <w:t xml:space="preserve"> (</w:t>
        </w:r>
        <w:proofErr w:type="spellStart"/>
        <w:r w:rsidR="006A435A" w:rsidRPr="006A435A">
          <w:rPr>
            <w:noProof w:val="0"/>
            <w:color w:val="FF0000"/>
            <w:lang w:val="en-US"/>
            <w:rPrChange w:id="1897" w:author="Rodrigo LeaL" w:date="2020-06-13T22:28:00Z">
              <w:rPr>
                <w:noProof w:val="0"/>
                <w:lang w:val="en-US"/>
              </w:rPr>
            </w:rPrChange>
          </w:rPr>
          <w:t>isto</w:t>
        </w:r>
        <w:proofErr w:type="spellEnd"/>
        <w:r w:rsidR="006A435A" w:rsidRPr="006A435A">
          <w:rPr>
            <w:noProof w:val="0"/>
            <w:color w:val="FF0000"/>
            <w:lang w:val="en-US"/>
            <w:rPrChange w:id="1898" w:author="Rodrigo LeaL" w:date="2020-06-13T22:28:00Z">
              <w:rPr>
                <w:noProof w:val="0"/>
                <w:lang w:val="en-US"/>
              </w:rPr>
            </w:rPrChange>
          </w:rPr>
          <w:t xml:space="preserve"> </w:t>
        </w:r>
        <w:proofErr w:type="spellStart"/>
        <w:r w:rsidR="006A435A" w:rsidRPr="006A435A">
          <w:rPr>
            <w:noProof w:val="0"/>
            <w:color w:val="FF0000"/>
            <w:lang w:val="en-US"/>
            <w:rPrChange w:id="1899" w:author="Rodrigo LeaL" w:date="2020-06-13T22:28:00Z">
              <w:rPr>
                <w:noProof w:val="0"/>
                <w:lang w:val="en-US"/>
              </w:rPr>
            </w:rPrChange>
          </w:rPr>
          <w:t>sao</w:t>
        </w:r>
        <w:proofErr w:type="spellEnd"/>
        <w:r w:rsidR="006A435A" w:rsidRPr="006A435A">
          <w:rPr>
            <w:noProof w:val="0"/>
            <w:color w:val="FF0000"/>
            <w:lang w:val="en-US"/>
            <w:rPrChange w:id="1900" w:author="Rodrigo LeaL" w:date="2020-06-13T22:28:00Z">
              <w:rPr>
                <w:noProof w:val="0"/>
                <w:lang w:val="en-US"/>
              </w:rPr>
            </w:rPrChange>
          </w:rPr>
          <w:t xml:space="preserve"> </w:t>
        </w:r>
        <w:proofErr w:type="spellStart"/>
        <w:r w:rsidR="006A435A" w:rsidRPr="006A435A">
          <w:rPr>
            <w:noProof w:val="0"/>
            <w:color w:val="FF0000"/>
            <w:lang w:val="en-US"/>
            <w:rPrChange w:id="1901" w:author="Rodrigo LeaL" w:date="2020-06-13T22:28:00Z">
              <w:rPr>
                <w:noProof w:val="0"/>
                <w:lang w:val="en-US"/>
              </w:rPr>
            </w:rPrChange>
          </w:rPr>
          <w:t>detalhes</w:t>
        </w:r>
        <w:proofErr w:type="spellEnd"/>
        <w:r w:rsidR="006A435A" w:rsidRPr="006A435A">
          <w:rPr>
            <w:noProof w:val="0"/>
            <w:color w:val="FF0000"/>
            <w:lang w:val="en-US"/>
            <w:rPrChange w:id="1902" w:author="Rodrigo LeaL" w:date="2020-06-13T22:28:00Z">
              <w:rPr>
                <w:noProof w:val="0"/>
                <w:lang w:val="en-US"/>
              </w:rPr>
            </w:rPrChange>
          </w:rPr>
          <w:t xml:space="preserve"> de </w:t>
        </w:r>
        <w:proofErr w:type="spellStart"/>
        <w:r w:rsidR="006A435A" w:rsidRPr="006A435A">
          <w:rPr>
            <w:noProof w:val="0"/>
            <w:color w:val="FF0000"/>
            <w:lang w:val="en-US"/>
            <w:rPrChange w:id="1903" w:author="Rodrigo LeaL" w:date="2020-06-13T22:28:00Z">
              <w:rPr>
                <w:noProof w:val="0"/>
                <w:lang w:val="en-US"/>
              </w:rPr>
            </w:rPrChange>
          </w:rPr>
          <w:t>implementação</w:t>
        </w:r>
        <w:proofErr w:type="spellEnd"/>
        <w:r w:rsidR="006A435A" w:rsidRPr="006A435A">
          <w:rPr>
            <w:noProof w:val="0"/>
            <w:color w:val="FF0000"/>
            <w:lang w:val="en-US"/>
            <w:rPrChange w:id="1904" w:author="Rodrigo LeaL" w:date="2020-06-13T22:28:00Z">
              <w:rPr>
                <w:noProof w:val="0"/>
                <w:lang w:val="en-US"/>
              </w:rPr>
            </w:rPrChange>
          </w:rPr>
          <w:t xml:space="preserve"> </w:t>
        </w:r>
        <w:proofErr w:type="spellStart"/>
        <w:r w:rsidR="006A435A" w:rsidRPr="006A435A">
          <w:rPr>
            <w:noProof w:val="0"/>
            <w:color w:val="FF0000"/>
            <w:lang w:val="en-US"/>
            <w:rPrChange w:id="1905" w:author="Rodrigo LeaL" w:date="2020-06-13T22:28:00Z">
              <w:rPr>
                <w:noProof w:val="0"/>
                <w:lang w:val="en-US"/>
              </w:rPr>
            </w:rPrChange>
          </w:rPr>
          <w:t>também</w:t>
        </w:r>
        <w:proofErr w:type="spellEnd"/>
        <w:r w:rsidR="006A435A">
          <w:rPr>
            <w:noProof w:val="0"/>
            <w:lang w:val="en-US"/>
          </w:rPr>
          <w:t>)</w:t>
        </w:r>
      </w:ins>
    </w:p>
    <w:p w14:paraId="58DFF32B" w14:textId="34C096B4" w:rsidR="00567E9A" w:rsidRPr="00E8102C" w:rsidDel="00182F0A" w:rsidRDefault="00567E9A" w:rsidP="00567E9A">
      <w:pPr>
        <w:rPr>
          <w:moveFrom w:id="1906" w:author="Rodrigo LeaL" w:date="2020-06-13T22:04:00Z"/>
          <w:noProof w:val="0"/>
          <w:lang w:val="en-US"/>
          <w:rPrChange w:id="1907" w:author="André Oliveira" w:date="2020-06-13T09:00:00Z">
            <w:rPr>
              <w:moveFrom w:id="1908" w:author="Rodrigo LeaL" w:date="2020-06-13T22:04:00Z"/>
              <w:lang w:val="en-US"/>
            </w:rPr>
          </w:rPrChange>
        </w:rPr>
      </w:pPr>
      <w:moveFromRangeStart w:id="1909" w:author="Rodrigo LeaL" w:date="2020-06-13T22:04:00Z" w:name="move42978265"/>
      <w:moveFrom w:id="1910" w:author="Rodrigo LeaL" w:date="2020-06-13T22:04:00Z">
        <w:r w:rsidRPr="00E8102C" w:rsidDel="00182F0A">
          <w:rPr>
            <w:noProof w:val="0"/>
            <w:lang w:val="en-US"/>
            <w:rPrChange w:id="1911"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sidDel="00182F0A">
          <w:rPr>
            <w:noProof w:val="0"/>
            <w:lang w:val="en-US"/>
            <w:rPrChange w:id="1912" w:author="André Oliveira" w:date="2020-06-13T09:00:00Z">
              <w:rPr>
                <w:lang w:val="en-US"/>
              </w:rPr>
            </w:rPrChange>
          </w:rPr>
          <w:t xml:space="preserve"> </w:t>
        </w:r>
      </w:moveFrom>
      <w:sdt>
        <w:sdtPr>
          <w:rPr>
            <w:noProof w:val="0"/>
            <w:lang w:val="en-US"/>
          </w:rPr>
          <w:id w:val="77028928"/>
          <w:citation/>
        </w:sdtPr>
        <w:sdtContent>
          <w:moveFrom w:id="1913" w:author="Rodrigo LeaL" w:date="2020-06-13T22:04:00Z">
            <w:r w:rsidR="00C16541" w:rsidRPr="00E8102C" w:rsidDel="00182F0A">
              <w:rPr>
                <w:noProof w:val="0"/>
                <w:lang w:val="en-US"/>
                <w:rPrChange w:id="1914" w:author="André Oliveira" w:date="2020-06-13T09:00:00Z">
                  <w:rPr>
                    <w:lang w:val="en-US"/>
                  </w:rPr>
                </w:rPrChange>
              </w:rPr>
              <w:fldChar w:fldCharType="begin"/>
            </w:r>
            <w:r w:rsidR="00795FAD" w:rsidRPr="00E8102C" w:rsidDel="00182F0A">
              <w:rPr>
                <w:noProof w:val="0"/>
                <w:lang w:val="en-US"/>
                <w:rPrChange w:id="1915" w:author="André Oliveira" w:date="2020-06-13T09:00:00Z">
                  <w:rPr>
                    <w:lang w:val="en-US"/>
                  </w:rPr>
                </w:rPrChange>
              </w:rPr>
              <w:instrText xml:space="preserve">CITATION Ope20 \l 2070 </w:instrText>
            </w:r>
            <w:r w:rsidR="00C16541" w:rsidRPr="00E8102C" w:rsidDel="00182F0A">
              <w:rPr>
                <w:noProof w:val="0"/>
                <w:lang w:val="en-US"/>
                <w:rPrChange w:id="1916" w:author="André Oliveira" w:date="2020-06-13T09:00:00Z">
                  <w:rPr>
                    <w:lang w:val="en-US"/>
                  </w:rPr>
                </w:rPrChange>
              </w:rPr>
              <w:fldChar w:fldCharType="separate"/>
            </w:r>
            <w:r w:rsidR="00E431F2" w:rsidRPr="00E431F2" w:rsidDel="00182F0A">
              <w:rPr>
                <w:lang w:val="en-US"/>
              </w:rPr>
              <w:t>[24]</w:t>
            </w:r>
            <w:r w:rsidR="00C16541" w:rsidRPr="00E8102C" w:rsidDel="00182F0A">
              <w:rPr>
                <w:noProof w:val="0"/>
                <w:lang w:val="en-US"/>
                <w:rPrChange w:id="1917" w:author="André Oliveira" w:date="2020-06-13T09:00:00Z">
                  <w:rPr>
                    <w:lang w:val="en-US"/>
                  </w:rPr>
                </w:rPrChange>
              </w:rPr>
              <w:fldChar w:fldCharType="end"/>
            </w:r>
          </w:moveFrom>
        </w:sdtContent>
      </w:sdt>
      <w:moveFrom w:id="1918" w:author="Rodrigo LeaL" w:date="2020-06-13T22:04:00Z">
        <w:r w:rsidRPr="00E8102C" w:rsidDel="00182F0A">
          <w:rPr>
            <w:noProof w:val="0"/>
            <w:lang w:val="en-US"/>
            <w:rPrChange w:id="1919" w:author="André Oliveira" w:date="2020-06-13T09:00:00Z">
              <w:rPr>
                <w:lang w:val="en-US"/>
              </w:rPr>
            </w:rPrChange>
          </w:rPr>
          <w:t xml:space="preserve"> hosted on Swagger UI </w:t>
        </w:r>
      </w:moveFrom>
      <w:sdt>
        <w:sdtPr>
          <w:rPr>
            <w:noProof w:val="0"/>
            <w:lang w:val="en-US"/>
          </w:rPr>
          <w:id w:val="-1412611439"/>
          <w:citation/>
        </w:sdtPr>
        <w:sdtContent>
          <w:moveFrom w:id="1920" w:author="Rodrigo LeaL" w:date="2020-06-13T22:04:00Z">
            <w:r w:rsidR="00C16541" w:rsidRPr="00E8102C" w:rsidDel="00182F0A">
              <w:rPr>
                <w:noProof w:val="0"/>
                <w:lang w:val="en-US"/>
                <w:rPrChange w:id="1921" w:author="André Oliveira" w:date="2020-06-13T09:00:00Z">
                  <w:rPr>
                    <w:lang w:val="en-US"/>
                  </w:rPr>
                </w:rPrChange>
              </w:rPr>
              <w:fldChar w:fldCharType="begin"/>
            </w:r>
            <w:r w:rsidR="00795FAD" w:rsidRPr="00E8102C" w:rsidDel="00182F0A">
              <w:rPr>
                <w:noProof w:val="0"/>
                <w:lang w:val="en-US"/>
                <w:rPrChange w:id="1922" w:author="André Oliveira" w:date="2020-06-13T09:00:00Z">
                  <w:rPr>
                    <w:lang w:val="en-US"/>
                  </w:rPr>
                </w:rPrChange>
              </w:rPr>
              <w:instrText xml:space="preserve">CITATION Swa20 \l 2070 </w:instrText>
            </w:r>
            <w:r w:rsidR="00C16541" w:rsidRPr="00E8102C" w:rsidDel="00182F0A">
              <w:rPr>
                <w:noProof w:val="0"/>
                <w:lang w:val="en-US"/>
                <w:rPrChange w:id="1923" w:author="André Oliveira" w:date="2020-06-13T09:00:00Z">
                  <w:rPr>
                    <w:lang w:val="en-US"/>
                  </w:rPr>
                </w:rPrChange>
              </w:rPr>
              <w:fldChar w:fldCharType="separate"/>
            </w:r>
            <w:r w:rsidR="00E431F2" w:rsidRPr="00E431F2" w:rsidDel="00182F0A">
              <w:rPr>
                <w:lang w:val="en-US"/>
              </w:rPr>
              <w:t>[25]</w:t>
            </w:r>
            <w:r w:rsidR="00C16541" w:rsidRPr="00E8102C" w:rsidDel="00182F0A">
              <w:rPr>
                <w:noProof w:val="0"/>
                <w:lang w:val="en-US"/>
                <w:rPrChange w:id="1924" w:author="André Oliveira" w:date="2020-06-13T09:00:00Z">
                  <w:rPr>
                    <w:lang w:val="en-US"/>
                  </w:rPr>
                </w:rPrChange>
              </w:rPr>
              <w:fldChar w:fldCharType="end"/>
            </w:r>
          </w:moveFrom>
        </w:sdtContent>
      </w:sdt>
      <w:moveFrom w:id="1925" w:author="Rodrigo LeaL" w:date="2020-06-13T22:04:00Z">
        <w:r w:rsidRPr="00E8102C" w:rsidDel="00182F0A">
          <w:rPr>
            <w:noProof w:val="0"/>
            <w:lang w:val="en-US"/>
            <w:rPrChange w:id="1926" w:author="André Oliveira" w:date="2020-06-13T09:00:00Z">
              <w:rPr>
                <w:lang w:val="en-US"/>
              </w:rPr>
            </w:rPrChange>
          </w:rPr>
          <w:t>.</w:t>
        </w:r>
      </w:moveFrom>
    </w:p>
    <w:moveFromRangeEnd w:id="1909"/>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Heading3"/>
        <w:rPr>
          <w:noProof w:val="0"/>
          <w:color w:val="auto"/>
          <w:sz w:val="32"/>
          <w:szCs w:val="32"/>
          <w:lang w:val="en-US"/>
          <w:rPrChange w:id="1927" w:author="André Oliveira" w:date="2020-06-13T09:00:00Z">
            <w:rPr>
              <w:color w:val="auto"/>
              <w:sz w:val="32"/>
              <w:szCs w:val="32"/>
              <w:lang w:val="en-US"/>
            </w:rPr>
          </w:rPrChange>
        </w:rPr>
      </w:pPr>
      <w:bookmarkStart w:id="1928" w:name="_Toc39522476"/>
      <w:r w:rsidRPr="00E8102C">
        <w:rPr>
          <w:noProof w:val="0"/>
          <w:color w:val="auto"/>
          <w:sz w:val="28"/>
          <w:szCs w:val="28"/>
          <w:lang w:val="en-US"/>
          <w:rPrChange w:id="1929" w:author="André Oliveira" w:date="2020-06-13T09:00:00Z">
            <w:rPr>
              <w:color w:val="auto"/>
              <w:sz w:val="28"/>
              <w:szCs w:val="28"/>
              <w:lang w:val="en-US"/>
            </w:rPr>
          </w:rPrChange>
        </w:rPr>
        <w:t>5.</w:t>
      </w:r>
      <w:r w:rsidR="006969E7" w:rsidRPr="00E8102C">
        <w:rPr>
          <w:noProof w:val="0"/>
          <w:color w:val="auto"/>
          <w:sz w:val="28"/>
          <w:szCs w:val="28"/>
          <w:lang w:val="en-US"/>
          <w:rPrChange w:id="1930" w:author="André Oliveira" w:date="2020-06-13T09:00:00Z">
            <w:rPr>
              <w:color w:val="auto"/>
              <w:sz w:val="28"/>
              <w:szCs w:val="28"/>
              <w:lang w:val="en-US"/>
            </w:rPr>
          </w:rPrChange>
        </w:rPr>
        <w:t>2</w:t>
      </w:r>
      <w:r w:rsidRPr="00E8102C">
        <w:rPr>
          <w:noProof w:val="0"/>
          <w:color w:val="auto"/>
          <w:sz w:val="28"/>
          <w:szCs w:val="28"/>
          <w:lang w:val="en-US"/>
          <w:rPrChange w:id="1931" w:author="André Oliveira" w:date="2020-06-13T09:00:00Z">
            <w:rPr>
              <w:color w:val="auto"/>
              <w:sz w:val="28"/>
              <w:szCs w:val="28"/>
              <w:lang w:val="en-US"/>
            </w:rPr>
          </w:rPrChange>
        </w:rPr>
        <w:t>.</w:t>
      </w:r>
      <w:r w:rsidR="006969E7" w:rsidRPr="00E8102C">
        <w:rPr>
          <w:noProof w:val="0"/>
          <w:color w:val="auto"/>
          <w:sz w:val="28"/>
          <w:szCs w:val="28"/>
          <w:lang w:val="en-US"/>
          <w:rPrChange w:id="1932" w:author="André Oliveira" w:date="2020-06-13T09:00:00Z">
            <w:rPr>
              <w:color w:val="auto"/>
              <w:sz w:val="28"/>
              <w:szCs w:val="28"/>
              <w:lang w:val="en-US"/>
            </w:rPr>
          </w:rPrChange>
        </w:rPr>
        <w:t>1</w:t>
      </w:r>
      <w:r w:rsidRPr="00E8102C">
        <w:rPr>
          <w:noProof w:val="0"/>
          <w:color w:val="auto"/>
          <w:sz w:val="28"/>
          <w:szCs w:val="28"/>
          <w:lang w:val="en-US"/>
          <w:rPrChange w:id="1933" w:author="André Oliveira" w:date="2020-06-13T09:00:00Z">
            <w:rPr>
              <w:color w:val="auto"/>
              <w:sz w:val="28"/>
              <w:szCs w:val="28"/>
              <w:lang w:val="en-US"/>
            </w:rPr>
          </w:rPrChange>
        </w:rPr>
        <w:t xml:space="preserve"> Data Model</w:t>
      </w:r>
      <w:bookmarkEnd w:id="1928"/>
    </w:p>
    <w:p w14:paraId="396E4B51" w14:textId="588972CC" w:rsidR="00567E9A" w:rsidRPr="00E8102C" w:rsidRDefault="00567E9A" w:rsidP="00567E9A">
      <w:pPr>
        <w:rPr>
          <w:noProof w:val="0"/>
          <w:lang w:val="en-US"/>
          <w:rPrChange w:id="1934" w:author="André Oliveira" w:date="2020-06-13T09:00:00Z">
            <w:rPr>
              <w:lang w:val="en-US"/>
            </w:rPr>
          </w:rPrChange>
        </w:rPr>
      </w:pPr>
      <w:r w:rsidRPr="00E8102C">
        <w:rPr>
          <w:noProof w:val="0"/>
          <w:lang w:val="en-US"/>
          <w:rPrChange w:id="1935"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936" w:author="André Oliveira" w:date="2020-06-13T11:42:00Z">
        <w:r w:rsidR="00FD74B8">
          <w:rPr>
            <w:noProof w:val="0"/>
            <w:lang w:val="en-US"/>
          </w:rPr>
          <w:t xml:space="preserve"> the </w:t>
        </w:r>
      </w:ins>
      <w:ins w:id="1937" w:author="André Oliveira" w:date="2020-06-13T11:44:00Z">
        <w:r w:rsidR="00FD74B8">
          <w:rPr>
            <w:noProof w:val="0"/>
            <w:lang w:val="en-US"/>
          </w:rPr>
          <w:t>annexes</w:t>
        </w:r>
      </w:ins>
      <w:ins w:id="1938" w:author="André Oliveira" w:date="2020-06-13T11:42:00Z">
        <w:r w:rsidR="00FD74B8">
          <w:rPr>
            <w:noProof w:val="0"/>
            <w:lang w:val="en-US"/>
          </w:rPr>
          <w:t xml:space="preserve"> in</w:t>
        </w:r>
      </w:ins>
      <w:r w:rsidR="000E0C04" w:rsidRPr="00E8102C">
        <w:rPr>
          <w:noProof w:val="0"/>
          <w:lang w:val="en-US"/>
          <w:rPrChange w:id="1939" w:author="André Oliveira" w:date="2020-06-13T09:00:00Z">
            <w:rPr>
              <w:lang w:val="en-US"/>
            </w:rPr>
          </w:rPrChange>
        </w:rPr>
        <w:t xml:space="preserve"> </w:t>
      </w:r>
      <w:ins w:id="1940"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941" w:author="André Oliveira" w:date="2020-06-13T12:13:00Z">
        <w:r w:rsidR="0062109D" w:rsidRPr="0062109D">
          <w:rPr>
            <w:lang w:val="en-US"/>
            <w:rPrChange w:id="1942" w:author="André Oliveira" w:date="2020-06-13T12:13:00Z">
              <w:rPr/>
            </w:rPrChange>
          </w:rPr>
          <w:t>Figure 13</w:t>
        </w:r>
        <w:r w:rsidR="0062109D">
          <w:rPr>
            <w:noProof w:val="0"/>
            <w:lang w:val="en-US"/>
          </w:rPr>
          <w:fldChar w:fldCharType="end"/>
        </w:r>
      </w:ins>
      <w:del w:id="1943" w:author="André Oliveira" w:date="2020-06-13T12:13:00Z">
        <w:r w:rsidR="000E0C04" w:rsidRPr="00E8102C" w:rsidDel="0062109D">
          <w:rPr>
            <w:noProof w:val="0"/>
            <w:lang w:val="en-US"/>
            <w:rPrChange w:id="1944" w:author="André Oliveira" w:date="2020-06-13T09:00:00Z">
              <w:rPr>
                <w:lang w:val="en-US"/>
              </w:rPr>
            </w:rPrChange>
          </w:rPr>
          <w:fldChar w:fldCharType="begin"/>
        </w:r>
        <w:r w:rsidR="000E0C04" w:rsidRPr="00E8102C" w:rsidDel="0062109D">
          <w:rPr>
            <w:noProof w:val="0"/>
            <w:lang w:val="en-US"/>
            <w:rPrChange w:id="1945" w:author="André Oliveira" w:date="2020-06-13T09:00:00Z">
              <w:rPr>
                <w:lang w:val="en-US"/>
              </w:rPr>
            </w:rPrChange>
          </w:rPr>
          <w:delInstrText xml:space="preserve"> REF _Ref39225961 \h </w:delInstrText>
        </w:r>
        <w:r w:rsidR="000E0C04" w:rsidRPr="00E8102C" w:rsidDel="0062109D">
          <w:rPr>
            <w:noProof w:val="0"/>
            <w:lang w:val="en-US"/>
            <w:rPrChange w:id="1946" w:author="André Oliveira" w:date="2020-06-13T09:00:00Z">
              <w:rPr>
                <w:noProof w:val="0"/>
                <w:lang w:val="en-US"/>
              </w:rPr>
            </w:rPrChange>
          </w:rPr>
        </w:r>
        <w:r w:rsidR="000E0C04" w:rsidRPr="00E8102C" w:rsidDel="0062109D">
          <w:rPr>
            <w:noProof w:val="0"/>
            <w:lang w:val="en-US"/>
            <w:rPrChange w:id="1947" w:author="André Oliveira" w:date="2020-06-13T09:00:00Z">
              <w:rPr>
                <w:lang w:val="en-US"/>
              </w:rPr>
            </w:rPrChange>
          </w:rPr>
          <w:fldChar w:fldCharType="separate"/>
        </w:r>
        <w:r w:rsidR="00770B4F" w:rsidRPr="00E8102C" w:rsidDel="0062109D">
          <w:rPr>
            <w:noProof w:val="0"/>
            <w:lang w:val="en-US"/>
            <w:rPrChange w:id="1948" w:author="André Oliveira" w:date="2020-06-13T09:00:00Z">
              <w:rPr>
                <w:lang w:val="en-US"/>
              </w:rPr>
            </w:rPrChange>
          </w:rPr>
          <w:delText>Figure 9</w:delText>
        </w:r>
        <w:r w:rsidR="000E0C04" w:rsidRPr="00E8102C" w:rsidDel="0062109D">
          <w:rPr>
            <w:noProof w:val="0"/>
            <w:lang w:val="en-US"/>
            <w:rPrChange w:id="1949" w:author="André Oliveira" w:date="2020-06-13T09:00:00Z">
              <w:rPr>
                <w:lang w:val="en-US"/>
              </w:rPr>
            </w:rPrChange>
          </w:rPr>
          <w:fldChar w:fldCharType="end"/>
        </w:r>
      </w:del>
      <w:r w:rsidRPr="00E8102C">
        <w:rPr>
          <w:noProof w:val="0"/>
          <w:lang w:val="en-US"/>
          <w:rPrChange w:id="1950"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951" w:author="André Oliveira" w:date="2020-06-13T09:00:00Z">
            <w:rPr/>
          </w:rPrChange>
        </w:rPr>
      </w:pPr>
      <w:del w:id="1952" w:author="André Oliveira" w:date="2020-06-13T11:42:00Z">
        <w:r w:rsidRPr="00E8102C" w:rsidDel="00FD74B8">
          <w:rPr>
            <w:lang w:val="en-US"/>
            <w:rPrChange w:id="1953"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Caption"/>
        <w:rPr>
          <w:del w:id="1954" w:author="André Oliveira" w:date="2020-06-13T11:42:00Z"/>
          <w:noProof w:val="0"/>
          <w:lang w:val="en-US"/>
          <w:rPrChange w:id="1955" w:author="André Oliveira" w:date="2020-06-13T09:00:00Z">
            <w:rPr>
              <w:del w:id="1956" w:author="André Oliveira" w:date="2020-06-13T11:42:00Z"/>
              <w:lang w:val="en-US"/>
            </w:rPr>
          </w:rPrChange>
        </w:rPr>
      </w:pPr>
      <w:bookmarkStart w:id="1957" w:name="_Ref39225961"/>
      <w:bookmarkStart w:id="1958" w:name="_Toc39522492"/>
      <w:del w:id="1959" w:author="André Oliveira" w:date="2020-06-13T11:42:00Z">
        <w:r w:rsidRPr="00E8102C" w:rsidDel="00FD74B8">
          <w:rPr>
            <w:noProof w:val="0"/>
            <w:lang w:val="en-US"/>
            <w:rPrChange w:id="1960" w:author="André Oliveira" w:date="2020-06-13T09:00:00Z">
              <w:rPr>
                <w:lang w:val="en-US"/>
              </w:rPr>
            </w:rPrChange>
          </w:rPr>
          <w:delText xml:space="preserve">Figure </w:delText>
        </w:r>
        <w:r w:rsidRPr="00E8102C" w:rsidDel="00FD74B8">
          <w:rPr>
            <w:noProof w:val="0"/>
            <w:lang w:val="en-US"/>
            <w:rPrChange w:id="1961" w:author="André Oliveira" w:date="2020-06-13T09:00:00Z">
              <w:rPr/>
            </w:rPrChange>
          </w:rPr>
          <w:fldChar w:fldCharType="begin"/>
        </w:r>
        <w:r w:rsidRPr="00E8102C" w:rsidDel="00FD74B8">
          <w:rPr>
            <w:noProof w:val="0"/>
            <w:lang w:val="en-US"/>
            <w:rPrChange w:id="1962" w:author="André Oliveira" w:date="2020-06-13T09:00:00Z">
              <w:rPr>
                <w:lang w:val="en-US"/>
              </w:rPr>
            </w:rPrChange>
          </w:rPr>
          <w:delInstrText xml:space="preserve"> SEQ Figure \* ARABIC </w:delInstrText>
        </w:r>
        <w:r w:rsidRPr="00E8102C" w:rsidDel="00FD74B8">
          <w:rPr>
            <w:noProof w:val="0"/>
            <w:lang w:val="en-US"/>
            <w:rPrChange w:id="1963" w:author="André Oliveira" w:date="2020-06-13T09:00:00Z">
              <w:rPr/>
            </w:rPrChange>
          </w:rPr>
          <w:fldChar w:fldCharType="separate"/>
        </w:r>
      </w:del>
      <w:del w:id="1964" w:author="André Oliveira" w:date="2020-06-13T11:38:00Z">
        <w:r w:rsidR="00770B4F" w:rsidRPr="00E8102C" w:rsidDel="005E21C5">
          <w:rPr>
            <w:lang w:val="en-US"/>
          </w:rPr>
          <w:delText>9</w:delText>
        </w:r>
      </w:del>
      <w:del w:id="1965" w:author="André Oliveira" w:date="2020-06-13T11:42:00Z">
        <w:r w:rsidRPr="00E8102C" w:rsidDel="00FD74B8">
          <w:rPr>
            <w:noProof w:val="0"/>
            <w:lang w:val="en-US"/>
            <w:rPrChange w:id="1966" w:author="André Oliveira" w:date="2020-06-13T09:00:00Z">
              <w:rPr/>
            </w:rPrChange>
          </w:rPr>
          <w:fldChar w:fldCharType="end"/>
        </w:r>
        <w:bookmarkEnd w:id="1957"/>
        <w:r w:rsidRPr="00E8102C" w:rsidDel="00FD74B8">
          <w:rPr>
            <w:noProof w:val="0"/>
            <w:lang w:val="en-US"/>
            <w:rPrChange w:id="1967" w:author="André Oliveira" w:date="2020-06-13T09:00:00Z">
              <w:rPr>
                <w:lang w:val="en-US"/>
              </w:rPr>
            </w:rPrChange>
          </w:rPr>
          <w:delText xml:space="preserve"> – Data Model</w:delText>
        </w:r>
        <w:bookmarkEnd w:id="1958"/>
      </w:del>
    </w:p>
    <w:p w14:paraId="20F13594" w14:textId="055E774F" w:rsidR="00B94519" w:rsidRPr="00E8102C" w:rsidRDefault="00567E9A" w:rsidP="00567E9A">
      <w:pPr>
        <w:rPr>
          <w:noProof w:val="0"/>
          <w:lang w:val="en-US"/>
          <w:rPrChange w:id="1968" w:author="André Oliveira" w:date="2020-06-13T09:00:00Z">
            <w:rPr>
              <w:lang w:val="en-US"/>
            </w:rPr>
          </w:rPrChange>
        </w:rPr>
      </w:pPr>
      <w:r w:rsidRPr="00E8102C">
        <w:rPr>
          <w:noProof w:val="0"/>
          <w:lang w:val="en-US"/>
          <w:rPrChange w:id="1969" w:author="André Oliveira" w:date="2020-06-13T09:00:00Z">
            <w:rPr>
              <w:lang w:val="en-US"/>
            </w:rPr>
          </w:rPrChange>
        </w:rPr>
        <w:t xml:space="preserve">To follow good practices of data model design this data model follows 3NF rules for normalization </w:t>
      </w:r>
      <w:sdt>
        <w:sdtPr>
          <w:rPr>
            <w:noProof w:val="0"/>
            <w:lang w:val="en-US"/>
          </w:rPr>
          <w:id w:val="-491251218"/>
          <w:citation/>
        </w:sdtPr>
        <w:sdtContent>
          <w:r w:rsidR="00C16541" w:rsidRPr="00E8102C">
            <w:rPr>
              <w:noProof w:val="0"/>
              <w:lang w:val="en-US"/>
              <w:rPrChange w:id="1970" w:author="André Oliveira" w:date="2020-06-13T09:00:00Z">
                <w:rPr>
                  <w:lang w:val="en-US"/>
                </w:rPr>
              </w:rPrChange>
            </w:rPr>
            <w:fldChar w:fldCharType="begin"/>
          </w:r>
          <w:r w:rsidR="000F784E" w:rsidRPr="00E8102C">
            <w:rPr>
              <w:noProof w:val="0"/>
              <w:lang w:val="en-US"/>
              <w:rPrChange w:id="1971" w:author="André Oliveira" w:date="2020-06-13T09:00:00Z">
                <w:rPr>
                  <w:lang w:val="en-US"/>
                </w:rPr>
              </w:rPrChange>
            </w:rPr>
            <w:instrText xml:space="preserve">CITATION Dat20 \l 2070 </w:instrText>
          </w:r>
          <w:r w:rsidR="00C16541" w:rsidRPr="00E8102C">
            <w:rPr>
              <w:noProof w:val="0"/>
              <w:lang w:val="en-US"/>
              <w:rPrChange w:id="1972" w:author="André Oliveira" w:date="2020-06-13T09:00:00Z">
                <w:rPr>
                  <w:lang w:val="en-US"/>
                </w:rPr>
              </w:rPrChange>
            </w:rPr>
            <w:fldChar w:fldCharType="separate"/>
          </w:r>
          <w:r w:rsidR="00E431F2" w:rsidRPr="00E431F2">
            <w:rPr>
              <w:lang w:val="en-US"/>
            </w:rPr>
            <w:t>[26]</w:t>
          </w:r>
          <w:r w:rsidR="00C16541" w:rsidRPr="00E8102C">
            <w:rPr>
              <w:noProof w:val="0"/>
              <w:lang w:val="en-US"/>
              <w:rPrChange w:id="1973" w:author="André Oliveira" w:date="2020-06-13T09:00:00Z">
                <w:rPr>
                  <w:lang w:val="en-US"/>
                </w:rPr>
              </w:rPrChange>
            </w:rPr>
            <w:fldChar w:fldCharType="end"/>
          </w:r>
        </w:sdtContent>
      </w:sdt>
      <w:sdt>
        <w:sdtPr>
          <w:rPr>
            <w:noProof w:val="0"/>
            <w:lang w:val="en-US"/>
          </w:rPr>
          <w:id w:val="-1508897247"/>
          <w:citation/>
        </w:sdtPr>
        <w:sdtContent>
          <w:r w:rsidR="00B27D60" w:rsidRPr="00E8102C">
            <w:rPr>
              <w:noProof w:val="0"/>
              <w:lang w:val="en-US"/>
              <w:rPrChange w:id="1974" w:author="André Oliveira" w:date="2020-06-13T09:00:00Z">
                <w:rPr>
                  <w:lang w:val="en-US"/>
                </w:rPr>
              </w:rPrChange>
            </w:rPr>
            <w:fldChar w:fldCharType="begin"/>
          </w:r>
          <w:r w:rsidR="00B27D60" w:rsidRPr="00E8102C">
            <w:rPr>
              <w:noProof w:val="0"/>
              <w:lang w:val="en-US"/>
              <w:rPrChange w:id="1975" w:author="André Oliveira" w:date="2020-06-13T09:00:00Z">
                <w:rPr>
                  <w:lang w:val="en-GB"/>
                </w:rPr>
              </w:rPrChange>
            </w:rPr>
            <w:instrText xml:space="preserve"> CITATION Sha04 \l 2057 </w:instrText>
          </w:r>
          <w:r w:rsidR="00B27D60" w:rsidRPr="00E8102C">
            <w:rPr>
              <w:noProof w:val="0"/>
              <w:lang w:val="en-US"/>
              <w:rPrChange w:id="1976"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977" w:author="André Oliveira" w:date="2020-06-13T09:00:00Z">
                <w:rPr>
                  <w:lang w:val="en-US"/>
                </w:rPr>
              </w:rPrChange>
            </w:rPr>
            <w:fldChar w:fldCharType="end"/>
          </w:r>
        </w:sdtContent>
      </w:sdt>
      <w:r w:rsidR="00B94519" w:rsidRPr="00E8102C">
        <w:rPr>
          <w:noProof w:val="0"/>
          <w:lang w:val="en-US"/>
          <w:rPrChange w:id="1978"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979" w:author="André Oliveira" w:date="2020-06-13T09:00:00Z">
            <w:rPr>
              <w:lang w:val="en-US"/>
            </w:rPr>
          </w:rPrChange>
        </w:rPr>
        <w:fldChar w:fldCharType="begin"/>
      </w:r>
      <w:r w:rsidR="00B94519" w:rsidRPr="00E8102C">
        <w:rPr>
          <w:noProof w:val="0"/>
          <w:lang w:val="en-US"/>
          <w:rPrChange w:id="1980" w:author="André Oliveira" w:date="2020-06-13T09:00:00Z">
            <w:rPr>
              <w:lang w:val="en-US"/>
            </w:rPr>
          </w:rPrChange>
        </w:rPr>
        <w:instrText xml:space="preserve"> REF _Ref39225961 \h </w:instrText>
      </w:r>
      <w:r w:rsidR="00B94519" w:rsidRPr="00E8102C">
        <w:rPr>
          <w:noProof w:val="0"/>
          <w:lang w:val="en-US"/>
          <w:rPrChange w:id="1981" w:author="André Oliveira" w:date="2020-06-13T09:00:00Z">
            <w:rPr>
              <w:noProof w:val="0"/>
              <w:lang w:val="en-US"/>
            </w:rPr>
          </w:rPrChange>
        </w:rPr>
      </w:r>
      <w:r w:rsidR="00B94519" w:rsidRPr="00E8102C">
        <w:rPr>
          <w:noProof w:val="0"/>
          <w:lang w:val="en-US"/>
          <w:rPrChange w:id="1982" w:author="André Oliveira" w:date="2020-06-13T09:00:00Z">
            <w:rPr>
              <w:lang w:val="en-US"/>
            </w:rPr>
          </w:rPrChange>
        </w:rPr>
        <w:fldChar w:fldCharType="separate"/>
      </w:r>
      <w:del w:id="1983" w:author="André Oliveira" w:date="2020-06-13T12:28:00Z">
        <w:r w:rsidR="00770B4F" w:rsidRPr="00E8102C" w:rsidDel="00D76668">
          <w:rPr>
            <w:noProof w:val="0"/>
            <w:lang w:val="en-US"/>
            <w:rPrChange w:id="1984" w:author="André Oliveira" w:date="2020-06-13T09:00:00Z">
              <w:rPr>
                <w:lang w:val="en-US"/>
              </w:rPr>
            </w:rPrChange>
          </w:rPr>
          <w:delText>Figu</w:delText>
        </w:r>
      </w:del>
      <w:ins w:id="1985"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986" w:author="André Oliveira" w:date="2020-06-13T12:28:00Z">
        <w:r w:rsidR="00D76668" w:rsidRPr="00D76668">
          <w:rPr>
            <w:lang w:val="en-US"/>
            <w:rPrChange w:id="1987" w:author="André Oliveira" w:date="2020-06-13T12:28:00Z">
              <w:rPr/>
            </w:rPrChange>
          </w:rPr>
          <w:t>Figure 13 – Data model</w:t>
        </w:r>
        <w:r w:rsidR="00D76668">
          <w:rPr>
            <w:noProof w:val="0"/>
            <w:lang w:val="en-US"/>
          </w:rPr>
          <w:fldChar w:fldCharType="end"/>
        </w:r>
      </w:ins>
      <w:del w:id="1988" w:author="André Oliveira" w:date="2020-06-13T12:28:00Z">
        <w:r w:rsidR="00770B4F" w:rsidRPr="00E8102C" w:rsidDel="00D76668">
          <w:rPr>
            <w:noProof w:val="0"/>
            <w:lang w:val="en-US"/>
            <w:rPrChange w:id="1989" w:author="André Oliveira" w:date="2020-06-13T09:00:00Z">
              <w:rPr>
                <w:lang w:val="en-US"/>
              </w:rPr>
            </w:rPrChange>
          </w:rPr>
          <w:delText>re 9</w:delText>
        </w:r>
      </w:del>
      <w:r w:rsidR="00B94519" w:rsidRPr="00E8102C">
        <w:rPr>
          <w:noProof w:val="0"/>
          <w:lang w:val="en-US"/>
          <w:rPrChange w:id="1990" w:author="André Oliveira" w:date="2020-06-13T09:00:00Z">
            <w:rPr>
              <w:lang w:val="en-US"/>
            </w:rPr>
          </w:rPrChange>
        </w:rPr>
        <w:fldChar w:fldCharType="end"/>
      </w:r>
      <w:r w:rsidR="00B94519" w:rsidRPr="00E8102C">
        <w:rPr>
          <w:noProof w:val="0"/>
          <w:lang w:val="en-US"/>
          <w:rPrChange w:id="1991" w:author="André Oliveira" w:date="2020-06-13T09:00:00Z">
            <w:rPr>
              <w:lang w:val="en-US"/>
            </w:rPr>
          </w:rPrChange>
        </w:rPr>
        <w:t>.</w:t>
      </w:r>
    </w:p>
    <w:p w14:paraId="567775E3" w14:textId="77777777" w:rsidR="00B94519" w:rsidRPr="00E8102C" w:rsidRDefault="00B94519" w:rsidP="00B94519">
      <w:pPr>
        <w:rPr>
          <w:noProof w:val="0"/>
          <w:lang w:val="en-US"/>
          <w:rPrChange w:id="1992" w:author="André Oliveira" w:date="2020-06-13T09:00:00Z">
            <w:rPr>
              <w:lang w:val="en-US"/>
            </w:rPr>
          </w:rPrChange>
        </w:rPr>
      </w:pPr>
      <w:r w:rsidRPr="00E8102C">
        <w:rPr>
          <w:noProof w:val="0"/>
          <w:lang w:val="en-US"/>
          <w:rPrChange w:id="1993"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1994" w:author="André Oliveira" w:date="2020-06-13T09:00:00Z">
            <w:rPr>
              <w:lang w:val="en-US"/>
            </w:rPr>
          </w:rPrChange>
        </w:rPr>
      </w:pPr>
      <w:r w:rsidRPr="00E8102C">
        <w:rPr>
          <w:noProof w:val="0"/>
          <w:lang w:val="en-US"/>
          <w:rPrChange w:id="1995"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1996" w:author="André Oliveira" w:date="2020-06-13T09:00:00Z">
            <w:rPr>
              <w:lang w:val="en-US"/>
            </w:rPr>
          </w:rPrChange>
        </w:rPr>
      </w:pPr>
      <w:r w:rsidRPr="00E8102C">
        <w:rPr>
          <w:noProof w:val="0"/>
          <w:lang w:val="en-US"/>
          <w:rPrChange w:id="1997"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1998" w:author="André Oliveira" w:date="2020-06-13T09:00:00Z">
            <w:rPr>
              <w:lang w:val="en-US"/>
            </w:rPr>
          </w:rPrChange>
        </w:rPr>
        <w:fldChar w:fldCharType="begin"/>
      </w:r>
      <w:r w:rsidRPr="00E8102C">
        <w:rPr>
          <w:noProof w:val="0"/>
          <w:lang w:val="en-US"/>
          <w:rPrChange w:id="1999" w:author="André Oliveira" w:date="2020-06-13T09:00:00Z">
            <w:rPr>
              <w:lang w:val="en-US"/>
            </w:rPr>
          </w:rPrChange>
        </w:rPr>
        <w:instrText xml:space="preserve"> REF _Ref39266722 \h </w:instrText>
      </w:r>
      <w:r w:rsidRPr="00E8102C">
        <w:rPr>
          <w:noProof w:val="0"/>
          <w:lang w:val="en-US"/>
          <w:rPrChange w:id="2000" w:author="André Oliveira" w:date="2020-06-13T09:00:00Z">
            <w:rPr>
              <w:noProof w:val="0"/>
              <w:lang w:val="en-US"/>
            </w:rPr>
          </w:rPrChange>
        </w:rPr>
      </w:r>
      <w:r w:rsidRPr="00E8102C">
        <w:rPr>
          <w:noProof w:val="0"/>
          <w:lang w:val="en-US"/>
          <w:rPrChange w:id="2001" w:author="André Oliveira" w:date="2020-06-13T09:00:00Z">
            <w:rPr>
              <w:lang w:val="en-US"/>
            </w:rPr>
          </w:rPrChange>
        </w:rPr>
        <w:fldChar w:fldCharType="separate"/>
      </w:r>
      <w:r w:rsidR="00770B4F" w:rsidRPr="00E8102C">
        <w:rPr>
          <w:noProof w:val="0"/>
          <w:lang w:val="en-US"/>
          <w:rPrChange w:id="2002" w:author="André Oliveira" w:date="2020-06-13T09:00:00Z">
            <w:rPr>
              <w:lang w:val="en-GB"/>
            </w:rPr>
          </w:rPrChange>
        </w:rPr>
        <w:t>Requirements</w:t>
      </w:r>
      <w:r w:rsidRPr="00E8102C">
        <w:rPr>
          <w:noProof w:val="0"/>
          <w:lang w:val="en-US"/>
          <w:rPrChange w:id="2003" w:author="André Oliveira" w:date="2020-06-13T09:00:00Z">
            <w:rPr>
              <w:lang w:val="en-US"/>
            </w:rPr>
          </w:rPrChange>
        </w:rPr>
        <w:fldChar w:fldCharType="end"/>
      </w:r>
      <w:r w:rsidRPr="00E8102C">
        <w:rPr>
          <w:noProof w:val="0"/>
          <w:lang w:val="en-US"/>
          <w:rPrChange w:id="2004" w:author="André Oliveira" w:date="2020-06-13T09:00:00Z">
            <w:rPr>
              <w:lang w:val="en-US"/>
            </w:rPr>
          </w:rPrChange>
        </w:rPr>
        <w:t xml:space="preserve">. The challenge has a many to one relationship with the user </w:t>
      </w:r>
      <w:r w:rsidRPr="00E8102C">
        <w:rPr>
          <w:noProof w:val="0"/>
          <w:lang w:val="en-US"/>
          <w:rPrChange w:id="2005" w:author="André Oliveira" w:date="2020-06-13T09:00:00Z">
            <w:rPr>
              <w:lang w:val="en-US"/>
            </w:rPr>
          </w:rPrChange>
        </w:rPr>
        <w:lastRenderedPageBreak/>
        <w:t>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2006" w:author="André Oliveira" w:date="2020-06-13T09:00:00Z">
            <w:rPr>
              <w:lang w:val="en-US"/>
            </w:rPr>
          </w:rPrChange>
        </w:rPr>
      </w:pPr>
      <w:r w:rsidRPr="00E8102C">
        <w:rPr>
          <w:noProof w:val="0"/>
          <w:lang w:val="en-US"/>
          <w:rPrChange w:id="2007" w:author="André Oliveira" w:date="2020-06-13T09:00:00Z">
            <w:rPr>
              <w:lang w:val="en-US"/>
            </w:rPr>
          </w:rPrChange>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E8102C">
        <w:rPr>
          <w:noProof w:val="0"/>
          <w:lang w:val="en-US"/>
          <w:rPrChange w:id="2008" w:author="André Oliveira" w:date="2020-06-13T09:00:00Z">
            <w:rPr>
              <w:lang w:val="en-US"/>
            </w:rPr>
          </w:rPrChange>
        </w:rPr>
        <w:t>relationship</w:t>
      </w:r>
      <w:proofErr w:type="gramEnd"/>
      <w:r w:rsidRPr="00E8102C">
        <w:rPr>
          <w:noProof w:val="0"/>
          <w:lang w:val="en-US"/>
          <w:rPrChange w:id="2009" w:author="André Oliveira" w:date="2020-06-13T09:00:00Z">
            <w:rPr>
              <w:lang w:val="en-US"/>
            </w:rPr>
          </w:rPrChange>
        </w:rPr>
        <w:t xml:space="preserve"> with the code language table because each answer is written for a specific supported language.</w:t>
      </w:r>
    </w:p>
    <w:p w14:paraId="0D262E3B" w14:textId="77777777" w:rsidR="00B94519" w:rsidRPr="00E8102C" w:rsidRDefault="00B94519" w:rsidP="00B94519">
      <w:pPr>
        <w:rPr>
          <w:noProof w:val="0"/>
          <w:lang w:val="en-US"/>
          <w:rPrChange w:id="2010" w:author="André Oliveira" w:date="2020-06-13T09:00:00Z">
            <w:rPr>
              <w:lang w:val="en-US"/>
            </w:rPr>
          </w:rPrChange>
        </w:rPr>
      </w:pPr>
      <w:r w:rsidRPr="00E8102C">
        <w:rPr>
          <w:noProof w:val="0"/>
          <w:lang w:val="en-US"/>
          <w:rPrChange w:id="2011"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2012" w:author="André Oliveira" w:date="2020-06-13T09:00:00Z">
            <w:rPr>
              <w:lang w:val="en-US"/>
            </w:rPr>
          </w:rPrChange>
        </w:rPr>
      </w:pPr>
      <w:r w:rsidRPr="00E8102C">
        <w:rPr>
          <w:noProof w:val="0"/>
          <w:lang w:val="en-US"/>
          <w:rPrChange w:id="2013"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2014" w:author="André Oliveira" w:date="2020-06-13T09:00:00Z">
            <w:rPr>
              <w:lang w:val="en-US"/>
            </w:rPr>
          </w:rPrChange>
        </w:rPr>
        <w:fldChar w:fldCharType="begin"/>
      </w:r>
      <w:r w:rsidRPr="00E8102C">
        <w:rPr>
          <w:noProof w:val="0"/>
          <w:lang w:val="en-US"/>
          <w:rPrChange w:id="2015" w:author="André Oliveira" w:date="2020-06-13T09:00:00Z">
            <w:rPr>
              <w:lang w:val="en-US"/>
            </w:rPr>
          </w:rPrChange>
        </w:rPr>
        <w:instrText xml:space="preserve"> REF _Ref39266710 \h </w:instrText>
      </w:r>
      <w:r w:rsidRPr="00E8102C">
        <w:rPr>
          <w:noProof w:val="0"/>
          <w:lang w:val="en-US"/>
          <w:rPrChange w:id="2016" w:author="André Oliveira" w:date="2020-06-13T09:00:00Z">
            <w:rPr>
              <w:noProof w:val="0"/>
              <w:lang w:val="en-US"/>
            </w:rPr>
          </w:rPrChange>
        </w:rPr>
      </w:r>
      <w:r w:rsidRPr="00E8102C">
        <w:rPr>
          <w:noProof w:val="0"/>
          <w:lang w:val="en-US"/>
          <w:rPrChange w:id="2017" w:author="André Oliveira" w:date="2020-06-13T09:00:00Z">
            <w:rPr>
              <w:lang w:val="en-US"/>
            </w:rPr>
          </w:rPrChange>
        </w:rPr>
        <w:fldChar w:fldCharType="separate"/>
      </w:r>
      <w:r w:rsidR="00770B4F" w:rsidRPr="00E8102C">
        <w:rPr>
          <w:noProof w:val="0"/>
          <w:lang w:val="en-US"/>
          <w:rPrChange w:id="2018" w:author="André Oliveira" w:date="2020-06-13T09:00:00Z">
            <w:rPr>
              <w:lang w:val="en-GB"/>
            </w:rPr>
          </w:rPrChange>
        </w:rPr>
        <w:t>Requirements</w:t>
      </w:r>
      <w:r w:rsidRPr="00E8102C">
        <w:rPr>
          <w:noProof w:val="0"/>
          <w:lang w:val="en-US"/>
          <w:rPrChange w:id="2019" w:author="André Oliveira" w:date="2020-06-13T09:00:00Z">
            <w:rPr>
              <w:lang w:val="en-US"/>
            </w:rPr>
          </w:rPrChange>
        </w:rPr>
        <w:fldChar w:fldCharType="end"/>
      </w:r>
      <w:r w:rsidRPr="00E8102C">
        <w:rPr>
          <w:noProof w:val="0"/>
          <w:lang w:val="en-US"/>
          <w:rPrChange w:id="2020" w:author="André Oliveira" w:date="2020-06-13T09:00:00Z">
            <w:rPr>
              <w:lang w:val="en-US"/>
            </w:rPr>
          </w:rPrChange>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2021" w:author="André Oliveira" w:date="2020-06-13T09:00:00Z">
            <w:rPr>
              <w:lang w:val="en-US"/>
            </w:rPr>
          </w:rPrChange>
        </w:rPr>
      </w:pPr>
      <w:r w:rsidRPr="00E8102C">
        <w:rPr>
          <w:noProof w:val="0"/>
          <w:lang w:val="en-US"/>
          <w:rPrChange w:id="2022"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2023" w:author="André Oliveira" w:date="2020-06-13T09:00:00Z">
            <w:rPr>
              <w:lang w:val="en-US"/>
            </w:rPr>
          </w:rPrChange>
        </w:rPr>
      </w:pPr>
      <w:r w:rsidRPr="00E8102C">
        <w:rPr>
          <w:noProof w:val="0"/>
          <w:lang w:val="en-US"/>
          <w:rPrChange w:id="2024" w:author="André Oliveira" w:date="2020-06-13T09:00:00Z">
            <w:rPr>
              <w:lang w:val="en-US"/>
            </w:rPr>
          </w:rPrChange>
        </w:rPr>
        <w:t xml:space="preserve">Answer - This entity represents the abstract concept of an answer. The type of the answer is determiner through the mandatory mutually exclusive relationships between Answer and </w:t>
      </w:r>
      <w:proofErr w:type="gramStart"/>
      <w:r w:rsidRPr="00E8102C">
        <w:rPr>
          <w:noProof w:val="0"/>
          <w:lang w:val="en-US"/>
          <w:rPrChange w:id="2025" w:author="André Oliveira" w:date="2020-06-13T09:00:00Z">
            <w:rPr>
              <w:lang w:val="en-US"/>
            </w:rPr>
          </w:rPrChange>
        </w:rPr>
        <w:t>it’s</w:t>
      </w:r>
      <w:proofErr w:type="gramEnd"/>
      <w:r w:rsidRPr="00E8102C">
        <w:rPr>
          <w:noProof w:val="0"/>
          <w:lang w:val="en-US"/>
          <w:rPrChange w:id="2026" w:author="André Oliveira" w:date="2020-06-13T09:00:00Z">
            <w:rPr>
              <w:lang w:val="en-US"/>
            </w:rPr>
          </w:rPrChange>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E8102C">
        <w:rPr>
          <w:noProof w:val="0"/>
          <w:lang w:val="en-US"/>
          <w:rPrChange w:id="2027" w:author="André Oliveira" w:date="2020-06-13T09:00:00Z">
            <w:rPr>
              <w:lang w:val="en-US"/>
            </w:rPr>
          </w:rPrChange>
        </w:rPr>
        <w:t>relationship</w:t>
      </w:r>
      <w:proofErr w:type="gramEnd"/>
      <w:r w:rsidRPr="00E8102C">
        <w:rPr>
          <w:noProof w:val="0"/>
          <w:lang w:val="en-US"/>
          <w:rPrChange w:id="2028" w:author="André Oliveira" w:date="2020-06-13T09:00:00Z">
            <w:rPr>
              <w:lang w:val="en-US"/>
            </w:rPr>
          </w:rPrChange>
        </w:rPr>
        <w:t xml:space="preserve"> with the code language table because each answer is written for a specific supported language.</w:t>
      </w:r>
    </w:p>
    <w:p w14:paraId="7EE7B192" w14:textId="13D604D6" w:rsidR="00B94519" w:rsidRPr="00E8102C" w:rsidRDefault="00B94519" w:rsidP="00B94519">
      <w:pPr>
        <w:rPr>
          <w:noProof w:val="0"/>
          <w:lang w:val="en-US"/>
          <w:rPrChange w:id="2029" w:author="André Oliveira" w:date="2020-06-13T09:00:00Z">
            <w:rPr>
              <w:lang w:val="en-US"/>
            </w:rPr>
          </w:rPrChange>
        </w:rPr>
      </w:pPr>
      <w:r w:rsidRPr="00E8102C">
        <w:rPr>
          <w:noProof w:val="0"/>
          <w:lang w:val="en-US"/>
          <w:rPrChange w:id="2030" w:author="André Oliveira" w:date="2020-06-13T09:00:00Z">
            <w:rPr>
              <w:lang w:val="en-US"/>
            </w:rPr>
          </w:rPrChange>
        </w:rPr>
        <w:t xml:space="preserve">Tag - This entity supports the tag search functionality identified on the requirements section </w:t>
      </w:r>
      <w:r w:rsidRPr="00E8102C">
        <w:rPr>
          <w:noProof w:val="0"/>
          <w:lang w:val="en-US"/>
          <w:rPrChange w:id="2031" w:author="André Oliveira" w:date="2020-06-13T09:00:00Z">
            <w:rPr>
              <w:lang w:val="en-US"/>
            </w:rPr>
          </w:rPrChange>
        </w:rPr>
        <w:fldChar w:fldCharType="begin"/>
      </w:r>
      <w:r w:rsidRPr="00E8102C">
        <w:rPr>
          <w:noProof w:val="0"/>
          <w:lang w:val="en-US"/>
          <w:rPrChange w:id="2032" w:author="André Oliveira" w:date="2020-06-13T09:00:00Z">
            <w:rPr>
              <w:lang w:val="en-US"/>
            </w:rPr>
          </w:rPrChange>
        </w:rPr>
        <w:instrText xml:space="preserve"> REF _Ref39266674 \h </w:instrText>
      </w:r>
      <w:r w:rsidRPr="00E8102C">
        <w:rPr>
          <w:noProof w:val="0"/>
          <w:lang w:val="en-US"/>
          <w:rPrChange w:id="2033" w:author="André Oliveira" w:date="2020-06-13T09:00:00Z">
            <w:rPr>
              <w:noProof w:val="0"/>
              <w:lang w:val="en-US"/>
            </w:rPr>
          </w:rPrChange>
        </w:rPr>
      </w:r>
      <w:r w:rsidRPr="00E8102C">
        <w:rPr>
          <w:noProof w:val="0"/>
          <w:lang w:val="en-US"/>
          <w:rPrChange w:id="2034" w:author="André Oliveira" w:date="2020-06-13T09:00:00Z">
            <w:rPr>
              <w:lang w:val="en-US"/>
            </w:rPr>
          </w:rPrChange>
        </w:rPr>
        <w:fldChar w:fldCharType="separate"/>
      </w:r>
      <w:r w:rsidR="00770B4F" w:rsidRPr="00E8102C">
        <w:rPr>
          <w:noProof w:val="0"/>
          <w:lang w:val="en-US"/>
          <w:rPrChange w:id="2035" w:author="André Oliveira" w:date="2020-06-13T09:00:00Z">
            <w:rPr>
              <w:lang w:val="en-GB"/>
            </w:rPr>
          </w:rPrChange>
        </w:rPr>
        <w:t>Requirements</w:t>
      </w:r>
      <w:r w:rsidRPr="00E8102C">
        <w:rPr>
          <w:noProof w:val="0"/>
          <w:lang w:val="en-US"/>
          <w:rPrChange w:id="2036" w:author="André Oliveira" w:date="2020-06-13T09:00:00Z">
            <w:rPr>
              <w:lang w:val="en-US"/>
            </w:rPr>
          </w:rPrChange>
        </w:rPr>
        <w:fldChar w:fldCharType="end"/>
      </w:r>
      <w:r w:rsidRPr="00E8102C">
        <w:rPr>
          <w:noProof w:val="0"/>
          <w:lang w:val="en-US"/>
          <w:rPrChange w:id="2037" w:author="André Oliveira" w:date="2020-06-13T09:00:00Z">
            <w:rPr>
              <w:lang w:val="en-US"/>
            </w:rPr>
          </w:rPrChange>
        </w:rPr>
        <w:t xml:space="preserve">. There is a one to many </w:t>
      </w:r>
      <w:proofErr w:type="gramStart"/>
      <w:r w:rsidRPr="00E8102C">
        <w:rPr>
          <w:noProof w:val="0"/>
          <w:lang w:val="en-US"/>
          <w:rPrChange w:id="2038" w:author="André Oliveira" w:date="2020-06-13T09:00:00Z">
            <w:rPr>
              <w:lang w:val="en-US"/>
            </w:rPr>
          </w:rPrChange>
        </w:rPr>
        <w:t>relationship</w:t>
      </w:r>
      <w:proofErr w:type="gramEnd"/>
      <w:r w:rsidRPr="00E8102C">
        <w:rPr>
          <w:noProof w:val="0"/>
          <w:lang w:val="en-US"/>
          <w:rPrChange w:id="2039" w:author="André Oliveira" w:date="2020-06-13T09:00:00Z">
            <w:rPr>
              <w:lang w:val="en-US"/>
            </w:rPr>
          </w:rPrChange>
        </w:rPr>
        <w:t xml:space="preserve"> with the challenges since a challenge can have multiple tags. </w:t>
      </w:r>
    </w:p>
    <w:p w14:paraId="39BA4BBA" w14:textId="19941C43" w:rsidR="00B94519" w:rsidRPr="00E8102C" w:rsidRDefault="00B94519" w:rsidP="00B94519">
      <w:pPr>
        <w:rPr>
          <w:noProof w:val="0"/>
          <w:lang w:val="en-US"/>
          <w:rPrChange w:id="2040" w:author="André Oliveira" w:date="2020-06-13T09:00:00Z">
            <w:rPr>
              <w:lang w:val="en-US"/>
            </w:rPr>
          </w:rPrChange>
        </w:rPr>
      </w:pPr>
      <w:r w:rsidRPr="00E8102C">
        <w:rPr>
          <w:noProof w:val="0"/>
          <w:lang w:val="en-US"/>
          <w:rPrChange w:id="2041" w:author="André Oliveira" w:date="2020-06-13T09:00:00Z">
            <w:rPr>
              <w:lang w:val="en-US"/>
            </w:rPr>
          </w:rPrChange>
        </w:rPr>
        <w:t xml:space="preserve">One special connection is also worthy of note, the many to many </w:t>
      </w:r>
      <w:proofErr w:type="gramStart"/>
      <w:r w:rsidRPr="00E8102C">
        <w:rPr>
          <w:noProof w:val="0"/>
          <w:lang w:val="en-US"/>
          <w:rPrChange w:id="2042" w:author="André Oliveira" w:date="2020-06-13T09:00:00Z">
            <w:rPr>
              <w:lang w:val="en-US"/>
            </w:rPr>
          </w:rPrChange>
        </w:rPr>
        <w:t>connection</w:t>
      </w:r>
      <w:proofErr w:type="gramEnd"/>
      <w:r w:rsidRPr="00E8102C">
        <w:rPr>
          <w:noProof w:val="0"/>
          <w:lang w:val="en-US"/>
          <w:rPrChange w:id="2043" w:author="André Oliveira" w:date="2020-06-13T09:00:00Z">
            <w:rPr>
              <w:lang w:val="en-US"/>
            </w:rPr>
          </w:rPrChange>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2044" w:author="André Oliveira" w:date="2020-06-13T09:00:00Z">
            <w:rPr>
              <w:lang w:val="en-US"/>
            </w:rPr>
          </w:rPrChange>
        </w:rPr>
      </w:pPr>
    </w:p>
    <w:p w14:paraId="64AEB5DC" w14:textId="7B6574D2" w:rsidR="004A2391" w:rsidRPr="00E8102C" w:rsidRDefault="004A2391" w:rsidP="006969E7">
      <w:pPr>
        <w:pStyle w:val="Heading2"/>
        <w:rPr>
          <w:noProof w:val="0"/>
          <w:color w:val="auto"/>
          <w:sz w:val="28"/>
          <w:szCs w:val="28"/>
          <w:lang w:val="en-US"/>
        </w:rPr>
      </w:pPr>
      <w:bookmarkStart w:id="2045" w:name="_Toc39522477"/>
      <w:r w:rsidRPr="00E8102C">
        <w:rPr>
          <w:noProof w:val="0"/>
          <w:color w:val="auto"/>
          <w:sz w:val="28"/>
          <w:szCs w:val="28"/>
          <w:lang w:val="en-US"/>
        </w:rPr>
        <w:lastRenderedPageBreak/>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2045"/>
    </w:p>
    <w:p w14:paraId="5E11EBD8" w14:textId="32D855FC" w:rsidR="005716B8" w:rsidRPr="00E8102C" w:rsidRDefault="005716B8" w:rsidP="005716B8">
      <w:pPr>
        <w:rPr>
          <w:noProof w:val="0"/>
          <w:lang w:val="en-US"/>
          <w:rPrChange w:id="2046" w:author="André Oliveira" w:date="2020-06-13T09:00:00Z">
            <w:rPr>
              <w:lang w:val="en-US"/>
            </w:rPr>
          </w:rPrChange>
        </w:rPr>
      </w:pPr>
      <w:r w:rsidRPr="00E8102C">
        <w:rPr>
          <w:noProof w:val="0"/>
          <w:lang w:val="en-US"/>
          <w:rPrChange w:id="2047" w:author="André Oliveira" w:date="2020-06-13T09:00:00Z">
            <w:rPr>
              <w:lang w:val="en-US"/>
            </w:rPr>
          </w:rPrChange>
        </w:rPr>
        <w:t xml:space="preserve">This module contains multiple containers, these containers are grouped in container execution managers and have grouped containers by runtime, i.e. there will be </w:t>
      </w:r>
      <w:del w:id="2048" w:author="André Oliveira" w:date="2020-06-13T09:10:00Z">
        <w:r w:rsidRPr="00E8102C" w:rsidDel="0000657F">
          <w:rPr>
            <w:noProof w:val="0"/>
            <w:lang w:val="en-US"/>
            <w:rPrChange w:id="2049" w:author="André Oliveira" w:date="2020-06-13T09:00:00Z">
              <w:rPr>
                <w:lang w:val="en-US"/>
              </w:rPr>
            </w:rPrChange>
          </w:rPr>
          <w:delText>an</w:delText>
        </w:r>
      </w:del>
      <w:ins w:id="2050" w:author="André Oliveira" w:date="2020-06-13T09:10:00Z">
        <w:r w:rsidR="0000657F" w:rsidRPr="00E8102C">
          <w:rPr>
            <w:noProof w:val="0"/>
            <w:lang w:val="en-US"/>
          </w:rPr>
          <w:t>a</w:t>
        </w:r>
      </w:ins>
      <w:r w:rsidRPr="00E8102C">
        <w:rPr>
          <w:noProof w:val="0"/>
          <w:lang w:val="en-US"/>
          <w:rPrChange w:id="2051" w:author="André Oliveira" w:date="2020-06-13T09:00:00Z">
            <w:rPr>
              <w:lang w:val="en-US"/>
            </w:rPr>
          </w:rPrChange>
        </w:rPr>
        <w:t xml:space="preserve"> container execution manager for </w:t>
      </w:r>
      <w:r w:rsidR="00567E9A" w:rsidRPr="00E8102C">
        <w:rPr>
          <w:noProof w:val="0"/>
          <w:lang w:val="en-US"/>
          <w:rPrChange w:id="2052" w:author="André Oliveira" w:date="2020-06-13T09:00:00Z">
            <w:rPr>
              <w:lang w:val="en-US"/>
            </w:rPr>
          </w:rPrChange>
        </w:rPr>
        <w:t>each type of runtime environment.</w:t>
      </w:r>
      <w:r w:rsidRPr="00E8102C">
        <w:rPr>
          <w:noProof w:val="0"/>
          <w:lang w:val="en-US"/>
          <w:rPrChange w:id="2053" w:author="André Oliveira" w:date="2020-06-13T09:00:00Z">
            <w:rPr>
              <w:lang w:val="en-US"/>
            </w:rPr>
          </w:rPrChange>
        </w:rPr>
        <w:t xml:space="preserve"> The </w:t>
      </w:r>
      <w:del w:id="2054" w:author="André Oliveira" w:date="2020-06-13T09:10:00Z">
        <w:r w:rsidRPr="00E8102C" w:rsidDel="0000657F">
          <w:rPr>
            <w:noProof w:val="0"/>
            <w:lang w:val="en-US"/>
            <w:rPrChange w:id="2055" w:author="André Oliveira" w:date="2020-06-13T09:00:00Z">
              <w:rPr>
                <w:lang w:val="en-US"/>
              </w:rPr>
            </w:rPrChange>
          </w:rPr>
          <w:delText>scalibility</w:delText>
        </w:r>
      </w:del>
      <w:ins w:id="2056" w:author="André Oliveira" w:date="2020-06-13T09:10:00Z">
        <w:r w:rsidR="0000657F" w:rsidRPr="00E8102C">
          <w:rPr>
            <w:noProof w:val="0"/>
            <w:lang w:val="en-US"/>
          </w:rPr>
          <w:t>scalability</w:t>
        </w:r>
      </w:ins>
      <w:r w:rsidRPr="00E8102C">
        <w:rPr>
          <w:noProof w:val="0"/>
          <w:lang w:val="en-US"/>
          <w:rPrChange w:id="2057" w:author="André Oliveira" w:date="2020-06-13T09:00:00Z">
            <w:rPr>
              <w:lang w:val="en-US"/>
            </w:rPr>
          </w:rPrChange>
        </w:rPr>
        <w:t xml:space="preserve"> of this module is provided with the execution manager, providing more containers to the manager will </w:t>
      </w:r>
      <w:del w:id="2058" w:author="André Oliveira" w:date="2020-06-13T09:10:00Z">
        <w:r w:rsidRPr="00E8102C" w:rsidDel="0000657F">
          <w:rPr>
            <w:noProof w:val="0"/>
            <w:lang w:val="en-US"/>
            <w:rPrChange w:id="2059" w:author="André Oliveira" w:date="2020-06-13T09:00:00Z">
              <w:rPr>
                <w:lang w:val="en-US"/>
              </w:rPr>
            </w:rPrChange>
          </w:rPr>
          <w:delText>increse</w:delText>
        </w:r>
      </w:del>
      <w:ins w:id="2060" w:author="André Oliveira" w:date="2020-06-13T09:10:00Z">
        <w:r w:rsidR="0000657F" w:rsidRPr="00E8102C">
          <w:rPr>
            <w:noProof w:val="0"/>
            <w:lang w:val="en-US"/>
          </w:rPr>
          <w:t>increase</w:t>
        </w:r>
      </w:ins>
      <w:r w:rsidRPr="00E8102C">
        <w:rPr>
          <w:noProof w:val="0"/>
          <w:lang w:val="en-US"/>
          <w:rPrChange w:id="2061" w:author="André Oliveira" w:date="2020-06-13T09:00:00Z">
            <w:rPr>
              <w:lang w:val="en-US"/>
            </w:rPr>
          </w:rPrChange>
        </w:rPr>
        <w:t xml:space="preserve"> capacity.</w:t>
      </w:r>
    </w:p>
    <w:p w14:paraId="3A508D8C" w14:textId="3EA66935" w:rsidR="00567E9A" w:rsidRPr="00E8102C" w:rsidRDefault="00567E9A">
      <w:pPr>
        <w:rPr>
          <w:noProof w:val="0"/>
          <w:lang w:val="en-US"/>
          <w:rPrChange w:id="2062" w:author="André Oliveira" w:date="2020-06-13T09:00:00Z">
            <w:rPr>
              <w:lang w:val="en-US"/>
            </w:rPr>
          </w:rPrChange>
        </w:rPr>
      </w:pPr>
      <w:r w:rsidRPr="00E8102C">
        <w:rPr>
          <w:noProof w:val="0"/>
          <w:lang w:val="en-US"/>
          <w:rPrChange w:id="2063"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2064" w:author="André Oliveira" w:date="2020-06-13T09:00:00Z">
            <w:rPr>
              <w:lang w:val="en-US"/>
            </w:rPr>
          </w:rPrChange>
        </w:rPr>
      </w:pPr>
      <w:r w:rsidRPr="00E8102C">
        <w:rPr>
          <w:noProof w:val="0"/>
          <w:lang w:val="en-US"/>
          <w:rPrChange w:id="2065" w:author="André Oliveira" w:date="2020-06-13T09:00:00Z">
            <w:rPr>
              <w:lang w:val="en-US"/>
            </w:rPr>
          </w:rPrChange>
        </w:rPr>
        <w:t>As can be seen</w:t>
      </w:r>
      <w:r w:rsidR="005716B8" w:rsidRPr="00E8102C">
        <w:rPr>
          <w:noProof w:val="0"/>
          <w:lang w:val="en-US"/>
          <w:rPrChange w:id="2066" w:author="André Oliveira" w:date="2020-06-13T09:00:00Z">
            <w:rPr>
              <w:lang w:val="en-US"/>
            </w:rPr>
          </w:rPrChange>
        </w:rPr>
        <w:t xml:space="preserve"> </w:t>
      </w:r>
      <w:r w:rsidR="002F31E0" w:rsidRPr="00E8102C">
        <w:rPr>
          <w:noProof w:val="0"/>
          <w:lang w:val="en-US"/>
          <w:rPrChange w:id="2067" w:author="André Oliveira" w:date="2020-06-13T09:00:00Z">
            <w:rPr>
              <w:lang w:val="en-US"/>
            </w:rPr>
          </w:rPrChange>
        </w:rPr>
        <w:t xml:space="preserve">on </w:t>
      </w:r>
      <w:r w:rsidR="002F31E0" w:rsidRPr="00E8102C">
        <w:rPr>
          <w:noProof w:val="0"/>
          <w:lang w:val="en-US"/>
          <w:rPrChange w:id="2068" w:author="André Oliveira" w:date="2020-06-13T09:00:00Z">
            <w:rPr>
              <w:lang w:val="en-US"/>
            </w:rPr>
          </w:rPrChange>
        </w:rPr>
        <w:fldChar w:fldCharType="begin"/>
      </w:r>
      <w:r w:rsidR="002F31E0" w:rsidRPr="00E8102C">
        <w:rPr>
          <w:noProof w:val="0"/>
          <w:lang w:val="en-US"/>
          <w:rPrChange w:id="2069" w:author="André Oliveira" w:date="2020-06-13T09:00:00Z">
            <w:rPr>
              <w:lang w:val="en-US"/>
            </w:rPr>
          </w:rPrChange>
        </w:rPr>
        <w:instrText xml:space="preserve"> REF _Ref39267114 \h </w:instrText>
      </w:r>
      <w:r w:rsidR="002F31E0" w:rsidRPr="00E8102C">
        <w:rPr>
          <w:noProof w:val="0"/>
          <w:lang w:val="en-US"/>
          <w:rPrChange w:id="2070" w:author="André Oliveira" w:date="2020-06-13T09:00:00Z">
            <w:rPr>
              <w:noProof w:val="0"/>
              <w:lang w:val="en-US"/>
            </w:rPr>
          </w:rPrChange>
        </w:rPr>
      </w:r>
      <w:r w:rsidR="002F31E0" w:rsidRPr="00E8102C">
        <w:rPr>
          <w:noProof w:val="0"/>
          <w:lang w:val="en-US"/>
          <w:rPrChange w:id="2071" w:author="André Oliveira" w:date="2020-06-13T09:00:00Z">
            <w:rPr>
              <w:lang w:val="en-US"/>
            </w:rPr>
          </w:rPrChange>
        </w:rPr>
        <w:fldChar w:fldCharType="separate"/>
      </w:r>
      <w:r w:rsidR="00770B4F" w:rsidRPr="00E8102C">
        <w:rPr>
          <w:noProof w:val="0"/>
          <w:lang w:val="en-US"/>
          <w:rPrChange w:id="2072" w:author="André Oliveira" w:date="2020-06-13T09:00:00Z">
            <w:rPr>
              <w:lang w:val="en-US"/>
            </w:rPr>
          </w:rPrChange>
        </w:rPr>
        <w:t>Figure 10</w:t>
      </w:r>
      <w:r w:rsidR="002F31E0" w:rsidRPr="00E8102C">
        <w:rPr>
          <w:noProof w:val="0"/>
          <w:lang w:val="en-US"/>
          <w:rPrChange w:id="2073" w:author="André Oliveira" w:date="2020-06-13T09:00:00Z">
            <w:rPr>
              <w:lang w:val="en-US"/>
            </w:rPr>
          </w:rPrChange>
        </w:rPr>
        <w:fldChar w:fldCharType="end"/>
      </w:r>
      <w:r w:rsidRPr="00E8102C">
        <w:rPr>
          <w:noProof w:val="0"/>
          <w:lang w:val="en-US"/>
          <w:rPrChange w:id="2074"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2075" w:author="André Oliveira" w:date="2020-06-13T09:00:00Z">
            <w:rPr>
              <w:lang w:val="en-US"/>
            </w:rPr>
          </w:rPrChange>
        </w:rPr>
        <w:t>it</w:t>
      </w:r>
      <w:r w:rsidRPr="00E8102C">
        <w:rPr>
          <w:noProof w:val="0"/>
          <w:lang w:val="en-US"/>
          <w:rPrChange w:id="2076"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2077" w:author="André Oliveira" w:date="2020-06-13T09:00:00Z">
            <w:rPr>
              <w:lang w:val="en-US"/>
            </w:rPr>
          </w:rPrChange>
        </w:rPr>
      </w:pPr>
      <w:r w:rsidRPr="00E8102C">
        <w:rPr>
          <w:noProof w:val="0"/>
          <w:lang w:val="en-US"/>
          <w:rPrChange w:id="2078" w:author="André Oliveira" w:date="2020-06-13T09:00:00Z">
            <w:rPr>
              <w:lang w:val="en-US"/>
            </w:rPr>
          </w:rPrChange>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2079" w:author="André Oliveira" w:date="2020-06-13T09:00:00Z">
            <w:rPr/>
          </w:rPrChange>
        </w:rPr>
      </w:pPr>
      <w:r w:rsidRPr="00E8102C">
        <w:rPr>
          <w:lang w:val="en-US"/>
          <w:rPrChange w:id="2080" w:author="André Oliveira" w:date="2020-06-13T09:00:00Z">
            <w:rPr/>
          </w:rPrChange>
        </w:rP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Caption"/>
        <w:rPr>
          <w:noProof w:val="0"/>
          <w:lang w:val="en-US"/>
          <w:rPrChange w:id="2081" w:author="André Oliveira" w:date="2020-06-13T09:00:00Z">
            <w:rPr>
              <w:lang w:val="en-US"/>
            </w:rPr>
          </w:rPrChange>
        </w:rPr>
      </w:pPr>
      <w:bookmarkStart w:id="2082" w:name="_Ref39267114"/>
      <w:bookmarkStart w:id="2083" w:name="_Toc39522493"/>
      <w:r w:rsidRPr="00E8102C">
        <w:rPr>
          <w:noProof w:val="0"/>
          <w:lang w:val="en-US"/>
          <w:rPrChange w:id="2084" w:author="André Oliveira" w:date="2020-06-13T09:00:00Z">
            <w:rPr>
              <w:lang w:val="en-US"/>
            </w:rPr>
          </w:rPrChange>
        </w:rPr>
        <w:t xml:space="preserve">Figure </w:t>
      </w:r>
      <w:r w:rsidRPr="00E8102C">
        <w:rPr>
          <w:noProof w:val="0"/>
          <w:lang w:val="en-US"/>
          <w:rPrChange w:id="2085" w:author="André Oliveira" w:date="2020-06-13T09:00:00Z">
            <w:rPr/>
          </w:rPrChange>
        </w:rPr>
        <w:fldChar w:fldCharType="begin"/>
      </w:r>
      <w:r w:rsidRPr="00E8102C">
        <w:rPr>
          <w:noProof w:val="0"/>
          <w:lang w:val="en-US"/>
          <w:rPrChange w:id="2086" w:author="André Oliveira" w:date="2020-06-13T09:00:00Z">
            <w:rPr>
              <w:lang w:val="en-US"/>
            </w:rPr>
          </w:rPrChange>
        </w:rPr>
        <w:instrText xml:space="preserve"> SEQ Figure \* ARABIC </w:instrText>
      </w:r>
      <w:r w:rsidRPr="00E8102C">
        <w:rPr>
          <w:noProof w:val="0"/>
          <w:lang w:val="en-US"/>
          <w:rPrChange w:id="2087" w:author="André Oliveira" w:date="2020-06-13T09:00:00Z">
            <w:rPr/>
          </w:rPrChange>
        </w:rPr>
        <w:fldChar w:fldCharType="separate"/>
      </w:r>
      <w:ins w:id="2088" w:author="André Oliveira" w:date="2020-06-13T11:38:00Z">
        <w:r w:rsidR="005E21C5">
          <w:rPr>
            <w:lang w:val="en-US"/>
          </w:rPr>
          <w:t>10</w:t>
        </w:r>
      </w:ins>
      <w:del w:id="2089" w:author="André Oliveira" w:date="2020-06-13T11:38:00Z">
        <w:r w:rsidR="00770B4F" w:rsidRPr="00E8102C" w:rsidDel="005E21C5">
          <w:rPr>
            <w:lang w:val="en-US"/>
          </w:rPr>
          <w:delText>10</w:delText>
        </w:r>
      </w:del>
      <w:r w:rsidRPr="00E8102C">
        <w:rPr>
          <w:noProof w:val="0"/>
          <w:lang w:val="en-US"/>
          <w:rPrChange w:id="2090" w:author="André Oliveira" w:date="2020-06-13T09:00:00Z">
            <w:rPr/>
          </w:rPrChange>
        </w:rPr>
        <w:fldChar w:fldCharType="end"/>
      </w:r>
      <w:bookmarkEnd w:id="2082"/>
      <w:r w:rsidRPr="00E8102C">
        <w:rPr>
          <w:noProof w:val="0"/>
          <w:lang w:val="en-US"/>
          <w:rPrChange w:id="2091" w:author="André Oliveira" w:date="2020-06-13T09:00:00Z">
            <w:rPr>
              <w:lang w:val="en-US"/>
            </w:rPr>
          </w:rPrChange>
        </w:rPr>
        <w:t xml:space="preserve"> – Detailed view of </w:t>
      </w:r>
      <w:proofErr w:type="spellStart"/>
      <w:r w:rsidRPr="00E8102C">
        <w:rPr>
          <w:noProof w:val="0"/>
          <w:lang w:val="en-US"/>
          <w:rPrChange w:id="2092" w:author="André Oliveira" w:date="2020-06-13T09:00:00Z">
            <w:rPr>
              <w:lang w:val="en-US"/>
            </w:rPr>
          </w:rPrChange>
        </w:rPr>
        <w:t>ExecutionEnvironments</w:t>
      </w:r>
      <w:proofErr w:type="spellEnd"/>
      <w:r w:rsidRPr="00E8102C">
        <w:rPr>
          <w:noProof w:val="0"/>
          <w:lang w:val="en-US"/>
          <w:rPrChange w:id="2093" w:author="André Oliveira" w:date="2020-06-13T09:00:00Z">
            <w:rPr>
              <w:lang w:val="en-US"/>
            </w:rPr>
          </w:rPrChange>
        </w:rPr>
        <w:t xml:space="preserve"> Module</w:t>
      </w:r>
      <w:bookmarkEnd w:id="2083"/>
    </w:p>
    <w:p w14:paraId="2AA1F894" w14:textId="77777777" w:rsidR="00567E9A" w:rsidRPr="00E8102C" w:rsidRDefault="00567E9A" w:rsidP="00567E9A">
      <w:pPr>
        <w:rPr>
          <w:noProof w:val="0"/>
          <w:lang w:val="en-US"/>
          <w:rPrChange w:id="2094" w:author="André Oliveira" w:date="2020-06-13T09:00:00Z">
            <w:rPr>
              <w:lang w:val="en-US"/>
            </w:rPr>
          </w:rPrChange>
        </w:rPr>
      </w:pPr>
      <w:r w:rsidRPr="00E8102C">
        <w:rPr>
          <w:noProof w:val="0"/>
          <w:lang w:val="en-US"/>
          <w:rPrChange w:id="2095"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16E9B80E" w:rsidR="00567E9A" w:rsidRPr="00E8102C" w:rsidRDefault="00567E9A" w:rsidP="00567E9A">
      <w:pPr>
        <w:rPr>
          <w:noProof w:val="0"/>
          <w:lang w:val="en-US"/>
          <w:rPrChange w:id="2096" w:author="André Oliveira" w:date="2020-06-13T09:00:00Z">
            <w:rPr>
              <w:lang w:val="en-US"/>
            </w:rPr>
          </w:rPrChange>
        </w:rPr>
      </w:pPr>
      <w:r w:rsidRPr="00E8102C">
        <w:rPr>
          <w:noProof w:val="0"/>
          <w:lang w:val="en-US"/>
          <w:rPrChange w:id="2097"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2098" w:author="André Oliveira" w:date="2020-06-13T09:00:00Z">
            <w:rPr>
              <w:lang w:val="en-US"/>
            </w:rPr>
          </w:rPrChange>
        </w:rPr>
        <w:t>.</w:t>
      </w:r>
      <w:r w:rsidRPr="00E8102C">
        <w:rPr>
          <w:noProof w:val="0"/>
          <w:lang w:val="en-US"/>
          <w:rPrChange w:id="2099" w:author="André Oliveira" w:date="2020-06-13T09:00:00Z">
            <w:rPr>
              <w:lang w:val="en-US"/>
            </w:rPr>
          </w:rPrChange>
        </w:rPr>
        <w:t xml:space="preserve"> </w:t>
      </w:r>
      <w:r w:rsidR="00BE6232" w:rsidRPr="00E8102C">
        <w:rPr>
          <w:noProof w:val="0"/>
          <w:lang w:val="en-US"/>
          <w:rPrChange w:id="2100" w:author="André Oliveira" w:date="2020-06-13T09:00:00Z">
            <w:rPr>
              <w:lang w:val="en-US"/>
            </w:rPr>
          </w:rPrChange>
        </w:rPr>
        <w:t>T</w:t>
      </w:r>
      <w:r w:rsidRPr="00E8102C">
        <w:rPr>
          <w:noProof w:val="0"/>
          <w:lang w:val="en-US"/>
          <w:rPrChange w:id="2101" w:author="André Oliveira" w:date="2020-06-13T09:00:00Z">
            <w:rPr>
              <w:lang w:val="en-US"/>
            </w:rPr>
          </w:rPrChange>
        </w:rPr>
        <w:t>he technology in common between every application is Swagger, which will be used to document the REST API shared amongst every application</w:t>
      </w:r>
      <w:ins w:id="2102" w:author="Rodrigo LeaL" w:date="2020-06-13T17:23:00Z">
        <w:r w:rsidR="00A44EBA">
          <w:rPr>
            <w:noProof w:val="0"/>
            <w:lang w:val="en-US"/>
          </w:rPr>
          <w:t xml:space="preserve"> </w:t>
        </w:r>
      </w:ins>
      <w:customXmlInsRangeStart w:id="2103" w:author="Rodrigo LeaL" w:date="2020-06-13T17:23:00Z"/>
      <w:sdt>
        <w:sdtPr>
          <w:rPr>
            <w:noProof w:val="0"/>
            <w:lang w:val="en-US"/>
          </w:rPr>
          <w:id w:val="1589422370"/>
          <w:citation/>
        </w:sdtPr>
        <w:sdtContent>
          <w:customXmlInsRangeEnd w:id="2103"/>
          <w:ins w:id="2104" w:author="Rodrigo LeaL" w:date="2020-06-13T17:23:00Z">
            <w:r w:rsidR="00A44EBA">
              <w:rPr>
                <w:noProof w:val="0"/>
                <w:lang w:val="en-US"/>
              </w:rPr>
              <w:fldChar w:fldCharType="begin"/>
            </w:r>
            <w:r w:rsidR="00A44EBA" w:rsidRPr="00A44EBA">
              <w:rPr>
                <w:noProof w:val="0"/>
                <w:lang w:val="en-US"/>
                <w:rPrChange w:id="2105" w:author="Rodrigo LeaL" w:date="2020-06-13T17:23:00Z">
                  <w:rPr>
                    <w:noProof w:val="0"/>
                  </w:rPr>
                </w:rPrChange>
              </w:rPr>
              <w:instrText xml:space="preserve"> CITATION Swa20 \l 2070 </w:instrText>
            </w:r>
          </w:ins>
          <w:r w:rsidR="00A44EBA">
            <w:rPr>
              <w:noProof w:val="0"/>
              <w:lang w:val="en-US"/>
            </w:rPr>
            <w:fldChar w:fldCharType="separate"/>
          </w:r>
          <w:ins w:id="2106" w:author="Rodrigo LeaL" w:date="2020-06-13T17:23:00Z">
            <w:r w:rsidR="00A44EBA" w:rsidRPr="00A44EBA">
              <w:rPr>
                <w:lang w:val="en-US"/>
                <w:rPrChange w:id="2107" w:author="Rodrigo LeaL" w:date="2020-06-13T17:23:00Z">
                  <w:rPr>
                    <w:rFonts w:eastAsia="Times New Roman"/>
                  </w:rPr>
                </w:rPrChange>
              </w:rPr>
              <w:t>[28]</w:t>
            </w:r>
            <w:r w:rsidR="00A44EBA">
              <w:rPr>
                <w:noProof w:val="0"/>
                <w:lang w:val="en-US"/>
              </w:rPr>
              <w:fldChar w:fldCharType="end"/>
            </w:r>
          </w:ins>
          <w:customXmlInsRangeStart w:id="2108" w:author="Rodrigo LeaL" w:date="2020-06-13T17:23:00Z"/>
        </w:sdtContent>
      </w:sdt>
      <w:customXmlInsRangeEnd w:id="2108"/>
      <w:r w:rsidRPr="00E8102C">
        <w:rPr>
          <w:noProof w:val="0"/>
          <w:lang w:val="en-US"/>
          <w:rPrChange w:id="2109" w:author="André Oliveira" w:date="2020-06-13T09:00:00Z">
            <w:rPr>
              <w:lang w:val="en-US"/>
            </w:rPr>
          </w:rPrChange>
        </w:rPr>
        <w:t xml:space="preserve">. </w:t>
      </w:r>
    </w:p>
    <w:p w14:paraId="10EDC7AC" w14:textId="063EAD23" w:rsidR="00900BBC" w:rsidRPr="00E8102C" w:rsidRDefault="00900BBC" w:rsidP="00567E9A">
      <w:pPr>
        <w:rPr>
          <w:noProof w:val="0"/>
          <w:lang w:val="en-US"/>
          <w:rPrChange w:id="2110" w:author="André Oliveira" w:date="2020-06-13T09:00:00Z">
            <w:rPr>
              <w:lang w:val="en-US"/>
            </w:rPr>
          </w:rPrChange>
        </w:rPr>
      </w:pPr>
      <w:r w:rsidRPr="00E8102C">
        <w:rPr>
          <w:noProof w:val="0"/>
          <w:lang w:val="en-US"/>
          <w:rPrChange w:id="2111" w:author="André Oliveira" w:date="2020-06-13T09:00:00Z">
            <w:rPr>
              <w:lang w:val="en-US"/>
            </w:rPr>
          </w:rPrChange>
        </w:rPr>
        <w:t xml:space="preserve">Of the supported languages </w:t>
      </w:r>
      <w:ins w:id="2112" w:author="André Oliveira" w:date="2020-06-13T10:19:00Z">
        <w:r w:rsidR="00E3439B">
          <w:rPr>
            <w:noProof w:val="0"/>
            <w:lang w:val="en-US"/>
          </w:rPr>
          <w:t>3</w:t>
        </w:r>
      </w:ins>
      <w:del w:id="2113" w:author="André Oliveira" w:date="2020-06-13T10:19:00Z">
        <w:r w:rsidRPr="00E8102C" w:rsidDel="00E3439B">
          <w:rPr>
            <w:noProof w:val="0"/>
            <w:lang w:val="en-US"/>
            <w:rPrChange w:id="2114" w:author="André Oliveira" w:date="2020-06-13T09:00:00Z">
              <w:rPr>
                <w:lang w:val="en-US"/>
              </w:rPr>
            </w:rPrChange>
          </w:rPr>
          <w:delText>2</w:delText>
        </w:r>
      </w:del>
      <w:r w:rsidRPr="00E8102C">
        <w:rPr>
          <w:noProof w:val="0"/>
          <w:lang w:val="en-US"/>
          <w:rPrChange w:id="2115" w:author="André Oliveira" w:date="2020-06-13T09:00:00Z">
            <w:rPr>
              <w:lang w:val="en-US"/>
            </w:rPr>
          </w:rPrChange>
        </w:rPr>
        <w:t xml:space="preserve"> of them already have the execution environments developed and are described in more detail below: Java</w:t>
      </w:r>
      <w:ins w:id="2116" w:author="André Oliveira" w:date="2020-06-13T10:19:00Z">
        <w:r w:rsidR="00E3439B">
          <w:rPr>
            <w:noProof w:val="0"/>
            <w:lang w:val="en-US"/>
          </w:rPr>
          <w:t>,</w:t>
        </w:r>
      </w:ins>
      <w:r w:rsidRPr="00E8102C">
        <w:rPr>
          <w:noProof w:val="0"/>
          <w:lang w:val="en-US"/>
          <w:rPrChange w:id="2117" w:author="André Oliveira" w:date="2020-06-13T09:00:00Z">
            <w:rPr>
              <w:lang w:val="en-US"/>
            </w:rPr>
          </w:rPrChange>
        </w:rPr>
        <w:t xml:space="preserve"> </w:t>
      </w:r>
      <w:del w:id="2118" w:author="André Oliveira" w:date="2020-06-13T10:19:00Z">
        <w:r w:rsidRPr="00E8102C" w:rsidDel="00E3439B">
          <w:rPr>
            <w:noProof w:val="0"/>
            <w:lang w:val="en-US"/>
            <w:rPrChange w:id="2119" w:author="André Oliveira" w:date="2020-06-13T09:00:00Z">
              <w:rPr>
                <w:lang w:val="en-US"/>
              </w:rPr>
            </w:rPrChange>
          </w:rPr>
          <w:delText xml:space="preserve">and </w:delText>
        </w:r>
      </w:del>
      <w:r w:rsidRPr="00E8102C">
        <w:rPr>
          <w:noProof w:val="0"/>
          <w:lang w:val="en-US"/>
          <w:rPrChange w:id="2120" w:author="André Oliveira" w:date="2020-06-13T09:00:00Z">
            <w:rPr>
              <w:lang w:val="en-US"/>
            </w:rPr>
          </w:rPrChange>
        </w:rPr>
        <w:t>Kotlin</w:t>
      </w:r>
      <w:ins w:id="2121" w:author="André Oliveira" w:date="2020-06-13T10:19:00Z">
        <w:r w:rsidR="00E3439B">
          <w:rPr>
            <w:noProof w:val="0"/>
            <w:lang w:val="en-US"/>
          </w:rPr>
          <w:t xml:space="preserve"> and JavaScript</w:t>
        </w:r>
      </w:ins>
      <w:r w:rsidRPr="00E8102C">
        <w:rPr>
          <w:noProof w:val="0"/>
          <w:lang w:val="en-US"/>
          <w:rPrChange w:id="2122" w:author="André Oliveira" w:date="2020-06-13T09:00:00Z">
            <w:rPr>
              <w:lang w:val="en-US"/>
            </w:rPr>
          </w:rPrChange>
        </w:rPr>
        <w:t>.</w:t>
      </w:r>
    </w:p>
    <w:p w14:paraId="3D0EE74B" w14:textId="6F425A46" w:rsidR="00567E9A" w:rsidRDefault="00900BBC" w:rsidP="00567E9A">
      <w:pPr>
        <w:rPr>
          <w:ins w:id="2123" w:author="joao eduardo santos" w:date="2020-06-13T21:12:00Z"/>
          <w:noProof w:val="0"/>
          <w:lang w:val="en-US"/>
        </w:rPr>
      </w:pPr>
      <w:r w:rsidRPr="00E8102C">
        <w:rPr>
          <w:noProof w:val="0"/>
          <w:lang w:val="en-US"/>
          <w:rPrChange w:id="2124" w:author="André Oliveira" w:date="2020-06-13T09:00:00Z">
            <w:rPr>
              <w:lang w:val="en-US"/>
            </w:rPr>
          </w:rPrChange>
        </w:rPr>
        <w:lastRenderedPageBreak/>
        <w:t xml:space="preserve">The </w:t>
      </w:r>
      <w:del w:id="2125" w:author="André Oliveira" w:date="2020-06-13T09:10:00Z">
        <w:r w:rsidRPr="00E8102C" w:rsidDel="0000657F">
          <w:rPr>
            <w:noProof w:val="0"/>
            <w:lang w:val="en-US"/>
            <w:rPrChange w:id="2126" w:author="André Oliveira" w:date="2020-06-13T09:00:00Z">
              <w:rPr>
                <w:lang w:val="en-US"/>
              </w:rPr>
            </w:rPrChange>
          </w:rPr>
          <w:delText>remaing</w:delText>
        </w:r>
      </w:del>
      <w:ins w:id="2127" w:author="André Oliveira" w:date="2020-06-13T09:10:00Z">
        <w:r w:rsidR="0000657F" w:rsidRPr="00E8102C">
          <w:rPr>
            <w:noProof w:val="0"/>
            <w:lang w:val="en-US"/>
          </w:rPr>
          <w:t>remaining</w:t>
        </w:r>
      </w:ins>
      <w:r w:rsidRPr="00E8102C">
        <w:rPr>
          <w:noProof w:val="0"/>
          <w:lang w:val="en-US"/>
          <w:rPrChange w:id="2128" w:author="André Oliveira" w:date="2020-06-13T09:00:00Z">
            <w:rPr>
              <w:lang w:val="en-US"/>
            </w:rPr>
          </w:rPrChange>
        </w:rPr>
        <w:t xml:space="preserve"> </w:t>
      </w:r>
      <w:ins w:id="2129" w:author="André Oliveira" w:date="2020-06-13T10:19:00Z">
        <w:r w:rsidR="00E3439B">
          <w:rPr>
            <w:noProof w:val="0"/>
            <w:lang w:val="en-US"/>
          </w:rPr>
          <w:t>2</w:t>
        </w:r>
      </w:ins>
      <w:del w:id="2130" w:author="André Oliveira" w:date="2020-06-13T10:19:00Z">
        <w:r w:rsidRPr="00E8102C" w:rsidDel="00E3439B">
          <w:rPr>
            <w:noProof w:val="0"/>
            <w:lang w:val="en-US"/>
            <w:rPrChange w:id="2131" w:author="André Oliveira" w:date="2020-06-13T09:00:00Z">
              <w:rPr>
                <w:lang w:val="en-US"/>
              </w:rPr>
            </w:rPrChange>
          </w:rPr>
          <w:delText>3</w:delText>
        </w:r>
      </w:del>
      <w:r w:rsidRPr="00E8102C">
        <w:rPr>
          <w:noProof w:val="0"/>
          <w:lang w:val="en-US"/>
          <w:rPrChange w:id="2132" w:author="André Oliveira" w:date="2020-06-13T09:00:00Z">
            <w:rPr>
              <w:lang w:val="en-US"/>
            </w:rPr>
          </w:rPrChange>
        </w:rPr>
        <w:t xml:space="preserve">, </w:t>
      </w:r>
      <w:del w:id="2133" w:author="André Oliveira" w:date="2020-06-13T10:19:00Z">
        <w:r w:rsidRPr="00E8102C" w:rsidDel="00E3439B">
          <w:rPr>
            <w:noProof w:val="0"/>
            <w:lang w:val="en-US"/>
            <w:rPrChange w:id="2134" w:author="André Oliveira" w:date="2020-06-13T09:00:00Z">
              <w:rPr>
                <w:lang w:val="en-US"/>
              </w:rPr>
            </w:rPrChange>
          </w:rPr>
          <w:delText xml:space="preserve">Javascript, </w:delText>
        </w:r>
      </w:del>
      <w:r w:rsidRPr="00E8102C">
        <w:rPr>
          <w:noProof w:val="0"/>
          <w:lang w:val="en-US"/>
          <w:rPrChange w:id="2135" w:author="André Oliveira" w:date="2020-06-13T09:00:00Z">
            <w:rPr>
              <w:lang w:val="en-US"/>
            </w:rPr>
          </w:rPrChange>
        </w:rPr>
        <w:t>C# and Python are not yet developed but are planned to be supported by the end of this project.</w:t>
      </w:r>
    </w:p>
    <w:p w14:paraId="5F8E266A" w14:textId="77777777" w:rsidR="00EE144A" w:rsidRPr="00E8102C" w:rsidRDefault="00EE144A" w:rsidP="00567E9A">
      <w:pPr>
        <w:rPr>
          <w:noProof w:val="0"/>
          <w:lang w:val="en-US"/>
          <w:rPrChange w:id="2136" w:author="André Oliveira" w:date="2020-06-13T09:00:00Z">
            <w:rPr>
              <w:lang w:val="en-US"/>
            </w:rPr>
          </w:rPrChange>
        </w:rPr>
      </w:pPr>
    </w:p>
    <w:p w14:paraId="5402A695" w14:textId="6B649B6E" w:rsidR="00EE144A" w:rsidRPr="00EE144A" w:rsidRDefault="003966B2">
      <w:pPr>
        <w:pStyle w:val="Heading3"/>
        <w:rPr>
          <w:noProof w:val="0"/>
          <w:color w:val="auto"/>
          <w:sz w:val="28"/>
          <w:szCs w:val="28"/>
          <w:lang w:val="en-US"/>
          <w:rPrChange w:id="2137" w:author="joao eduardo santos" w:date="2020-06-13T21:12:00Z">
            <w:rPr>
              <w:color w:val="auto"/>
              <w:sz w:val="28"/>
              <w:szCs w:val="28"/>
              <w:lang w:val="en-GB"/>
            </w:rPr>
          </w:rPrChange>
        </w:rPr>
      </w:pPr>
      <w:bookmarkStart w:id="2138" w:name="_Toc39522478"/>
      <w:r w:rsidRPr="00E8102C">
        <w:rPr>
          <w:noProof w:val="0"/>
          <w:color w:val="auto"/>
          <w:sz w:val="28"/>
          <w:szCs w:val="28"/>
          <w:lang w:val="en-US"/>
          <w:rPrChange w:id="2139" w:author="André Oliveira" w:date="2020-06-13T09:00:00Z">
            <w:rPr>
              <w:color w:val="auto"/>
              <w:sz w:val="28"/>
              <w:szCs w:val="28"/>
              <w:lang w:val="en-GB"/>
            </w:rPr>
          </w:rPrChange>
        </w:rPr>
        <w:t>5.</w:t>
      </w:r>
      <w:r w:rsidR="006969E7" w:rsidRPr="00E8102C">
        <w:rPr>
          <w:noProof w:val="0"/>
          <w:color w:val="auto"/>
          <w:sz w:val="28"/>
          <w:szCs w:val="28"/>
          <w:lang w:val="en-US"/>
          <w:rPrChange w:id="2140" w:author="André Oliveira" w:date="2020-06-13T09:00:00Z">
            <w:rPr>
              <w:color w:val="auto"/>
              <w:sz w:val="28"/>
              <w:szCs w:val="28"/>
              <w:lang w:val="en-GB"/>
            </w:rPr>
          </w:rPrChange>
        </w:rPr>
        <w:t>3</w:t>
      </w:r>
      <w:r w:rsidRPr="00E8102C">
        <w:rPr>
          <w:noProof w:val="0"/>
          <w:color w:val="auto"/>
          <w:sz w:val="28"/>
          <w:szCs w:val="28"/>
          <w:lang w:val="en-US"/>
          <w:rPrChange w:id="2141" w:author="André Oliveira" w:date="2020-06-13T09:00:00Z">
            <w:rPr>
              <w:color w:val="auto"/>
              <w:sz w:val="28"/>
              <w:szCs w:val="28"/>
              <w:lang w:val="en-GB"/>
            </w:rPr>
          </w:rPrChange>
        </w:rPr>
        <w:t>.1. Java &amp; Kotlin</w:t>
      </w:r>
      <w:bookmarkEnd w:id="2138"/>
    </w:p>
    <w:p w14:paraId="51870B82" w14:textId="6FFDAEDA" w:rsidR="00567E9A" w:rsidRPr="00E8102C" w:rsidRDefault="00567E9A" w:rsidP="00567E9A">
      <w:pPr>
        <w:rPr>
          <w:noProof w:val="0"/>
          <w:lang w:val="en-US"/>
          <w:rPrChange w:id="2142" w:author="André Oliveira" w:date="2020-06-13T09:00:00Z">
            <w:rPr>
              <w:lang w:val="en-US"/>
            </w:rPr>
          </w:rPrChange>
        </w:rPr>
      </w:pPr>
      <w:r w:rsidRPr="00E8102C">
        <w:rPr>
          <w:noProof w:val="0"/>
          <w:lang w:val="en-US"/>
          <w:rPrChange w:id="2143" w:author="André Oliveira" w:date="2020-06-13T09:00:00Z">
            <w:rPr>
              <w:lang w:val="en-US"/>
            </w:rPr>
          </w:rPrChange>
        </w:rPr>
        <w:t>Because both Java and Kotlin can be compiled to be executed on the JVM</w:t>
      </w:r>
      <w:r w:rsidR="00BE6232" w:rsidRPr="00E8102C">
        <w:rPr>
          <w:noProof w:val="0"/>
          <w:lang w:val="en-US"/>
          <w:rPrChange w:id="2144" w:author="André Oliveira" w:date="2020-06-13T09:00:00Z">
            <w:rPr>
              <w:lang w:val="en-US"/>
            </w:rPr>
          </w:rPrChange>
        </w:rPr>
        <w:t>,</w:t>
      </w:r>
      <w:r w:rsidRPr="00E8102C">
        <w:rPr>
          <w:noProof w:val="0"/>
          <w:lang w:val="en-US"/>
          <w:rPrChange w:id="2145"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2146" w:author="André Oliveira" w:date="2020-06-13T09:00:00Z">
            <w:rPr>
              <w:lang w:val="en-US"/>
            </w:rPr>
          </w:rPrChange>
        </w:rPr>
      </w:pPr>
      <w:r w:rsidRPr="00E8102C">
        <w:rPr>
          <w:noProof w:val="0"/>
          <w:lang w:val="en-US"/>
          <w:rPrChange w:id="2147"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2148" w:author="André Oliveira" w:date="2020-06-13T09:00:00Z">
            <w:rPr>
              <w:lang w:val="en-US"/>
            </w:rPr>
          </w:rPrChange>
        </w:rPr>
      </w:pPr>
      <w:r w:rsidRPr="00E8102C">
        <w:rPr>
          <w:noProof w:val="0"/>
          <w:lang w:val="en-US"/>
          <w:rPrChange w:id="2149"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2150" w:author="André Oliveira" w:date="2020-06-13T09:00:00Z">
            <w:rPr>
              <w:lang w:val="en-US"/>
            </w:rPr>
          </w:rPrChange>
        </w:rPr>
      </w:pPr>
      <w:r w:rsidRPr="00E8102C">
        <w:rPr>
          <w:noProof w:val="0"/>
          <w:lang w:val="en-US"/>
          <w:rPrChange w:id="2151"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2152" w:author="André Oliveira" w:date="2020-06-13T09:00:00Z">
            <w:rPr>
              <w:lang w:val="en-US"/>
            </w:rPr>
          </w:rPrChange>
        </w:rPr>
        <w:t>are</w:t>
      </w:r>
      <w:r w:rsidRPr="00E8102C">
        <w:rPr>
          <w:noProof w:val="0"/>
          <w:lang w:val="en-US"/>
          <w:rPrChange w:id="2153" w:author="André Oliveira" w:date="2020-06-13T09:00:00Z">
            <w:rPr>
              <w:lang w:val="en-US"/>
            </w:rPr>
          </w:rPrChange>
        </w:rPr>
        <w:t xml:space="preserve"> execut</w:t>
      </w:r>
      <w:r w:rsidR="00894276" w:rsidRPr="00E8102C">
        <w:rPr>
          <w:noProof w:val="0"/>
          <w:lang w:val="en-US"/>
          <w:rPrChange w:id="2154" w:author="André Oliveira" w:date="2020-06-13T09:00:00Z">
            <w:rPr>
              <w:lang w:val="en-US"/>
            </w:rPr>
          </w:rPrChange>
        </w:rPr>
        <w:t>ed</w:t>
      </w:r>
      <w:r w:rsidRPr="00E8102C">
        <w:rPr>
          <w:noProof w:val="0"/>
          <w:lang w:val="en-US"/>
          <w:rPrChange w:id="2155" w:author="André Oliveira" w:date="2020-06-13T09:00:00Z">
            <w:rPr>
              <w:lang w:val="en-US"/>
            </w:rPr>
          </w:rPrChange>
        </w:rPr>
        <w:t xml:space="preserve">, </w:t>
      </w:r>
      <w:r w:rsidR="00894276" w:rsidRPr="00E8102C">
        <w:rPr>
          <w:noProof w:val="0"/>
          <w:lang w:val="en-US"/>
          <w:rPrChange w:id="2156" w:author="André Oliveira" w:date="2020-06-13T09:00:00Z">
            <w:rPr>
              <w:lang w:val="en-US"/>
            </w:rPr>
          </w:rPrChange>
        </w:rPr>
        <w:t>i.e. the docker container have different dependencies</w:t>
      </w:r>
      <w:r w:rsidRPr="00E8102C">
        <w:rPr>
          <w:noProof w:val="0"/>
          <w:lang w:val="en-US"/>
          <w:rPrChange w:id="2157" w:author="André Oliveira" w:date="2020-06-13T09:00:00Z">
            <w:rPr>
              <w:lang w:val="en-US"/>
            </w:rPr>
          </w:rPrChange>
        </w:rPr>
        <w:t>.</w:t>
      </w:r>
    </w:p>
    <w:p w14:paraId="15429C95" w14:textId="77777777" w:rsidR="00567E9A" w:rsidRPr="00E8102C" w:rsidRDefault="00567E9A" w:rsidP="00567E9A">
      <w:pPr>
        <w:rPr>
          <w:noProof w:val="0"/>
          <w:lang w:val="en-US"/>
          <w:rPrChange w:id="2158" w:author="André Oliveira" w:date="2020-06-13T09:00:00Z">
            <w:rPr>
              <w:lang w:val="en-US"/>
            </w:rPr>
          </w:rPrChange>
        </w:rPr>
      </w:pPr>
      <w:r w:rsidRPr="00E8102C">
        <w:rPr>
          <w:noProof w:val="0"/>
          <w:lang w:val="en-US"/>
          <w:rPrChange w:id="2159"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2C2D6B6A" w:rsidR="00567E9A" w:rsidRDefault="00567E9A" w:rsidP="00567E9A">
      <w:pPr>
        <w:rPr>
          <w:ins w:id="2160" w:author="joao eduardo santos" w:date="2020-06-13T21:09:00Z"/>
          <w:noProof w:val="0"/>
          <w:lang w:val="en-US"/>
        </w:rPr>
      </w:pPr>
      <w:r w:rsidRPr="00E8102C">
        <w:rPr>
          <w:noProof w:val="0"/>
          <w:lang w:val="en-US"/>
          <w:rPrChange w:id="2161"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657E9DE4" w14:textId="457C329B" w:rsidR="00EE144A" w:rsidRDefault="00EE144A" w:rsidP="00567E9A">
      <w:pPr>
        <w:rPr>
          <w:ins w:id="2162" w:author="joao eduardo santos" w:date="2020-06-13T21:09:00Z"/>
          <w:noProof w:val="0"/>
          <w:lang w:val="en-US"/>
        </w:rPr>
      </w:pPr>
    </w:p>
    <w:p w14:paraId="5CBEFEAA" w14:textId="5106ACE4" w:rsidR="00EE144A" w:rsidRDefault="00EE144A" w:rsidP="00EE144A">
      <w:pPr>
        <w:pStyle w:val="Heading3"/>
        <w:rPr>
          <w:ins w:id="2163" w:author="joao eduardo santos" w:date="2020-06-13T21:10:00Z"/>
          <w:noProof w:val="0"/>
          <w:color w:val="auto"/>
          <w:sz w:val="28"/>
          <w:szCs w:val="28"/>
          <w:lang w:val="en-US"/>
        </w:rPr>
      </w:pPr>
      <w:ins w:id="2164" w:author="joao eduardo santos" w:date="2020-06-13T21:12:00Z">
        <w:r w:rsidRPr="00DC4B0C">
          <w:rPr>
            <w:noProof w:val="0"/>
            <w:color w:val="auto"/>
            <w:sz w:val="28"/>
            <w:szCs w:val="28"/>
            <w:lang w:val="en-US"/>
          </w:rPr>
          <w:t>5.3.</w:t>
        </w:r>
        <w:r>
          <w:rPr>
            <w:noProof w:val="0"/>
            <w:color w:val="auto"/>
            <w:sz w:val="28"/>
            <w:szCs w:val="28"/>
            <w:lang w:val="en-US"/>
          </w:rPr>
          <w:t>2</w:t>
        </w:r>
        <w:r w:rsidRPr="00DC4B0C">
          <w:rPr>
            <w:noProof w:val="0"/>
            <w:color w:val="auto"/>
            <w:sz w:val="28"/>
            <w:szCs w:val="28"/>
            <w:lang w:val="en-US"/>
          </w:rPr>
          <w:t xml:space="preserve">. </w:t>
        </w:r>
      </w:ins>
      <w:proofErr w:type="spellStart"/>
      <w:ins w:id="2165" w:author="joao eduardo santos" w:date="2020-06-13T21:10:00Z">
        <w:r w:rsidRPr="00DC4B0C">
          <w:rPr>
            <w:noProof w:val="0"/>
            <w:color w:val="auto"/>
            <w:sz w:val="28"/>
            <w:szCs w:val="28"/>
            <w:lang w:val="en-US"/>
          </w:rPr>
          <w:t>Java</w:t>
        </w:r>
        <w:r>
          <w:rPr>
            <w:noProof w:val="0"/>
            <w:color w:val="auto"/>
            <w:sz w:val="28"/>
            <w:szCs w:val="28"/>
            <w:lang w:val="en-US"/>
          </w:rPr>
          <w:t>script</w:t>
        </w:r>
        <w:proofErr w:type="spellEnd"/>
      </w:ins>
    </w:p>
    <w:p w14:paraId="560585DB" w14:textId="77777777" w:rsidR="00EE144A" w:rsidRDefault="00EE144A" w:rsidP="00EE144A">
      <w:pPr>
        <w:rPr>
          <w:ins w:id="2166" w:author="joao eduardo santos" w:date="2020-06-13T21:10:00Z"/>
          <w:noProof w:val="0"/>
          <w:lang w:val="en-US"/>
        </w:rPr>
      </w:pPr>
      <w:ins w:id="2167" w:author="joao eduardo santos" w:date="2020-06-13T21:10:00Z">
        <w:r>
          <w:rPr>
            <w:noProof w:val="0"/>
            <w:lang w:val="en-US"/>
          </w:rPr>
          <w:t>For this execution environment was developed a nodeJS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w:t>
        </w:r>
      </w:ins>
    </w:p>
    <w:p w14:paraId="2CED0B03" w14:textId="77777777" w:rsidR="00EE144A" w:rsidRPr="00B72EB6" w:rsidRDefault="00EE144A" w:rsidP="00EE144A">
      <w:pPr>
        <w:rPr>
          <w:ins w:id="2168" w:author="joao eduardo santos" w:date="2020-06-13T21:10:00Z"/>
          <w:noProof w:val="0"/>
          <w:lang w:val="en-US"/>
        </w:rPr>
      </w:pPr>
      <w:ins w:id="2169" w:author="joao eduardo santos" w:date="2020-06-13T21:10:00Z">
        <w:r>
          <w:rPr>
            <w:noProof w:val="0"/>
            <w:lang w:val="en-US"/>
          </w:rPr>
          <w:t>The container is built on top of the node 14 image to enable said docker to run the mentioned application</w:t>
        </w:r>
      </w:ins>
    </w:p>
    <w:p w14:paraId="48AE4B09" w14:textId="5EA4362B" w:rsidR="00EE144A" w:rsidRPr="00EE144A" w:rsidDel="00EE144A" w:rsidRDefault="00EE144A">
      <w:pPr>
        <w:pStyle w:val="Heading3"/>
        <w:rPr>
          <w:del w:id="2170" w:author="joao eduardo santos" w:date="2020-06-13T21:10:00Z"/>
          <w:noProof w:val="0"/>
          <w:sz w:val="28"/>
          <w:szCs w:val="28"/>
          <w:lang w:val="en-US"/>
          <w:rPrChange w:id="2171" w:author="joao eduardo santos" w:date="2020-06-13T21:09:00Z">
            <w:rPr>
              <w:del w:id="2172" w:author="joao eduardo santos" w:date="2020-06-13T21:10:00Z"/>
              <w:lang w:val="en-US"/>
            </w:rPr>
          </w:rPrChange>
        </w:rPr>
        <w:pPrChange w:id="2173" w:author="joao eduardo santos" w:date="2020-06-13T21:09:00Z">
          <w:pPr/>
        </w:pPrChange>
      </w:pPr>
    </w:p>
    <w:p w14:paraId="73E91A1B" w14:textId="205EE860" w:rsidR="00AD353A" w:rsidRPr="00E8102C" w:rsidDel="00EE144A" w:rsidRDefault="00AD353A" w:rsidP="00AD353A">
      <w:pPr>
        <w:rPr>
          <w:del w:id="2174" w:author="joao eduardo santos" w:date="2020-06-13T21:11:00Z"/>
          <w:noProof w:val="0"/>
          <w:lang w:val="en-US"/>
          <w:rPrChange w:id="2175" w:author="André Oliveira" w:date="2020-06-13T09:00:00Z">
            <w:rPr>
              <w:del w:id="2176" w:author="joao eduardo santos" w:date="2020-06-13T21:11:00Z"/>
              <w:lang w:val="en-GB"/>
            </w:rPr>
          </w:rPrChange>
        </w:rPr>
      </w:pPr>
    </w:p>
    <w:p w14:paraId="7F592038" w14:textId="6296D729" w:rsidR="004B3D0E" w:rsidRPr="00E8102C" w:rsidRDefault="00AD353A" w:rsidP="00AD353A">
      <w:pPr>
        <w:rPr>
          <w:noProof w:val="0"/>
          <w:lang w:val="en-US"/>
          <w:rPrChange w:id="2177" w:author="André Oliveira" w:date="2020-06-13T09:00:00Z">
            <w:rPr>
              <w:lang w:val="en-GB"/>
            </w:rPr>
          </w:rPrChange>
        </w:rPr>
      </w:pPr>
      <w:del w:id="2178" w:author="joao eduardo santos" w:date="2020-06-13T21:11:00Z">
        <w:r w:rsidRPr="00E8102C" w:rsidDel="00EE144A">
          <w:rPr>
            <w:noProof w:val="0"/>
            <w:lang w:val="en-US"/>
            <w:rPrChange w:id="2179" w:author="André Oliveira" w:date="2020-06-13T09:00:00Z">
              <w:rPr>
                <w:lang w:val="en-GB"/>
              </w:rPr>
            </w:rPrChange>
          </w:rPr>
          <w:delText xml:space="preserve">  </w:delText>
        </w:r>
      </w:del>
    </w:p>
    <w:p w14:paraId="44BE86FA" w14:textId="77777777" w:rsidR="00732A68" w:rsidRDefault="00732A68" w:rsidP="00EE144A">
      <w:pPr>
        <w:pStyle w:val="Heading1"/>
        <w:rPr>
          <w:ins w:id="2180" w:author="Rodrigo LeaL" w:date="2020-06-13T22:00:00Z"/>
          <w:lang w:val="en-US"/>
        </w:rPr>
      </w:pPr>
      <w:ins w:id="2181" w:author="Rodrigo LeaL" w:date="2020-06-13T22:00:00Z">
        <w:r>
          <w:rPr>
            <w:lang w:val="en-US"/>
          </w:rPr>
          <w:lastRenderedPageBreak/>
          <w:t>Implementation Details</w:t>
        </w:r>
      </w:ins>
    </w:p>
    <w:p w14:paraId="17CD989E" w14:textId="77777777" w:rsidR="00182F0A" w:rsidRDefault="00182F0A" w:rsidP="00182F0A">
      <w:pPr>
        <w:spacing w:after="200"/>
        <w:jc w:val="left"/>
        <w:rPr>
          <w:ins w:id="2182" w:author="Rodrigo LeaL" w:date="2020-06-13T22:01:00Z"/>
          <w:rFonts w:asciiTheme="majorHAnsi" w:eastAsiaTheme="majorEastAsia" w:hAnsiTheme="majorHAnsi" w:cstheme="majorBidi"/>
          <w:b/>
          <w:bCs/>
          <w:color w:val="000000" w:themeColor="text1"/>
          <w:sz w:val="32"/>
          <w:szCs w:val="32"/>
          <w:lang w:val="en-US"/>
        </w:rPr>
      </w:pPr>
      <w:ins w:id="2183" w:author="Rodrigo LeaL" w:date="2020-06-13T22:01:00Z">
        <w:r>
          <w:rPr>
            <w:rFonts w:asciiTheme="majorHAnsi" w:eastAsiaTheme="majorEastAsia" w:hAnsiTheme="majorHAnsi" w:cstheme="majorBidi"/>
            <w:b/>
            <w:bCs/>
            <w:color w:val="000000" w:themeColor="text1"/>
            <w:sz w:val="32"/>
            <w:szCs w:val="32"/>
            <w:lang w:val="en-US"/>
          </w:rPr>
          <w:t>Services</w:t>
        </w:r>
      </w:ins>
    </w:p>
    <w:p w14:paraId="1C965068" w14:textId="3EDBF833" w:rsidR="00182F0A" w:rsidRPr="00182F0A" w:rsidRDefault="00182F0A" w:rsidP="00182F0A">
      <w:pPr>
        <w:spacing w:after="200"/>
        <w:jc w:val="left"/>
        <w:rPr>
          <w:ins w:id="2184" w:author="Rodrigo LeaL" w:date="2020-06-13T22:01:00Z"/>
          <w:rFonts w:asciiTheme="majorHAnsi" w:eastAsiaTheme="majorEastAsia" w:hAnsiTheme="majorHAnsi" w:cstheme="majorBidi"/>
          <w:b/>
          <w:bCs/>
          <w:color w:val="000000" w:themeColor="text1"/>
          <w:sz w:val="32"/>
          <w:szCs w:val="32"/>
          <w:lang w:val="en-US"/>
          <w:rPrChange w:id="2185" w:author="Rodrigo LeaL" w:date="2020-06-13T22:01:00Z">
            <w:rPr>
              <w:ins w:id="2186" w:author="Rodrigo LeaL" w:date="2020-06-13T22:01:00Z"/>
              <w:rFonts w:eastAsiaTheme="majorEastAsia"/>
              <w:lang w:val="en-US"/>
            </w:rPr>
          </w:rPrChange>
        </w:rPr>
        <w:pPrChange w:id="2187" w:author="Rodrigo LeaL" w:date="2020-06-13T22:01:00Z">
          <w:pPr/>
        </w:pPrChange>
      </w:pPr>
      <w:ins w:id="2188" w:author="Rodrigo LeaL" w:date="2020-06-13T22:01:00Z">
        <w:r w:rsidRPr="00182F0A">
          <w:rPr>
            <w:rFonts w:eastAsiaTheme="majorEastAsia"/>
            <w:lang w:val="en-US"/>
          </w:rPr>
          <w:t>Validations</w:t>
        </w:r>
      </w:ins>
    </w:p>
    <w:p w14:paraId="4D97677E" w14:textId="77777777" w:rsidR="00182F0A" w:rsidRPr="00182F0A" w:rsidRDefault="00182F0A" w:rsidP="00182F0A">
      <w:pPr>
        <w:rPr>
          <w:ins w:id="2189" w:author="Rodrigo LeaL" w:date="2020-06-13T22:01:00Z"/>
          <w:rFonts w:eastAsiaTheme="majorEastAsia"/>
          <w:lang w:val="en-US"/>
        </w:rPr>
      </w:pPr>
      <w:ins w:id="2190" w:author="Rodrigo LeaL" w:date="2020-06-13T22:01:00Z">
        <w:r w:rsidRPr="00182F0A">
          <w:rPr>
            <w:rFonts w:eastAsiaTheme="majorEastAsia"/>
            <w:lang w:val="en-US"/>
          </w:rPr>
          <w:t>The parameter validation is done on the service layer using the Javax validators.</w:t>
        </w:r>
      </w:ins>
    </w:p>
    <w:p w14:paraId="446A3214" w14:textId="77777777" w:rsidR="00182F0A" w:rsidRPr="00182F0A" w:rsidRDefault="00182F0A" w:rsidP="00182F0A">
      <w:pPr>
        <w:rPr>
          <w:ins w:id="2191" w:author="Rodrigo LeaL" w:date="2020-06-13T22:01:00Z"/>
          <w:rFonts w:eastAsiaTheme="majorEastAsia"/>
          <w:lang w:val="en-US"/>
        </w:rPr>
      </w:pPr>
      <w:ins w:id="2192" w:author="Rodrigo LeaL" w:date="2020-06-13T22:01:00Z">
        <w:r w:rsidRPr="00182F0A">
          <w:rPr>
            <w:rFonts w:eastAsiaTheme="majorEastAsia"/>
            <w:lang w:val="en-US"/>
          </w:rPr>
          <w:t>For these validators to work the service classes and methods need to be annotated with `@Validated` annotation.</w:t>
        </w:r>
      </w:ins>
    </w:p>
    <w:p w14:paraId="390FF2EC" w14:textId="77777777" w:rsidR="00182F0A" w:rsidRPr="00182F0A" w:rsidRDefault="00182F0A" w:rsidP="00182F0A">
      <w:pPr>
        <w:rPr>
          <w:ins w:id="2193" w:author="Rodrigo LeaL" w:date="2020-06-13T22:01:00Z"/>
          <w:rFonts w:eastAsiaTheme="majorEastAsia"/>
          <w:lang w:val="en-US"/>
        </w:rPr>
      </w:pPr>
      <w:ins w:id="2194" w:author="Rodrigo LeaL" w:date="2020-06-13T22:01:00Z">
        <w:r w:rsidRPr="00182F0A">
          <w:rPr>
            <w:rFonts w:eastAsiaTheme="majorEastAsia"/>
            <w:lang w:val="en-US"/>
          </w:rPr>
          <w:t>The validations were done on the service classes's methods, for ache input parameter. This was done with annotations.</w:t>
        </w:r>
      </w:ins>
    </w:p>
    <w:p w14:paraId="33E7106A" w14:textId="77777777" w:rsidR="00182F0A" w:rsidRPr="00182F0A" w:rsidRDefault="00182F0A" w:rsidP="00182F0A">
      <w:pPr>
        <w:rPr>
          <w:ins w:id="2195" w:author="Rodrigo LeaL" w:date="2020-06-13T22:01:00Z"/>
          <w:rFonts w:eastAsiaTheme="majorEastAsia"/>
          <w:lang w:val="en-US"/>
        </w:rPr>
      </w:pPr>
    </w:p>
    <w:p w14:paraId="426D93B1" w14:textId="4A8933BA" w:rsidR="00182F0A" w:rsidRPr="00182F0A" w:rsidRDefault="00182F0A" w:rsidP="00182F0A">
      <w:pPr>
        <w:rPr>
          <w:ins w:id="2196" w:author="Rodrigo LeaL" w:date="2020-06-13T22:01:00Z"/>
          <w:rFonts w:eastAsiaTheme="majorEastAsia"/>
          <w:lang w:val="en-US"/>
        </w:rPr>
      </w:pPr>
      <w:ins w:id="2197" w:author="Rodrigo LeaL" w:date="2020-06-13T22:01:00Z">
        <w:r>
          <w:rPr>
            <w:rFonts w:eastAsiaTheme="majorEastAsia"/>
            <w:lang w:val="en-US"/>
          </w:rPr>
          <w:t>Error Handling</w:t>
        </w:r>
      </w:ins>
    </w:p>
    <w:p w14:paraId="00C7B756" w14:textId="77777777" w:rsidR="00182F0A" w:rsidRPr="00182F0A" w:rsidRDefault="00182F0A" w:rsidP="00182F0A">
      <w:pPr>
        <w:rPr>
          <w:ins w:id="2198" w:author="Rodrigo LeaL" w:date="2020-06-13T22:01:00Z"/>
          <w:rFonts w:eastAsiaTheme="majorEastAsia"/>
          <w:lang w:val="en-US"/>
        </w:rPr>
      </w:pPr>
      <w:ins w:id="2199" w:author="Rodrigo LeaL" w:date="2020-06-13T22:01:00Z">
        <w:r w:rsidRPr="00182F0A">
          <w:rPr>
            <w:rFonts w:eastAsiaTheme="majorEastAsia"/>
            <w:lang w:val="en-US"/>
          </w:rPr>
          <w:t>Error handling responsibility in this solution is divided in several classes.</w:t>
        </w:r>
      </w:ins>
    </w:p>
    <w:p w14:paraId="08D0FD0B" w14:textId="77777777" w:rsidR="00182F0A" w:rsidRPr="00182F0A" w:rsidRDefault="00182F0A" w:rsidP="00182F0A">
      <w:pPr>
        <w:rPr>
          <w:ins w:id="2200" w:author="Rodrigo LeaL" w:date="2020-06-13T22:01:00Z"/>
          <w:rFonts w:eastAsiaTheme="majorEastAsia"/>
          <w:lang w:val="en-US"/>
        </w:rPr>
      </w:pPr>
      <w:ins w:id="2201" w:author="Rodrigo LeaL" w:date="2020-06-13T22:01:00Z">
        <w:r w:rsidRPr="00182F0A">
          <w:rPr>
            <w:rFonts w:eastAsiaTheme="majorEastAsia"/>
            <w:lang w:val="en-US"/>
          </w:rPr>
          <w:t xml:space="preserve">The class ApiExceptionHandler was marked with `@ControllerAdvice` annotation to enable application wide exception handling in a single class. This class has method to capture two application specific Exceptions (ServerException and ConstraintViolationException) and the most generic "Exception". </w:t>
        </w:r>
      </w:ins>
    </w:p>
    <w:p w14:paraId="54883536" w14:textId="77777777" w:rsidR="00182F0A" w:rsidRPr="00182F0A" w:rsidRDefault="00182F0A" w:rsidP="00182F0A">
      <w:pPr>
        <w:rPr>
          <w:ins w:id="2202" w:author="Rodrigo LeaL" w:date="2020-06-13T22:01:00Z"/>
          <w:rFonts w:eastAsiaTheme="majorEastAsia"/>
          <w:lang w:val="en-US"/>
        </w:rPr>
      </w:pPr>
      <w:ins w:id="2203" w:author="Rodrigo LeaL" w:date="2020-06-13T22:01:00Z">
        <w:r w:rsidRPr="00182F0A">
          <w:rPr>
            <w:rFonts w:eastAsiaTheme="majorEastAsia"/>
            <w:lang w:val="en-US"/>
          </w:rPr>
          <w:t xml:space="preserve">The basic flow in this class is as follows: an exception will be caught and then will be mapped to ApiError's instance that maps to the json+problem standard (which can be consulted in the SWAGGER documentation). </w:t>
        </w:r>
      </w:ins>
    </w:p>
    <w:p w14:paraId="6A018855" w14:textId="086E3006" w:rsidR="00182F0A" w:rsidRDefault="00182F0A" w:rsidP="00182F0A">
      <w:pPr>
        <w:rPr>
          <w:ins w:id="2204" w:author="Rodrigo LeaL" w:date="2020-06-13T22:00:00Z"/>
          <w:rFonts w:eastAsiaTheme="majorEastAsia"/>
          <w:lang w:val="en-US"/>
        </w:rPr>
        <w:pPrChange w:id="2205" w:author="Rodrigo LeaL" w:date="2020-06-13T22:01:00Z">
          <w:pPr>
            <w:spacing w:after="200"/>
            <w:jc w:val="left"/>
          </w:pPr>
        </w:pPrChange>
      </w:pPr>
      <w:ins w:id="2206" w:author="Rodrigo LeaL" w:date="2020-06-13T22:01:00Z">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ins>
    </w:p>
    <w:p w14:paraId="5D33A398" w14:textId="77777777" w:rsidR="00732A68" w:rsidRDefault="00732A68">
      <w:pPr>
        <w:spacing w:after="200"/>
        <w:jc w:val="left"/>
        <w:rPr>
          <w:ins w:id="2207" w:author="Rodrigo LeaL" w:date="2020-06-13T22:00:00Z"/>
          <w:rFonts w:asciiTheme="majorHAnsi" w:eastAsiaTheme="majorEastAsia" w:hAnsiTheme="majorHAnsi" w:cstheme="majorBidi"/>
          <w:b/>
          <w:bCs/>
          <w:color w:val="000000" w:themeColor="text1"/>
          <w:sz w:val="32"/>
          <w:szCs w:val="32"/>
          <w:lang w:val="en-US"/>
        </w:rPr>
      </w:pPr>
      <w:ins w:id="2208" w:author="Rodrigo LeaL" w:date="2020-06-13T22:00:00Z">
        <w:r>
          <w:rPr>
            <w:lang w:val="en-US"/>
          </w:rPr>
          <w:br w:type="page"/>
        </w:r>
      </w:ins>
    </w:p>
    <w:p w14:paraId="17557E31" w14:textId="4E0627DA" w:rsidR="00EE144A" w:rsidRDefault="00EE144A" w:rsidP="00EE144A">
      <w:pPr>
        <w:pStyle w:val="Heading1"/>
        <w:rPr>
          <w:ins w:id="2209" w:author="joao eduardo santos" w:date="2020-06-13T21:13:00Z"/>
          <w:lang w:val="en-US"/>
        </w:rPr>
      </w:pPr>
      <w:ins w:id="2210" w:author="joao eduardo santos" w:date="2020-06-13T21:12:00Z">
        <w:r>
          <w:rPr>
            <w:lang w:val="en-US"/>
          </w:rPr>
          <w:lastRenderedPageBreak/>
          <w:t>Ad</w:t>
        </w:r>
      </w:ins>
      <w:ins w:id="2211" w:author="joao eduardo santos" w:date="2020-06-13T21:13:00Z">
        <w:r>
          <w:rPr>
            <w:lang w:val="en-US"/>
          </w:rPr>
          <w:t>ditional language support</w:t>
        </w:r>
      </w:ins>
    </w:p>
    <w:p w14:paraId="5AD95314" w14:textId="77777777" w:rsidR="00EE144A" w:rsidRPr="00EE144A" w:rsidRDefault="00EE144A" w:rsidP="00EE144A">
      <w:pPr>
        <w:rPr>
          <w:ins w:id="2212" w:author="joao eduardo santos" w:date="2020-06-13T21:13:00Z"/>
          <w:noProof w:val="0"/>
          <w:lang w:val="en-US"/>
          <w:rPrChange w:id="2213" w:author="joao eduardo santos" w:date="2020-06-13T21:13:00Z">
            <w:rPr>
              <w:ins w:id="2214" w:author="joao eduardo santos" w:date="2020-06-13T21:13:00Z"/>
            </w:rPr>
          </w:rPrChange>
        </w:rPr>
      </w:pPr>
      <w:ins w:id="2215" w:author="joao eduardo santos" w:date="2020-06-13T21:13:00Z">
        <w:r w:rsidRPr="00EE144A">
          <w:rPr>
            <w:noProof w:val="0"/>
            <w:lang w:val="en-US"/>
            <w:rPrChange w:id="2216" w:author="joao eduardo santos" w:date="2020-06-13T21:13:00Z">
              <w:rPr/>
            </w:rPrChange>
          </w:rPr>
          <w:t>Adding support to a new language requires changes on two elements of this solution: Execution Environments and Service layer.</w:t>
        </w:r>
      </w:ins>
    </w:p>
    <w:p w14:paraId="5E54FB15" w14:textId="77777777" w:rsidR="00EE144A" w:rsidRPr="00EE144A" w:rsidRDefault="00EE144A" w:rsidP="00EE144A">
      <w:pPr>
        <w:rPr>
          <w:ins w:id="2217" w:author="joao eduardo santos" w:date="2020-06-13T21:13:00Z"/>
          <w:noProof w:val="0"/>
          <w:lang w:val="en-US"/>
          <w:rPrChange w:id="2218" w:author="joao eduardo santos" w:date="2020-06-13T21:13:00Z">
            <w:rPr>
              <w:ins w:id="2219" w:author="joao eduardo santos" w:date="2020-06-13T21:13:00Z"/>
            </w:rPr>
          </w:rPrChange>
        </w:rPr>
      </w:pPr>
      <w:ins w:id="2220" w:author="joao eduardo santos" w:date="2020-06-13T21:13:00Z">
        <w:r w:rsidRPr="00EE144A">
          <w:rPr>
            <w:noProof w:val="0"/>
            <w:lang w:val="en-US"/>
            <w:rPrChange w:id="2221" w:author="joao eduardo santos" w:date="2020-06-13T21:13:00Z">
              <w:rPr/>
            </w:rPrChange>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ins>
    </w:p>
    <w:p w14:paraId="7D314624" w14:textId="77777777" w:rsidR="00EE144A" w:rsidRPr="00EE144A" w:rsidRDefault="00EE144A" w:rsidP="00EE144A">
      <w:pPr>
        <w:rPr>
          <w:ins w:id="2222" w:author="joao eduardo santos" w:date="2020-06-13T21:13:00Z"/>
          <w:noProof w:val="0"/>
          <w:lang w:val="en-US"/>
          <w:rPrChange w:id="2223" w:author="joao eduardo santos" w:date="2020-06-13T21:13:00Z">
            <w:rPr>
              <w:ins w:id="2224" w:author="joao eduardo santos" w:date="2020-06-13T21:13:00Z"/>
            </w:rPr>
          </w:rPrChange>
        </w:rPr>
      </w:pPr>
      <w:ins w:id="2225" w:author="joao eduardo santos" w:date="2020-06-13T21:13:00Z">
        <w:r w:rsidRPr="00EE144A">
          <w:rPr>
            <w:noProof w:val="0"/>
            <w:lang w:val="en-US"/>
            <w:rPrChange w:id="2226" w:author="joao eduardo santos" w:date="2020-06-13T21:13:00Z">
              <w:rPr/>
            </w:rPrChange>
          </w:rPr>
          <w:t xml:space="preserve">The Execution Environment is basically an application that provides exposes one endpoint, which will be used to run code and/or unit tests remotely. </w:t>
        </w:r>
      </w:ins>
    </w:p>
    <w:p w14:paraId="665CDA66" w14:textId="77777777" w:rsidR="00EE144A" w:rsidRPr="00EE144A" w:rsidRDefault="00EE144A" w:rsidP="00EE144A">
      <w:pPr>
        <w:rPr>
          <w:ins w:id="2227" w:author="joao eduardo santos" w:date="2020-06-13T21:13:00Z"/>
          <w:noProof w:val="0"/>
          <w:lang w:val="en-US"/>
          <w:rPrChange w:id="2228" w:author="joao eduardo santos" w:date="2020-06-13T21:13:00Z">
            <w:rPr>
              <w:ins w:id="2229" w:author="joao eduardo santos" w:date="2020-06-13T21:13:00Z"/>
            </w:rPr>
          </w:rPrChange>
        </w:rPr>
      </w:pPr>
      <w:ins w:id="2230" w:author="joao eduardo santos" w:date="2020-06-13T21:13:00Z">
        <w:r w:rsidRPr="00EE144A">
          <w:rPr>
            <w:noProof w:val="0"/>
            <w:lang w:val="en-US"/>
            <w:rPrChange w:id="2231" w:author="joao eduardo santos" w:date="2020-06-13T21:13:00Z">
              <w:rPr/>
            </w:rPrChange>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ins>
    </w:p>
    <w:p w14:paraId="133356B2" w14:textId="77777777" w:rsidR="00EE144A" w:rsidRPr="00EE144A" w:rsidRDefault="00EE144A" w:rsidP="00EE144A">
      <w:pPr>
        <w:rPr>
          <w:ins w:id="2232" w:author="joao eduardo santos" w:date="2020-06-13T21:13:00Z"/>
          <w:noProof w:val="0"/>
          <w:lang w:val="en-US"/>
          <w:rPrChange w:id="2233" w:author="joao eduardo santos" w:date="2020-06-13T21:13:00Z">
            <w:rPr>
              <w:ins w:id="2234" w:author="joao eduardo santos" w:date="2020-06-13T21:13:00Z"/>
            </w:rPr>
          </w:rPrChange>
        </w:rPr>
      </w:pPr>
      <w:ins w:id="2235" w:author="joao eduardo santos" w:date="2020-06-13T21:13:00Z">
        <w:r w:rsidRPr="00EE144A">
          <w:rPr>
            <w:noProof w:val="0"/>
            <w:lang w:val="en-US"/>
            <w:rPrChange w:id="2236" w:author="joao eduardo santos" w:date="2020-06-13T21:13:00Z">
              <w:rPr/>
            </w:rPrChange>
          </w:rPr>
          <w:t>This endpoint must return a structure that contains a field named “rawResult” which is a string that represents either the correct result of the code submitted by the user or the errors that appeared while compile/running the code.</w:t>
        </w:r>
      </w:ins>
    </w:p>
    <w:p w14:paraId="6CAE3D70" w14:textId="77777777" w:rsidR="00EE144A" w:rsidRPr="00EE144A" w:rsidRDefault="00EE144A">
      <w:pPr>
        <w:rPr>
          <w:ins w:id="2237" w:author="joao eduardo santos" w:date="2020-06-13T21:11:00Z"/>
          <w:lang w:val="en-GB"/>
          <w:rPrChange w:id="2238" w:author="joao eduardo santos" w:date="2020-06-13T21:13:00Z">
            <w:rPr>
              <w:ins w:id="2239" w:author="joao eduardo santos" w:date="2020-06-13T21:11:00Z"/>
              <w:lang w:val="en-US"/>
            </w:rPr>
          </w:rPrChange>
        </w:rPr>
        <w:pPrChange w:id="2240" w:author="joao eduardo santos" w:date="2020-06-13T21:13:00Z">
          <w:pPr>
            <w:pStyle w:val="Heading1"/>
          </w:pPr>
        </w:pPrChange>
      </w:pPr>
    </w:p>
    <w:p w14:paraId="4FC935AE" w14:textId="1AA53263" w:rsidR="004B3D0E" w:rsidRPr="00E8102C" w:rsidRDefault="004B3D0E">
      <w:pPr>
        <w:spacing w:after="200"/>
        <w:jc w:val="left"/>
        <w:rPr>
          <w:noProof w:val="0"/>
          <w:lang w:val="en-US"/>
          <w:rPrChange w:id="2241" w:author="André Oliveira" w:date="2020-06-13T09:00:00Z">
            <w:rPr>
              <w:lang w:val="en-GB"/>
            </w:rPr>
          </w:rPrChange>
        </w:rPr>
      </w:pPr>
    </w:p>
    <w:p w14:paraId="41FF31E9" w14:textId="1F46B69F" w:rsidR="00227D8C" w:rsidRDefault="00227D8C">
      <w:pPr>
        <w:spacing w:after="200"/>
        <w:jc w:val="left"/>
        <w:rPr>
          <w:ins w:id="2242" w:author="Rodrigo LeaL" w:date="2020-06-13T17:23:00Z"/>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ins w:id="2243" w:author="Rodrigo LeaL" w:date="2020-06-13T17:23:00Z"/>
          <w:rFonts w:asciiTheme="majorHAnsi" w:eastAsiaTheme="majorEastAsia" w:hAnsiTheme="majorHAnsi" w:cstheme="majorBidi"/>
          <w:b/>
          <w:bCs/>
          <w:noProof w:val="0"/>
          <w:color w:val="000000" w:themeColor="text1"/>
          <w:sz w:val="32"/>
          <w:szCs w:val="32"/>
          <w:lang w:val="en-US"/>
        </w:rPr>
      </w:pPr>
    </w:p>
    <w:p w14:paraId="2150BE6C" w14:textId="77777777" w:rsidR="00A44EBA" w:rsidRPr="00E8102C" w:rsidRDefault="00A44EBA">
      <w:pPr>
        <w:spacing w:after="200"/>
        <w:jc w:val="left"/>
        <w:rPr>
          <w:rFonts w:asciiTheme="majorHAnsi" w:eastAsiaTheme="majorEastAsia" w:hAnsiTheme="majorHAnsi" w:cstheme="majorBidi"/>
          <w:b/>
          <w:bCs/>
          <w:noProof w:val="0"/>
          <w:color w:val="000000" w:themeColor="text1"/>
          <w:sz w:val="32"/>
          <w:szCs w:val="32"/>
          <w:lang w:val="en-US"/>
          <w:rPrChange w:id="2244" w:author="André Oliveira" w:date="2020-06-13T09:00:00Z">
            <w:rPr>
              <w:rFonts w:asciiTheme="majorHAnsi" w:eastAsiaTheme="majorEastAsia" w:hAnsiTheme="majorHAnsi" w:cstheme="majorBidi"/>
              <w:b/>
              <w:bCs/>
              <w:color w:val="000000" w:themeColor="text1"/>
              <w:sz w:val="32"/>
              <w:szCs w:val="32"/>
              <w:lang w:val="en-US"/>
            </w:rPr>
          </w:rPrChange>
        </w:rPr>
      </w:pPr>
    </w:p>
    <w:p w14:paraId="73FD70C6" w14:textId="77777777" w:rsidR="00A44EBA" w:rsidRDefault="00A44EBA">
      <w:pPr>
        <w:spacing w:after="200"/>
        <w:jc w:val="left"/>
        <w:rPr>
          <w:ins w:id="2245" w:author="Rodrigo LeaL" w:date="2020-06-13T17:23:00Z"/>
          <w:rFonts w:asciiTheme="majorHAnsi" w:eastAsiaTheme="majorEastAsia" w:hAnsiTheme="majorHAnsi" w:cstheme="majorBidi"/>
          <w:b/>
          <w:bCs/>
          <w:noProof w:val="0"/>
          <w:color w:val="000000" w:themeColor="text1"/>
          <w:sz w:val="32"/>
          <w:szCs w:val="32"/>
          <w:lang w:val="en-US"/>
        </w:rPr>
      </w:pPr>
      <w:bookmarkStart w:id="2246" w:name="_Toc39522479"/>
      <w:ins w:id="2247" w:author="Rodrigo LeaL" w:date="2020-06-13T17:23:00Z">
        <w:r>
          <w:rPr>
            <w:noProof w:val="0"/>
            <w:lang w:val="en-US"/>
          </w:rPr>
          <w:br w:type="page"/>
        </w:r>
      </w:ins>
    </w:p>
    <w:p w14:paraId="0D1D9239" w14:textId="77777777" w:rsidR="00A44EBA" w:rsidRDefault="00A44EBA">
      <w:pPr>
        <w:spacing w:after="200"/>
        <w:jc w:val="left"/>
        <w:rPr>
          <w:ins w:id="2248" w:author="Rodrigo LeaL" w:date="2020-06-13T17:23:00Z"/>
          <w:rFonts w:asciiTheme="majorHAnsi" w:eastAsiaTheme="majorEastAsia" w:hAnsiTheme="majorHAnsi" w:cstheme="majorBidi"/>
          <w:b/>
          <w:bCs/>
          <w:noProof w:val="0"/>
          <w:color w:val="000000" w:themeColor="text1"/>
          <w:sz w:val="32"/>
          <w:szCs w:val="32"/>
          <w:lang w:val="en-US"/>
        </w:rPr>
      </w:pPr>
      <w:ins w:id="2249" w:author="Rodrigo LeaL" w:date="2020-06-13T17:23:00Z">
        <w:r>
          <w:rPr>
            <w:noProof w:val="0"/>
            <w:lang w:val="en-US"/>
          </w:rPr>
          <w:lastRenderedPageBreak/>
          <w:br w:type="page"/>
        </w:r>
      </w:ins>
    </w:p>
    <w:p w14:paraId="539E9C84" w14:textId="5CDC5E61" w:rsidR="001A3F32" w:rsidRPr="00E8102C" w:rsidRDefault="004B3D0E">
      <w:pPr>
        <w:pStyle w:val="Heading1"/>
        <w:rPr>
          <w:lang w:val="en-US"/>
          <w:rPrChange w:id="2250" w:author="André Oliveira" w:date="2020-06-13T09:00:00Z">
            <w:rPr/>
          </w:rPrChange>
        </w:rPr>
      </w:pPr>
      <w:r w:rsidRPr="00E8102C">
        <w:rPr>
          <w:lang w:val="en-US"/>
          <w:rPrChange w:id="2251" w:author="André Oliveira" w:date="2020-06-13T09:00:00Z">
            <w:rPr/>
          </w:rPrChange>
        </w:rPr>
        <w:lastRenderedPageBreak/>
        <w:t>Project progress</w:t>
      </w:r>
      <w:bookmarkEnd w:id="2246"/>
    </w:p>
    <w:p w14:paraId="06E76360" w14:textId="2A82167A" w:rsidR="001A3F32" w:rsidRPr="00E8102C" w:rsidRDefault="001A3F32" w:rsidP="001A3F32">
      <w:pPr>
        <w:rPr>
          <w:noProof w:val="0"/>
          <w:lang w:val="en-US"/>
          <w:rPrChange w:id="2252" w:author="André Oliveira" w:date="2020-06-13T09:00:00Z">
            <w:rPr>
              <w:lang w:val="en-US"/>
            </w:rPr>
          </w:rPrChange>
        </w:rPr>
      </w:pPr>
      <w:r w:rsidRPr="00E8102C">
        <w:rPr>
          <w:noProof w:val="0"/>
          <w:lang w:val="en-US"/>
          <w:rPrChange w:id="2253" w:author="André Oliveira" w:date="2020-06-13T09:00:00Z">
            <w:rPr>
              <w:lang w:val="en-US"/>
            </w:rPr>
          </w:rPrChange>
        </w:rPr>
        <w:t xml:space="preserve">The project </w:t>
      </w:r>
      <w:ins w:id="2254" w:author="Rodrigo LeaL" w:date="2020-06-13T17:36:00Z">
        <w:r w:rsidR="005D7F15">
          <w:rPr>
            <w:noProof w:val="0"/>
            <w:lang w:val="en-US"/>
          </w:rPr>
          <w:t>continues to be</w:t>
        </w:r>
      </w:ins>
      <w:del w:id="2255" w:author="Rodrigo LeaL" w:date="2020-06-13T17:36:00Z">
        <w:r w:rsidRPr="00E8102C" w:rsidDel="005D7F15">
          <w:rPr>
            <w:noProof w:val="0"/>
            <w:lang w:val="en-US"/>
            <w:rPrChange w:id="2256" w:author="André Oliveira" w:date="2020-06-13T09:00:00Z">
              <w:rPr>
                <w:lang w:val="en-US"/>
              </w:rPr>
            </w:rPrChange>
          </w:rPr>
          <w:delText>has</w:delText>
        </w:r>
      </w:del>
      <w:r w:rsidRPr="00E8102C">
        <w:rPr>
          <w:noProof w:val="0"/>
          <w:lang w:val="en-US"/>
          <w:rPrChange w:id="2257" w:author="André Oliveira" w:date="2020-06-13T09:00:00Z">
            <w:rPr>
              <w:lang w:val="en-US"/>
            </w:rPr>
          </w:rPrChange>
        </w:rPr>
        <w:t xml:space="preserve"> mostly </w:t>
      </w:r>
      <w:del w:id="2258" w:author="Rodrigo LeaL" w:date="2020-06-13T17:36:00Z">
        <w:r w:rsidRPr="00E8102C" w:rsidDel="005D7F15">
          <w:rPr>
            <w:noProof w:val="0"/>
            <w:lang w:val="en-US"/>
            <w:rPrChange w:id="2259" w:author="André Oliveira" w:date="2020-06-13T09:00:00Z">
              <w:rPr>
                <w:lang w:val="en-US"/>
              </w:rPr>
            </w:rPrChange>
          </w:rPr>
          <w:delText xml:space="preserve">been </w:delText>
        </w:r>
      </w:del>
      <w:r w:rsidRPr="00E8102C">
        <w:rPr>
          <w:noProof w:val="0"/>
          <w:lang w:val="en-US"/>
          <w:rPrChange w:id="2260" w:author="André Oliveira" w:date="2020-06-13T09:00:00Z">
            <w:rPr>
              <w:lang w:val="en-US"/>
            </w:rPr>
          </w:rPrChange>
        </w:rPr>
        <w:t>on schedule. Some time constraints have impacted the planned schedule such as jobs or college projects for other courses</w:t>
      </w:r>
      <w:ins w:id="2261" w:author="Rodrigo LeaL" w:date="2020-06-13T17:36:00Z">
        <w:r w:rsidR="005D7F15">
          <w:rPr>
            <w:noProof w:val="0"/>
            <w:lang w:val="en-US"/>
          </w:rPr>
          <w:t xml:space="preserve">, specifically </w:t>
        </w:r>
      </w:ins>
      <w:ins w:id="2262" w:author="Rodrigo LeaL" w:date="2020-06-13T17:37:00Z">
        <w:r w:rsidR="005D7F15">
          <w:rPr>
            <w:noProof w:val="0"/>
            <w:lang w:val="en-US"/>
          </w:rPr>
          <w:t>projects for other courses have caused significant delay on some developments</w:t>
        </w:r>
      </w:ins>
      <w:ins w:id="2263" w:author="Rodrigo LeaL" w:date="2020-06-13T17:38:00Z">
        <w:r w:rsidR="005D7F15">
          <w:rPr>
            <w:noProof w:val="0"/>
            <w:lang w:val="en-US"/>
          </w:rPr>
          <w:t xml:space="preserve">, resulting in more tasks </w:t>
        </w:r>
      </w:ins>
      <w:ins w:id="2264" w:author="Rodrigo LeaL" w:date="2020-06-13T17:39:00Z">
        <w:r w:rsidR="005D7F15">
          <w:rPr>
            <w:noProof w:val="0"/>
            <w:lang w:val="en-US"/>
          </w:rPr>
          <w:t>behind</w:t>
        </w:r>
      </w:ins>
      <w:ins w:id="2265" w:author="Rodrigo LeaL" w:date="2020-06-13T17:38:00Z">
        <w:r w:rsidR="005D7F15">
          <w:rPr>
            <w:noProof w:val="0"/>
            <w:lang w:val="en-US"/>
          </w:rPr>
          <w:t xml:space="preserve"> schedule than was the case on the progress report</w:t>
        </w:r>
      </w:ins>
      <w:ins w:id="2266" w:author="Rodrigo LeaL" w:date="2020-06-13T17:39:00Z">
        <w:r w:rsidR="005D7F15">
          <w:rPr>
            <w:noProof w:val="0"/>
            <w:lang w:val="en-US"/>
          </w:rPr>
          <w:t xml:space="preserve"> delivery.</w:t>
        </w:r>
      </w:ins>
      <w:del w:id="2267" w:author="Rodrigo LeaL" w:date="2020-06-13T17:36:00Z">
        <w:r w:rsidRPr="00E8102C" w:rsidDel="005D7F15">
          <w:rPr>
            <w:noProof w:val="0"/>
            <w:lang w:val="en-US"/>
            <w:rPrChange w:id="2268" w:author="André Oliveira" w:date="2020-06-13T09:00:00Z">
              <w:rPr>
                <w:lang w:val="en-US"/>
              </w:rPr>
            </w:rPrChange>
          </w:rPr>
          <w:delText>.</w:delText>
        </w:r>
      </w:del>
    </w:p>
    <w:p w14:paraId="20891304" w14:textId="3CB0A010" w:rsidR="00EC45E5" w:rsidRDefault="001A3F32" w:rsidP="001A3F32">
      <w:pPr>
        <w:rPr>
          <w:ins w:id="2269" w:author="Rodrigo LeaL" w:date="2020-06-13T17:39:00Z"/>
          <w:noProof w:val="0"/>
          <w:lang w:val="en-US"/>
        </w:rPr>
      </w:pPr>
      <w:r w:rsidRPr="00E8102C">
        <w:rPr>
          <w:noProof w:val="0"/>
          <w:lang w:val="en-US"/>
          <w:rPrChange w:id="2270" w:author="André Oliveira" w:date="2020-06-13T09:00:00Z">
            <w:rPr>
              <w:lang w:val="en-US"/>
            </w:rPr>
          </w:rPrChange>
        </w:rPr>
        <w:t xml:space="preserve">On </w:t>
      </w:r>
      <w:r w:rsidR="005609E9" w:rsidRPr="00E8102C">
        <w:rPr>
          <w:noProof w:val="0"/>
          <w:lang w:val="en-US"/>
          <w:rPrChange w:id="2271" w:author="André Oliveira" w:date="2020-06-13T09:00:00Z">
            <w:rPr>
              <w:lang w:val="en-US"/>
            </w:rPr>
          </w:rPrChange>
        </w:rPr>
        <w:fldChar w:fldCharType="begin"/>
      </w:r>
      <w:r w:rsidR="005609E9" w:rsidRPr="00E8102C">
        <w:rPr>
          <w:noProof w:val="0"/>
          <w:lang w:val="en-US"/>
          <w:rPrChange w:id="2272" w:author="André Oliveira" w:date="2020-06-13T09:00:00Z">
            <w:rPr>
              <w:lang w:val="en-US"/>
            </w:rPr>
          </w:rPrChange>
        </w:rPr>
        <w:instrText xml:space="preserve"> REF _Ref39226630 \h </w:instrText>
      </w:r>
      <w:r w:rsidR="005609E9" w:rsidRPr="00E8102C">
        <w:rPr>
          <w:noProof w:val="0"/>
          <w:lang w:val="en-US"/>
          <w:rPrChange w:id="2273" w:author="André Oliveira" w:date="2020-06-13T09:00:00Z">
            <w:rPr>
              <w:noProof w:val="0"/>
              <w:lang w:val="en-US"/>
            </w:rPr>
          </w:rPrChange>
        </w:rPr>
      </w:r>
      <w:r w:rsidR="005609E9" w:rsidRPr="00E8102C">
        <w:rPr>
          <w:noProof w:val="0"/>
          <w:lang w:val="en-US"/>
          <w:rPrChange w:id="2274" w:author="André Oliveira" w:date="2020-06-13T09:00:00Z">
            <w:rPr>
              <w:lang w:val="en-US"/>
            </w:rPr>
          </w:rPrChange>
        </w:rPr>
        <w:fldChar w:fldCharType="separate"/>
      </w:r>
      <w:r w:rsidR="00770B4F" w:rsidRPr="00E8102C">
        <w:rPr>
          <w:noProof w:val="0"/>
          <w:lang w:val="en-US"/>
          <w:rPrChange w:id="2275" w:author="André Oliveira" w:date="2020-06-13T09:00:00Z">
            <w:rPr>
              <w:lang w:val="en-US"/>
            </w:rPr>
          </w:rPrChange>
        </w:rPr>
        <w:t>Figure 11</w:t>
      </w:r>
      <w:r w:rsidR="005609E9" w:rsidRPr="00E8102C">
        <w:rPr>
          <w:noProof w:val="0"/>
          <w:lang w:val="en-US"/>
          <w:rPrChange w:id="2276" w:author="André Oliveira" w:date="2020-06-13T09:00:00Z">
            <w:rPr>
              <w:lang w:val="en-US"/>
            </w:rPr>
          </w:rPrChange>
        </w:rPr>
        <w:fldChar w:fldCharType="end"/>
      </w:r>
      <w:r w:rsidRPr="00E8102C">
        <w:rPr>
          <w:noProof w:val="0"/>
          <w:lang w:val="en-US"/>
          <w:rPrChange w:id="2277" w:author="André Oliveira" w:date="2020-06-13T09:00:00Z">
            <w:rPr>
              <w:lang w:val="en-US"/>
            </w:rPr>
          </w:rPrChange>
        </w:rPr>
        <w:t xml:space="preserve">, which represents the planned scheduled up to the progress </w:t>
      </w:r>
      <w:del w:id="2278" w:author="Rodrigo LeaL" w:date="2020-06-13T17:32:00Z">
        <w:r w:rsidRPr="00E8102C" w:rsidDel="005D7F15">
          <w:rPr>
            <w:noProof w:val="0"/>
            <w:lang w:val="en-US"/>
            <w:rPrChange w:id="2279" w:author="André Oliveira" w:date="2020-06-13T09:00:00Z">
              <w:rPr>
                <w:lang w:val="en-US"/>
              </w:rPr>
            </w:rPrChange>
          </w:rPr>
          <w:delText xml:space="preserve">report </w:delText>
        </w:r>
      </w:del>
      <w:ins w:id="2280" w:author="Rodrigo LeaL" w:date="2020-06-13T17:32:00Z">
        <w:r w:rsidR="005D7F15">
          <w:rPr>
            <w:noProof w:val="0"/>
            <w:lang w:val="en-US"/>
          </w:rPr>
          <w:t>beta</w:t>
        </w:r>
        <w:r w:rsidR="005D7F15" w:rsidRPr="00E8102C">
          <w:rPr>
            <w:noProof w:val="0"/>
            <w:lang w:val="en-US"/>
            <w:rPrChange w:id="2281" w:author="André Oliveira" w:date="2020-06-13T09:00:00Z">
              <w:rPr>
                <w:lang w:val="en-US"/>
              </w:rPr>
            </w:rPrChange>
          </w:rPr>
          <w:t xml:space="preserve"> </w:t>
        </w:r>
      </w:ins>
      <w:r w:rsidRPr="00E8102C">
        <w:rPr>
          <w:noProof w:val="0"/>
          <w:lang w:val="en-US"/>
          <w:rPrChange w:id="2282" w:author="André Oliveira" w:date="2020-06-13T09:00:00Z">
            <w:rPr>
              <w:lang w:val="en-US"/>
            </w:rPr>
          </w:rPrChange>
        </w:rPr>
        <w:t xml:space="preserve">delivery, are highlighted the activities which have not been finished. </w:t>
      </w:r>
      <w:ins w:id="2283" w:author="Rodrigo LeaL" w:date="2020-06-13T17:39:00Z">
        <w:r w:rsidR="005D7F15">
          <w:rPr>
            <w:noProof w:val="0"/>
            <w:lang w:val="en-US"/>
          </w:rPr>
          <w:t xml:space="preserve">The development of the Questionnaire service has proven more complex than anticipated, </w:t>
        </w:r>
      </w:ins>
      <w:ins w:id="2284" w:author="Rodrigo LeaL" w:date="2020-06-13T18:27:00Z">
        <w:r w:rsidR="00EC45E5">
          <w:rPr>
            <w:noProof w:val="0"/>
            <w:lang w:val="en-US"/>
          </w:rPr>
          <w:t>and although it</w:t>
        </w:r>
      </w:ins>
      <w:ins w:id="2285" w:author="Rodrigo LeaL" w:date="2020-06-13T18:28:00Z">
        <w:r w:rsidR="00EC45E5">
          <w:rPr>
            <w:noProof w:val="0"/>
            <w:lang w:val="en-US"/>
          </w:rPr>
          <w:t xml:space="preserve"> i</w:t>
        </w:r>
      </w:ins>
      <w:ins w:id="2286" w:author="Rodrigo LeaL" w:date="2020-06-13T18:27:00Z">
        <w:r w:rsidR="00EC45E5">
          <w:rPr>
            <w:noProof w:val="0"/>
            <w:lang w:val="en-US"/>
          </w:rPr>
          <w:t>s behind schedule it</w:t>
        </w:r>
      </w:ins>
      <w:ins w:id="2287" w:author="Rodrigo LeaL" w:date="2020-06-13T18:28:00Z">
        <w:r w:rsidR="00EC45E5">
          <w:rPr>
            <w:noProof w:val="0"/>
            <w:lang w:val="en-US"/>
          </w:rPr>
          <w:t xml:space="preserve"> is already in development. The Authentication Service and the Fill Questionnaire page have not begun development yet.</w:t>
        </w:r>
      </w:ins>
    </w:p>
    <w:p w14:paraId="75DC112B" w14:textId="579007E2" w:rsidR="001A3F32" w:rsidRDefault="001A3F32" w:rsidP="001A3F32">
      <w:pPr>
        <w:rPr>
          <w:ins w:id="2288" w:author="André Oliveira" w:date="2020-06-13T12:27:00Z"/>
          <w:noProof w:val="0"/>
          <w:lang w:val="en-US"/>
        </w:rPr>
      </w:pPr>
      <w:del w:id="2289" w:author="Rodrigo LeaL" w:date="2020-06-13T18:28:00Z">
        <w:r w:rsidRPr="00E8102C" w:rsidDel="00EC45E5">
          <w:rPr>
            <w:noProof w:val="0"/>
            <w:lang w:val="en-US"/>
            <w:rPrChange w:id="2290" w:author="André Oliveira" w:date="2020-06-13T09:00:00Z">
              <w:rPr>
                <w:lang w:val="en-US"/>
              </w:rPr>
            </w:rPrChange>
          </w:rPr>
          <w:delText>Only one activity was not finished, the Node execution environment is currently being developed.</w:delText>
        </w:r>
        <w:r w:rsidR="00E25D3D" w:rsidRPr="00E8102C" w:rsidDel="00EC45E5">
          <w:rPr>
            <w:noProof w:val="0"/>
            <w:lang w:val="en-US"/>
            <w:rPrChange w:id="2291" w:author="André Oliveira" w:date="2020-06-13T09:00:00Z">
              <w:rPr>
                <w:lang w:val="en-US"/>
              </w:rPr>
            </w:rPrChange>
          </w:rPr>
          <w:delText xml:space="preserve"> </w:delText>
        </w:r>
      </w:del>
      <w:r w:rsidR="00E25D3D" w:rsidRPr="00E8102C">
        <w:rPr>
          <w:noProof w:val="0"/>
          <w:lang w:val="en-US"/>
          <w:rPrChange w:id="2292" w:author="André Oliveira" w:date="2020-06-13T09:00:00Z">
            <w:rPr>
              <w:lang w:val="en-US"/>
            </w:rPr>
          </w:rPrChange>
        </w:rPr>
        <w:t xml:space="preserve">On </w:t>
      </w:r>
      <w:r w:rsidR="00E25D3D" w:rsidRPr="00E8102C">
        <w:rPr>
          <w:noProof w:val="0"/>
          <w:lang w:val="en-US"/>
          <w:rPrChange w:id="2293" w:author="André Oliveira" w:date="2020-06-13T09:00:00Z">
            <w:rPr>
              <w:lang w:val="en-US"/>
            </w:rPr>
          </w:rPrChange>
        </w:rPr>
        <w:fldChar w:fldCharType="begin"/>
      </w:r>
      <w:r w:rsidR="00E25D3D" w:rsidRPr="00E8102C">
        <w:rPr>
          <w:noProof w:val="0"/>
          <w:lang w:val="en-US"/>
          <w:rPrChange w:id="2294" w:author="André Oliveira" w:date="2020-06-13T09:00:00Z">
            <w:rPr>
              <w:lang w:val="en-US"/>
            </w:rPr>
          </w:rPrChange>
        </w:rPr>
        <w:instrText xml:space="preserve"> REF _Ref39227464 \h </w:instrText>
      </w:r>
      <w:r w:rsidR="00E25D3D" w:rsidRPr="00E8102C">
        <w:rPr>
          <w:noProof w:val="0"/>
          <w:lang w:val="en-US"/>
          <w:rPrChange w:id="2295" w:author="André Oliveira" w:date="2020-06-13T09:00:00Z">
            <w:rPr>
              <w:noProof w:val="0"/>
              <w:lang w:val="en-US"/>
            </w:rPr>
          </w:rPrChange>
        </w:rPr>
      </w:r>
      <w:r w:rsidR="00E25D3D" w:rsidRPr="00E8102C">
        <w:rPr>
          <w:noProof w:val="0"/>
          <w:lang w:val="en-US"/>
          <w:rPrChange w:id="2296" w:author="André Oliveira" w:date="2020-06-13T09:00:00Z">
            <w:rPr>
              <w:lang w:val="en-US"/>
            </w:rPr>
          </w:rPrChange>
        </w:rPr>
        <w:fldChar w:fldCharType="separate"/>
      </w:r>
      <w:r w:rsidR="00770B4F" w:rsidRPr="00E8102C">
        <w:rPr>
          <w:noProof w:val="0"/>
          <w:lang w:val="en-US"/>
          <w:rPrChange w:id="2297" w:author="André Oliveira" w:date="2020-06-13T09:00:00Z">
            <w:rPr>
              <w:lang w:val="en-GB"/>
            </w:rPr>
          </w:rPrChange>
        </w:rPr>
        <w:t>Table 2</w:t>
      </w:r>
      <w:r w:rsidR="00E25D3D" w:rsidRPr="00E8102C">
        <w:rPr>
          <w:noProof w:val="0"/>
          <w:lang w:val="en-US"/>
          <w:rPrChange w:id="2298" w:author="André Oliveira" w:date="2020-06-13T09:00:00Z">
            <w:rPr>
              <w:lang w:val="en-US"/>
            </w:rPr>
          </w:rPrChange>
        </w:rPr>
        <w:fldChar w:fldCharType="end"/>
      </w:r>
      <w:r w:rsidR="00E25D3D" w:rsidRPr="00E8102C">
        <w:rPr>
          <w:noProof w:val="0"/>
          <w:lang w:val="en-US"/>
          <w:rPrChange w:id="2299" w:author="André Oliveira" w:date="2020-06-13T09:00:00Z">
            <w:rPr>
              <w:lang w:val="en-US"/>
            </w:rPr>
          </w:rPrChange>
        </w:rPr>
        <w:t xml:space="preserve"> is the necessary information to understand the scheduled plan on </w:t>
      </w:r>
      <w:r w:rsidR="00E25D3D" w:rsidRPr="00E8102C">
        <w:rPr>
          <w:noProof w:val="0"/>
          <w:lang w:val="en-US"/>
          <w:rPrChange w:id="2300" w:author="André Oliveira" w:date="2020-06-13T09:00:00Z">
            <w:rPr>
              <w:lang w:val="en-US"/>
            </w:rPr>
          </w:rPrChange>
        </w:rPr>
        <w:fldChar w:fldCharType="begin"/>
      </w:r>
      <w:r w:rsidR="00E25D3D" w:rsidRPr="00E8102C">
        <w:rPr>
          <w:noProof w:val="0"/>
          <w:lang w:val="en-US"/>
          <w:rPrChange w:id="2301" w:author="André Oliveira" w:date="2020-06-13T09:00:00Z">
            <w:rPr>
              <w:lang w:val="en-US"/>
            </w:rPr>
          </w:rPrChange>
        </w:rPr>
        <w:instrText xml:space="preserve"> REF _Ref39226630 \h </w:instrText>
      </w:r>
      <w:r w:rsidR="00E25D3D" w:rsidRPr="00E8102C">
        <w:rPr>
          <w:noProof w:val="0"/>
          <w:lang w:val="en-US"/>
          <w:rPrChange w:id="2302" w:author="André Oliveira" w:date="2020-06-13T09:00:00Z">
            <w:rPr>
              <w:noProof w:val="0"/>
              <w:lang w:val="en-US"/>
            </w:rPr>
          </w:rPrChange>
        </w:rPr>
      </w:r>
      <w:r w:rsidR="00E25D3D" w:rsidRPr="00E8102C">
        <w:rPr>
          <w:noProof w:val="0"/>
          <w:lang w:val="en-US"/>
          <w:rPrChange w:id="2303" w:author="André Oliveira" w:date="2020-06-13T09:00:00Z">
            <w:rPr>
              <w:lang w:val="en-US"/>
            </w:rPr>
          </w:rPrChange>
        </w:rPr>
        <w:fldChar w:fldCharType="separate"/>
      </w:r>
      <w:r w:rsidR="00770B4F" w:rsidRPr="00E8102C">
        <w:rPr>
          <w:noProof w:val="0"/>
          <w:lang w:val="en-US"/>
          <w:rPrChange w:id="2304" w:author="André Oliveira" w:date="2020-06-13T09:00:00Z">
            <w:rPr>
              <w:lang w:val="en-US"/>
            </w:rPr>
          </w:rPrChange>
        </w:rPr>
        <w:t>Figure 11</w:t>
      </w:r>
      <w:r w:rsidR="00E25D3D" w:rsidRPr="00E8102C">
        <w:rPr>
          <w:noProof w:val="0"/>
          <w:lang w:val="en-US"/>
          <w:rPrChange w:id="2305" w:author="André Oliveira" w:date="2020-06-13T09:00:00Z">
            <w:rPr>
              <w:lang w:val="en-US"/>
            </w:rPr>
          </w:rPrChange>
        </w:rPr>
        <w:fldChar w:fldCharType="end"/>
      </w:r>
      <w:r w:rsidR="00E25D3D" w:rsidRPr="00E8102C">
        <w:rPr>
          <w:noProof w:val="0"/>
          <w:lang w:val="en-US"/>
          <w:rPrChange w:id="2306" w:author="André Oliveira" w:date="2020-06-13T09:00:00Z">
            <w:rPr>
              <w:lang w:val="en-US"/>
            </w:rPr>
          </w:rPrChange>
        </w:rPr>
        <w:t xml:space="preserve"> and </w:t>
      </w:r>
      <w:r w:rsidR="00E25D3D" w:rsidRPr="00E8102C">
        <w:rPr>
          <w:noProof w:val="0"/>
          <w:lang w:val="en-US"/>
          <w:rPrChange w:id="2307" w:author="André Oliveira" w:date="2020-06-13T09:00:00Z">
            <w:rPr>
              <w:lang w:val="en-US"/>
            </w:rPr>
          </w:rPrChange>
        </w:rPr>
        <w:fldChar w:fldCharType="begin"/>
      </w:r>
      <w:r w:rsidR="00E25D3D" w:rsidRPr="00E8102C">
        <w:rPr>
          <w:noProof w:val="0"/>
          <w:lang w:val="en-US"/>
          <w:rPrChange w:id="2308" w:author="André Oliveira" w:date="2020-06-13T09:00:00Z">
            <w:rPr>
              <w:lang w:val="en-US"/>
            </w:rPr>
          </w:rPrChange>
        </w:rPr>
        <w:instrText xml:space="preserve"> REF _Ref39226647 \h </w:instrText>
      </w:r>
      <w:r w:rsidR="00E25D3D" w:rsidRPr="00E8102C">
        <w:rPr>
          <w:noProof w:val="0"/>
          <w:lang w:val="en-US"/>
          <w:rPrChange w:id="2309" w:author="André Oliveira" w:date="2020-06-13T09:00:00Z">
            <w:rPr>
              <w:noProof w:val="0"/>
              <w:lang w:val="en-US"/>
            </w:rPr>
          </w:rPrChange>
        </w:rPr>
      </w:r>
      <w:r w:rsidR="00E25D3D" w:rsidRPr="00E8102C">
        <w:rPr>
          <w:noProof w:val="0"/>
          <w:lang w:val="en-US"/>
          <w:rPrChange w:id="2310" w:author="André Oliveira" w:date="2020-06-13T09:00:00Z">
            <w:rPr>
              <w:lang w:val="en-US"/>
            </w:rPr>
          </w:rPrChange>
        </w:rPr>
        <w:fldChar w:fldCharType="separate"/>
      </w:r>
      <w:r w:rsidR="00770B4F" w:rsidRPr="00E8102C">
        <w:rPr>
          <w:noProof w:val="0"/>
          <w:lang w:val="en-US"/>
          <w:rPrChange w:id="2311" w:author="André Oliveira" w:date="2020-06-13T09:00:00Z">
            <w:rPr>
              <w:lang w:val="en-US"/>
            </w:rPr>
          </w:rPrChange>
        </w:rPr>
        <w:t>Figure 12</w:t>
      </w:r>
      <w:r w:rsidR="00E25D3D" w:rsidRPr="00E8102C">
        <w:rPr>
          <w:noProof w:val="0"/>
          <w:lang w:val="en-US"/>
          <w:rPrChange w:id="2312" w:author="André Oliveira" w:date="2020-06-13T09:00:00Z">
            <w:rPr>
              <w:lang w:val="en-US"/>
            </w:rPr>
          </w:rPrChange>
        </w:rPr>
        <w:fldChar w:fldCharType="end"/>
      </w:r>
      <w:r w:rsidR="00E25D3D" w:rsidRPr="00E8102C">
        <w:rPr>
          <w:noProof w:val="0"/>
          <w:lang w:val="en-US"/>
          <w:rPrChange w:id="2313" w:author="André Oliveira" w:date="2020-06-13T09:00:00Z">
            <w:rPr>
              <w:lang w:val="en-US"/>
            </w:rPr>
          </w:rPrChange>
        </w:rPr>
        <w:t>.</w:t>
      </w:r>
    </w:p>
    <w:p w14:paraId="70FBB5BA" w14:textId="77777777" w:rsidR="00D76668" w:rsidRPr="00E8102C" w:rsidRDefault="00D76668" w:rsidP="001A3F32">
      <w:pPr>
        <w:rPr>
          <w:noProof w:val="0"/>
          <w:lang w:val="en-US"/>
          <w:rPrChange w:id="2314" w:author="André Oliveira" w:date="2020-06-13T09:00:00Z">
            <w:rPr>
              <w:lang w:val="en-US"/>
            </w:rPr>
          </w:rPrChange>
        </w:rPr>
      </w:pPr>
    </w:p>
    <w:p w14:paraId="18A69C7E" w14:textId="75E489F9" w:rsidR="00E25D3D" w:rsidRPr="00E8102C" w:rsidRDefault="00E25D3D" w:rsidP="00D71E0F">
      <w:pPr>
        <w:pStyle w:val="Caption"/>
        <w:keepNext/>
        <w:rPr>
          <w:noProof w:val="0"/>
          <w:lang w:val="en-US"/>
          <w:rPrChange w:id="2315" w:author="André Oliveira" w:date="2020-06-13T09:00:00Z">
            <w:rPr/>
          </w:rPrChange>
        </w:rPr>
      </w:pPr>
      <w:bookmarkStart w:id="2316" w:name="_Ref39227464"/>
      <w:bookmarkStart w:id="2317" w:name="_Toc39522497"/>
      <w:r w:rsidRPr="00E8102C">
        <w:rPr>
          <w:noProof w:val="0"/>
          <w:lang w:val="en-US"/>
          <w:rPrChange w:id="2318" w:author="André Oliveira" w:date="2020-06-13T09:00:00Z">
            <w:rPr/>
          </w:rPrChange>
        </w:rPr>
        <w:t xml:space="preserve">Table </w:t>
      </w:r>
      <w:r w:rsidRPr="00E8102C">
        <w:rPr>
          <w:noProof w:val="0"/>
          <w:lang w:val="en-US"/>
          <w:rPrChange w:id="2319" w:author="André Oliveira" w:date="2020-06-13T09:00:00Z">
            <w:rPr/>
          </w:rPrChange>
        </w:rPr>
        <w:fldChar w:fldCharType="begin"/>
      </w:r>
      <w:r w:rsidRPr="00E8102C">
        <w:rPr>
          <w:noProof w:val="0"/>
          <w:lang w:val="en-US"/>
          <w:rPrChange w:id="2320" w:author="André Oliveira" w:date="2020-06-13T09:00:00Z">
            <w:rPr/>
          </w:rPrChange>
        </w:rPr>
        <w:instrText xml:space="preserve"> SEQ Table \* ARABIC </w:instrText>
      </w:r>
      <w:r w:rsidRPr="00E8102C">
        <w:rPr>
          <w:noProof w:val="0"/>
          <w:lang w:val="en-US"/>
          <w:rPrChange w:id="2321" w:author="André Oliveira" w:date="2020-06-13T09:00:00Z">
            <w:rPr/>
          </w:rPrChange>
        </w:rPr>
        <w:fldChar w:fldCharType="separate"/>
      </w:r>
      <w:r w:rsidR="00770B4F" w:rsidRPr="00E8102C">
        <w:rPr>
          <w:noProof w:val="0"/>
          <w:lang w:val="en-US"/>
          <w:rPrChange w:id="2322" w:author="André Oliveira" w:date="2020-06-13T09:00:00Z">
            <w:rPr/>
          </w:rPrChange>
        </w:rPr>
        <w:t>2</w:t>
      </w:r>
      <w:r w:rsidRPr="00E8102C">
        <w:rPr>
          <w:noProof w:val="0"/>
          <w:lang w:val="en-US"/>
          <w:rPrChange w:id="2323" w:author="André Oliveira" w:date="2020-06-13T09:00:00Z">
            <w:rPr/>
          </w:rPrChange>
        </w:rPr>
        <w:fldChar w:fldCharType="end"/>
      </w:r>
      <w:bookmarkEnd w:id="2316"/>
      <w:r w:rsidRPr="00E8102C">
        <w:rPr>
          <w:noProof w:val="0"/>
          <w:lang w:val="en-US"/>
          <w:rPrChange w:id="2324" w:author="André Oliveira" w:date="2020-06-13T09:00:00Z">
            <w:rPr/>
          </w:rPrChange>
        </w:rPr>
        <w:t xml:space="preserve"> – Assignment Types</w:t>
      </w:r>
      <w:bookmarkEnd w:id="2317"/>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325" w:author="André Oliveira" w:date="2020-06-13T09:00:00Z">
                  <w:rPr>
                    <w:lang w:val="en-US"/>
                  </w:rPr>
                </w:rPrChange>
              </w:rPr>
            </w:pPr>
            <w:r w:rsidRPr="00E8102C">
              <w:rPr>
                <w:noProof w:val="0"/>
                <w:lang w:val="en-US"/>
                <w:rPrChange w:id="2326"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327" w:author="André Oliveira" w:date="2020-06-13T09:00:00Z">
                  <w:rPr>
                    <w:lang w:val="en-US"/>
                  </w:rPr>
                </w:rPrChange>
              </w:rPr>
            </w:pPr>
            <w:r w:rsidRPr="00E8102C">
              <w:rPr>
                <w:noProof w:val="0"/>
                <w:lang w:val="en-US"/>
                <w:rPrChange w:id="2328" w:author="André Oliveira" w:date="2020-06-13T09:00:00Z">
                  <w:rPr>
                    <w:lang w:val="en-US"/>
                  </w:rPr>
                </w:rPrChange>
              </w:rPr>
              <w:t>Description</w:t>
            </w:r>
          </w:p>
        </w:tc>
      </w:tr>
      <w:tr w:rsidR="00341DBE" w:rsidRPr="006D1C91"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329" w:author="André Oliveira" w:date="2020-06-13T09:00:00Z">
                  <w:rPr>
                    <w:lang w:val="en-US"/>
                  </w:rPr>
                </w:rPrChange>
              </w:rPr>
            </w:pPr>
            <w:r w:rsidRPr="00E8102C">
              <w:rPr>
                <w:noProof w:val="0"/>
                <w:lang w:val="en-US"/>
                <w:rPrChange w:id="2330"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31" w:author="André Oliveira" w:date="2020-06-13T09:00:00Z">
                  <w:rPr>
                    <w:lang w:val="en-US"/>
                  </w:rPr>
                </w:rPrChange>
              </w:rPr>
            </w:pPr>
            <w:r w:rsidRPr="00E8102C">
              <w:rPr>
                <w:noProof w:val="0"/>
                <w:lang w:val="en-US"/>
                <w:rPrChange w:id="2332"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333" w:author="André Oliveira" w:date="2020-06-13T09:00:00Z">
                  <w:rPr>
                    <w:lang w:val="en-US"/>
                  </w:rPr>
                </w:rPrChange>
              </w:rPr>
            </w:pPr>
            <w:r w:rsidRPr="00E8102C">
              <w:rPr>
                <w:noProof w:val="0"/>
                <w:lang w:val="en-US"/>
                <w:rPrChange w:id="2334"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35" w:author="André Oliveira" w:date="2020-06-13T09:00:00Z">
                  <w:rPr>
                    <w:lang w:val="en-US"/>
                  </w:rPr>
                </w:rPrChange>
              </w:rPr>
            </w:pPr>
            <w:r w:rsidRPr="00E8102C">
              <w:rPr>
                <w:noProof w:val="0"/>
                <w:lang w:val="en-US"/>
                <w:rPrChange w:id="2336" w:author="André Oliveira" w:date="2020-06-13T09:00:00Z">
                  <w:rPr>
                    <w:lang w:val="en-US"/>
                  </w:rPr>
                </w:rPrChange>
              </w:rPr>
              <w:t>Creation of webpage</w:t>
            </w:r>
          </w:p>
        </w:tc>
      </w:tr>
      <w:tr w:rsidR="00341DBE" w:rsidRPr="006D1C91"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337" w:author="André Oliveira" w:date="2020-06-13T09:00:00Z">
                  <w:rPr>
                    <w:lang w:val="en-US"/>
                  </w:rPr>
                </w:rPrChange>
              </w:rPr>
            </w:pPr>
            <w:r w:rsidRPr="00E8102C">
              <w:rPr>
                <w:noProof w:val="0"/>
                <w:lang w:val="en-US"/>
                <w:rPrChange w:id="2338"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39" w:author="André Oliveira" w:date="2020-06-13T09:00:00Z">
                  <w:rPr>
                    <w:lang w:val="en-US"/>
                  </w:rPr>
                </w:rPrChange>
              </w:rPr>
            </w:pPr>
            <w:r w:rsidRPr="00E8102C">
              <w:rPr>
                <w:noProof w:val="0"/>
                <w:lang w:val="en-US"/>
                <w:rPrChange w:id="2340"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341" w:author="André Oliveira" w:date="2020-06-13T09:00:00Z">
            <w:rPr>
              <w:lang w:val="en-US"/>
            </w:rPr>
          </w:rPrChange>
        </w:rPr>
      </w:pPr>
    </w:p>
    <w:p w14:paraId="168BA0C6" w14:textId="77777777" w:rsidR="001A3F32" w:rsidRPr="00E8102C" w:rsidRDefault="001A3F32" w:rsidP="001A3F32">
      <w:pPr>
        <w:rPr>
          <w:noProof w:val="0"/>
          <w:lang w:val="en-US"/>
          <w:rPrChange w:id="2342" w:author="André Oliveira" w:date="2020-06-13T09:00:00Z">
            <w:rPr>
              <w:lang w:val="en-US"/>
            </w:rPr>
          </w:rPrChange>
        </w:rPr>
      </w:pPr>
      <w:r w:rsidRPr="00E8102C">
        <w:rPr>
          <w:noProof w:val="0"/>
          <w:lang w:val="en-US"/>
          <w:rPrChange w:id="2343"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ListParagraph"/>
        <w:numPr>
          <w:ilvl w:val="0"/>
          <w:numId w:val="9"/>
        </w:numPr>
        <w:spacing w:after="160" w:line="259" w:lineRule="auto"/>
        <w:jc w:val="left"/>
        <w:rPr>
          <w:noProof w:val="0"/>
          <w:lang w:val="en-US"/>
          <w:rPrChange w:id="2344" w:author="André Oliveira" w:date="2020-06-13T09:00:00Z">
            <w:rPr>
              <w:lang w:val="en-US"/>
            </w:rPr>
          </w:rPrChange>
        </w:rPr>
      </w:pPr>
      <w:r w:rsidRPr="00E8102C">
        <w:rPr>
          <w:noProof w:val="0"/>
          <w:lang w:val="en-US"/>
          <w:rPrChange w:id="2345" w:author="André Oliveira" w:date="2020-06-13T09:00:00Z">
            <w:rPr>
              <w:lang w:val="en-US"/>
            </w:rPr>
          </w:rPrChange>
        </w:rPr>
        <w:t>The Database is set up and documented</w:t>
      </w:r>
    </w:p>
    <w:p w14:paraId="6F4CA891" w14:textId="77777777" w:rsidR="001A3F32" w:rsidRPr="00E8102C" w:rsidRDefault="001A3F32" w:rsidP="001A3F32">
      <w:pPr>
        <w:pStyle w:val="ListParagraph"/>
        <w:numPr>
          <w:ilvl w:val="0"/>
          <w:numId w:val="9"/>
        </w:numPr>
        <w:spacing w:after="160" w:line="259" w:lineRule="auto"/>
        <w:jc w:val="left"/>
        <w:rPr>
          <w:noProof w:val="0"/>
          <w:lang w:val="en-US"/>
          <w:rPrChange w:id="2346" w:author="André Oliveira" w:date="2020-06-13T09:00:00Z">
            <w:rPr>
              <w:lang w:val="en-US"/>
            </w:rPr>
          </w:rPrChange>
        </w:rPr>
      </w:pPr>
      <w:r w:rsidRPr="00E8102C">
        <w:rPr>
          <w:noProof w:val="0"/>
          <w:lang w:val="en-US"/>
          <w:rPrChange w:id="2347" w:author="André Oliveira" w:date="2020-06-13T09:00:00Z">
            <w:rPr>
              <w:lang w:val="en-US"/>
            </w:rPr>
          </w:rPrChange>
        </w:rPr>
        <w:t>React framework was configured for development</w:t>
      </w:r>
    </w:p>
    <w:p w14:paraId="6AEBBCE2" w14:textId="77777777" w:rsidR="001A3F32" w:rsidRPr="00E8102C" w:rsidRDefault="001A3F32" w:rsidP="001A3F32">
      <w:pPr>
        <w:pStyle w:val="ListParagraph"/>
        <w:numPr>
          <w:ilvl w:val="0"/>
          <w:numId w:val="9"/>
        </w:numPr>
        <w:spacing w:after="160" w:line="259" w:lineRule="auto"/>
        <w:jc w:val="left"/>
        <w:rPr>
          <w:noProof w:val="0"/>
          <w:lang w:val="en-US"/>
          <w:rPrChange w:id="2348" w:author="André Oliveira" w:date="2020-06-13T09:00:00Z">
            <w:rPr>
              <w:lang w:val="en-US"/>
            </w:rPr>
          </w:rPrChange>
        </w:rPr>
      </w:pPr>
      <w:r w:rsidRPr="00E8102C">
        <w:rPr>
          <w:noProof w:val="0"/>
          <w:lang w:val="en-US"/>
          <w:rPrChange w:id="2349"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ListParagraph"/>
        <w:numPr>
          <w:ilvl w:val="0"/>
          <w:numId w:val="9"/>
        </w:numPr>
        <w:spacing w:after="160" w:line="259" w:lineRule="auto"/>
        <w:jc w:val="left"/>
        <w:rPr>
          <w:noProof w:val="0"/>
          <w:lang w:val="en-US"/>
          <w:rPrChange w:id="2350" w:author="André Oliveira" w:date="2020-06-13T09:00:00Z">
            <w:rPr>
              <w:lang w:val="en-US"/>
            </w:rPr>
          </w:rPrChange>
        </w:rPr>
      </w:pPr>
      <w:r w:rsidRPr="00E8102C">
        <w:rPr>
          <w:noProof w:val="0"/>
          <w:lang w:val="en-US"/>
          <w:rPrChange w:id="2351"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ListParagraph"/>
        <w:numPr>
          <w:ilvl w:val="0"/>
          <w:numId w:val="9"/>
        </w:numPr>
        <w:spacing w:after="160" w:line="259" w:lineRule="auto"/>
        <w:jc w:val="left"/>
        <w:rPr>
          <w:noProof w:val="0"/>
          <w:lang w:val="en-US"/>
          <w:rPrChange w:id="2352" w:author="André Oliveira" w:date="2020-06-13T09:00:00Z">
            <w:rPr>
              <w:lang w:val="en-US"/>
            </w:rPr>
          </w:rPrChange>
        </w:rPr>
      </w:pPr>
      <w:r w:rsidRPr="00E8102C">
        <w:rPr>
          <w:noProof w:val="0"/>
          <w:lang w:val="en-US"/>
          <w:rPrChange w:id="2353" w:author="André Oliveira" w:date="2020-06-13T09:00:00Z">
            <w:rPr>
              <w:lang w:val="en-US"/>
            </w:rPr>
          </w:rPrChange>
        </w:rPr>
        <w:t>The home page is developed</w:t>
      </w:r>
    </w:p>
    <w:p w14:paraId="2EEB0B9C" w14:textId="4B8B5872" w:rsidR="001A3F32" w:rsidRDefault="001A3F32" w:rsidP="001A3F32">
      <w:pPr>
        <w:pStyle w:val="ListParagraph"/>
        <w:numPr>
          <w:ilvl w:val="0"/>
          <w:numId w:val="9"/>
        </w:numPr>
        <w:spacing w:after="160" w:line="259" w:lineRule="auto"/>
        <w:jc w:val="left"/>
        <w:rPr>
          <w:ins w:id="2354" w:author="Rodrigo LeaL" w:date="2020-06-13T18:29:00Z"/>
          <w:noProof w:val="0"/>
          <w:lang w:val="en-US"/>
        </w:rPr>
      </w:pPr>
      <w:r w:rsidRPr="00E8102C">
        <w:rPr>
          <w:noProof w:val="0"/>
          <w:lang w:val="en-US"/>
          <w:rPrChange w:id="2355" w:author="André Oliveira" w:date="2020-06-13T09:00:00Z">
            <w:rPr>
              <w:lang w:val="en-US"/>
            </w:rPr>
          </w:rPrChange>
        </w:rPr>
        <w:t xml:space="preserve">The progress report was </w:t>
      </w:r>
      <w:proofErr w:type="gramStart"/>
      <w:r w:rsidRPr="00E8102C">
        <w:rPr>
          <w:noProof w:val="0"/>
          <w:lang w:val="en-US"/>
          <w:rPrChange w:id="2356" w:author="André Oliveira" w:date="2020-06-13T09:00:00Z">
            <w:rPr>
              <w:lang w:val="en-US"/>
            </w:rPr>
          </w:rPrChange>
        </w:rPr>
        <w:t>finished</w:t>
      </w:r>
      <w:proofErr w:type="gramEnd"/>
      <w:r w:rsidRPr="00E8102C">
        <w:rPr>
          <w:noProof w:val="0"/>
          <w:lang w:val="en-US"/>
          <w:rPrChange w:id="2357" w:author="André Oliveira" w:date="2020-06-13T09:00:00Z">
            <w:rPr>
              <w:lang w:val="en-US"/>
            </w:rPr>
          </w:rPrChange>
        </w:rPr>
        <w:t xml:space="preserve">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ins w:id="2358" w:author="Rodrigo LeaL" w:date="2020-06-13T18:29:00Z"/>
          <w:noProof w:val="0"/>
          <w:lang w:val="en-US"/>
        </w:rPr>
      </w:pPr>
      <w:ins w:id="2359" w:author="Rodrigo LeaL" w:date="2020-06-13T18:29:00Z">
        <w:r>
          <w:rPr>
            <w:noProof w:val="0"/>
            <w:lang w:val="en-US"/>
          </w:rPr>
          <w:t>Challenges Service</w:t>
        </w:r>
      </w:ins>
    </w:p>
    <w:p w14:paraId="08AE6D5C" w14:textId="43AFE9DC" w:rsidR="00EC45E5" w:rsidRDefault="00EC45E5" w:rsidP="001A3F32">
      <w:pPr>
        <w:pStyle w:val="ListParagraph"/>
        <w:numPr>
          <w:ilvl w:val="0"/>
          <w:numId w:val="9"/>
        </w:numPr>
        <w:spacing w:after="160" w:line="259" w:lineRule="auto"/>
        <w:jc w:val="left"/>
        <w:rPr>
          <w:ins w:id="2360" w:author="Rodrigo LeaL" w:date="2020-06-13T18:29:00Z"/>
          <w:noProof w:val="0"/>
          <w:lang w:val="en-US"/>
        </w:rPr>
      </w:pPr>
      <w:ins w:id="2361" w:author="Rodrigo LeaL" w:date="2020-06-13T18:29:00Z">
        <w:r>
          <w:rPr>
            <w:noProof w:val="0"/>
            <w:lang w:val="en-US"/>
          </w:rPr>
          <w:t>User Service</w:t>
        </w:r>
      </w:ins>
    </w:p>
    <w:p w14:paraId="6A4719D5" w14:textId="2978045C" w:rsidR="00EC45E5" w:rsidRDefault="00EC45E5" w:rsidP="00EC45E5">
      <w:pPr>
        <w:pStyle w:val="ListParagraph"/>
        <w:numPr>
          <w:ilvl w:val="0"/>
          <w:numId w:val="9"/>
        </w:numPr>
        <w:spacing w:after="160" w:line="259" w:lineRule="auto"/>
        <w:jc w:val="left"/>
        <w:rPr>
          <w:ins w:id="2362" w:author="Rodrigo LeaL" w:date="2020-06-13T18:30:00Z"/>
          <w:noProof w:val="0"/>
          <w:lang w:val="en-US"/>
        </w:rPr>
      </w:pPr>
      <w:ins w:id="2363" w:author="Rodrigo LeaL" w:date="2020-06-13T18:29:00Z">
        <w:r>
          <w:rPr>
            <w:noProof w:val="0"/>
            <w:lang w:val="en-US"/>
          </w:rPr>
          <w:t>User’s Profile page</w:t>
        </w:r>
      </w:ins>
    </w:p>
    <w:p w14:paraId="7C4C0367" w14:textId="0696AC72" w:rsidR="00EC45E5" w:rsidRPr="00EC45E5" w:rsidRDefault="00EC45E5">
      <w:pPr>
        <w:pStyle w:val="ListParagraph"/>
        <w:numPr>
          <w:ilvl w:val="0"/>
          <w:numId w:val="9"/>
        </w:numPr>
        <w:spacing w:after="160" w:line="259" w:lineRule="auto"/>
        <w:jc w:val="left"/>
        <w:rPr>
          <w:noProof w:val="0"/>
          <w:lang w:val="en-US"/>
          <w:rPrChange w:id="2364" w:author="Rodrigo LeaL" w:date="2020-06-13T18:30:00Z">
            <w:rPr>
              <w:lang w:val="en-US"/>
            </w:rPr>
          </w:rPrChange>
        </w:rPr>
      </w:pPr>
      <w:ins w:id="2365" w:author="Rodrigo LeaL" w:date="2020-06-13T18:30:00Z">
        <w:r>
          <w:rPr>
            <w:noProof w:val="0"/>
            <w:lang w:val="en-US"/>
          </w:rPr>
          <w:t>Beta version was ready for delivery</w:t>
        </w:r>
      </w:ins>
    </w:p>
    <w:p w14:paraId="16C4BBB5" w14:textId="6951FCF2" w:rsidR="001A3F32" w:rsidRPr="00E8102C" w:rsidRDefault="001A3F32" w:rsidP="005153AD">
      <w:pPr>
        <w:keepNext/>
        <w:jc w:val="center"/>
        <w:rPr>
          <w:noProof w:val="0"/>
          <w:lang w:val="en-US"/>
          <w:rPrChange w:id="2366" w:author="André Oliveira" w:date="2020-06-13T09:00:00Z">
            <w:rPr/>
          </w:rPrChange>
        </w:rPr>
      </w:pPr>
      <w:del w:id="2367" w:author="Rodrigo LeaL" w:date="2020-06-13T17:31:00Z">
        <w:r w:rsidRPr="00E8102C" w:rsidDel="005D7F15">
          <w:rPr>
            <w:lang w:val="en-US"/>
            <w:rPrChange w:id="2368" w:author="André Oliveira" w:date="2020-06-13T09:00:00Z">
              <w:rPr/>
            </w:rPrChange>
          </w:rPr>
          <w:lastRenderedPageBreak/>
          <w:drawing>
            <wp:inline distT="0" distB="0" distL="0" distR="0" wp14:anchorId="55265AD3" wp14:editId="1AC81B7F">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57275"/>
                      </a:xfrm>
                      <a:prstGeom prst="rect">
                        <a:avLst/>
                      </a:prstGeom>
                    </pic:spPr>
                  </pic:pic>
                </a:graphicData>
              </a:graphic>
            </wp:inline>
          </w:drawing>
        </w:r>
      </w:del>
      <w:ins w:id="2369" w:author="Rodrigo LeaL" w:date="2020-06-13T17:36:00Z">
        <w:r w:rsidR="005D7F15">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2419350"/>
                      </a:xfrm>
                      <a:prstGeom prst="rect">
                        <a:avLst/>
                      </a:prstGeom>
                    </pic:spPr>
                  </pic:pic>
                </a:graphicData>
              </a:graphic>
            </wp:inline>
          </w:drawing>
        </w:r>
      </w:ins>
    </w:p>
    <w:p w14:paraId="0A293BD6" w14:textId="4B306593" w:rsidR="001A3F32" w:rsidRPr="00E8102C" w:rsidRDefault="001A3F32" w:rsidP="001A3F32">
      <w:pPr>
        <w:pStyle w:val="Caption"/>
        <w:rPr>
          <w:noProof w:val="0"/>
          <w:lang w:val="en-US"/>
          <w:rPrChange w:id="2370" w:author="André Oliveira" w:date="2020-06-13T09:00:00Z">
            <w:rPr>
              <w:lang w:val="en-US"/>
            </w:rPr>
          </w:rPrChange>
        </w:rPr>
      </w:pPr>
      <w:bookmarkStart w:id="2371" w:name="_Ref39226630"/>
      <w:bookmarkStart w:id="2372" w:name="_Toc39522494"/>
      <w:r w:rsidRPr="00E8102C">
        <w:rPr>
          <w:noProof w:val="0"/>
          <w:lang w:val="en-US"/>
          <w:rPrChange w:id="2373" w:author="André Oliveira" w:date="2020-06-13T09:00:00Z">
            <w:rPr>
              <w:lang w:val="en-US"/>
            </w:rPr>
          </w:rPrChange>
        </w:rPr>
        <w:t xml:space="preserve">Figure </w:t>
      </w:r>
      <w:r w:rsidRPr="00E8102C">
        <w:rPr>
          <w:noProof w:val="0"/>
          <w:lang w:val="en-US"/>
          <w:rPrChange w:id="2374" w:author="André Oliveira" w:date="2020-06-13T09:00:00Z">
            <w:rPr/>
          </w:rPrChange>
        </w:rPr>
        <w:fldChar w:fldCharType="begin"/>
      </w:r>
      <w:r w:rsidRPr="00E8102C">
        <w:rPr>
          <w:noProof w:val="0"/>
          <w:lang w:val="en-US"/>
          <w:rPrChange w:id="2375" w:author="André Oliveira" w:date="2020-06-13T09:00:00Z">
            <w:rPr>
              <w:lang w:val="en-US"/>
            </w:rPr>
          </w:rPrChange>
        </w:rPr>
        <w:instrText xml:space="preserve"> SEQ Figure \* ARABIC </w:instrText>
      </w:r>
      <w:r w:rsidRPr="00E8102C">
        <w:rPr>
          <w:noProof w:val="0"/>
          <w:lang w:val="en-US"/>
          <w:rPrChange w:id="2376" w:author="André Oliveira" w:date="2020-06-13T09:00:00Z">
            <w:rPr/>
          </w:rPrChange>
        </w:rPr>
        <w:fldChar w:fldCharType="separate"/>
      </w:r>
      <w:ins w:id="2377" w:author="André Oliveira" w:date="2020-06-13T11:38:00Z">
        <w:r w:rsidR="005E21C5">
          <w:rPr>
            <w:lang w:val="en-US"/>
          </w:rPr>
          <w:t>11</w:t>
        </w:r>
      </w:ins>
      <w:del w:id="2378" w:author="André Oliveira" w:date="2020-06-13T11:38:00Z">
        <w:r w:rsidR="00770B4F" w:rsidRPr="00E8102C" w:rsidDel="005E21C5">
          <w:rPr>
            <w:lang w:val="en-US"/>
          </w:rPr>
          <w:delText>11</w:delText>
        </w:r>
      </w:del>
      <w:r w:rsidRPr="00E8102C">
        <w:rPr>
          <w:noProof w:val="0"/>
          <w:lang w:val="en-US"/>
          <w:rPrChange w:id="2379" w:author="André Oliveira" w:date="2020-06-13T09:00:00Z">
            <w:rPr/>
          </w:rPrChange>
        </w:rPr>
        <w:fldChar w:fldCharType="end"/>
      </w:r>
      <w:bookmarkEnd w:id="2371"/>
      <w:r w:rsidRPr="00E8102C">
        <w:rPr>
          <w:noProof w:val="0"/>
          <w:lang w:val="en-US"/>
          <w:rPrChange w:id="2380" w:author="André Oliveira" w:date="2020-06-13T09:00:00Z">
            <w:rPr>
              <w:lang w:val="en-US"/>
            </w:rPr>
          </w:rPrChange>
        </w:rPr>
        <w:t xml:space="preserve"> – Planned Schedule before</w:t>
      </w:r>
      <w:del w:id="2381" w:author="Rodrigo LeaL" w:date="2020-06-13T17:47:00Z">
        <w:r w:rsidRPr="00E8102C" w:rsidDel="00945F72">
          <w:rPr>
            <w:noProof w:val="0"/>
            <w:lang w:val="en-US"/>
            <w:rPrChange w:id="2382" w:author="André Oliveira" w:date="2020-06-13T09:00:00Z">
              <w:rPr>
                <w:lang w:val="en-US"/>
              </w:rPr>
            </w:rPrChange>
          </w:rPr>
          <w:delText xml:space="preserve"> progess</w:delText>
        </w:r>
      </w:del>
      <w:r w:rsidRPr="00E8102C">
        <w:rPr>
          <w:noProof w:val="0"/>
          <w:lang w:val="en-US"/>
          <w:rPrChange w:id="2383" w:author="André Oliveira" w:date="2020-06-13T09:00:00Z">
            <w:rPr>
              <w:lang w:val="en-US"/>
            </w:rPr>
          </w:rPrChange>
        </w:rPr>
        <w:t xml:space="preserve"> </w:t>
      </w:r>
      <w:del w:id="2384" w:author="Rodrigo LeaL" w:date="2020-06-13T17:47:00Z">
        <w:r w:rsidRPr="00E8102C" w:rsidDel="00945F72">
          <w:rPr>
            <w:noProof w:val="0"/>
            <w:lang w:val="en-US"/>
            <w:rPrChange w:id="2385" w:author="André Oliveira" w:date="2020-06-13T09:00:00Z">
              <w:rPr>
                <w:lang w:val="en-US"/>
              </w:rPr>
            </w:rPrChange>
          </w:rPr>
          <w:delText xml:space="preserve">report </w:delText>
        </w:r>
      </w:del>
      <w:ins w:id="2386" w:author="Rodrigo LeaL" w:date="2020-06-13T17:47:00Z">
        <w:r w:rsidR="00945F72">
          <w:rPr>
            <w:noProof w:val="0"/>
            <w:lang w:val="en-US"/>
          </w:rPr>
          <w:t>beta</w:t>
        </w:r>
        <w:r w:rsidR="00945F72" w:rsidRPr="00E8102C">
          <w:rPr>
            <w:noProof w:val="0"/>
            <w:lang w:val="en-US"/>
            <w:rPrChange w:id="2387" w:author="André Oliveira" w:date="2020-06-13T09:00:00Z">
              <w:rPr>
                <w:lang w:val="en-US"/>
              </w:rPr>
            </w:rPrChange>
          </w:rPr>
          <w:t xml:space="preserve"> </w:t>
        </w:r>
      </w:ins>
      <w:r w:rsidRPr="00E8102C">
        <w:rPr>
          <w:noProof w:val="0"/>
          <w:lang w:val="en-US"/>
          <w:rPrChange w:id="2388" w:author="André Oliveira" w:date="2020-06-13T09:00:00Z">
            <w:rPr>
              <w:lang w:val="en-US"/>
            </w:rPr>
          </w:rPrChange>
        </w:rPr>
        <w:t>delivery</w:t>
      </w:r>
      <w:bookmarkEnd w:id="2372"/>
    </w:p>
    <w:p w14:paraId="6AE94440" w14:textId="5EF96173" w:rsidR="001A3F32" w:rsidRPr="00E8102C" w:rsidRDefault="001A3F32" w:rsidP="001A3F32">
      <w:pPr>
        <w:rPr>
          <w:noProof w:val="0"/>
          <w:lang w:val="en-US"/>
          <w:rPrChange w:id="2389" w:author="André Oliveira" w:date="2020-06-13T09:00:00Z">
            <w:rPr>
              <w:lang w:val="en-US"/>
            </w:rPr>
          </w:rPrChange>
        </w:rPr>
      </w:pPr>
      <w:r w:rsidRPr="00E8102C">
        <w:rPr>
          <w:noProof w:val="0"/>
          <w:lang w:val="en-US"/>
          <w:rPrChange w:id="2390" w:author="André Oliveira" w:date="2020-06-13T09:00:00Z">
            <w:rPr>
              <w:lang w:val="en-US"/>
            </w:rPr>
          </w:rPrChange>
        </w:rPr>
        <w:t xml:space="preserve">Despite this </w:t>
      </w:r>
      <w:del w:id="2391" w:author="Rodrigo LeaL" w:date="2020-06-13T18:31:00Z">
        <w:r w:rsidRPr="00E8102C" w:rsidDel="00EC45E5">
          <w:rPr>
            <w:noProof w:val="0"/>
            <w:lang w:val="en-US"/>
            <w:rPrChange w:id="2392" w:author="André Oliveira" w:date="2020-06-13T09:00:00Z">
              <w:rPr>
                <w:lang w:val="en-US"/>
              </w:rPr>
            </w:rPrChange>
          </w:rPr>
          <w:delText xml:space="preserve">small </w:delText>
        </w:r>
      </w:del>
      <w:r w:rsidRPr="00E8102C">
        <w:rPr>
          <w:noProof w:val="0"/>
          <w:lang w:val="en-US"/>
          <w:rPrChange w:id="2393" w:author="André Oliveira" w:date="2020-06-13T09:00:00Z">
            <w:rPr>
              <w:lang w:val="en-US"/>
            </w:rPr>
          </w:rPrChange>
        </w:rPr>
        <w:t>set back, the plan is on the right path for a full delivery within the specified timeline.</w:t>
      </w:r>
    </w:p>
    <w:p w14:paraId="11EC3E58" w14:textId="2C344618" w:rsidR="001A3F32" w:rsidRPr="00E8102C" w:rsidRDefault="001A3F32" w:rsidP="001A3F32">
      <w:pPr>
        <w:rPr>
          <w:noProof w:val="0"/>
          <w:lang w:val="en-US"/>
          <w:rPrChange w:id="2394" w:author="André Oliveira" w:date="2020-06-13T09:00:00Z">
            <w:rPr>
              <w:lang w:val="en-US"/>
            </w:rPr>
          </w:rPrChange>
        </w:rPr>
      </w:pPr>
      <w:r w:rsidRPr="00E8102C">
        <w:rPr>
          <w:noProof w:val="0"/>
          <w:lang w:val="en-US"/>
          <w:rPrChange w:id="2395" w:author="André Oliveira" w:date="2020-06-13T09:00:00Z">
            <w:rPr>
              <w:lang w:val="en-US"/>
            </w:rPr>
          </w:rPrChange>
        </w:rPr>
        <w:t xml:space="preserve">On </w:t>
      </w:r>
      <w:r w:rsidR="005609E9" w:rsidRPr="00E8102C">
        <w:rPr>
          <w:noProof w:val="0"/>
          <w:lang w:val="en-US"/>
          <w:rPrChange w:id="2396" w:author="André Oliveira" w:date="2020-06-13T09:00:00Z">
            <w:rPr>
              <w:lang w:val="en-US"/>
            </w:rPr>
          </w:rPrChange>
        </w:rPr>
        <w:fldChar w:fldCharType="begin"/>
      </w:r>
      <w:r w:rsidR="005609E9" w:rsidRPr="00E8102C">
        <w:rPr>
          <w:noProof w:val="0"/>
          <w:lang w:val="en-US"/>
          <w:rPrChange w:id="2397" w:author="André Oliveira" w:date="2020-06-13T09:00:00Z">
            <w:rPr>
              <w:lang w:val="en-US"/>
            </w:rPr>
          </w:rPrChange>
        </w:rPr>
        <w:instrText xml:space="preserve"> REF _Ref39226647 \h </w:instrText>
      </w:r>
      <w:r w:rsidR="005609E9" w:rsidRPr="00E8102C">
        <w:rPr>
          <w:noProof w:val="0"/>
          <w:lang w:val="en-US"/>
          <w:rPrChange w:id="2398" w:author="André Oliveira" w:date="2020-06-13T09:00:00Z">
            <w:rPr>
              <w:noProof w:val="0"/>
              <w:lang w:val="en-US"/>
            </w:rPr>
          </w:rPrChange>
        </w:rPr>
      </w:r>
      <w:r w:rsidR="005609E9" w:rsidRPr="00E8102C">
        <w:rPr>
          <w:noProof w:val="0"/>
          <w:lang w:val="en-US"/>
          <w:rPrChange w:id="2399" w:author="André Oliveira" w:date="2020-06-13T09:00:00Z">
            <w:rPr>
              <w:lang w:val="en-US"/>
            </w:rPr>
          </w:rPrChange>
        </w:rPr>
        <w:fldChar w:fldCharType="separate"/>
      </w:r>
      <w:r w:rsidR="00770B4F" w:rsidRPr="00E8102C">
        <w:rPr>
          <w:noProof w:val="0"/>
          <w:lang w:val="en-US"/>
          <w:rPrChange w:id="2400" w:author="André Oliveira" w:date="2020-06-13T09:00:00Z">
            <w:rPr>
              <w:lang w:val="en-US"/>
            </w:rPr>
          </w:rPrChange>
        </w:rPr>
        <w:t>Figure 12</w:t>
      </w:r>
      <w:r w:rsidR="005609E9" w:rsidRPr="00E8102C">
        <w:rPr>
          <w:noProof w:val="0"/>
          <w:lang w:val="en-US"/>
          <w:rPrChange w:id="2401" w:author="André Oliveira" w:date="2020-06-13T09:00:00Z">
            <w:rPr>
              <w:lang w:val="en-US"/>
            </w:rPr>
          </w:rPrChange>
        </w:rPr>
        <w:fldChar w:fldCharType="end"/>
      </w:r>
      <w:r w:rsidR="005609E9" w:rsidRPr="00E8102C">
        <w:rPr>
          <w:noProof w:val="0"/>
          <w:lang w:val="en-US"/>
          <w:rPrChange w:id="2402" w:author="André Oliveira" w:date="2020-06-13T09:00:00Z">
            <w:rPr>
              <w:lang w:val="en-US"/>
            </w:rPr>
          </w:rPrChange>
        </w:rPr>
        <w:t xml:space="preserve"> </w:t>
      </w:r>
      <w:r w:rsidRPr="00E8102C">
        <w:rPr>
          <w:noProof w:val="0"/>
          <w:lang w:val="en-US"/>
          <w:rPrChange w:id="2403" w:author="André Oliveira" w:date="2020-06-13T09:00:00Z">
            <w:rPr>
              <w:lang w:val="en-US"/>
            </w:rPr>
          </w:rPrChange>
        </w:rPr>
        <w:t xml:space="preserve">is the planned schedule from the progress report delivery date onwards. An important detail regarding this plan is </w:t>
      </w:r>
      <w:del w:id="2404" w:author="Rodrigo LeaL" w:date="2020-06-13T18:32:00Z">
        <w:r w:rsidRPr="00E8102C" w:rsidDel="00EC45E5">
          <w:rPr>
            <w:noProof w:val="0"/>
            <w:lang w:val="en-US"/>
            <w:rPrChange w:id="2405" w:author="André Oliveira" w:date="2020-06-13T09:00:00Z">
              <w:rPr>
                <w:lang w:val="en-US"/>
              </w:rPr>
            </w:rPrChange>
          </w:rPr>
          <w:delText>the home page, which was planned to be finished on the week starting on May 4</w:delText>
        </w:r>
        <w:r w:rsidRPr="00E8102C" w:rsidDel="00EC45E5">
          <w:rPr>
            <w:noProof w:val="0"/>
            <w:vertAlign w:val="superscript"/>
            <w:lang w:val="en-US"/>
            <w:rPrChange w:id="2406" w:author="André Oliveira" w:date="2020-06-13T09:00:00Z">
              <w:rPr>
                <w:vertAlign w:val="superscript"/>
                <w:lang w:val="en-US"/>
              </w:rPr>
            </w:rPrChange>
          </w:rPr>
          <w:delText>th</w:delText>
        </w:r>
        <w:r w:rsidRPr="00E8102C" w:rsidDel="00EC45E5">
          <w:rPr>
            <w:noProof w:val="0"/>
            <w:lang w:val="en-US"/>
            <w:rPrChange w:id="2407" w:author="André Oliveira" w:date="2020-06-13T09:00:00Z">
              <w:rPr>
                <w:lang w:val="en-US"/>
              </w:rPr>
            </w:rPrChange>
          </w:rPr>
          <w:delText xml:space="preserve"> </w:delText>
        </w:r>
        <w:r w:rsidR="00936440" w:rsidRPr="00E8102C" w:rsidDel="00EC45E5">
          <w:rPr>
            <w:noProof w:val="0"/>
            <w:lang w:val="en-US"/>
            <w:rPrChange w:id="2408" w:author="André Oliveira" w:date="2020-06-13T09:00:00Z">
              <w:rPr>
                <w:lang w:val="en-US"/>
              </w:rPr>
            </w:rPrChange>
          </w:rPr>
          <w:delText xml:space="preserve">and </w:delText>
        </w:r>
      </w:del>
      <w:r w:rsidR="00936440" w:rsidRPr="00E8102C">
        <w:rPr>
          <w:noProof w:val="0"/>
          <w:lang w:val="en-US"/>
          <w:rPrChange w:id="2409" w:author="André Oliveira" w:date="2020-06-13T09:00:00Z">
            <w:rPr>
              <w:lang w:val="en-US"/>
            </w:rPr>
          </w:rPrChange>
        </w:rPr>
        <w:t>the login and sign in page, which was pl</w:t>
      </w:r>
      <w:r w:rsidR="00894276" w:rsidRPr="00E8102C">
        <w:rPr>
          <w:noProof w:val="0"/>
          <w:lang w:val="en-US"/>
          <w:rPrChange w:id="2410" w:author="André Oliveira" w:date="2020-06-13T09:00:00Z">
            <w:rPr>
              <w:lang w:val="en-US"/>
            </w:rPr>
          </w:rPrChange>
        </w:rPr>
        <w:t>a</w:t>
      </w:r>
      <w:r w:rsidR="00936440" w:rsidRPr="00E8102C">
        <w:rPr>
          <w:noProof w:val="0"/>
          <w:lang w:val="en-US"/>
          <w:rPrChange w:id="2411" w:author="André Oliveira" w:date="2020-06-13T09:00:00Z">
            <w:rPr>
              <w:lang w:val="en-US"/>
            </w:rPr>
          </w:rPrChange>
        </w:rPr>
        <w:t>n</w:t>
      </w:r>
      <w:r w:rsidR="00894276" w:rsidRPr="00E8102C">
        <w:rPr>
          <w:noProof w:val="0"/>
          <w:lang w:val="en-US"/>
          <w:rPrChange w:id="2412" w:author="André Oliveira" w:date="2020-06-13T09:00:00Z">
            <w:rPr>
              <w:lang w:val="en-US"/>
            </w:rPr>
          </w:rPrChange>
        </w:rPr>
        <w:t>n</w:t>
      </w:r>
      <w:r w:rsidR="00936440" w:rsidRPr="00E8102C">
        <w:rPr>
          <w:noProof w:val="0"/>
          <w:lang w:val="en-US"/>
          <w:rPrChange w:id="2413" w:author="André Oliveira" w:date="2020-06-13T09:00:00Z">
            <w:rPr>
              <w:lang w:val="en-US"/>
            </w:rPr>
          </w:rPrChange>
        </w:rPr>
        <w:t>ed to be finished on the June 15</w:t>
      </w:r>
      <w:r w:rsidR="00936440" w:rsidRPr="00E8102C">
        <w:rPr>
          <w:noProof w:val="0"/>
          <w:vertAlign w:val="superscript"/>
          <w:lang w:val="en-US"/>
          <w:rPrChange w:id="2414" w:author="André Oliveira" w:date="2020-06-13T09:00:00Z">
            <w:rPr>
              <w:vertAlign w:val="superscript"/>
              <w:lang w:val="en-US"/>
            </w:rPr>
          </w:rPrChange>
        </w:rPr>
        <w:t>th</w:t>
      </w:r>
      <w:r w:rsidR="00936440" w:rsidRPr="00E8102C">
        <w:rPr>
          <w:noProof w:val="0"/>
          <w:lang w:val="en-US"/>
          <w:rPrChange w:id="2415" w:author="André Oliveira" w:date="2020-06-13T09:00:00Z">
            <w:rPr>
              <w:lang w:val="en-US"/>
            </w:rPr>
          </w:rPrChange>
        </w:rPr>
        <w:t xml:space="preserve"> </w:t>
      </w:r>
      <w:r w:rsidRPr="00E8102C">
        <w:rPr>
          <w:noProof w:val="0"/>
          <w:lang w:val="en-US"/>
          <w:rPrChange w:id="2416" w:author="André Oliveira" w:date="2020-06-13T09:00:00Z">
            <w:rPr>
              <w:lang w:val="en-US"/>
            </w:rPr>
          </w:rPrChange>
        </w:rPr>
        <w:t xml:space="preserve"> ha</w:t>
      </w:r>
      <w:r w:rsidR="00936440" w:rsidRPr="00E8102C">
        <w:rPr>
          <w:noProof w:val="0"/>
          <w:lang w:val="en-US"/>
          <w:rPrChange w:id="2417" w:author="André Oliveira" w:date="2020-06-13T09:00:00Z">
            <w:rPr>
              <w:lang w:val="en-US"/>
            </w:rPr>
          </w:rPrChange>
        </w:rPr>
        <w:t>ve</w:t>
      </w:r>
      <w:r w:rsidRPr="00E8102C">
        <w:rPr>
          <w:noProof w:val="0"/>
          <w:lang w:val="en-US"/>
          <w:rPrChange w:id="2418" w:author="André Oliveira" w:date="2020-06-13T09:00:00Z">
            <w:rPr>
              <w:lang w:val="en-US"/>
            </w:rPr>
          </w:rPrChange>
        </w:rPr>
        <w:t xml:space="preserve"> already been finishing, meaning there is a</w:t>
      </w:r>
      <w:r w:rsidR="00936440" w:rsidRPr="00E8102C">
        <w:rPr>
          <w:noProof w:val="0"/>
          <w:lang w:val="en-US"/>
          <w:rPrChange w:id="2419" w:author="André Oliveira" w:date="2020-06-13T09:00:00Z">
            <w:rPr>
              <w:lang w:val="en-US"/>
            </w:rPr>
          </w:rPrChange>
        </w:rPr>
        <w:t xml:space="preserve">lso </w:t>
      </w:r>
      <w:del w:id="2420" w:author="Rodrigo LeaL" w:date="2020-06-13T18:32:00Z">
        <w:r w:rsidR="00936440" w:rsidRPr="00E8102C" w:rsidDel="00EC45E5">
          <w:rPr>
            <w:noProof w:val="0"/>
            <w:lang w:val="en-US"/>
            <w:rPrChange w:id="2421" w:author="André Oliveira" w:date="2020-06-13T09:00:00Z">
              <w:rPr>
                <w:lang w:val="en-US"/>
              </w:rPr>
            </w:rPrChange>
          </w:rPr>
          <w:delText>some</w:delText>
        </w:r>
        <w:r w:rsidRPr="00E8102C" w:rsidDel="00EC45E5">
          <w:rPr>
            <w:noProof w:val="0"/>
            <w:lang w:val="en-US"/>
            <w:rPrChange w:id="2422" w:author="André Oliveira" w:date="2020-06-13T09:00:00Z">
              <w:rPr>
                <w:lang w:val="en-US"/>
              </w:rPr>
            </w:rPrChange>
          </w:rPr>
          <w:delText xml:space="preserve"> </w:delText>
        </w:r>
      </w:del>
      <w:ins w:id="2423" w:author="Rodrigo LeaL" w:date="2020-06-13T18:32:00Z">
        <w:r w:rsidR="00EC45E5">
          <w:rPr>
            <w:noProof w:val="0"/>
            <w:lang w:val="en-US"/>
          </w:rPr>
          <w:t>one</w:t>
        </w:r>
        <w:r w:rsidR="00EC45E5" w:rsidRPr="00E8102C">
          <w:rPr>
            <w:noProof w:val="0"/>
            <w:lang w:val="en-US"/>
            <w:rPrChange w:id="2424" w:author="André Oliveira" w:date="2020-06-13T09:00:00Z">
              <w:rPr>
                <w:lang w:val="en-US"/>
              </w:rPr>
            </w:rPrChange>
          </w:rPr>
          <w:t xml:space="preserve"> </w:t>
        </w:r>
      </w:ins>
      <w:r w:rsidRPr="00E8102C">
        <w:rPr>
          <w:noProof w:val="0"/>
          <w:lang w:val="en-US"/>
          <w:rPrChange w:id="2425" w:author="André Oliveira" w:date="2020-06-13T09:00:00Z">
            <w:rPr>
              <w:lang w:val="en-US"/>
            </w:rPr>
          </w:rPrChange>
        </w:rPr>
        <w:t>task</w:t>
      </w:r>
      <w:r w:rsidR="00936440" w:rsidRPr="00E8102C">
        <w:rPr>
          <w:noProof w:val="0"/>
          <w:lang w:val="en-US"/>
          <w:rPrChange w:id="2426" w:author="André Oliveira" w:date="2020-06-13T09:00:00Z">
            <w:rPr>
              <w:lang w:val="en-US"/>
            </w:rPr>
          </w:rPrChange>
        </w:rPr>
        <w:t>s</w:t>
      </w:r>
      <w:r w:rsidRPr="00E8102C">
        <w:rPr>
          <w:noProof w:val="0"/>
          <w:lang w:val="en-US"/>
          <w:rPrChange w:id="2427" w:author="André Oliveira" w:date="2020-06-13T09:00:00Z">
            <w:rPr>
              <w:lang w:val="en-US"/>
            </w:rPr>
          </w:rPrChange>
        </w:rPr>
        <w:t xml:space="preserve"> finished ahead of schedule.</w:t>
      </w:r>
    </w:p>
    <w:p w14:paraId="1FA8DD8D" w14:textId="58BD9812" w:rsidR="001A3F32" w:rsidRPr="00E8102C" w:rsidRDefault="001A3F32" w:rsidP="005153AD">
      <w:pPr>
        <w:keepNext/>
        <w:jc w:val="center"/>
        <w:rPr>
          <w:noProof w:val="0"/>
          <w:lang w:val="en-US"/>
          <w:rPrChange w:id="2428" w:author="André Oliveira" w:date="2020-06-13T09:00:00Z">
            <w:rPr/>
          </w:rPrChange>
        </w:rPr>
      </w:pPr>
      <w:del w:id="2429" w:author="Rodrigo LeaL" w:date="2020-06-13T17:31:00Z">
        <w:r w:rsidRPr="00E8102C" w:rsidDel="005D7F15">
          <w:rPr>
            <w:lang w:val="en-US"/>
            <w:rPrChange w:id="2430" w:author="André Oliveira" w:date="2020-06-13T09:00:00Z">
              <w:rPr/>
            </w:rPrChange>
          </w:rPr>
          <w:drawing>
            <wp:inline distT="0" distB="0" distL="0" distR="0" wp14:anchorId="69494B8B" wp14:editId="525597D3">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del>
      <w:ins w:id="2431" w:author="Rodrigo LeaL" w:date="2020-06-13T17:31:00Z">
        <w:r w:rsidR="005D7F15">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200" cy="1725930"/>
                      </a:xfrm>
                      <a:prstGeom prst="rect">
                        <a:avLst/>
                      </a:prstGeom>
                    </pic:spPr>
                  </pic:pic>
                </a:graphicData>
              </a:graphic>
            </wp:inline>
          </w:drawing>
        </w:r>
      </w:ins>
    </w:p>
    <w:p w14:paraId="2F206972" w14:textId="1598B1E1" w:rsidR="001A3F32" w:rsidRPr="00E8102C" w:rsidRDefault="001A3F32" w:rsidP="001A3F32">
      <w:pPr>
        <w:pStyle w:val="Caption"/>
        <w:rPr>
          <w:noProof w:val="0"/>
          <w:lang w:val="en-US"/>
          <w:rPrChange w:id="2432" w:author="André Oliveira" w:date="2020-06-13T09:00:00Z">
            <w:rPr>
              <w:lang w:val="en-US"/>
            </w:rPr>
          </w:rPrChange>
        </w:rPr>
      </w:pPr>
      <w:bookmarkStart w:id="2433" w:name="_Ref39226647"/>
      <w:bookmarkStart w:id="2434" w:name="_Toc39522495"/>
      <w:r w:rsidRPr="00E8102C">
        <w:rPr>
          <w:noProof w:val="0"/>
          <w:lang w:val="en-US"/>
          <w:rPrChange w:id="2435" w:author="André Oliveira" w:date="2020-06-13T09:00:00Z">
            <w:rPr>
              <w:lang w:val="en-US"/>
            </w:rPr>
          </w:rPrChange>
        </w:rPr>
        <w:t xml:space="preserve">Figure </w:t>
      </w:r>
      <w:r w:rsidRPr="00E8102C">
        <w:rPr>
          <w:noProof w:val="0"/>
          <w:lang w:val="en-US"/>
          <w:rPrChange w:id="2436" w:author="André Oliveira" w:date="2020-06-13T09:00:00Z">
            <w:rPr/>
          </w:rPrChange>
        </w:rPr>
        <w:fldChar w:fldCharType="begin"/>
      </w:r>
      <w:r w:rsidRPr="00E8102C">
        <w:rPr>
          <w:noProof w:val="0"/>
          <w:lang w:val="en-US"/>
          <w:rPrChange w:id="2437" w:author="André Oliveira" w:date="2020-06-13T09:00:00Z">
            <w:rPr>
              <w:lang w:val="en-US"/>
            </w:rPr>
          </w:rPrChange>
        </w:rPr>
        <w:instrText xml:space="preserve"> SEQ Figure \* ARABIC </w:instrText>
      </w:r>
      <w:r w:rsidRPr="00E8102C">
        <w:rPr>
          <w:noProof w:val="0"/>
          <w:lang w:val="en-US"/>
          <w:rPrChange w:id="2438" w:author="André Oliveira" w:date="2020-06-13T09:00:00Z">
            <w:rPr/>
          </w:rPrChange>
        </w:rPr>
        <w:fldChar w:fldCharType="separate"/>
      </w:r>
      <w:ins w:id="2439" w:author="André Oliveira" w:date="2020-06-13T11:38:00Z">
        <w:r w:rsidR="005E21C5">
          <w:rPr>
            <w:lang w:val="en-US"/>
          </w:rPr>
          <w:t>12</w:t>
        </w:r>
      </w:ins>
      <w:del w:id="2440" w:author="André Oliveira" w:date="2020-06-13T11:38:00Z">
        <w:r w:rsidR="00770B4F" w:rsidRPr="00E8102C" w:rsidDel="005E21C5">
          <w:rPr>
            <w:lang w:val="en-US"/>
          </w:rPr>
          <w:delText>12</w:delText>
        </w:r>
      </w:del>
      <w:r w:rsidRPr="00E8102C">
        <w:rPr>
          <w:noProof w:val="0"/>
          <w:lang w:val="en-US"/>
          <w:rPrChange w:id="2441" w:author="André Oliveira" w:date="2020-06-13T09:00:00Z">
            <w:rPr/>
          </w:rPrChange>
        </w:rPr>
        <w:fldChar w:fldCharType="end"/>
      </w:r>
      <w:bookmarkEnd w:id="2433"/>
      <w:r w:rsidRPr="00E8102C">
        <w:rPr>
          <w:noProof w:val="0"/>
          <w:lang w:val="en-US"/>
          <w:rPrChange w:id="2442" w:author="André Oliveira" w:date="2020-06-13T09:00:00Z">
            <w:rPr>
              <w:lang w:val="en-US"/>
            </w:rPr>
          </w:rPrChange>
        </w:rPr>
        <w:t xml:space="preserve"> – Planned Schedule after </w:t>
      </w:r>
      <w:del w:id="2443" w:author="André Oliveira" w:date="2020-06-13T09:10:00Z">
        <w:r w:rsidRPr="00E8102C" w:rsidDel="0000657F">
          <w:rPr>
            <w:noProof w:val="0"/>
            <w:lang w:val="en-US"/>
            <w:rPrChange w:id="2444" w:author="André Oliveira" w:date="2020-06-13T09:00:00Z">
              <w:rPr>
                <w:lang w:val="en-US"/>
              </w:rPr>
            </w:rPrChange>
          </w:rPr>
          <w:delText>progess</w:delText>
        </w:r>
      </w:del>
      <w:ins w:id="2445" w:author="André Oliveira" w:date="2020-06-13T09:10:00Z">
        <w:r w:rsidR="0000657F" w:rsidRPr="00E8102C">
          <w:rPr>
            <w:noProof w:val="0"/>
            <w:lang w:val="en-US"/>
          </w:rPr>
          <w:t>progress</w:t>
        </w:r>
      </w:ins>
      <w:r w:rsidRPr="00E8102C">
        <w:rPr>
          <w:noProof w:val="0"/>
          <w:lang w:val="en-US"/>
          <w:rPrChange w:id="2446" w:author="André Oliveira" w:date="2020-06-13T09:00:00Z">
            <w:rPr>
              <w:lang w:val="en-US"/>
            </w:rPr>
          </w:rPrChange>
        </w:rPr>
        <w:t xml:space="preserve"> report delivery</w:t>
      </w:r>
      <w:bookmarkEnd w:id="2434"/>
    </w:p>
    <w:p w14:paraId="097A0C17" w14:textId="6C71CB6D" w:rsidR="001A3F32" w:rsidRDefault="001A3F32" w:rsidP="001A3F32">
      <w:pPr>
        <w:rPr>
          <w:ins w:id="2447" w:author="Rodrigo LeaL" w:date="2020-06-13T18:33:00Z"/>
          <w:noProof w:val="0"/>
          <w:lang w:val="en-US"/>
        </w:rPr>
      </w:pPr>
      <w:r w:rsidRPr="00E8102C">
        <w:rPr>
          <w:noProof w:val="0"/>
          <w:lang w:val="en-US"/>
          <w:rPrChange w:id="2448"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E8102C" w:rsidRDefault="00EC45E5" w:rsidP="001A3F32">
      <w:pPr>
        <w:rPr>
          <w:noProof w:val="0"/>
          <w:lang w:val="en-US"/>
          <w:rPrChange w:id="2449" w:author="André Oliveira" w:date="2020-06-13T09:00:00Z">
            <w:rPr>
              <w:lang w:val="en-US"/>
            </w:rPr>
          </w:rPrChange>
        </w:rPr>
      </w:pPr>
      <w:ins w:id="2450" w:author="Rodrigo LeaL" w:date="2020-06-13T18:33:00Z">
        <w:r>
          <w:rPr>
            <w:noProof w:val="0"/>
            <w:lang w:val="en-US"/>
          </w:rPr>
          <w:t>Also worthy of note are the changes of official dates</w:t>
        </w:r>
      </w:ins>
      <w:ins w:id="2451" w:author="Rodrigo LeaL" w:date="2020-06-13T18:49:00Z">
        <w:r w:rsidR="00103237">
          <w:rPr>
            <w:noProof w:val="0"/>
            <w:lang w:val="en-US"/>
          </w:rPr>
          <w:t xml:space="preserve"> of the exam season which was moved now starts and finishes one week later</w:t>
        </w:r>
      </w:ins>
      <w:ins w:id="2452" w:author="Rodrigo LeaL" w:date="2020-06-13T18:50:00Z">
        <w:r w:rsidR="00103237">
          <w:rPr>
            <w:noProof w:val="0"/>
            <w:lang w:val="en-US"/>
          </w:rPr>
          <w:t xml:space="preserve"> (</w:t>
        </w:r>
      </w:ins>
      <w:ins w:id="2453" w:author="Rodrigo LeaL" w:date="2020-06-13T19:18:00Z">
        <w:r w:rsidR="00B979A1">
          <w:rPr>
            <w:noProof w:val="0"/>
            <w:lang w:val="en-US"/>
          </w:rPr>
          <w:t>June 29</w:t>
        </w:r>
        <w:r w:rsidR="00B979A1" w:rsidRPr="00B979A1">
          <w:rPr>
            <w:noProof w:val="0"/>
            <w:vertAlign w:val="superscript"/>
            <w:lang w:val="en-US"/>
            <w:rPrChange w:id="2454" w:author="Rodrigo LeaL" w:date="2020-06-13T19:18:00Z">
              <w:rPr>
                <w:noProof w:val="0"/>
                <w:lang w:val="en-US"/>
              </w:rPr>
            </w:rPrChange>
          </w:rPr>
          <w:t>th</w:t>
        </w:r>
        <w:r w:rsidR="00B979A1">
          <w:rPr>
            <w:noProof w:val="0"/>
            <w:lang w:val="en-US"/>
          </w:rPr>
          <w:t xml:space="preserve"> – </w:t>
        </w:r>
      </w:ins>
      <w:ins w:id="2455" w:author="Rodrigo LeaL" w:date="2020-06-13T18:50:00Z">
        <w:r w:rsidR="00103237">
          <w:rPr>
            <w:noProof w:val="0"/>
            <w:lang w:val="en-US"/>
          </w:rPr>
          <w:t>July</w:t>
        </w:r>
      </w:ins>
      <w:ins w:id="2456" w:author="Rodrigo LeaL" w:date="2020-06-13T19:18:00Z">
        <w:r w:rsidR="00B979A1">
          <w:rPr>
            <w:noProof w:val="0"/>
            <w:lang w:val="en-US"/>
          </w:rPr>
          <w:t xml:space="preserve"> 31</w:t>
        </w:r>
        <w:r w:rsidR="00B979A1" w:rsidRPr="00B979A1">
          <w:rPr>
            <w:noProof w:val="0"/>
            <w:vertAlign w:val="superscript"/>
            <w:lang w:val="en-US"/>
            <w:rPrChange w:id="2457" w:author="Rodrigo LeaL" w:date="2020-06-13T19:18:00Z">
              <w:rPr>
                <w:noProof w:val="0"/>
                <w:lang w:val="en-US"/>
              </w:rPr>
            </w:rPrChange>
          </w:rPr>
          <w:t>st</w:t>
        </w:r>
      </w:ins>
      <w:ins w:id="2458" w:author="Rodrigo LeaL" w:date="2020-06-13T18:50:00Z">
        <w:r w:rsidR="00103237">
          <w:rPr>
            <w:noProof w:val="0"/>
            <w:lang w:val="en-US"/>
          </w:rPr>
          <w:t>)</w:t>
        </w:r>
      </w:ins>
      <w:ins w:id="2459" w:author="Rodrigo LeaL" w:date="2020-06-13T19:15:00Z">
        <w:r w:rsidR="00B979A1">
          <w:rPr>
            <w:noProof w:val="0"/>
            <w:lang w:val="en-US"/>
          </w:rPr>
          <w:t>, the beta d</w:t>
        </w:r>
      </w:ins>
      <w:ins w:id="2460" w:author="Rodrigo LeaL" w:date="2020-06-13T19:16:00Z">
        <w:r w:rsidR="00B979A1">
          <w:rPr>
            <w:noProof w:val="0"/>
            <w:lang w:val="en-US"/>
          </w:rPr>
          <w:t>elivery was also delayed and it was on June 15</w:t>
        </w:r>
        <w:r w:rsidR="00B979A1" w:rsidRPr="00B979A1">
          <w:rPr>
            <w:noProof w:val="0"/>
            <w:vertAlign w:val="superscript"/>
            <w:lang w:val="en-US"/>
            <w:rPrChange w:id="2461" w:author="Rodrigo LeaL" w:date="2020-06-13T19:16:00Z">
              <w:rPr>
                <w:noProof w:val="0"/>
                <w:lang w:val="en-US"/>
              </w:rPr>
            </w:rPrChange>
          </w:rPr>
          <w:t>th</w:t>
        </w:r>
        <w:r w:rsidR="00B979A1">
          <w:rPr>
            <w:noProof w:val="0"/>
            <w:lang w:val="en-US"/>
          </w:rPr>
          <w:t xml:space="preserve"> </w:t>
        </w:r>
      </w:ins>
      <w:ins w:id="2462" w:author="Rodrigo LeaL" w:date="2020-06-13T18:49:00Z">
        <w:r w:rsidR="00103237">
          <w:rPr>
            <w:noProof w:val="0"/>
            <w:lang w:val="en-US"/>
          </w:rPr>
          <w:t>and the final delivery which is on the</w:t>
        </w:r>
      </w:ins>
      <w:ins w:id="2463" w:author="Rodrigo LeaL" w:date="2020-06-13T18:50:00Z">
        <w:r w:rsidR="00103237">
          <w:rPr>
            <w:noProof w:val="0"/>
            <w:lang w:val="en-US"/>
          </w:rPr>
          <w:t xml:space="preserve"> September 26</w:t>
        </w:r>
        <w:r w:rsidR="00103237" w:rsidRPr="00103237">
          <w:rPr>
            <w:noProof w:val="0"/>
            <w:vertAlign w:val="superscript"/>
            <w:lang w:val="en-US"/>
            <w:rPrChange w:id="2464" w:author="Rodrigo LeaL" w:date="2020-06-13T18:50:00Z">
              <w:rPr>
                <w:noProof w:val="0"/>
                <w:lang w:val="en-US"/>
              </w:rPr>
            </w:rPrChange>
          </w:rPr>
          <w:t>th</w:t>
        </w:r>
        <w:r w:rsidR="00103237">
          <w:rPr>
            <w:noProof w:val="0"/>
            <w:lang w:val="en-US"/>
          </w:rPr>
          <w:t>. While</w:t>
        </w:r>
      </w:ins>
      <w:ins w:id="2465" w:author="Rodrigo LeaL" w:date="2020-06-13T19:16:00Z">
        <w:r w:rsidR="00B979A1">
          <w:rPr>
            <w:noProof w:val="0"/>
            <w:lang w:val="en-US"/>
          </w:rPr>
          <w:t xml:space="preserve"> this has caused some re-plan</w:t>
        </w:r>
      </w:ins>
      <w:ins w:id="2466" w:author="Rodrigo LeaL" w:date="2020-06-13T19:17:00Z">
        <w:r w:rsidR="00B979A1">
          <w:rPr>
            <w:noProof w:val="0"/>
            <w:lang w:val="en-US"/>
          </w:rPr>
          <w:t>n</w:t>
        </w:r>
      </w:ins>
      <w:ins w:id="2467" w:author="Rodrigo LeaL" w:date="2020-06-13T19:16:00Z">
        <w:r w:rsidR="00B979A1">
          <w:rPr>
            <w:noProof w:val="0"/>
            <w:lang w:val="en-US"/>
          </w:rPr>
          <w:t xml:space="preserve">ing the extra weeks before the final delivery will </w:t>
        </w:r>
      </w:ins>
      <w:ins w:id="2468" w:author="Rodrigo LeaL" w:date="2020-06-13T19:17:00Z">
        <w:r w:rsidR="00B979A1">
          <w:rPr>
            <w:noProof w:val="0"/>
            <w:lang w:val="en-US"/>
          </w:rPr>
          <w:t>provide a cushion for further the current delays and maybe allow extra implementation.</w:t>
        </w:r>
      </w:ins>
    </w:p>
    <w:p w14:paraId="79F28DE5" w14:textId="4440E1A7" w:rsidR="005153AD" w:rsidRPr="00E8102C" w:rsidDel="00B979A1" w:rsidRDefault="001A3F32" w:rsidP="005153AD">
      <w:pPr>
        <w:rPr>
          <w:del w:id="2469" w:author="Rodrigo LeaL" w:date="2020-06-13T19:19:00Z"/>
          <w:noProof w:val="0"/>
          <w:lang w:val="en-US"/>
          <w:rPrChange w:id="2470" w:author="André Oliveira" w:date="2020-06-13T09:00:00Z">
            <w:rPr>
              <w:del w:id="2471" w:author="Rodrigo LeaL" w:date="2020-06-13T19:19:00Z"/>
              <w:lang w:val="en-US"/>
            </w:rPr>
          </w:rPrChange>
        </w:rPr>
      </w:pPr>
      <w:r w:rsidRPr="00E8102C">
        <w:rPr>
          <w:noProof w:val="0"/>
          <w:lang w:val="en-US"/>
          <w:rPrChange w:id="2472" w:author="André Oliveira" w:date="2020-06-13T09:00:00Z">
            <w:rPr>
              <w:lang w:val="en-US"/>
            </w:rPr>
          </w:rPrChange>
        </w:rPr>
        <w:t xml:space="preserve">On a brighter note development capacity is predicted to pick up starting on July </w:t>
      </w:r>
      <w:del w:id="2473" w:author="Rodrigo LeaL" w:date="2020-06-13T19:18:00Z">
        <w:r w:rsidRPr="00E8102C" w:rsidDel="00B979A1">
          <w:rPr>
            <w:noProof w:val="0"/>
            <w:lang w:val="en-US"/>
            <w:rPrChange w:id="2474" w:author="André Oliveira" w:date="2020-06-13T09:00:00Z">
              <w:rPr>
                <w:lang w:val="en-US"/>
              </w:rPr>
            </w:rPrChange>
          </w:rPr>
          <w:delText>27</w:delText>
        </w:r>
        <w:r w:rsidRPr="00E8102C" w:rsidDel="00B979A1">
          <w:rPr>
            <w:noProof w:val="0"/>
            <w:vertAlign w:val="superscript"/>
            <w:lang w:val="en-US"/>
            <w:rPrChange w:id="2475" w:author="André Oliveira" w:date="2020-06-13T09:00:00Z">
              <w:rPr>
                <w:vertAlign w:val="superscript"/>
                <w:lang w:val="en-US"/>
              </w:rPr>
            </w:rPrChange>
          </w:rPr>
          <w:delText>th</w:delText>
        </w:r>
        <w:r w:rsidRPr="00E8102C" w:rsidDel="00B979A1">
          <w:rPr>
            <w:noProof w:val="0"/>
            <w:lang w:val="en-US"/>
            <w:rPrChange w:id="2476" w:author="André Oliveira" w:date="2020-06-13T09:00:00Z">
              <w:rPr>
                <w:lang w:val="en-US"/>
              </w:rPr>
            </w:rPrChange>
          </w:rPr>
          <w:delText xml:space="preserve"> </w:delText>
        </w:r>
      </w:del>
      <w:ins w:id="2477" w:author="Rodrigo LeaL" w:date="2020-06-13T19:18:00Z">
        <w:r w:rsidR="00B979A1">
          <w:rPr>
            <w:noProof w:val="0"/>
            <w:lang w:val="en-US"/>
          </w:rPr>
          <w:t>31</w:t>
        </w:r>
        <w:r w:rsidR="00B979A1" w:rsidRPr="00E8102C">
          <w:rPr>
            <w:noProof w:val="0"/>
            <w:vertAlign w:val="superscript"/>
            <w:lang w:val="en-US"/>
            <w:rPrChange w:id="2478" w:author="André Oliveira" w:date="2020-06-13T09:00:00Z">
              <w:rPr>
                <w:vertAlign w:val="superscript"/>
                <w:lang w:val="en-US"/>
              </w:rPr>
            </w:rPrChange>
          </w:rPr>
          <w:t>th</w:t>
        </w:r>
        <w:r w:rsidR="00B979A1" w:rsidRPr="00E8102C">
          <w:rPr>
            <w:noProof w:val="0"/>
            <w:lang w:val="en-US"/>
            <w:rPrChange w:id="2479" w:author="André Oliveira" w:date="2020-06-13T09:00:00Z">
              <w:rPr>
                <w:lang w:val="en-US"/>
              </w:rPr>
            </w:rPrChange>
          </w:rPr>
          <w:t xml:space="preserve"> </w:t>
        </w:r>
      </w:ins>
      <w:r w:rsidRPr="00E8102C">
        <w:rPr>
          <w:noProof w:val="0"/>
          <w:lang w:val="en-US"/>
          <w:rPrChange w:id="2480" w:author="André Oliveira" w:date="2020-06-13T09:00:00Z">
            <w:rPr>
              <w:lang w:val="en-US"/>
            </w:rPr>
          </w:rPrChange>
        </w:rPr>
        <w:t>once the exams are finished and the team will no longer ha</w:t>
      </w:r>
      <w:ins w:id="2481" w:author="Rodrigo LeaL" w:date="2020-06-13T19:19:00Z">
        <w:r w:rsidR="00B979A1">
          <w:rPr>
            <w:noProof w:val="0"/>
            <w:lang w:val="en-US"/>
          </w:rPr>
          <w:t>ve</w:t>
        </w:r>
      </w:ins>
      <w:del w:id="2482" w:author="Rodrigo LeaL" w:date="2020-06-13T19:19:00Z">
        <w:r w:rsidRPr="00E8102C" w:rsidDel="00B979A1">
          <w:rPr>
            <w:noProof w:val="0"/>
            <w:lang w:val="en-US"/>
            <w:rPrChange w:id="2483" w:author="André Oliveira" w:date="2020-06-13T09:00:00Z">
              <w:rPr>
                <w:lang w:val="en-US"/>
              </w:rPr>
            </w:rPrChange>
          </w:rPr>
          <w:delText>s</w:delText>
        </w:r>
      </w:del>
      <w:r w:rsidRPr="00E8102C">
        <w:rPr>
          <w:noProof w:val="0"/>
          <w:lang w:val="en-US"/>
          <w:rPrChange w:id="2484" w:author="André Oliveira" w:date="2020-06-13T09:00:00Z">
            <w:rPr>
              <w:lang w:val="en-US"/>
            </w:rPr>
          </w:rPrChange>
        </w:rPr>
        <w:t xml:space="preserve"> workload related to other courses.</w:t>
      </w:r>
    </w:p>
    <w:p w14:paraId="10CABCEB" w14:textId="77777777" w:rsidR="005153AD" w:rsidRPr="00E8102C" w:rsidRDefault="005153AD">
      <w:pPr>
        <w:rPr>
          <w:noProof w:val="0"/>
          <w:lang w:val="en-US"/>
          <w:rPrChange w:id="2485" w:author="André Oliveira" w:date="2020-06-13T09:00:00Z">
            <w:rPr>
              <w:lang w:val="en-US"/>
            </w:rPr>
          </w:rPrChange>
        </w:rPr>
        <w:pPrChange w:id="2486" w:author="Rodrigo LeaL" w:date="2020-06-13T19:19:00Z">
          <w:pPr>
            <w:spacing w:after="200"/>
            <w:jc w:val="left"/>
          </w:pPr>
        </w:pPrChange>
      </w:pPr>
      <w:del w:id="2487" w:author="Rodrigo LeaL" w:date="2020-06-13T19:19:00Z">
        <w:r w:rsidRPr="00E8102C" w:rsidDel="00B979A1">
          <w:rPr>
            <w:noProof w:val="0"/>
            <w:lang w:val="en-US"/>
            <w:rPrChange w:id="2488" w:author="André Oliveira" w:date="2020-06-13T09:00:00Z">
              <w:rPr>
                <w:lang w:val="en-US"/>
              </w:rPr>
            </w:rPrChange>
          </w:rPr>
          <w:br w:type="page"/>
        </w:r>
      </w:del>
    </w:p>
    <w:p w14:paraId="19360393" w14:textId="32114BB7" w:rsidR="00E51875" w:rsidRPr="00E8102C" w:rsidRDefault="00567E9A">
      <w:pPr>
        <w:pStyle w:val="Heading1"/>
        <w:rPr>
          <w:lang w:val="en-US"/>
          <w:rPrChange w:id="2489" w:author="André Oliveira" w:date="2020-06-13T09:00:00Z">
            <w:rPr/>
          </w:rPrChange>
        </w:rPr>
      </w:pPr>
      <w:bookmarkStart w:id="2490" w:name="_Toc39522480"/>
      <w:r w:rsidRPr="00E8102C">
        <w:rPr>
          <w:lang w:val="en-US"/>
          <w:rPrChange w:id="2491" w:author="André Oliveira" w:date="2020-06-13T09:00:00Z">
            <w:rPr/>
          </w:rPrChange>
        </w:rPr>
        <w:lastRenderedPageBreak/>
        <w:t>Lexicon</w:t>
      </w:r>
      <w:bookmarkEnd w:id="2490"/>
    </w:p>
    <w:p w14:paraId="6ADB0ABA" w14:textId="3A0529D8" w:rsidR="00063DD2" w:rsidRPr="00E8102C" w:rsidRDefault="00063DD2" w:rsidP="00567E9A">
      <w:pPr>
        <w:rPr>
          <w:noProof w:val="0"/>
          <w:lang w:val="en-US"/>
          <w:rPrChange w:id="2492" w:author="André Oliveira" w:date="2020-06-13T09:00:00Z">
            <w:rPr/>
          </w:rPrChange>
        </w:rPr>
      </w:pPr>
      <w:r w:rsidRPr="00E8102C">
        <w:rPr>
          <w:noProof w:val="0"/>
          <w:lang w:val="en-US"/>
          <w:rPrChange w:id="2493" w:author="André Oliveira" w:date="2020-06-13T09:00:00Z">
            <w:rPr>
              <w:lang w:val="en-US"/>
            </w:rPr>
          </w:rPrChange>
        </w:rPr>
        <w:t>API</w:t>
      </w:r>
      <w:r w:rsidRPr="00E8102C">
        <w:rPr>
          <w:noProof w:val="0"/>
          <w:lang w:val="en-US"/>
          <w:rPrChange w:id="2494"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495" w:author="André Oliveira" w:date="2020-06-13T09:00:00Z">
            <w:rPr>
              <w:lang w:val="en-US"/>
            </w:rPr>
          </w:rPrChange>
        </w:rPr>
      </w:pPr>
      <w:r w:rsidRPr="00E8102C">
        <w:rPr>
          <w:noProof w:val="0"/>
          <w:lang w:val="en-US"/>
          <w:rPrChange w:id="2496" w:author="André Oliveira" w:date="2020-06-13T09:00:00Z">
            <w:rPr>
              <w:lang w:val="en-US"/>
            </w:rPr>
          </w:rPrChange>
        </w:rPr>
        <w:t xml:space="preserve">CLR </w:t>
      </w:r>
      <w:r w:rsidRPr="00E8102C">
        <w:rPr>
          <w:noProof w:val="0"/>
          <w:lang w:val="en-US"/>
          <w:rPrChange w:id="2497" w:author="André Oliveira" w:date="2020-06-13T09:00:00Z">
            <w:rPr/>
          </w:rPrChange>
        </w:rPr>
        <w:t>–</w:t>
      </w:r>
      <w:r w:rsidRPr="00E8102C">
        <w:rPr>
          <w:noProof w:val="0"/>
          <w:lang w:val="en-US"/>
          <w:rPrChange w:id="2498"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499" w:author="André Oliveira" w:date="2020-06-13T09:00:00Z">
            <w:rPr>
              <w:lang w:val="en-US"/>
            </w:rPr>
          </w:rPrChange>
        </w:rPr>
      </w:pPr>
      <w:r w:rsidRPr="00E8102C">
        <w:rPr>
          <w:noProof w:val="0"/>
          <w:lang w:val="en-US"/>
          <w:rPrChange w:id="2500" w:author="André Oliveira" w:date="2020-06-13T09:00:00Z">
            <w:rPr>
              <w:lang w:val="en-US"/>
            </w:rPr>
          </w:rPrChange>
        </w:rPr>
        <w:t>DB – Database</w:t>
      </w:r>
    </w:p>
    <w:p w14:paraId="66DDDABB" w14:textId="0E61CD6F" w:rsidR="00A054C7" w:rsidRPr="00E431F2" w:rsidRDefault="00A054C7" w:rsidP="00567E9A">
      <w:pPr>
        <w:rPr>
          <w:ins w:id="2501" w:author="André Oliveira" w:date="2020-06-13T09:13:00Z"/>
          <w:noProof w:val="0"/>
          <w:rPrChange w:id="2502" w:author="André Oliveira" w:date="2020-06-13T10:33:00Z">
            <w:rPr>
              <w:ins w:id="2503" w:author="André Oliveira" w:date="2020-06-13T09:13:00Z"/>
              <w:noProof w:val="0"/>
              <w:lang w:val="en-US"/>
            </w:rPr>
          </w:rPrChange>
        </w:rPr>
      </w:pPr>
      <w:r w:rsidRPr="00E431F2">
        <w:rPr>
          <w:noProof w:val="0"/>
          <w:rPrChange w:id="2504"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505" w:author="André Oliveira" w:date="2020-06-13T09:00:00Z">
            <w:rPr/>
          </w:rPrChange>
        </w:rPr>
      </w:pPr>
      <w:ins w:id="2506"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507" w:author="André Oliveira" w:date="2020-06-13T09:00:00Z">
            <w:rPr>
              <w:lang w:val="en-US"/>
            </w:rPr>
          </w:rPrChange>
        </w:rPr>
      </w:pPr>
      <w:r w:rsidRPr="00E8102C">
        <w:rPr>
          <w:noProof w:val="0"/>
          <w:lang w:val="en-US"/>
          <w:rPrChange w:id="2508"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509" w:author="André Oliveira" w:date="2020-06-13T09:00:00Z">
            <w:rPr>
              <w:lang w:val="en-US"/>
            </w:rPr>
          </w:rPrChange>
        </w:rPr>
      </w:pPr>
      <w:r w:rsidRPr="00E8102C">
        <w:rPr>
          <w:noProof w:val="0"/>
          <w:lang w:val="en-US"/>
          <w:rPrChange w:id="2510"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511" w:author="André Oliveira" w:date="2020-06-13T09:00:00Z">
            <w:rPr>
              <w:lang w:val="en-US"/>
            </w:rPr>
          </w:rPrChange>
        </w:rPr>
      </w:pPr>
      <w:r w:rsidRPr="00E8102C">
        <w:rPr>
          <w:noProof w:val="0"/>
          <w:lang w:val="en-US"/>
          <w:rPrChange w:id="2512"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513" w:author="André Oliveira" w:date="2020-06-13T09:00:00Z">
            <w:rPr>
              <w:lang w:val="en-US"/>
            </w:rPr>
          </w:rPrChange>
        </w:rPr>
      </w:pPr>
      <w:r w:rsidRPr="00E8102C">
        <w:rPr>
          <w:noProof w:val="0"/>
          <w:lang w:val="en-US"/>
          <w:rPrChange w:id="2514"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515" w:author="André Oliveira" w:date="2020-06-13T09:00:00Z">
            <w:rPr>
              <w:lang w:val="en-US"/>
            </w:rPr>
          </w:rPrChange>
        </w:rPr>
      </w:pPr>
      <w:r w:rsidRPr="00E8102C">
        <w:rPr>
          <w:noProof w:val="0"/>
          <w:lang w:val="en-US"/>
          <w:rPrChange w:id="2516"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517" w:author="André Oliveira" w:date="2020-06-13T09:00:00Z">
            <w:rPr>
              <w:lang w:val="en-US"/>
            </w:rPr>
          </w:rPrChange>
        </w:rPr>
      </w:pPr>
      <w:r w:rsidRPr="00E8102C">
        <w:rPr>
          <w:noProof w:val="0"/>
          <w:lang w:val="en-US"/>
          <w:rPrChange w:id="2518" w:author="André Oliveira" w:date="2020-06-13T09:00:00Z">
            <w:rPr>
              <w:lang w:val="en-US"/>
            </w:rPr>
          </w:rPrChange>
        </w:rPr>
        <w:t>REST – Representational State Transfer</w:t>
      </w:r>
    </w:p>
    <w:p w14:paraId="0ECDB038" w14:textId="33906D5B" w:rsidR="00A054C7" w:rsidDel="00364B4D" w:rsidRDefault="00A054C7" w:rsidP="00567E9A">
      <w:pPr>
        <w:rPr>
          <w:del w:id="2519" w:author="André Oliveira" w:date="2020-06-13T09:13:00Z"/>
          <w:noProof w:val="0"/>
          <w:lang w:val="en-US"/>
        </w:rPr>
      </w:pPr>
      <w:del w:id="2520" w:author="André Oliveira" w:date="2020-06-13T09:13:00Z">
        <w:r w:rsidRPr="00E8102C" w:rsidDel="00364B4D">
          <w:rPr>
            <w:noProof w:val="0"/>
            <w:lang w:val="en-US"/>
            <w:rPrChange w:id="2521" w:author="André Oliveira" w:date="2020-06-13T09:00:00Z">
              <w:rPr>
                <w:lang w:val="en-US"/>
              </w:rPr>
            </w:rPrChange>
          </w:rPr>
          <w:delText>IT – Information Technology</w:delText>
        </w:r>
      </w:del>
    </w:p>
    <w:p w14:paraId="46C01A9E" w14:textId="576CE27F" w:rsidR="00364B4D" w:rsidRPr="00E8102C" w:rsidRDefault="00364B4D" w:rsidP="00567E9A">
      <w:pPr>
        <w:rPr>
          <w:ins w:id="2522" w:author="André Oliveira" w:date="2020-06-13T09:13:00Z"/>
          <w:noProof w:val="0"/>
          <w:lang w:val="en-US"/>
          <w:rPrChange w:id="2523" w:author="André Oliveira" w:date="2020-06-13T09:00:00Z">
            <w:rPr>
              <w:ins w:id="2524" w:author="André Oliveira" w:date="2020-06-13T09:13:00Z"/>
              <w:lang w:val="en-US"/>
            </w:rPr>
          </w:rPrChange>
        </w:rPr>
      </w:pPr>
      <w:ins w:id="2525"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526" w:author="André Oliveira" w:date="2020-06-13T09:00:00Z">
            <w:rPr>
              <w:lang w:val="en-US"/>
            </w:rPr>
          </w:rPrChange>
        </w:rPr>
      </w:pPr>
      <w:r w:rsidRPr="00E8102C">
        <w:rPr>
          <w:noProof w:val="0"/>
          <w:lang w:val="en-US"/>
          <w:rPrChange w:id="2527"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528" w:author="André Oliveira" w:date="2020-06-13T09:00:00Z">
            <w:rPr>
              <w:lang w:val="en-US"/>
            </w:rPr>
          </w:rPrChange>
        </w:rPr>
      </w:pPr>
      <w:r w:rsidRPr="00E8102C">
        <w:rPr>
          <w:noProof w:val="0"/>
          <w:lang w:val="en-US"/>
          <w:rPrChange w:id="2529"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530" w:author="André Oliveira" w:date="2020-06-13T09:00:00Z">
            <w:rPr>
              <w:lang w:val="en-US"/>
            </w:rPr>
          </w:rPrChange>
        </w:rPr>
      </w:pPr>
      <w:r w:rsidRPr="00E8102C">
        <w:rPr>
          <w:noProof w:val="0"/>
          <w:lang w:val="en-US"/>
          <w:rPrChange w:id="2531"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532" w:author="André Oliveira" w:date="2020-06-13T09:00:00Z">
            <w:rPr>
              <w:lang w:val="en-US"/>
            </w:rPr>
          </w:rPrChange>
        </w:rPr>
        <w:sectPr w:rsidR="00FC6040" w:rsidRPr="00E8102C" w:rsidSect="0028377C">
          <w:headerReference w:type="default" r:id="rId31"/>
          <w:footerReference w:type="default" r:id="rId32"/>
          <w:pgSz w:w="11906" w:h="16838"/>
          <w:pgMar w:top="1701" w:right="993" w:bottom="1418" w:left="993" w:header="709" w:footer="709" w:gutter="0"/>
          <w:cols w:space="708"/>
          <w:titlePg/>
          <w:docGrid w:linePitch="360"/>
        </w:sectPr>
      </w:pPr>
    </w:p>
    <w:bookmarkStart w:id="2533" w:name="_Toc39522481" w:displacedByCustomXml="next"/>
    <w:sdt>
      <w:sdtPr>
        <w:rPr>
          <w:rFonts w:asciiTheme="minorHAnsi" w:eastAsiaTheme="minorEastAsia" w:hAnsiTheme="minorHAnsi" w:cstheme="minorBidi"/>
          <w:b w:val="0"/>
          <w:bCs w:val="0"/>
          <w:color w:val="auto"/>
          <w:sz w:val="24"/>
          <w:szCs w:val="24"/>
          <w:lang w:val="en-US"/>
        </w:rPr>
        <w:id w:val="-829592950"/>
        <w:docPartObj>
          <w:docPartGallery w:val="Bibliographies"/>
          <w:docPartUnique/>
        </w:docPartObj>
      </w:sdtPr>
      <w:sdtEndPr>
        <w:rPr>
          <w:noProof w:val="0"/>
        </w:rPr>
      </w:sdtEndPr>
      <w:sdtContent>
        <w:p w14:paraId="6529CCB8" w14:textId="79345254" w:rsidR="00B06583" w:rsidRPr="00E8102C" w:rsidRDefault="00B06583">
          <w:pPr>
            <w:pStyle w:val="Heading1"/>
            <w:rPr>
              <w:lang w:val="en-US"/>
              <w:rPrChange w:id="2534" w:author="André Oliveira" w:date="2020-06-13T09:00:00Z">
                <w:rPr/>
              </w:rPrChange>
            </w:rPr>
          </w:pPr>
          <w:r w:rsidRPr="00E8102C">
            <w:rPr>
              <w:lang w:val="en-US"/>
              <w:rPrChange w:id="2535" w:author="André Oliveira" w:date="2020-06-13T09:00:00Z">
                <w:rPr/>
              </w:rPrChange>
            </w:rPr>
            <w:t>References</w:t>
          </w:r>
          <w:bookmarkEnd w:id="2533"/>
        </w:p>
        <w:sdt>
          <w:sdtPr>
            <w:rPr>
              <w:noProof w:val="0"/>
              <w:lang w:val="en-US"/>
            </w:rPr>
            <w:id w:val="-573587230"/>
            <w:bibliography/>
          </w:sdtPr>
          <w:sdtContent>
            <w:p w14:paraId="0D1246CD" w14:textId="77777777" w:rsidR="008421CD" w:rsidRDefault="00B06583" w:rsidP="00FC6040">
              <w:pPr>
                <w:rPr>
                  <w:sz w:val="22"/>
                  <w:szCs w:val="22"/>
                </w:rPr>
              </w:pPr>
              <w:r w:rsidRPr="00E8102C">
                <w:rPr>
                  <w:noProof w:val="0"/>
                  <w:lang w:val="en-US"/>
                  <w:rPrChange w:id="2536" w:author="André Oliveira" w:date="2020-06-13T09:00:00Z">
                    <w:rPr>
                      <w:noProof w:val="0"/>
                    </w:rPr>
                  </w:rPrChange>
                </w:rPr>
                <w:fldChar w:fldCharType="begin"/>
              </w:r>
              <w:r w:rsidRPr="00E8102C">
                <w:rPr>
                  <w:noProof w:val="0"/>
                  <w:lang w:val="en-US"/>
                  <w:rPrChange w:id="2537" w:author="André Oliveira" w:date="2020-06-13T09:00:00Z">
                    <w:rPr/>
                  </w:rPrChange>
                </w:rPr>
                <w:instrText xml:space="preserve"> BIBLIOGRAPHY </w:instrText>
              </w:r>
              <w:r w:rsidRPr="00E8102C">
                <w:rPr>
                  <w:noProof w:val="0"/>
                  <w:lang w:val="en-US"/>
                  <w:rPrChange w:id="2538"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ins w:id="2539" w:author="Rodrigo LeaL" w:date="2020-06-13T16:25:00Z"/>
                </w:trPr>
                <w:tc>
                  <w:tcPr>
                    <w:tcW w:w="50" w:type="pct"/>
                    <w:hideMark/>
                  </w:tcPr>
                  <w:p w14:paraId="5D29E6BA" w14:textId="3B3F7903" w:rsidR="008421CD" w:rsidRDefault="008421CD">
                    <w:pPr>
                      <w:pStyle w:val="Bibliography"/>
                      <w:rPr>
                        <w:ins w:id="2540" w:author="Rodrigo LeaL" w:date="2020-06-13T16:25:00Z"/>
                        <w:lang w:val="en-US"/>
                      </w:rPr>
                    </w:pPr>
                    <w:ins w:id="2541" w:author="Rodrigo LeaL" w:date="2020-06-13T16:25:00Z">
                      <w:r>
                        <w:rPr>
                          <w:lang w:val="en-US"/>
                        </w:rPr>
                        <w:t xml:space="preserve">[1] </w:t>
                      </w:r>
                    </w:ins>
                  </w:p>
                </w:tc>
                <w:tc>
                  <w:tcPr>
                    <w:tcW w:w="0" w:type="auto"/>
                    <w:hideMark/>
                  </w:tcPr>
                  <w:p w14:paraId="2B8551C0" w14:textId="77777777" w:rsidR="008421CD" w:rsidRDefault="008421CD">
                    <w:pPr>
                      <w:pStyle w:val="Bibliography"/>
                      <w:rPr>
                        <w:ins w:id="2542" w:author="Rodrigo LeaL" w:date="2020-06-13T16:25:00Z"/>
                        <w:lang w:val="en-US"/>
                      </w:rPr>
                    </w:pPr>
                    <w:ins w:id="2543" w:author="Rodrigo LeaL" w:date="2020-06-13T16:25:00Z">
                      <w:r>
                        <w:rPr>
                          <w:lang w:val="en-US"/>
                        </w:rPr>
                        <w:t>"Wikipedia," [Online]. Available: https://en.wikipedia.org/wiki/Algorithm_engineering. [Accessed 20 04 2020].</w:t>
                      </w:r>
                    </w:ins>
                  </w:p>
                </w:tc>
              </w:tr>
              <w:tr w:rsidR="008421CD" w:rsidRPr="006D1C91" w14:paraId="5432F357" w14:textId="77777777">
                <w:trPr>
                  <w:divId w:val="641807336"/>
                  <w:tblCellSpacing w:w="15" w:type="dxa"/>
                  <w:ins w:id="2544" w:author="Rodrigo LeaL" w:date="2020-06-13T16:25:00Z"/>
                </w:trPr>
                <w:tc>
                  <w:tcPr>
                    <w:tcW w:w="50" w:type="pct"/>
                    <w:hideMark/>
                  </w:tcPr>
                  <w:p w14:paraId="2D7E383A" w14:textId="77777777" w:rsidR="008421CD" w:rsidRDefault="008421CD">
                    <w:pPr>
                      <w:pStyle w:val="Bibliography"/>
                      <w:rPr>
                        <w:ins w:id="2545" w:author="Rodrigo LeaL" w:date="2020-06-13T16:25:00Z"/>
                        <w:lang w:val="en-GB"/>
                      </w:rPr>
                    </w:pPr>
                    <w:ins w:id="2546" w:author="Rodrigo LeaL" w:date="2020-06-13T16:25:00Z">
                      <w:r>
                        <w:rPr>
                          <w:lang w:val="en-GB"/>
                        </w:rPr>
                        <w:t xml:space="preserve">[2] </w:t>
                      </w:r>
                    </w:ins>
                  </w:p>
                </w:tc>
                <w:tc>
                  <w:tcPr>
                    <w:tcW w:w="0" w:type="auto"/>
                    <w:hideMark/>
                  </w:tcPr>
                  <w:p w14:paraId="5E3FE4A2" w14:textId="77777777" w:rsidR="008421CD" w:rsidRDefault="008421CD">
                    <w:pPr>
                      <w:pStyle w:val="Bibliography"/>
                      <w:rPr>
                        <w:ins w:id="2547" w:author="Rodrigo LeaL" w:date="2020-06-13T16:25:00Z"/>
                        <w:lang w:val="en-GB"/>
                      </w:rPr>
                    </w:pPr>
                    <w:ins w:id="2548" w:author="Rodrigo LeaL" w:date="2020-06-13T16:25:00Z">
                      <w:r>
                        <w:rPr>
                          <w:lang w:val="en-GB"/>
                        </w:rPr>
                        <w:t xml:space="preserve">K. Wiegers, Software Requirements (Developer Best Practices), Microsoft Press, 2013. </w:t>
                      </w:r>
                    </w:ins>
                  </w:p>
                </w:tc>
              </w:tr>
              <w:tr w:rsidR="008421CD" w14:paraId="08DBA769" w14:textId="77777777">
                <w:trPr>
                  <w:divId w:val="641807336"/>
                  <w:tblCellSpacing w:w="15" w:type="dxa"/>
                  <w:ins w:id="2549" w:author="Rodrigo LeaL" w:date="2020-06-13T16:25:00Z"/>
                </w:trPr>
                <w:tc>
                  <w:tcPr>
                    <w:tcW w:w="50" w:type="pct"/>
                    <w:hideMark/>
                  </w:tcPr>
                  <w:p w14:paraId="41AE3E4D" w14:textId="77777777" w:rsidR="008421CD" w:rsidRDefault="008421CD">
                    <w:pPr>
                      <w:pStyle w:val="Bibliography"/>
                      <w:rPr>
                        <w:ins w:id="2550" w:author="Rodrigo LeaL" w:date="2020-06-13T16:25:00Z"/>
                        <w:lang w:val="en-US"/>
                      </w:rPr>
                    </w:pPr>
                    <w:ins w:id="2551" w:author="Rodrigo LeaL" w:date="2020-06-13T16:25:00Z">
                      <w:r>
                        <w:rPr>
                          <w:lang w:val="en-US"/>
                        </w:rPr>
                        <w:t xml:space="preserve">[3] </w:t>
                      </w:r>
                    </w:ins>
                  </w:p>
                </w:tc>
                <w:tc>
                  <w:tcPr>
                    <w:tcW w:w="0" w:type="auto"/>
                    <w:hideMark/>
                  </w:tcPr>
                  <w:p w14:paraId="5498E6D0" w14:textId="77777777" w:rsidR="008421CD" w:rsidRDefault="008421CD">
                    <w:pPr>
                      <w:pStyle w:val="Bibliography"/>
                      <w:rPr>
                        <w:ins w:id="2552" w:author="Rodrigo LeaL" w:date="2020-06-13T16:25:00Z"/>
                        <w:lang w:val="en-US"/>
                      </w:rPr>
                    </w:pPr>
                    <w:ins w:id="2553" w:author="Rodrigo LeaL" w:date="2020-06-13T16:25:00Z">
                      <w:r>
                        <w:rPr>
                          <w:lang w:val="en-US"/>
                        </w:rPr>
                        <w:t>"AlgoExpert," [Online]. Available: https://www.algoexpert.io/product. [Accessed 25 04 2020].</w:t>
                      </w:r>
                    </w:ins>
                  </w:p>
                </w:tc>
              </w:tr>
              <w:tr w:rsidR="008421CD" w14:paraId="501C3AC0" w14:textId="77777777">
                <w:trPr>
                  <w:divId w:val="641807336"/>
                  <w:tblCellSpacing w:w="15" w:type="dxa"/>
                  <w:ins w:id="2554" w:author="Rodrigo LeaL" w:date="2020-06-13T16:25:00Z"/>
                </w:trPr>
                <w:tc>
                  <w:tcPr>
                    <w:tcW w:w="50" w:type="pct"/>
                    <w:hideMark/>
                  </w:tcPr>
                  <w:p w14:paraId="6DB2258F" w14:textId="77777777" w:rsidR="008421CD" w:rsidRDefault="008421CD">
                    <w:pPr>
                      <w:pStyle w:val="Bibliography"/>
                      <w:rPr>
                        <w:ins w:id="2555" w:author="Rodrigo LeaL" w:date="2020-06-13T16:25:00Z"/>
                        <w:lang w:val="en-US"/>
                      </w:rPr>
                    </w:pPr>
                    <w:ins w:id="2556" w:author="Rodrigo LeaL" w:date="2020-06-13T16:25:00Z">
                      <w:r>
                        <w:rPr>
                          <w:lang w:val="en-US"/>
                        </w:rPr>
                        <w:t xml:space="preserve">[4] </w:t>
                      </w:r>
                    </w:ins>
                  </w:p>
                </w:tc>
                <w:tc>
                  <w:tcPr>
                    <w:tcW w:w="0" w:type="auto"/>
                    <w:hideMark/>
                  </w:tcPr>
                  <w:p w14:paraId="6657C48D" w14:textId="77777777" w:rsidR="008421CD" w:rsidRDefault="008421CD">
                    <w:pPr>
                      <w:pStyle w:val="Bibliography"/>
                      <w:rPr>
                        <w:ins w:id="2557" w:author="Rodrigo LeaL" w:date="2020-06-13T16:25:00Z"/>
                        <w:lang w:val="en-US"/>
                      </w:rPr>
                    </w:pPr>
                    <w:ins w:id="2558" w:author="Rodrigo LeaL" w:date="2020-06-13T16:25:00Z">
                      <w:r>
                        <w:rPr>
                          <w:lang w:val="en-US"/>
                        </w:rPr>
                        <w:t>"HackerRank," [Online]. Available: https://www.hackerrank.com/. [Accessed 25 04 2020].</w:t>
                      </w:r>
                    </w:ins>
                  </w:p>
                </w:tc>
              </w:tr>
              <w:tr w:rsidR="008421CD" w14:paraId="782F868B" w14:textId="77777777">
                <w:trPr>
                  <w:divId w:val="641807336"/>
                  <w:tblCellSpacing w:w="15" w:type="dxa"/>
                  <w:ins w:id="2559" w:author="Rodrigo LeaL" w:date="2020-06-13T16:25:00Z"/>
                </w:trPr>
                <w:tc>
                  <w:tcPr>
                    <w:tcW w:w="50" w:type="pct"/>
                    <w:hideMark/>
                  </w:tcPr>
                  <w:p w14:paraId="6606B64F" w14:textId="77777777" w:rsidR="008421CD" w:rsidRDefault="008421CD">
                    <w:pPr>
                      <w:pStyle w:val="Bibliography"/>
                      <w:rPr>
                        <w:ins w:id="2560" w:author="Rodrigo LeaL" w:date="2020-06-13T16:25:00Z"/>
                        <w:lang w:val="en-US"/>
                      </w:rPr>
                    </w:pPr>
                    <w:ins w:id="2561" w:author="Rodrigo LeaL" w:date="2020-06-13T16:25:00Z">
                      <w:r>
                        <w:rPr>
                          <w:lang w:val="en-US"/>
                        </w:rPr>
                        <w:t xml:space="preserve">[5] </w:t>
                      </w:r>
                    </w:ins>
                  </w:p>
                </w:tc>
                <w:tc>
                  <w:tcPr>
                    <w:tcW w:w="0" w:type="auto"/>
                    <w:hideMark/>
                  </w:tcPr>
                  <w:p w14:paraId="2A8CD762" w14:textId="77777777" w:rsidR="008421CD" w:rsidRDefault="008421CD">
                    <w:pPr>
                      <w:pStyle w:val="Bibliography"/>
                      <w:rPr>
                        <w:ins w:id="2562" w:author="Rodrigo LeaL" w:date="2020-06-13T16:25:00Z"/>
                        <w:lang w:val="en-US"/>
                      </w:rPr>
                    </w:pPr>
                    <w:ins w:id="2563" w:author="Rodrigo LeaL" w:date="2020-06-13T16:25:00Z">
                      <w:r>
                        <w:rPr>
                          <w:lang w:val="en-US"/>
                        </w:rPr>
                        <w:t>"LeetCode," [Online]. Available: https://leetcode.com/. [Accessed 25 04 2020].</w:t>
                      </w:r>
                    </w:ins>
                  </w:p>
                </w:tc>
              </w:tr>
              <w:tr w:rsidR="008421CD" w14:paraId="18C898C7" w14:textId="77777777">
                <w:trPr>
                  <w:divId w:val="641807336"/>
                  <w:tblCellSpacing w:w="15" w:type="dxa"/>
                  <w:ins w:id="2564" w:author="Rodrigo LeaL" w:date="2020-06-13T16:25:00Z"/>
                </w:trPr>
                <w:tc>
                  <w:tcPr>
                    <w:tcW w:w="50" w:type="pct"/>
                    <w:hideMark/>
                  </w:tcPr>
                  <w:p w14:paraId="52496853" w14:textId="77777777" w:rsidR="008421CD" w:rsidRDefault="008421CD">
                    <w:pPr>
                      <w:pStyle w:val="Bibliography"/>
                      <w:rPr>
                        <w:ins w:id="2565" w:author="Rodrigo LeaL" w:date="2020-06-13T16:25:00Z"/>
                        <w:lang w:val="en-US"/>
                      </w:rPr>
                    </w:pPr>
                    <w:ins w:id="2566" w:author="Rodrigo LeaL" w:date="2020-06-13T16:25:00Z">
                      <w:r>
                        <w:rPr>
                          <w:lang w:val="en-US"/>
                        </w:rPr>
                        <w:t xml:space="preserve">[6] </w:t>
                      </w:r>
                    </w:ins>
                  </w:p>
                </w:tc>
                <w:tc>
                  <w:tcPr>
                    <w:tcW w:w="0" w:type="auto"/>
                    <w:hideMark/>
                  </w:tcPr>
                  <w:p w14:paraId="65340C4B" w14:textId="77777777" w:rsidR="008421CD" w:rsidRDefault="008421CD">
                    <w:pPr>
                      <w:pStyle w:val="Bibliography"/>
                      <w:rPr>
                        <w:ins w:id="2567" w:author="Rodrigo LeaL" w:date="2020-06-13T16:25:00Z"/>
                        <w:lang w:val="en-US"/>
                      </w:rPr>
                    </w:pPr>
                    <w:ins w:id="2568" w:author="Rodrigo LeaL" w:date="2020-06-13T16:25:00Z">
                      <w:r>
                        <w:rPr>
                          <w:lang w:val="en-US"/>
                        </w:rPr>
                        <w:t>"CodeWars," [Online]. Available: https://www.codewars.com/. [Accessed 25 04 2020].</w:t>
                      </w:r>
                    </w:ins>
                  </w:p>
                </w:tc>
              </w:tr>
              <w:tr w:rsidR="008421CD" w14:paraId="4A144105" w14:textId="77777777">
                <w:trPr>
                  <w:divId w:val="641807336"/>
                  <w:tblCellSpacing w:w="15" w:type="dxa"/>
                  <w:ins w:id="2569" w:author="Rodrigo LeaL" w:date="2020-06-13T16:25:00Z"/>
                </w:trPr>
                <w:tc>
                  <w:tcPr>
                    <w:tcW w:w="50" w:type="pct"/>
                    <w:hideMark/>
                  </w:tcPr>
                  <w:p w14:paraId="6299C39D" w14:textId="77777777" w:rsidR="008421CD" w:rsidRDefault="008421CD">
                    <w:pPr>
                      <w:pStyle w:val="Bibliography"/>
                      <w:rPr>
                        <w:ins w:id="2570" w:author="Rodrigo LeaL" w:date="2020-06-13T16:25:00Z"/>
                        <w:lang w:val="en-US"/>
                      </w:rPr>
                    </w:pPr>
                    <w:ins w:id="2571" w:author="Rodrigo LeaL" w:date="2020-06-13T16:25:00Z">
                      <w:r>
                        <w:rPr>
                          <w:lang w:val="en-US"/>
                        </w:rPr>
                        <w:t xml:space="preserve">[7] </w:t>
                      </w:r>
                    </w:ins>
                  </w:p>
                </w:tc>
                <w:tc>
                  <w:tcPr>
                    <w:tcW w:w="0" w:type="auto"/>
                    <w:hideMark/>
                  </w:tcPr>
                  <w:p w14:paraId="3FF23627" w14:textId="77777777" w:rsidR="008421CD" w:rsidRDefault="008421CD">
                    <w:pPr>
                      <w:pStyle w:val="Bibliography"/>
                      <w:rPr>
                        <w:ins w:id="2572" w:author="Rodrigo LeaL" w:date="2020-06-13T16:25:00Z"/>
                        <w:lang w:val="en-US"/>
                      </w:rPr>
                    </w:pPr>
                    <w:ins w:id="2573" w:author="Rodrigo LeaL" w:date="2020-06-13T16:25:00Z">
                      <w:r>
                        <w:rPr>
                          <w:lang w:val="en-US"/>
                        </w:rPr>
                        <w:t>"CodeChef," [Online]. Available: https://www.codechef.com/. [Accessed 25 04 2020].</w:t>
                      </w:r>
                    </w:ins>
                  </w:p>
                </w:tc>
              </w:tr>
              <w:tr w:rsidR="008421CD" w14:paraId="1D1BB317" w14:textId="77777777">
                <w:trPr>
                  <w:divId w:val="641807336"/>
                  <w:tblCellSpacing w:w="15" w:type="dxa"/>
                  <w:ins w:id="2574" w:author="Rodrigo LeaL" w:date="2020-06-13T16:25:00Z"/>
                </w:trPr>
                <w:tc>
                  <w:tcPr>
                    <w:tcW w:w="50" w:type="pct"/>
                    <w:hideMark/>
                  </w:tcPr>
                  <w:p w14:paraId="060F4844" w14:textId="77777777" w:rsidR="008421CD" w:rsidRDefault="008421CD">
                    <w:pPr>
                      <w:pStyle w:val="Bibliography"/>
                      <w:rPr>
                        <w:ins w:id="2575" w:author="Rodrigo LeaL" w:date="2020-06-13T16:25:00Z"/>
                        <w:lang w:val="en-US"/>
                      </w:rPr>
                    </w:pPr>
                    <w:ins w:id="2576" w:author="Rodrigo LeaL" w:date="2020-06-13T16:25:00Z">
                      <w:r>
                        <w:rPr>
                          <w:lang w:val="en-US"/>
                        </w:rPr>
                        <w:t xml:space="preserve">[8] </w:t>
                      </w:r>
                    </w:ins>
                  </w:p>
                </w:tc>
                <w:tc>
                  <w:tcPr>
                    <w:tcW w:w="0" w:type="auto"/>
                    <w:hideMark/>
                  </w:tcPr>
                  <w:p w14:paraId="13541E51" w14:textId="77777777" w:rsidR="008421CD" w:rsidRDefault="008421CD">
                    <w:pPr>
                      <w:pStyle w:val="Bibliography"/>
                      <w:rPr>
                        <w:ins w:id="2577" w:author="Rodrigo LeaL" w:date="2020-06-13T16:25:00Z"/>
                        <w:lang w:val="en-US"/>
                      </w:rPr>
                    </w:pPr>
                    <w:ins w:id="2578" w:author="Rodrigo LeaL" w:date="2020-06-13T16:25:00Z">
                      <w:r>
                        <w:rPr>
                          <w:lang w:val="en-US"/>
                        </w:rPr>
                        <w:t>"React – A JavaScript library for building user interfaces," [Online]. Available: https://reactjs.org. [Accessed 24 04 2020].</w:t>
                      </w:r>
                    </w:ins>
                  </w:p>
                </w:tc>
              </w:tr>
              <w:tr w:rsidR="008421CD" w:rsidRPr="006D1C91" w14:paraId="69A4598C" w14:textId="77777777">
                <w:trPr>
                  <w:divId w:val="641807336"/>
                  <w:tblCellSpacing w:w="15" w:type="dxa"/>
                  <w:ins w:id="2579" w:author="Rodrigo LeaL" w:date="2020-06-13T16:25:00Z"/>
                </w:trPr>
                <w:tc>
                  <w:tcPr>
                    <w:tcW w:w="50" w:type="pct"/>
                    <w:hideMark/>
                  </w:tcPr>
                  <w:p w14:paraId="4AB22C88" w14:textId="77777777" w:rsidR="008421CD" w:rsidRDefault="008421CD">
                    <w:pPr>
                      <w:pStyle w:val="Bibliography"/>
                      <w:rPr>
                        <w:ins w:id="2580" w:author="Rodrigo LeaL" w:date="2020-06-13T16:25:00Z"/>
                        <w:lang w:val="en-US"/>
                      </w:rPr>
                    </w:pPr>
                    <w:ins w:id="2581" w:author="Rodrigo LeaL" w:date="2020-06-13T16:25:00Z">
                      <w:r>
                        <w:rPr>
                          <w:lang w:val="en-US"/>
                        </w:rPr>
                        <w:t xml:space="preserve">[9] </w:t>
                      </w:r>
                    </w:ins>
                  </w:p>
                </w:tc>
                <w:tc>
                  <w:tcPr>
                    <w:tcW w:w="0" w:type="auto"/>
                    <w:hideMark/>
                  </w:tcPr>
                  <w:p w14:paraId="30633992" w14:textId="77777777" w:rsidR="008421CD" w:rsidRDefault="008421CD">
                    <w:pPr>
                      <w:pStyle w:val="Bibliography"/>
                      <w:rPr>
                        <w:ins w:id="2582" w:author="Rodrigo LeaL" w:date="2020-06-13T16:25:00Z"/>
                        <w:lang w:val="en-US"/>
                      </w:rPr>
                    </w:pPr>
                    <w:ins w:id="2583" w:author="Rodrigo LeaL" w:date="2020-06-13T16:25:00Z">
                      <w:r>
                        <w:rPr>
                          <w:lang w:val="en-US"/>
                        </w:rPr>
                        <w:t xml:space="preserve">A. Banks, Learning React: Functional Web Development with React and Redux, O'Reilly Media, 2017. </w:t>
                      </w:r>
                    </w:ins>
                  </w:p>
                </w:tc>
              </w:tr>
              <w:tr w:rsidR="008421CD" w:rsidRPr="006D1C91" w14:paraId="4968D692" w14:textId="77777777">
                <w:trPr>
                  <w:divId w:val="641807336"/>
                  <w:tblCellSpacing w:w="15" w:type="dxa"/>
                  <w:ins w:id="2584" w:author="Rodrigo LeaL" w:date="2020-06-13T16:25:00Z"/>
                </w:trPr>
                <w:tc>
                  <w:tcPr>
                    <w:tcW w:w="50" w:type="pct"/>
                    <w:hideMark/>
                  </w:tcPr>
                  <w:p w14:paraId="610C42F3" w14:textId="77777777" w:rsidR="008421CD" w:rsidRDefault="008421CD">
                    <w:pPr>
                      <w:pStyle w:val="Bibliography"/>
                      <w:rPr>
                        <w:ins w:id="2585" w:author="Rodrigo LeaL" w:date="2020-06-13T16:25:00Z"/>
                        <w:lang w:val="en-US"/>
                      </w:rPr>
                    </w:pPr>
                    <w:ins w:id="2586" w:author="Rodrigo LeaL" w:date="2020-06-13T16:25:00Z">
                      <w:r>
                        <w:rPr>
                          <w:lang w:val="en-US"/>
                        </w:rPr>
                        <w:t xml:space="preserve">[10] </w:t>
                      </w:r>
                    </w:ins>
                  </w:p>
                </w:tc>
                <w:tc>
                  <w:tcPr>
                    <w:tcW w:w="0" w:type="auto"/>
                    <w:hideMark/>
                  </w:tcPr>
                  <w:p w14:paraId="2E713E1E" w14:textId="77777777" w:rsidR="008421CD" w:rsidRDefault="008421CD">
                    <w:pPr>
                      <w:pStyle w:val="Bibliography"/>
                      <w:rPr>
                        <w:ins w:id="2587" w:author="Rodrigo LeaL" w:date="2020-06-13T16:25:00Z"/>
                        <w:lang w:val="en-US"/>
                      </w:rPr>
                    </w:pPr>
                    <w:ins w:id="2588" w:author="Rodrigo LeaL" w:date="2020-06-13T16:25:00Z">
                      <w:r>
                        <w:rPr>
                          <w:lang w:val="en-US"/>
                        </w:rPr>
                        <w:t>"Introducing JSX – React," [Online]. Available: https://reactjs.org/docs/introducing-jsx.html. [Accessed 24 04 2020].</w:t>
                      </w:r>
                    </w:ins>
                  </w:p>
                </w:tc>
              </w:tr>
              <w:tr w:rsidR="008421CD" w14:paraId="3D861731" w14:textId="77777777">
                <w:trPr>
                  <w:divId w:val="641807336"/>
                  <w:tblCellSpacing w:w="15" w:type="dxa"/>
                  <w:ins w:id="2589" w:author="Rodrigo LeaL" w:date="2020-06-13T16:25:00Z"/>
                </w:trPr>
                <w:tc>
                  <w:tcPr>
                    <w:tcW w:w="50" w:type="pct"/>
                    <w:hideMark/>
                  </w:tcPr>
                  <w:p w14:paraId="55FC786D" w14:textId="77777777" w:rsidR="008421CD" w:rsidRDefault="008421CD">
                    <w:pPr>
                      <w:pStyle w:val="Bibliography"/>
                      <w:rPr>
                        <w:ins w:id="2590" w:author="Rodrigo LeaL" w:date="2020-06-13T16:25:00Z"/>
                        <w:lang w:val="en-US"/>
                      </w:rPr>
                    </w:pPr>
                    <w:ins w:id="2591" w:author="Rodrigo LeaL" w:date="2020-06-13T16:25:00Z">
                      <w:r>
                        <w:rPr>
                          <w:lang w:val="en-US"/>
                        </w:rPr>
                        <w:t xml:space="preserve">[11] </w:t>
                      </w:r>
                    </w:ins>
                  </w:p>
                </w:tc>
                <w:tc>
                  <w:tcPr>
                    <w:tcW w:w="0" w:type="auto"/>
                    <w:hideMark/>
                  </w:tcPr>
                  <w:p w14:paraId="51A4E22F" w14:textId="77777777" w:rsidR="008421CD" w:rsidRDefault="008421CD">
                    <w:pPr>
                      <w:pStyle w:val="Bibliography"/>
                      <w:rPr>
                        <w:ins w:id="2592" w:author="Rodrigo LeaL" w:date="2020-06-13T16:25:00Z"/>
                        <w:lang w:val="en-US"/>
                      </w:rPr>
                    </w:pPr>
                    <w:ins w:id="2593" w:author="Rodrigo LeaL" w:date="2020-06-13T16:25:00Z">
                      <w:r>
                        <w:rPr>
                          <w:lang w:val="en-US"/>
                        </w:rPr>
                        <w:t>"Spring Framework," [Online]. Available: https://spring.io/projects/spring-framework. [Accessed 24 04 2020].</w:t>
                      </w:r>
                    </w:ins>
                  </w:p>
                </w:tc>
              </w:tr>
              <w:tr w:rsidR="008421CD" w:rsidRPr="006D1C91" w14:paraId="786587DD" w14:textId="77777777">
                <w:trPr>
                  <w:divId w:val="641807336"/>
                  <w:tblCellSpacing w:w="15" w:type="dxa"/>
                  <w:ins w:id="2594" w:author="Rodrigo LeaL" w:date="2020-06-13T16:25:00Z"/>
                </w:trPr>
                <w:tc>
                  <w:tcPr>
                    <w:tcW w:w="50" w:type="pct"/>
                    <w:hideMark/>
                  </w:tcPr>
                  <w:p w14:paraId="5C347EC7" w14:textId="77777777" w:rsidR="008421CD" w:rsidRDefault="008421CD">
                    <w:pPr>
                      <w:pStyle w:val="Bibliography"/>
                      <w:rPr>
                        <w:ins w:id="2595" w:author="Rodrigo LeaL" w:date="2020-06-13T16:25:00Z"/>
                        <w:lang w:val="en-US"/>
                      </w:rPr>
                    </w:pPr>
                    <w:ins w:id="2596" w:author="Rodrigo LeaL" w:date="2020-06-13T16:25:00Z">
                      <w:r>
                        <w:rPr>
                          <w:lang w:val="en-US"/>
                        </w:rPr>
                        <w:t xml:space="preserve">[12] </w:t>
                      </w:r>
                    </w:ins>
                  </w:p>
                </w:tc>
                <w:tc>
                  <w:tcPr>
                    <w:tcW w:w="0" w:type="auto"/>
                    <w:hideMark/>
                  </w:tcPr>
                  <w:p w14:paraId="64F0792C" w14:textId="77777777" w:rsidR="008421CD" w:rsidRDefault="008421CD">
                    <w:pPr>
                      <w:pStyle w:val="Bibliography"/>
                      <w:rPr>
                        <w:ins w:id="2597" w:author="Rodrigo LeaL" w:date="2020-06-13T16:25:00Z"/>
                        <w:lang w:val="en-US"/>
                      </w:rPr>
                    </w:pPr>
                    <w:ins w:id="2598" w:author="Rodrigo LeaL" w:date="2020-06-13T16:25:00Z">
                      <w:r>
                        <w:rPr>
                          <w:lang w:val="en-US"/>
                        </w:rPr>
                        <w:t>"2. Introduction to the Spring Framework," [Online]. Available: https://docs.spring.io/spring/docs/4.3.x/spring-framework-reference/html/overview.html. [Accessed 24 04 2020].</w:t>
                      </w:r>
                    </w:ins>
                  </w:p>
                </w:tc>
              </w:tr>
              <w:tr w:rsidR="008421CD" w14:paraId="3ADF1F03" w14:textId="77777777">
                <w:trPr>
                  <w:divId w:val="641807336"/>
                  <w:tblCellSpacing w:w="15" w:type="dxa"/>
                  <w:ins w:id="2599" w:author="Rodrigo LeaL" w:date="2020-06-13T16:25:00Z"/>
                </w:trPr>
                <w:tc>
                  <w:tcPr>
                    <w:tcW w:w="50" w:type="pct"/>
                    <w:hideMark/>
                  </w:tcPr>
                  <w:p w14:paraId="6A1A254A" w14:textId="77777777" w:rsidR="008421CD" w:rsidRDefault="008421CD">
                    <w:pPr>
                      <w:pStyle w:val="Bibliography"/>
                      <w:rPr>
                        <w:ins w:id="2600" w:author="Rodrigo LeaL" w:date="2020-06-13T16:25:00Z"/>
                        <w:lang w:val="en-US"/>
                      </w:rPr>
                    </w:pPr>
                    <w:ins w:id="2601" w:author="Rodrigo LeaL" w:date="2020-06-13T16:25:00Z">
                      <w:r>
                        <w:rPr>
                          <w:lang w:val="en-US"/>
                        </w:rPr>
                        <w:t xml:space="preserve">[13] </w:t>
                      </w:r>
                    </w:ins>
                  </w:p>
                </w:tc>
                <w:tc>
                  <w:tcPr>
                    <w:tcW w:w="0" w:type="auto"/>
                    <w:hideMark/>
                  </w:tcPr>
                  <w:p w14:paraId="08157967" w14:textId="77777777" w:rsidR="008421CD" w:rsidRDefault="008421CD">
                    <w:pPr>
                      <w:pStyle w:val="Bibliography"/>
                      <w:rPr>
                        <w:ins w:id="2602" w:author="Rodrigo LeaL" w:date="2020-06-13T16:25:00Z"/>
                        <w:lang w:val="en-US"/>
                      </w:rPr>
                    </w:pPr>
                    <w:ins w:id="2603" w:author="Rodrigo LeaL" w:date="2020-06-13T16:25:00Z">
                      <w:r>
                        <w:rPr>
                          <w:lang w:val="en-US"/>
                        </w:rPr>
                        <w:t>"Spring Boot," [Online]. Available: https://spring.io/projects/spring-boot. [Accessed 04 24 2020].</w:t>
                      </w:r>
                    </w:ins>
                  </w:p>
                </w:tc>
              </w:tr>
              <w:tr w:rsidR="008421CD" w14:paraId="6E445E55" w14:textId="77777777">
                <w:trPr>
                  <w:divId w:val="641807336"/>
                  <w:tblCellSpacing w:w="15" w:type="dxa"/>
                  <w:ins w:id="2604" w:author="Rodrigo LeaL" w:date="2020-06-13T16:25:00Z"/>
                </w:trPr>
                <w:tc>
                  <w:tcPr>
                    <w:tcW w:w="50" w:type="pct"/>
                    <w:hideMark/>
                  </w:tcPr>
                  <w:p w14:paraId="1CB59194" w14:textId="77777777" w:rsidR="008421CD" w:rsidRDefault="008421CD">
                    <w:pPr>
                      <w:pStyle w:val="Bibliography"/>
                      <w:rPr>
                        <w:ins w:id="2605" w:author="Rodrigo LeaL" w:date="2020-06-13T16:25:00Z"/>
                        <w:lang w:val="en-US"/>
                      </w:rPr>
                    </w:pPr>
                    <w:ins w:id="2606" w:author="Rodrigo LeaL" w:date="2020-06-13T16:25:00Z">
                      <w:r>
                        <w:rPr>
                          <w:lang w:val="en-US"/>
                        </w:rPr>
                        <w:t xml:space="preserve">[14] </w:t>
                      </w:r>
                    </w:ins>
                  </w:p>
                </w:tc>
                <w:tc>
                  <w:tcPr>
                    <w:tcW w:w="0" w:type="auto"/>
                    <w:hideMark/>
                  </w:tcPr>
                  <w:p w14:paraId="7C9EAC49" w14:textId="77777777" w:rsidR="008421CD" w:rsidRDefault="008421CD">
                    <w:pPr>
                      <w:pStyle w:val="Bibliography"/>
                      <w:rPr>
                        <w:ins w:id="2607" w:author="Rodrigo LeaL" w:date="2020-06-13T16:25:00Z"/>
                        <w:lang w:val="en-US"/>
                      </w:rPr>
                    </w:pPr>
                    <w:ins w:id="2608" w:author="Rodrigo LeaL" w:date="2020-06-13T16:25:00Z">
                      <w:r>
                        <w:rPr>
                          <w:lang w:val="en-US"/>
                        </w:rPr>
                        <w:t>"Spring Security," [Online]. Available: https://spring.io/projects/spring-security. [Accessed 24 04 2020].</w:t>
                      </w:r>
                    </w:ins>
                  </w:p>
                </w:tc>
              </w:tr>
              <w:tr w:rsidR="008421CD" w14:paraId="2FFC060C" w14:textId="77777777">
                <w:trPr>
                  <w:divId w:val="641807336"/>
                  <w:tblCellSpacing w:w="15" w:type="dxa"/>
                  <w:ins w:id="2609" w:author="Rodrigo LeaL" w:date="2020-06-13T16:25:00Z"/>
                </w:trPr>
                <w:tc>
                  <w:tcPr>
                    <w:tcW w:w="50" w:type="pct"/>
                    <w:hideMark/>
                  </w:tcPr>
                  <w:p w14:paraId="4FE3DFC9" w14:textId="77777777" w:rsidR="008421CD" w:rsidRDefault="008421CD">
                    <w:pPr>
                      <w:pStyle w:val="Bibliography"/>
                      <w:rPr>
                        <w:ins w:id="2610" w:author="Rodrigo LeaL" w:date="2020-06-13T16:25:00Z"/>
                        <w:lang w:val="en-US"/>
                      </w:rPr>
                    </w:pPr>
                    <w:ins w:id="2611" w:author="Rodrigo LeaL" w:date="2020-06-13T16:25:00Z">
                      <w:r>
                        <w:rPr>
                          <w:lang w:val="en-US"/>
                        </w:rPr>
                        <w:t xml:space="preserve">[15] </w:t>
                      </w:r>
                    </w:ins>
                  </w:p>
                </w:tc>
                <w:tc>
                  <w:tcPr>
                    <w:tcW w:w="0" w:type="auto"/>
                    <w:hideMark/>
                  </w:tcPr>
                  <w:p w14:paraId="740CF410" w14:textId="77777777" w:rsidR="008421CD" w:rsidRDefault="008421CD">
                    <w:pPr>
                      <w:pStyle w:val="Bibliography"/>
                      <w:rPr>
                        <w:ins w:id="2612" w:author="Rodrigo LeaL" w:date="2020-06-13T16:25:00Z"/>
                        <w:lang w:val="en-US"/>
                      </w:rPr>
                    </w:pPr>
                    <w:ins w:id="2613" w:author="Rodrigo LeaL" w:date="2020-06-13T16:25:00Z">
                      <w:r>
                        <w:rPr>
                          <w:lang w:val="en-US"/>
                        </w:rPr>
                        <w:t>"API Documentation &amp; Design Tools for Teams | Swagger | Swagger," [Online]. Available: https://swagger.io/. [Accessed 24 04 2020].</w:t>
                      </w:r>
                    </w:ins>
                  </w:p>
                </w:tc>
              </w:tr>
              <w:tr w:rsidR="008421CD" w14:paraId="4CF8C6DD" w14:textId="77777777">
                <w:trPr>
                  <w:divId w:val="641807336"/>
                  <w:tblCellSpacing w:w="15" w:type="dxa"/>
                  <w:ins w:id="2614" w:author="Rodrigo LeaL" w:date="2020-06-13T16:25:00Z"/>
                </w:trPr>
                <w:tc>
                  <w:tcPr>
                    <w:tcW w:w="50" w:type="pct"/>
                    <w:hideMark/>
                  </w:tcPr>
                  <w:p w14:paraId="7280B420" w14:textId="77777777" w:rsidR="008421CD" w:rsidRDefault="008421CD">
                    <w:pPr>
                      <w:pStyle w:val="Bibliography"/>
                      <w:rPr>
                        <w:ins w:id="2615" w:author="Rodrigo LeaL" w:date="2020-06-13T16:25:00Z"/>
                        <w:lang w:val="en-US"/>
                      </w:rPr>
                    </w:pPr>
                    <w:ins w:id="2616" w:author="Rodrigo LeaL" w:date="2020-06-13T16:25:00Z">
                      <w:r>
                        <w:rPr>
                          <w:lang w:val="en-US"/>
                        </w:rPr>
                        <w:t xml:space="preserve">[16] </w:t>
                      </w:r>
                    </w:ins>
                  </w:p>
                </w:tc>
                <w:tc>
                  <w:tcPr>
                    <w:tcW w:w="0" w:type="auto"/>
                    <w:hideMark/>
                  </w:tcPr>
                  <w:p w14:paraId="4E8B318D" w14:textId="77777777" w:rsidR="008421CD" w:rsidRDefault="008421CD">
                    <w:pPr>
                      <w:pStyle w:val="Bibliography"/>
                      <w:rPr>
                        <w:ins w:id="2617" w:author="Rodrigo LeaL" w:date="2020-06-13T16:25:00Z"/>
                        <w:lang w:val="en-US"/>
                      </w:rPr>
                    </w:pPr>
                    <w:ins w:id="2618" w:author="Rodrigo LeaL" w:date="2020-06-13T16:25:00Z">
                      <w:r>
                        <w:rPr>
                          <w:lang w:val="en-US"/>
                        </w:rPr>
                        <w:t>"Empowering App Development for Developers | Docker," [Online]. Available: https://www.docker.com/. [Accessed 17 04 2020].</w:t>
                      </w:r>
                    </w:ins>
                  </w:p>
                </w:tc>
              </w:tr>
              <w:tr w:rsidR="008421CD" w14:paraId="23C0A0BF" w14:textId="77777777">
                <w:trPr>
                  <w:divId w:val="641807336"/>
                  <w:tblCellSpacing w:w="15" w:type="dxa"/>
                  <w:ins w:id="2619" w:author="Rodrigo LeaL" w:date="2020-06-13T16:25:00Z"/>
                </w:trPr>
                <w:tc>
                  <w:tcPr>
                    <w:tcW w:w="50" w:type="pct"/>
                    <w:hideMark/>
                  </w:tcPr>
                  <w:p w14:paraId="7EF1E18D" w14:textId="77777777" w:rsidR="008421CD" w:rsidRDefault="008421CD">
                    <w:pPr>
                      <w:pStyle w:val="Bibliography"/>
                      <w:rPr>
                        <w:ins w:id="2620" w:author="Rodrigo LeaL" w:date="2020-06-13T16:25:00Z"/>
                        <w:lang w:val="en-US"/>
                      </w:rPr>
                    </w:pPr>
                    <w:ins w:id="2621" w:author="Rodrigo LeaL" w:date="2020-06-13T16:25:00Z">
                      <w:r>
                        <w:rPr>
                          <w:lang w:val="en-US"/>
                        </w:rPr>
                        <w:lastRenderedPageBreak/>
                        <w:t xml:space="preserve">[17] </w:t>
                      </w:r>
                    </w:ins>
                  </w:p>
                </w:tc>
                <w:tc>
                  <w:tcPr>
                    <w:tcW w:w="0" w:type="auto"/>
                    <w:hideMark/>
                  </w:tcPr>
                  <w:p w14:paraId="2066D330" w14:textId="77777777" w:rsidR="008421CD" w:rsidRDefault="008421CD">
                    <w:pPr>
                      <w:pStyle w:val="Bibliography"/>
                      <w:rPr>
                        <w:ins w:id="2622" w:author="Rodrigo LeaL" w:date="2020-06-13T16:25:00Z"/>
                        <w:lang w:val="en-US"/>
                      </w:rPr>
                    </w:pPr>
                    <w:ins w:id="2623" w:author="Rodrigo LeaL" w:date="2020-06-13T16:25:00Z">
                      <w:r>
                        <w:rPr>
                          <w:lang w:val="en-US"/>
                        </w:rPr>
                        <w:t>"Docker Documentation | Docker Documentation," [Online]. Available: https://docs.docker.com/. [Accessed 17 04 2020].</w:t>
                      </w:r>
                    </w:ins>
                  </w:p>
                </w:tc>
              </w:tr>
              <w:tr w:rsidR="008421CD" w:rsidRPr="006D1C91" w14:paraId="54FBDF8A" w14:textId="77777777">
                <w:trPr>
                  <w:divId w:val="641807336"/>
                  <w:tblCellSpacing w:w="15" w:type="dxa"/>
                  <w:ins w:id="2624" w:author="Rodrigo LeaL" w:date="2020-06-13T16:25:00Z"/>
                </w:trPr>
                <w:tc>
                  <w:tcPr>
                    <w:tcW w:w="50" w:type="pct"/>
                    <w:hideMark/>
                  </w:tcPr>
                  <w:p w14:paraId="2FE37DBA" w14:textId="77777777" w:rsidR="008421CD" w:rsidRDefault="008421CD">
                    <w:pPr>
                      <w:pStyle w:val="Bibliography"/>
                      <w:rPr>
                        <w:ins w:id="2625" w:author="Rodrigo LeaL" w:date="2020-06-13T16:25:00Z"/>
                        <w:lang w:val="en-GB"/>
                      </w:rPr>
                    </w:pPr>
                    <w:ins w:id="2626" w:author="Rodrigo LeaL" w:date="2020-06-13T16:25:00Z">
                      <w:r>
                        <w:rPr>
                          <w:lang w:val="en-GB"/>
                        </w:rPr>
                        <w:t xml:space="preserve">[18] </w:t>
                      </w:r>
                    </w:ins>
                  </w:p>
                </w:tc>
                <w:tc>
                  <w:tcPr>
                    <w:tcW w:w="0" w:type="auto"/>
                    <w:hideMark/>
                  </w:tcPr>
                  <w:p w14:paraId="455B2734" w14:textId="77777777" w:rsidR="008421CD" w:rsidRDefault="008421CD">
                    <w:pPr>
                      <w:pStyle w:val="Bibliography"/>
                      <w:rPr>
                        <w:ins w:id="2627" w:author="Rodrigo LeaL" w:date="2020-06-13T16:25:00Z"/>
                        <w:lang w:val="en-GB"/>
                      </w:rPr>
                    </w:pPr>
                    <w:ins w:id="2628" w:author="Rodrigo LeaL" w:date="2020-06-13T16:25:00Z">
                      <w:r>
                        <w:rPr>
                          <w:lang w:val="en-GB"/>
                        </w:rPr>
                        <w:t xml:space="preserve">S. M. Jain, Linux Containers and Virtualization - A kernel perspective, Independently published, 2019. </w:t>
                      </w:r>
                    </w:ins>
                  </w:p>
                </w:tc>
              </w:tr>
              <w:tr w:rsidR="008421CD" w14:paraId="6C697D09" w14:textId="77777777">
                <w:trPr>
                  <w:divId w:val="641807336"/>
                  <w:tblCellSpacing w:w="15" w:type="dxa"/>
                  <w:ins w:id="2629" w:author="Rodrigo LeaL" w:date="2020-06-13T16:25:00Z"/>
                </w:trPr>
                <w:tc>
                  <w:tcPr>
                    <w:tcW w:w="50" w:type="pct"/>
                    <w:hideMark/>
                  </w:tcPr>
                  <w:p w14:paraId="5DBB8F51" w14:textId="77777777" w:rsidR="008421CD" w:rsidRDefault="008421CD">
                    <w:pPr>
                      <w:pStyle w:val="Bibliography"/>
                      <w:rPr>
                        <w:ins w:id="2630" w:author="Rodrigo LeaL" w:date="2020-06-13T16:25:00Z"/>
                        <w:lang w:val="en-US"/>
                      </w:rPr>
                    </w:pPr>
                    <w:ins w:id="2631" w:author="Rodrigo LeaL" w:date="2020-06-13T16:25:00Z">
                      <w:r>
                        <w:rPr>
                          <w:lang w:val="en-US"/>
                        </w:rPr>
                        <w:t xml:space="preserve">[19] </w:t>
                      </w:r>
                    </w:ins>
                  </w:p>
                </w:tc>
                <w:tc>
                  <w:tcPr>
                    <w:tcW w:w="0" w:type="auto"/>
                    <w:hideMark/>
                  </w:tcPr>
                  <w:p w14:paraId="7F75FCA0" w14:textId="77777777" w:rsidR="008421CD" w:rsidRDefault="008421CD">
                    <w:pPr>
                      <w:pStyle w:val="Bibliography"/>
                      <w:rPr>
                        <w:ins w:id="2632" w:author="Rodrigo LeaL" w:date="2020-06-13T16:25:00Z"/>
                        <w:lang w:val="en-US"/>
                      </w:rPr>
                    </w:pPr>
                    <w:ins w:id="2633" w:author="Rodrigo LeaL" w:date="2020-06-13T16:25:00Z">
                      <w:r>
                        <w:rPr>
                          <w:lang w:val="en-US"/>
                        </w:rPr>
                        <w:t>"Docker Hub," [Online]. Available: https://hub.docker.com/. [Accessed 17 04 2020].</w:t>
                      </w:r>
                    </w:ins>
                  </w:p>
                </w:tc>
              </w:tr>
              <w:tr w:rsidR="008421CD" w:rsidRPr="006D1C91" w14:paraId="61BCEBDB" w14:textId="77777777">
                <w:trPr>
                  <w:divId w:val="641807336"/>
                  <w:tblCellSpacing w:w="15" w:type="dxa"/>
                  <w:ins w:id="2634" w:author="Rodrigo LeaL" w:date="2020-06-13T16:25:00Z"/>
                </w:trPr>
                <w:tc>
                  <w:tcPr>
                    <w:tcW w:w="50" w:type="pct"/>
                    <w:hideMark/>
                  </w:tcPr>
                  <w:p w14:paraId="25EEA64D" w14:textId="77777777" w:rsidR="008421CD" w:rsidRDefault="008421CD">
                    <w:pPr>
                      <w:pStyle w:val="Bibliography"/>
                      <w:rPr>
                        <w:ins w:id="2635" w:author="Rodrigo LeaL" w:date="2020-06-13T16:25:00Z"/>
                        <w:lang w:val="en-US"/>
                      </w:rPr>
                    </w:pPr>
                    <w:ins w:id="2636" w:author="Rodrigo LeaL" w:date="2020-06-13T16:25:00Z">
                      <w:r>
                        <w:rPr>
                          <w:lang w:val="en-US"/>
                        </w:rPr>
                        <w:t xml:space="preserve">[20] </w:t>
                      </w:r>
                    </w:ins>
                  </w:p>
                </w:tc>
                <w:tc>
                  <w:tcPr>
                    <w:tcW w:w="0" w:type="auto"/>
                    <w:hideMark/>
                  </w:tcPr>
                  <w:p w14:paraId="4F6E9E54" w14:textId="77777777" w:rsidR="008421CD" w:rsidRDefault="008421CD">
                    <w:pPr>
                      <w:pStyle w:val="Bibliography"/>
                      <w:rPr>
                        <w:ins w:id="2637" w:author="Rodrigo LeaL" w:date="2020-06-13T16:25:00Z"/>
                        <w:lang w:val="en-US"/>
                      </w:rPr>
                    </w:pPr>
                    <w:ins w:id="2638" w:author="Rodrigo LeaL" w:date="2020-06-13T16:25:00Z">
                      <w:r>
                        <w:rPr>
                          <w:lang w:val="en-US"/>
                        </w:rPr>
                        <w:t>"What is REST – Learn to create timeless REST APIs," [Online]. Available: https://restfulapi.net/. [Accessed 01 05 2020].</w:t>
                      </w:r>
                    </w:ins>
                  </w:p>
                </w:tc>
              </w:tr>
              <w:tr w:rsidR="008421CD" w14:paraId="69E36D92" w14:textId="77777777">
                <w:trPr>
                  <w:divId w:val="641807336"/>
                  <w:tblCellSpacing w:w="15" w:type="dxa"/>
                  <w:ins w:id="2639" w:author="Rodrigo LeaL" w:date="2020-06-13T16:25:00Z"/>
                </w:trPr>
                <w:tc>
                  <w:tcPr>
                    <w:tcW w:w="50" w:type="pct"/>
                    <w:hideMark/>
                  </w:tcPr>
                  <w:p w14:paraId="27B12D9E" w14:textId="77777777" w:rsidR="008421CD" w:rsidRDefault="008421CD">
                    <w:pPr>
                      <w:pStyle w:val="Bibliography"/>
                      <w:rPr>
                        <w:ins w:id="2640" w:author="Rodrigo LeaL" w:date="2020-06-13T16:25:00Z"/>
                        <w:lang w:val="en-US"/>
                      </w:rPr>
                    </w:pPr>
                    <w:ins w:id="2641" w:author="Rodrigo LeaL" w:date="2020-06-13T16:25:00Z">
                      <w:r>
                        <w:rPr>
                          <w:lang w:val="en-US"/>
                        </w:rPr>
                        <w:t xml:space="preserve">[21] </w:t>
                      </w:r>
                    </w:ins>
                  </w:p>
                </w:tc>
                <w:tc>
                  <w:tcPr>
                    <w:tcW w:w="0" w:type="auto"/>
                    <w:hideMark/>
                  </w:tcPr>
                  <w:p w14:paraId="532FBFF1" w14:textId="77777777" w:rsidR="008421CD" w:rsidRDefault="008421CD">
                    <w:pPr>
                      <w:pStyle w:val="Bibliography"/>
                      <w:rPr>
                        <w:ins w:id="2642" w:author="Rodrigo LeaL" w:date="2020-06-13T16:25:00Z"/>
                        <w:lang w:val="en-US"/>
                      </w:rPr>
                    </w:pPr>
                    <w:ins w:id="2643" w:author="Rodrigo LeaL" w:date="2020-06-13T16:25:00Z">
                      <w:r>
                        <w:rPr>
                          <w:lang w:val="en-US"/>
                        </w:rPr>
                        <w:t>"Material-UI," [Online]. Available: https://material-ui.com/. [Accessed 13 06 2020].</w:t>
                      </w:r>
                    </w:ins>
                  </w:p>
                </w:tc>
              </w:tr>
              <w:tr w:rsidR="008421CD" w14:paraId="02F85377" w14:textId="77777777">
                <w:trPr>
                  <w:divId w:val="641807336"/>
                  <w:tblCellSpacing w:w="15" w:type="dxa"/>
                  <w:ins w:id="2644" w:author="Rodrigo LeaL" w:date="2020-06-13T16:25:00Z"/>
                </w:trPr>
                <w:tc>
                  <w:tcPr>
                    <w:tcW w:w="50" w:type="pct"/>
                    <w:hideMark/>
                  </w:tcPr>
                  <w:p w14:paraId="54EF5EE4" w14:textId="77777777" w:rsidR="008421CD" w:rsidRDefault="008421CD">
                    <w:pPr>
                      <w:pStyle w:val="Bibliography"/>
                      <w:rPr>
                        <w:ins w:id="2645" w:author="Rodrigo LeaL" w:date="2020-06-13T16:25:00Z"/>
                        <w:lang w:val="en-US"/>
                      </w:rPr>
                    </w:pPr>
                    <w:ins w:id="2646" w:author="Rodrigo LeaL" w:date="2020-06-13T16:25:00Z">
                      <w:r>
                        <w:rPr>
                          <w:lang w:val="en-US"/>
                        </w:rPr>
                        <w:t xml:space="preserve">[22] </w:t>
                      </w:r>
                    </w:ins>
                  </w:p>
                </w:tc>
                <w:tc>
                  <w:tcPr>
                    <w:tcW w:w="0" w:type="auto"/>
                    <w:hideMark/>
                  </w:tcPr>
                  <w:p w14:paraId="7E183D65" w14:textId="77777777" w:rsidR="008421CD" w:rsidRDefault="008421CD">
                    <w:pPr>
                      <w:pStyle w:val="Bibliography"/>
                      <w:rPr>
                        <w:ins w:id="2647" w:author="Rodrigo LeaL" w:date="2020-06-13T16:25:00Z"/>
                        <w:lang w:val="en-US"/>
                      </w:rPr>
                    </w:pPr>
                    <w:ins w:id="2648" w:author="Rodrigo LeaL" w:date="2020-06-13T16:25:00Z">
                      <w:r>
                        <w:rPr>
                          <w:lang w:val="en-US"/>
                        </w:rPr>
                        <w:t>"Material Design," [Online]. Available: https://material.io/design. [Accessed 13 06 2020].</w:t>
                      </w:r>
                    </w:ins>
                  </w:p>
                </w:tc>
              </w:tr>
              <w:tr w:rsidR="008421CD" w14:paraId="772C5A8B" w14:textId="77777777">
                <w:trPr>
                  <w:divId w:val="641807336"/>
                  <w:tblCellSpacing w:w="15" w:type="dxa"/>
                  <w:ins w:id="2649" w:author="Rodrigo LeaL" w:date="2020-06-13T16:25:00Z"/>
                </w:trPr>
                <w:tc>
                  <w:tcPr>
                    <w:tcW w:w="50" w:type="pct"/>
                    <w:hideMark/>
                  </w:tcPr>
                  <w:p w14:paraId="0BA6B4CE" w14:textId="77777777" w:rsidR="008421CD" w:rsidRDefault="008421CD">
                    <w:pPr>
                      <w:pStyle w:val="Bibliography"/>
                      <w:rPr>
                        <w:ins w:id="2650" w:author="Rodrigo LeaL" w:date="2020-06-13T16:25:00Z"/>
                        <w:lang w:val="en-US"/>
                      </w:rPr>
                    </w:pPr>
                    <w:ins w:id="2651" w:author="Rodrigo LeaL" w:date="2020-06-13T16:25:00Z">
                      <w:r>
                        <w:rPr>
                          <w:lang w:val="en-US"/>
                        </w:rPr>
                        <w:t xml:space="preserve">[23] </w:t>
                      </w:r>
                    </w:ins>
                  </w:p>
                </w:tc>
                <w:tc>
                  <w:tcPr>
                    <w:tcW w:w="0" w:type="auto"/>
                    <w:hideMark/>
                  </w:tcPr>
                  <w:p w14:paraId="1572FBA3" w14:textId="77777777" w:rsidR="008421CD" w:rsidRDefault="008421CD">
                    <w:pPr>
                      <w:pStyle w:val="Bibliography"/>
                      <w:rPr>
                        <w:ins w:id="2652" w:author="Rodrigo LeaL" w:date="2020-06-13T16:25:00Z"/>
                        <w:lang w:val="en-US"/>
                      </w:rPr>
                    </w:pPr>
                    <w:ins w:id="2653" w:author="Rodrigo LeaL" w:date="2020-06-13T16:25:00Z">
                      <w:r>
                        <w:rPr>
                          <w:lang w:val="en-US"/>
                        </w:rPr>
                        <w:t>"CodeMirror," [Online]. Available: https://codemirror.net/. [Accessed 13 06 2020].</w:t>
                      </w:r>
                    </w:ins>
                  </w:p>
                </w:tc>
              </w:tr>
              <w:tr w:rsidR="008421CD" w14:paraId="5ECA32AE" w14:textId="77777777">
                <w:trPr>
                  <w:divId w:val="641807336"/>
                  <w:tblCellSpacing w:w="15" w:type="dxa"/>
                  <w:ins w:id="2654" w:author="Rodrigo LeaL" w:date="2020-06-13T16:25:00Z"/>
                </w:trPr>
                <w:tc>
                  <w:tcPr>
                    <w:tcW w:w="50" w:type="pct"/>
                    <w:hideMark/>
                  </w:tcPr>
                  <w:p w14:paraId="7B9A7C3E" w14:textId="77777777" w:rsidR="008421CD" w:rsidRDefault="008421CD">
                    <w:pPr>
                      <w:pStyle w:val="Bibliography"/>
                      <w:rPr>
                        <w:ins w:id="2655" w:author="Rodrigo LeaL" w:date="2020-06-13T16:25:00Z"/>
                        <w:lang w:val="en-US"/>
                      </w:rPr>
                    </w:pPr>
                    <w:ins w:id="2656" w:author="Rodrigo LeaL" w:date="2020-06-13T16:25:00Z">
                      <w:r>
                        <w:rPr>
                          <w:lang w:val="en-US"/>
                        </w:rPr>
                        <w:t xml:space="preserve">[24] </w:t>
                      </w:r>
                    </w:ins>
                  </w:p>
                </w:tc>
                <w:tc>
                  <w:tcPr>
                    <w:tcW w:w="0" w:type="auto"/>
                    <w:hideMark/>
                  </w:tcPr>
                  <w:p w14:paraId="709D54C6" w14:textId="77777777" w:rsidR="008421CD" w:rsidRDefault="008421CD">
                    <w:pPr>
                      <w:pStyle w:val="Bibliography"/>
                      <w:rPr>
                        <w:ins w:id="2657" w:author="Rodrigo LeaL" w:date="2020-06-13T16:25:00Z"/>
                        <w:lang w:val="en-US"/>
                      </w:rPr>
                    </w:pPr>
                    <w:ins w:id="2658" w:author="Rodrigo LeaL" w:date="2020-06-13T16:25:00Z">
                      <w:r>
                        <w:rPr>
                          <w:lang w:val="en-US"/>
                        </w:rPr>
                        <w:t>"Formik · Build forms in React, without the tears.," [Online]. Available: https://jaredpalmer.com/formik/. [Accessed 06 2020].</w:t>
                      </w:r>
                    </w:ins>
                  </w:p>
                </w:tc>
              </w:tr>
              <w:tr w:rsidR="008421CD" w14:paraId="4829CD0C" w14:textId="77777777">
                <w:trPr>
                  <w:divId w:val="641807336"/>
                  <w:tblCellSpacing w:w="15" w:type="dxa"/>
                  <w:ins w:id="2659" w:author="Rodrigo LeaL" w:date="2020-06-13T16:25:00Z"/>
                </w:trPr>
                <w:tc>
                  <w:tcPr>
                    <w:tcW w:w="50" w:type="pct"/>
                    <w:hideMark/>
                  </w:tcPr>
                  <w:p w14:paraId="0E0715B4" w14:textId="77777777" w:rsidR="008421CD" w:rsidRDefault="008421CD">
                    <w:pPr>
                      <w:pStyle w:val="Bibliography"/>
                      <w:rPr>
                        <w:ins w:id="2660" w:author="Rodrigo LeaL" w:date="2020-06-13T16:25:00Z"/>
                        <w:lang w:val="en-US"/>
                      </w:rPr>
                    </w:pPr>
                    <w:ins w:id="2661" w:author="Rodrigo LeaL" w:date="2020-06-13T16:25:00Z">
                      <w:r>
                        <w:rPr>
                          <w:lang w:val="en-US"/>
                        </w:rPr>
                        <w:t xml:space="preserve">[25] </w:t>
                      </w:r>
                    </w:ins>
                  </w:p>
                </w:tc>
                <w:tc>
                  <w:tcPr>
                    <w:tcW w:w="0" w:type="auto"/>
                    <w:hideMark/>
                  </w:tcPr>
                  <w:p w14:paraId="40D861B9" w14:textId="77777777" w:rsidR="008421CD" w:rsidRDefault="008421CD">
                    <w:pPr>
                      <w:pStyle w:val="Bibliography"/>
                      <w:rPr>
                        <w:ins w:id="2662" w:author="Rodrigo LeaL" w:date="2020-06-13T16:25:00Z"/>
                        <w:lang w:val="en-US"/>
                      </w:rPr>
                    </w:pPr>
                    <w:ins w:id="2663" w:author="Rodrigo LeaL" w:date="2020-06-13T16:25:00Z">
                      <w:r>
                        <w:rPr>
                          <w:lang w:val="en-US"/>
                        </w:rPr>
                        <w:t>"Formik Material-UI," [Online]. Available: https://stackworx.github.io/formik-material-ui/. [Accessed 06 2020].</w:t>
                      </w:r>
                    </w:ins>
                  </w:p>
                </w:tc>
              </w:tr>
              <w:tr w:rsidR="008421CD" w14:paraId="6F7F23B9" w14:textId="77777777">
                <w:trPr>
                  <w:divId w:val="641807336"/>
                  <w:tblCellSpacing w:w="15" w:type="dxa"/>
                  <w:ins w:id="2664" w:author="Rodrigo LeaL" w:date="2020-06-13T16:25:00Z"/>
                </w:trPr>
                <w:tc>
                  <w:tcPr>
                    <w:tcW w:w="50" w:type="pct"/>
                    <w:hideMark/>
                  </w:tcPr>
                  <w:p w14:paraId="06AC3335" w14:textId="77777777" w:rsidR="008421CD" w:rsidRDefault="008421CD">
                    <w:pPr>
                      <w:pStyle w:val="Bibliography"/>
                      <w:rPr>
                        <w:ins w:id="2665" w:author="Rodrigo LeaL" w:date="2020-06-13T16:25:00Z"/>
                        <w:lang w:val="en-US"/>
                      </w:rPr>
                    </w:pPr>
                    <w:ins w:id="2666" w:author="Rodrigo LeaL" w:date="2020-06-13T16:25:00Z">
                      <w:r>
                        <w:rPr>
                          <w:lang w:val="en-US"/>
                        </w:rPr>
                        <w:t xml:space="preserve">[26] </w:t>
                      </w:r>
                    </w:ins>
                  </w:p>
                </w:tc>
                <w:tc>
                  <w:tcPr>
                    <w:tcW w:w="0" w:type="auto"/>
                    <w:hideMark/>
                  </w:tcPr>
                  <w:p w14:paraId="173536AC" w14:textId="77777777" w:rsidR="008421CD" w:rsidRDefault="008421CD">
                    <w:pPr>
                      <w:pStyle w:val="Bibliography"/>
                      <w:rPr>
                        <w:ins w:id="2667" w:author="Rodrigo LeaL" w:date="2020-06-13T16:25:00Z"/>
                        <w:lang w:val="en-US"/>
                      </w:rPr>
                    </w:pPr>
                    <w:ins w:id="2668" w:author="Rodrigo LeaL" w:date="2020-06-13T16:25:00Z">
                      <w:r>
                        <w:rPr>
                          <w:lang w:val="en-US"/>
                        </w:rPr>
                        <w:t>"yup - npm," [Online]. Available: https://www.npmjs.com/package/yup. [Accessed 06 2020].</w:t>
                      </w:r>
                    </w:ins>
                  </w:p>
                </w:tc>
              </w:tr>
              <w:tr w:rsidR="008421CD" w14:paraId="1BF2F330" w14:textId="77777777">
                <w:trPr>
                  <w:divId w:val="641807336"/>
                  <w:tblCellSpacing w:w="15" w:type="dxa"/>
                  <w:ins w:id="2669" w:author="Rodrigo LeaL" w:date="2020-06-13T16:25:00Z"/>
                </w:trPr>
                <w:tc>
                  <w:tcPr>
                    <w:tcW w:w="50" w:type="pct"/>
                    <w:hideMark/>
                  </w:tcPr>
                  <w:p w14:paraId="7B8A55BB" w14:textId="77777777" w:rsidR="008421CD" w:rsidRDefault="008421CD">
                    <w:pPr>
                      <w:pStyle w:val="Bibliography"/>
                      <w:rPr>
                        <w:ins w:id="2670" w:author="Rodrigo LeaL" w:date="2020-06-13T16:25:00Z"/>
                        <w:lang w:val="en-US"/>
                      </w:rPr>
                    </w:pPr>
                    <w:ins w:id="2671" w:author="Rodrigo LeaL" w:date="2020-06-13T16:25:00Z">
                      <w:r>
                        <w:rPr>
                          <w:lang w:val="en-US"/>
                        </w:rPr>
                        <w:t xml:space="preserve">[27] </w:t>
                      </w:r>
                    </w:ins>
                  </w:p>
                </w:tc>
                <w:tc>
                  <w:tcPr>
                    <w:tcW w:w="0" w:type="auto"/>
                    <w:hideMark/>
                  </w:tcPr>
                  <w:p w14:paraId="0507EBEF" w14:textId="77777777" w:rsidR="008421CD" w:rsidRDefault="008421CD">
                    <w:pPr>
                      <w:pStyle w:val="Bibliography"/>
                      <w:rPr>
                        <w:ins w:id="2672" w:author="Rodrigo LeaL" w:date="2020-06-13T16:25:00Z"/>
                        <w:lang w:val="en-US"/>
                      </w:rPr>
                    </w:pPr>
                    <w:ins w:id="2673" w:author="Rodrigo LeaL" w:date="2020-06-13T16:25:00Z">
                      <w:r>
                        <w:rPr>
                          <w:lang w:val="en-US"/>
                        </w:rPr>
                        <w:t>"Tutorial · Formik," [Online]. Available: https://jaredpalmer.com/formik/docs/tutorial#schema-validation-with-yup. [Accessed 06 2020].</w:t>
                      </w:r>
                    </w:ins>
                  </w:p>
                </w:tc>
              </w:tr>
              <w:tr w:rsidR="008421CD" w:rsidRPr="006D1C91" w14:paraId="53293F17" w14:textId="77777777">
                <w:trPr>
                  <w:divId w:val="641807336"/>
                  <w:tblCellSpacing w:w="15" w:type="dxa"/>
                  <w:ins w:id="2674" w:author="Rodrigo LeaL" w:date="2020-06-13T16:25:00Z"/>
                </w:trPr>
                <w:tc>
                  <w:tcPr>
                    <w:tcW w:w="50" w:type="pct"/>
                    <w:hideMark/>
                  </w:tcPr>
                  <w:p w14:paraId="5268373A" w14:textId="77777777" w:rsidR="008421CD" w:rsidRDefault="008421CD">
                    <w:pPr>
                      <w:pStyle w:val="Bibliography"/>
                      <w:rPr>
                        <w:ins w:id="2675" w:author="Rodrigo LeaL" w:date="2020-06-13T16:25:00Z"/>
                        <w:lang w:val="en-US"/>
                      </w:rPr>
                    </w:pPr>
                    <w:ins w:id="2676" w:author="Rodrigo LeaL" w:date="2020-06-13T16:25:00Z">
                      <w:r>
                        <w:rPr>
                          <w:lang w:val="en-US"/>
                        </w:rPr>
                        <w:t xml:space="preserve">[28] </w:t>
                      </w:r>
                    </w:ins>
                  </w:p>
                </w:tc>
                <w:tc>
                  <w:tcPr>
                    <w:tcW w:w="0" w:type="auto"/>
                    <w:hideMark/>
                  </w:tcPr>
                  <w:p w14:paraId="031B8E28" w14:textId="77777777" w:rsidR="008421CD" w:rsidRDefault="008421CD">
                    <w:pPr>
                      <w:pStyle w:val="Bibliography"/>
                      <w:rPr>
                        <w:ins w:id="2677" w:author="Rodrigo LeaL" w:date="2020-06-13T16:25:00Z"/>
                        <w:lang w:val="en-US"/>
                      </w:rPr>
                    </w:pPr>
                    <w:ins w:id="2678" w:author="Rodrigo LeaL" w:date="2020-06-13T16:25:00Z">
                      <w:r>
                        <w:rPr>
                          <w:lang w:val="en-US"/>
                        </w:rPr>
                        <w:t>"OpenAPI-Specification/3.0.2.md at master · OAI/OpenAPI-Specification," [Online]. Available: https://github.com/OAI/OpenAPI-Specification/blob/master/versions/3.0.2.md. [Accessed 27 04 2020].</w:t>
                      </w:r>
                    </w:ins>
                  </w:p>
                </w:tc>
              </w:tr>
              <w:tr w:rsidR="008421CD" w14:paraId="22DC63E2" w14:textId="77777777">
                <w:trPr>
                  <w:divId w:val="641807336"/>
                  <w:tblCellSpacing w:w="15" w:type="dxa"/>
                  <w:ins w:id="2679" w:author="Rodrigo LeaL" w:date="2020-06-13T16:25:00Z"/>
                </w:trPr>
                <w:tc>
                  <w:tcPr>
                    <w:tcW w:w="50" w:type="pct"/>
                    <w:hideMark/>
                  </w:tcPr>
                  <w:p w14:paraId="706635CA" w14:textId="77777777" w:rsidR="008421CD" w:rsidRDefault="008421CD">
                    <w:pPr>
                      <w:pStyle w:val="Bibliography"/>
                      <w:rPr>
                        <w:ins w:id="2680" w:author="Rodrigo LeaL" w:date="2020-06-13T16:25:00Z"/>
                        <w:lang w:val="en-US"/>
                      </w:rPr>
                    </w:pPr>
                    <w:ins w:id="2681" w:author="Rodrigo LeaL" w:date="2020-06-13T16:25:00Z">
                      <w:r>
                        <w:rPr>
                          <w:lang w:val="en-US"/>
                        </w:rPr>
                        <w:t xml:space="preserve">[29] </w:t>
                      </w:r>
                    </w:ins>
                  </w:p>
                </w:tc>
                <w:tc>
                  <w:tcPr>
                    <w:tcW w:w="0" w:type="auto"/>
                    <w:hideMark/>
                  </w:tcPr>
                  <w:p w14:paraId="1C2A6E76" w14:textId="77777777" w:rsidR="008421CD" w:rsidRDefault="008421CD">
                    <w:pPr>
                      <w:pStyle w:val="Bibliography"/>
                      <w:rPr>
                        <w:ins w:id="2682" w:author="Rodrigo LeaL" w:date="2020-06-13T16:25:00Z"/>
                        <w:lang w:val="en-US"/>
                      </w:rPr>
                    </w:pPr>
                    <w:ins w:id="2683" w:author="Rodrigo LeaL" w:date="2020-06-13T16:25:00Z">
                      <w:r>
                        <w:rPr>
                          <w:lang w:val="en-US"/>
                        </w:rPr>
                        <w:t>"IS E-Learning Swagger UI," [Online]. Available: https://joaoesantos.github.io/ise_learning/apiDocumentation. [Accessed 27 04 2020].</w:t>
                      </w:r>
                    </w:ins>
                  </w:p>
                </w:tc>
              </w:tr>
              <w:tr w:rsidR="008421CD" w:rsidRPr="006D1C91" w14:paraId="15EFF49F" w14:textId="77777777">
                <w:trPr>
                  <w:divId w:val="641807336"/>
                  <w:tblCellSpacing w:w="15" w:type="dxa"/>
                  <w:ins w:id="2684" w:author="Rodrigo LeaL" w:date="2020-06-13T16:25:00Z"/>
                </w:trPr>
                <w:tc>
                  <w:tcPr>
                    <w:tcW w:w="50" w:type="pct"/>
                    <w:hideMark/>
                  </w:tcPr>
                  <w:p w14:paraId="7BF0A5B9" w14:textId="77777777" w:rsidR="008421CD" w:rsidRDefault="008421CD">
                    <w:pPr>
                      <w:pStyle w:val="Bibliography"/>
                      <w:rPr>
                        <w:ins w:id="2685" w:author="Rodrigo LeaL" w:date="2020-06-13T16:25:00Z"/>
                        <w:lang w:val="en-US"/>
                      </w:rPr>
                    </w:pPr>
                    <w:ins w:id="2686" w:author="Rodrigo LeaL" w:date="2020-06-13T16:25:00Z">
                      <w:r>
                        <w:rPr>
                          <w:lang w:val="en-US"/>
                        </w:rPr>
                        <w:t xml:space="preserve">[30] </w:t>
                      </w:r>
                    </w:ins>
                  </w:p>
                </w:tc>
                <w:tc>
                  <w:tcPr>
                    <w:tcW w:w="0" w:type="auto"/>
                    <w:hideMark/>
                  </w:tcPr>
                  <w:p w14:paraId="5A129521" w14:textId="77777777" w:rsidR="008421CD" w:rsidRDefault="008421CD">
                    <w:pPr>
                      <w:pStyle w:val="Bibliography"/>
                      <w:rPr>
                        <w:ins w:id="2687" w:author="Rodrigo LeaL" w:date="2020-06-13T16:25:00Z"/>
                        <w:lang w:val="en-US"/>
                      </w:rPr>
                    </w:pPr>
                    <w:ins w:id="2688" w:author="Rodrigo LeaL" w:date="2020-06-13T16:25:00Z">
                      <w:r>
                        <w:rPr>
                          <w:lang w:val="en-US"/>
                        </w:rPr>
                        <w:t>"Database - Third Normal Form (3NF) - Tutorialspoint," [Online]. Available: https://www.tutorialspoint.com/sql/third-normal-form.htm. [Accessed 27 04 2020].</w:t>
                      </w:r>
                    </w:ins>
                  </w:p>
                </w:tc>
              </w:tr>
              <w:tr w:rsidR="008421CD" w:rsidRPr="006D1C91" w14:paraId="2E9F10D4" w14:textId="77777777">
                <w:trPr>
                  <w:divId w:val="641807336"/>
                  <w:tblCellSpacing w:w="15" w:type="dxa"/>
                  <w:ins w:id="2689" w:author="Rodrigo LeaL" w:date="2020-06-13T16:25:00Z"/>
                </w:trPr>
                <w:tc>
                  <w:tcPr>
                    <w:tcW w:w="50" w:type="pct"/>
                    <w:hideMark/>
                  </w:tcPr>
                  <w:p w14:paraId="3188453D" w14:textId="77777777" w:rsidR="008421CD" w:rsidRDefault="008421CD">
                    <w:pPr>
                      <w:pStyle w:val="Bibliography"/>
                      <w:rPr>
                        <w:ins w:id="2690" w:author="Rodrigo LeaL" w:date="2020-06-13T16:25:00Z"/>
                        <w:lang w:val="en-GB"/>
                      </w:rPr>
                    </w:pPr>
                    <w:ins w:id="2691" w:author="Rodrigo LeaL" w:date="2020-06-13T16:25:00Z">
                      <w:r>
                        <w:rPr>
                          <w:lang w:val="en-GB"/>
                        </w:rPr>
                        <w:t xml:space="preserve">[31] </w:t>
                      </w:r>
                    </w:ins>
                  </w:p>
                </w:tc>
                <w:tc>
                  <w:tcPr>
                    <w:tcW w:w="0" w:type="auto"/>
                    <w:hideMark/>
                  </w:tcPr>
                  <w:p w14:paraId="53D507F4" w14:textId="77777777" w:rsidR="008421CD" w:rsidRDefault="008421CD">
                    <w:pPr>
                      <w:pStyle w:val="Bibliography"/>
                      <w:rPr>
                        <w:ins w:id="2692" w:author="Rodrigo LeaL" w:date="2020-06-13T16:25:00Z"/>
                        <w:lang w:val="en-GB"/>
                      </w:rPr>
                    </w:pPr>
                    <w:ins w:id="2693" w:author="Rodrigo LeaL" w:date="2020-06-13T16:25:00Z">
                      <w:r>
                        <w:rPr>
                          <w:lang w:val="en-GB"/>
                        </w:rPr>
                        <w:t xml:space="preserve">S. B. N. a. R. Elmasri, FUNDAMENTALS OF DATABASE SYSTEMS, Pearson Education, Inc., 2004. </w:t>
                      </w:r>
                    </w:ins>
                  </w:p>
                </w:tc>
              </w:tr>
            </w:tbl>
            <w:p w14:paraId="27557227" w14:textId="77777777" w:rsidR="008421CD" w:rsidRPr="008421CD" w:rsidRDefault="008421CD">
              <w:pPr>
                <w:divId w:val="641807336"/>
                <w:rPr>
                  <w:ins w:id="2694" w:author="Rodrigo LeaL" w:date="2020-06-13T16:25:00Z"/>
                  <w:rFonts w:eastAsia="Times New Roman"/>
                  <w:lang w:val="en-US"/>
                  <w:rPrChange w:id="2695" w:author="Rodrigo LeaL" w:date="2020-06-13T16:25:00Z">
                    <w:rPr>
                      <w:ins w:id="2696" w:author="Rodrigo LeaL" w:date="2020-06-13T16:25:00Z"/>
                      <w:rFonts w:eastAsia="Times New Roman"/>
                    </w:rPr>
                  </w:rPrChange>
                </w:rPr>
              </w:pPr>
            </w:p>
            <w:p w14:paraId="65A28EA6" w14:textId="1409138B" w:rsidR="00E431F2" w:rsidRPr="008421CD" w:rsidDel="008421CD" w:rsidRDefault="00E431F2" w:rsidP="00FC6040">
              <w:pPr>
                <w:rPr>
                  <w:del w:id="2697" w:author="Rodrigo LeaL" w:date="2020-06-13T16:25:00Z"/>
                  <w:sz w:val="22"/>
                  <w:szCs w:val="22"/>
                  <w:lang w:val="en-US"/>
                  <w:rPrChange w:id="2698" w:author="Rodrigo LeaL" w:date="2020-06-13T16:25:00Z">
                    <w:rPr>
                      <w:del w:id="2699" w:author="Rodrigo LeaL" w:date="2020-06-13T16:25: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rsidRPr="006D1C91" w:rsidDel="008421CD" w14:paraId="4949E5A1" w14:textId="77777777">
                <w:trPr>
                  <w:divId w:val="1027366311"/>
                  <w:tblCellSpacing w:w="15" w:type="dxa"/>
                  <w:del w:id="2700" w:author="Rodrigo LeaL" w:date="2020-06-13T16:25:00Z"/>
                </w:trPr>
                <w:tc>
                  <w:tcPr>
                    <w:tcW w:w="50" w:type="pct"/>
                    <w:hideMark/>
                  </w:tcPr>
                  <w:p w14:paraId="7438ECF8" w14:textId="7973AC36" w:rsidR="00E431F2" w:rsidDel="008421CD" w:rsidRDefault="00E431F2">
                    <w:pPr>
                      <w:pStyle w:val="Bibliography"/>
                      <w:rPr>
                        <w:del w:id="2701" w:author="Rodrigo LeaL" w:date="2020-06-13T16:25:00Z"/>
                        <w:lang w:val="en-US"/>
                      </w:rPr>
                    </w:pPr>
                    <w:del w:id="2702" w:author="Rodrigo LeaL" w:date="2020-06-13T16:25:00Z">
                      <w:r w:rsidDel="008421CD">
                        <w:rPr>
                          <w:lang w:val="en-US"/>
                        </w:rPr>
                        <w:delText xml:space="preserve">[1] </w:delText>
                      </w:r>
                    </w:del>
                  </w:p>
                </w:tc>
                <w:tc>
                  <w:tcPr>
                    <w:tcW w:w="0" w:type="auto"/>
                    <w:hideMark/>
                  </w:tcPr>
                  <w:p w14:paraId="46E7E506" w14:textId="77777777" w:rsidR="00E431F2" w:rsidDel="008421CD" w:rsidRDefault="00E431F2">
                    <w:pPr>
                      <w:pStyle w:val="Bibliography"/>
                      <w:rPr>
                        <w:del w:id="2703" w:author="Rodrigo LeaL" w:date="2020-06-13T16:25:00Z"/>
                        <w:lang w:val="en-US"/>
                      </w:rPr>
                    </w:pPr>
                    <w:del w:id="2704" w:author="Rodrigo LeaL" w:date="2020-06-13T16:25:00Z">
                      <w:r w:rsidDel="008421CD">
                        <w:rPr>
                          <w:lang w:val="en-US"/>
                        </w:rPr>
                        <w:delText>"Wikipedia," [Online]. Available: https://en.wikipedia.org/wiki/Algorithm_engineering. [Accessed 20 04 2020].</w:delText>
                      </w:r>
                    </w:del>
                  </w:p>
                </w:tc>
              </w:tr>
              <w:tr w:rsidR="00E431F2" w:rsidRPr="006D1C91" w:rsidDel="008421CD" w14:paraId="76BA39E0" w14:textId="77777777">
                <w:trPr>
                  <w:divId w:val="1027366311"/>
                  <w:tblCellSpacing w:w="15" w:type="dxa"/>
                  <w:del w:id="2705" w:author="Rodrigo LeaL" w:date="2020-06-13T16:25:00Z"/>
                </w:trPr>
                <w:tc>
                  <w:tcPr>
                    <w:tcW w:w="50" w:type="pct"/>
                    <w:hideMark/>
                  </w:tcPr>
                  <w:p w14:paraId="32FB3226" w14:textId="77777777" w:rsidR="00E431F2" w:rsidDel="008421CD" w:rsidRDefault="00E431F2">
                    <w:pPr>
                      <w:pStyle w:val="Bibliography"/>
                      <w:rPr>
                        <w:del w:id="2706" w:author="Rodrigo LeaL" w:date="2020-06-13T16:25:00Z"/>
                        <w:lang w:val="en-GB"/>
                      </w:rPr>
                    </w:pPr>
                    <w:del w:id="2707" w:author="Rodrigo LeaL" w:date="2020-06-13T16:25:00Z">
                      <w:r w:rsidDel="008421CD">
                        <w:rPr>
                          <w:lang w:val="en-GB"/>
                        </w:rPr>
                        <w:delText xml:space="preserve">[2] </w:delText>
                      </w:r>
                    </w:del>
                  </w:p>
                </w:tc>
                <w:tc>
                  <w:tcPr>
                    <w:tcW w:w="0" w:type="auto"/>
                    <w:hideMark/>
                  </w:tcPr>
                  <w:p w14:paraId="69BF9B6B" w14:textId="77777777" w:rsidR="00E431F2" w:rsidDel="008421CD" w:rsidRDefault="00E431F2">
                    <w:pPr>
                      <w:pStyle w:val="Bibliography"/>
                      <w:rPr>
                        <w:del w:id="2708" w:author="Rodrigo LeaL" w:date="2020-06-13T16:25:00Z"/>
                        <w:lang w:val="en-GB"/>
                      </w:rPr>
                    </w:pPr>
                    <w:del w:id="2709" w:author="Rodrigo LeaL" w:date="2020-06-13T16:25:00Z">
                      <w:r w:rsidDel="008421CD">
                        <w:rPr>
                          <w:lang w:val="en-GB"/>
                        </w:rPr>
                        <w:delText xml:space="preserve">K. Wiegers, Software Requirements (Developer Best Practices), Microsoft Press, 2013. </w:delText>
                      </w:r>
                    </w:del>
                  </w:p>
                </w:tc>
              </w:tr>
              <w:tr w:rsidR="00E431F2" w:rsidRPr="006D1C91" w:rsidDel="008421CD" w14:paraId="07296A21" w14:textId="77777777">
                <w:trPr>
                  <w:divId w:val="1027366311"/>
                  <w:tblCellSpacing w:w="15" w:type="dxa"/>
                  <w:del w:id="2710" w:author="Rodrigo LeaL" w:date="2020-06-13T16:25:00Z"/>
                </w:trPr>
                <w:tc>
                  <w:tcPr>
                    <w:tcW w:w="50" w:type="pct"/>
                    <w:hideMark/>
                  </w:tcPr>
                  <w:p w14:paraId="614B36B1" w14:textId="77777777" w:rsidR="00E431F2" w:rsidDel="008421CD" w:rsidRDefault="00E431F2">
                    <w:pPr>
                      <w:pStyle w:val="Bibliography"/>
                      <w:rPr>
                        <w:del w:id="2711" w:author="Rodrigo LeaL" w:date="2020-06-13T16:25:00Z"/>
                        <w:lang w:val="en-US"/>
                      </w:rPr>
                    </w:pPr>
                    <w:del w:id="2712" w:author="Rodrigo LeaL" w:date="2020-06-13T16:25:00Z">
                      <w:r w:rsidDel="008421CD">
                        <w:rPr>
                          <w:lang w:val="en-US"/>
                        </w:rPr>
                        <w:delText xml:space="preserve">[3] </w:delText>
                      </w:r>
                    </w:del>
                  </w:p>
                </w:tc>
                <w:tc>
                  <w:tcPr>
                    <w:tcW w:w="0" w:type="auto"/>
                    <w:hideMark/>
                  </w:tcPr>
                  <w:p w14:paraId="1D7E08EF" w14:textId="77777777" w:rsidR="00E431F2" w:rsidDel="008421CD" w:rsidRDefault="00E431F2">
                    <w:pPr>
                      <w:pStyle w:val="Bibliography"/>
                      <w:rPr>
                        <w:del w:id="2713" w:author="Rodrigo LeaL" w:date="2020-06-13T16:25:00Z"/>
                        <w:lang w:val="en-US"/>
                      </w:rPr>
                    </w:pPr>
                    <w:del w:id="2714" w:author="Rodrigo LeaL" w:date="2020-06-13T16:25:00Z">
                      <w:r w:rsidDel="008421CD">
                        <w:rPr>
                          <w:lang w:val="en-US"/>
                        </w:rPr>
                        <w:delText>"AlgoExpert," [Online]. Available: https://www.algoexpert.io/product. [Accessed 25 04 2020].</w:delText>
                      </w:r>
                    </w:del>
                  </w:p>
                </w:tc>
              </w:tr>
              <w:tr w:rsidR="00E431F2" w:rsidRPr="006D1C91" w:rsidDel="008421CD" w14:paraId="566A6B39" w14:textId="77777777">
                <w:trPr>
                  <w:divId w:val="1027366311"/>
                  <w:tblCellSpacing w:w="15" w:type="dxa"/>
                  <w:del w:id="2715" w:author="Rodrigo LeaL" w:date="2020-06-13T16:25:00Z"/>
                </w:trPr>
                <w:tc>
                  <w:tcPr>
                    <w:tcW w:w="50" w:type="pct"/>
                    <w:hideMark/>
                  </w:tcPr>
                  <w:p w14:paraId="5AD93B65" w14:textId="77777777" w:rsidR="00E431F2" w:rsidDel="008421CD" w:rsidRDefault="00E431F2">
                    <w:pPr>
                      <w:pStyle w:val="Bibliography"/>
                      <w:rPr>
                        <w:del w:id="2716" w:author="Rodrigo LeaL" w:date="2020-06-13T16:25:00Z"/>
                        <w:lang w:val="en-US"/>
                      </w:rPr>
                    </w:pPr>
                    <w:del w:id="2717" w:author="Rodrigo LeaL" w:date="2020-06-13T16:25:00Z">
                      <w:r w:rsidDel="008421CD">
                        <w:rPr>
                          <w:lang w:val="en-US"/>
                        </w:rPr>
                        <w:delText xml:space="preserve">[4] </w:delText>
                      </w:r>
                    </w:del>
                  </w:p>
                </w:tc>
                <w:tc>
                  <w:tcPr>
                    <w:tcW w:w="0" w:type="auto"/>
                    <w:hideMark/>
                  </w:tcPr>
                  <w:p w14:paraId="5AC86F80" w14:textId="77777777" w:rsidR="00E431F2" w:rsidDel="008421CD" w:rsidRDefault="00E431F2">
                    <w:pPr>
                      <w:pStyle w:val="Bibliography"/>
                      <w:rPr>
                        <w:del w:id="2718" w:author="Rodrigo LeaL" w:date="2020-06-13T16:25:00Z"/>
                        <w:lang w:val="en-US"/>
                      </w:rPr>
                    </w:pPr>
                    <w:del w:id="2719" w:author="Rodrigo LeaL" w:date="2020-06-13T16:25:00Z">
                      <w:r w:rsidDel="008421CD">
                        <w:rPr>
                          <w:lang w:val="en-US"/>
                        </w:rPr>
                        <w:delText>"HackerRank," [Online]. Available: https://www.hackerrank.com/. [Accessed 25 04 2020].</w:delText>
                      </w:r>
                    </w:del>
                  </w:p>
                </w:tc>
              </w:tr>
              <w:tr w:rsidR="00E431F2" w:rsidRPr="006D1C91" w:rsidDel="008421CD" w14:paraId="35846749" w14:textId="77777777">
                <w:trPr>
                  <w:divId w:val="1027366311"/>
                  <w:tblCellSpacing w:w="15" w:type="dxa"/>
                  <w:del w:id="2720" w:author="Rodrigo LeaL" w:date="2020-06-13T16:25:00Z"/>
                </w:trPr>
                <w:tc>
                  <w:tcPr>
                    <w:tcW w:w="50" w:type="pct"/>
                    <w:hideMark/>
                  </w:tcPr>
                  <w:p w14:paraId="4BA04EDC" w14:textId="77777777" w:rsidR="00E431F2" w:rsidDel="008421CD" w:rsidRDefault="00E431F2">
                    <w:pPr>
                      <w:pStyle w:val="Bibliography"/>
                      <w:rPr>
                        <w:del w:id="2721" w:author="Rodrigo LeaL" w:date="2020-06-13T16:25:00Z"/>
                        <w:lang w:val="en-US"/>
                      </w:rPr>
                    </w:pPr>
                    <w:del w:id="2722" w:author="Rodrigo LeaL" w:date="2020-06-13T16:25:00Z">
                      <w:r w:rsidDel="008421CD">
                        <w:rPr>
                          <w:lang w:val="en-US"/>
                        </w:rPr>
                        <w:delText xml:space="preserve">[5] </w:delText>
                      </w:r>
                    </w:del>
                  </w:p>
                </w:tc>
                <w:tc>
                  <w:tcPr>
                    <w:tcW w:w="0" w:type="auto"/>
                    <w:hideMark/>
                  </w:tcPr>
                  <w:p w14:paraId="5FFE3000" w14:textId="77777777" w:rsidR="00E431F2" w:rsidDel="008421CD" w:rsidRDefault="00E431F2">
                    <w:pPr>
                      <w:pStyle w:val="Bibliography"/>
                      <w:rPr>
                        <w:del w:id="2723" w:author="Rodrigo LeaL" w:date="2020-06-13T16:25:00Z"/>
                        <w:lang w:val="en-US"/>
                      </w:rPr>
                    </w:pPr>
                    <w:del w:id="2724" w:author="Rodrigo LeaL" w:date="2020-06-13T16:25:00Z">
                      <w:r w:rsidDel="008421CD">
                        <w:rPr>
                          <w:lang w:val="en-US"/>
                        </w:rPr>
                        <w:delText>"LeetCode," [Online]. Available: https://leetcode.com/. [Accessed 25 04 2020].</w:delText>
                      </w:r>
                    </w:del>
                  </w:p>
                </w:tc>
              </w:tr>
              <w:tr w:rsidR="00E431F2" w:rsidRPr="006D1C91" w:rsidDel="008421CD" w14:paraId="3BCEC47D" w14:textId="77777777">
                <w:trPr>
                  <w:divId w:val="1027366311"/>
                  <w:tblCellSpacing w:w="15" w:type="dxa"/>
                  <w:del w:id="2725" w:author="Rodrigo LeaL" w:date="2020-06-13T16:25:00Z"/>
                </w:trPr>
                <w:tc>
                  <w:tcPr>
                    <w:tcW w:w="50" w:type="pct"/>
                    <w:hideMark/>
                  </w:tcPr>
                  <w:p w14:paraId="337B3BF4" w14:textId="77777777" w:rsidR="00E431F2" w:rsidDel="008421CD" w:rsidRDefault="00E431F2">
                    <w:pPr>
                      <w:pStyle w:val="Bibliography"/>
                      <w:rPr>
                        <w:del w:id="2726" w:author="Rodrigo LeaL" w:date="2020-06-13T16:25:00Z"/>
                        <w:lang w:val="en-US"/>
                      </w:rPr>
                    </w:pPr>
                    <w:del w:id="2727" w:author="Rodrigo LeaL" w:date="2020-06-13T16:25:00Z">
                      <w:r w:rsidDel="008421CD">
                        <w:rPr>
                          <w:lang w:val="en-US"/>
                        </w:rPr>
                        <w:delText xml:space="preserve">[6] </w:delText>
                      </w:r>
                    </w:del>
                  </w:p>
                </w:tc>
                <w:tc>
                  <w:tcPr>
                    <w:tcW w:w="0" w:type="auto"/>
                    <w:hideMark/>
                  </w:tcPr>
                  <w:p w14:paraId="19B7D0B7" w14:textId="77777777" w:rsidR="00E431F2" w:rsidDel="008421CD" w:rsidRDefault="00E431F2">
                    <w:pPr>
                      <w:pStyle w:val="Bibliography"/>
                      <w:rPr>
                        <w:del w:id="2728" w:author="Rodrigo LeaL" w:date="2020-06-13T16:25:00Z"/>
                        <w:lang w:val="en-US"/>
                      </w:rPr>
                    </w:pPr>
                    <w:del w:id="2729" w:author="Rodrigo LeaL" w:date="2020-06-13T16:25:00Z">
                      <w:r w:rsidDel="008421CD">
                        <w:rPr>
                          <w:lang w:val="en-US"/>
                        </w:rPr>
                        <w:delText>"CodeWars," [Online]. Available: https://www.codewars.com/. [Accessed 25 04 2020].</w:delText>
                      </w:r>
                    </w:del>
                  </w:p>
                </w:tc>
              </w:tr>
              <w:tr w:rsidR="00E431F2" w:rsidRPr="006D1C91" w:rsidDel="008421CD" w14:paraId="054AEAF2" w14:textId="77777777">
                <w:trPr>
                  <w:divId w:val="1027366311"/>
                  <w:tblCellSpacing w:w="15" w:type="dxa"/>
                  <w:del w:id="2730" w:author="Rodrigo LeaL" w:date="2020-06-13T16:25:00Z"/>
                </w:trPr>
                <w:tc>
                  <w:tcPr>
                    <w:tcW w:w="50" w:type="pct"/>
                    <w:hideMark/>
                  </w:tcPr>
                  <w:p w14:paraId="0654B83F" w14:textId="77777777" w:rsidR="00E431F2" w:rsidDel="008421CD" w:rsidRDefault="00E431F2">
                    <w:pPr>
                      <w:pStyle w:val="Bibliography"/>
                      <w:rPr>
                        <w:del w:id="2731" w:author="Rodrigo LeaL" w:date="2020-06-13T16:25:00Z"/>
                        <w:lang w:val="en-US"/>
                      </w:rPr>
                    </w:pPr>
                    <w:del w:id="2732" w:author="Rodrigo LeaL" w:date="2020-06-13T16:25:00Z">
                      <w:r w:rsidDel="008421CD">
                        <w:rPr>
                          <w:lang w:val="en-US"/>
                        </w:rPr>
                        <w:delText xml:space="preserve">[7] </w:delText>
                      </w:r>
                    </w:del>
                  </w:p>
                </w:tc>
                <w:tc>
                  <w:tcPr>
                    <w:tcW w:w="0" w:type="auto"/>
                    <w:hideMark/>
                  </w:tcPr>
                  <w:p w14:paraId="7B2CEB47" w14:textId="77777777" w:rsidR="00E431F2" w:rsidDel="008421CD" w:rsidRDefault="00E431F2">
                    <w:pPr>
                      <w:pStyle w:val="Bibliography"/>
                      <w:rPr>
                        <w:del w:id="2733" w:author="Rodrigo LeaL" w:date="2020-06-13T16:25:00Z"/>
                        <w:lang w:val="en-US"/>
                      </w:rPr>
                    </w:pPr>
                    <w:del w:id="2734" w:author="Rodrigo LeaL" w:date="2020-06-13T16:25:00Z">
                      <w:r w:rsidDel="008421CD">
                        <w:rPr>
                          <w:lang w:val="en-US"/>
                        </w:rPr>
                        <w:delText>"CodeChef," [Online]. Available: https://www.codechef.com/. [Accessed 25 04 2020].</w:delText>
                      </w:r>
                    </w:del>
                  </w:p>
                </w:tc>
              </w:tr>
              <w:tr w:rsidR="00E431F2" w:rsidRPr="006D1C91" w:rsidDel="008421CD" w14:paraId="3104C546" w14:textId="77777777">
                <w:trPr>
                  <w:divId w:val="1027366311"/>
                  <w:tblCellSpacing w:w="15" w:type="dxa"/>
                  <w:del w:id="2735" w:author="Rodrigo LeaL" w:date="2020-06-13T16:25:00Z"/>
                </w:trPr>
                <w:tc>
                  <w:tcPr>
                    <w:tcW w:w="50" w:type="pct"/>
                    <w:hideMark/>
                  </w:tcPr>
                  <w:p w14:paraId="26240BF9" w14:textId="77777777" w:rsidR="00E431F2" w:rsidDel="008421CD" w:rsidRDefault="00E431F2">
                    <w:pPr>
                      <w:pStyle w:val="Bibliography"/>
                      <w:rPr>
                        <w:del w:id="2736" w:author="Rodrigo LeaL" w:date="2020-06-13T16:25:00Z"/>
                        <w:lang w:val="en-US"/>
                      </w:rPr>
                    </w:pPr>
                    <w:del w:id="2737" w:author="Rodrigo LeaL" w:date="2020-06-13T16:25:00Z">
                      <w:r w:rsidDel="008421CD">
                        <w:rPr>
                          <w:lang w:val="en-US"/>
                        </w:rPr>
                        <w:delText xml:space="preserve">[8] </w:delText>
                      </w:r>
                    </w:del>
                  </w:p>
                </w:tc>
                <w:tc>
                  <w:tcPr>
                    <w:tcW w:w="0" w:type="auto"/>
                    <w:hideMark/>
                  </w:tcPr>
                  <w:p w14:paraId="4FEC22ED" w14:textId="77777777" w:rsidR="00E431F2" w:rsidDel="008421CD" w:rsidRDefault="00E431F2">
                    <w:pPr>
                      <w:pStyle w:val="Bibliography"/>
                      <w:rPr>
                        <w:del w:id="2738" w:author="Rodrigo LeaL" w:date="2020-06-13T16:25:00Z"/>
                        <w:lang w:val="en-US"/>
                      </w:rPr>
                    </w:pPr>
                    <w:del w:id="2739" w:author="Rodrigo LeaL" w:date="2020-06-13T16:25:00Z">
                      <w:r w:rsidDel="008421CD">
                        <w:rPr>
                          <w:lang w:val="en-US"/>
                        </w:rPr>
                        <w:delText>"React – A JavaScript library for building user interfaces," [Online]. Available: https://reactjs.org. [Accessed 24 04 2020].</w:delText>
                      </w:r>
                    </w:del>
                  </w:p>
                </w:tc>
              </w:tr>
              <w:tr w:rsidR="00E431F2" w:rsidRPr="006D1C91" w:rsidDel="008421CD" w14:paraId="20D81762" w14:textId="77777777">
                <w:trPr>
                  <w:divId w:val="1027366311"/>
                  <w:tblCellSpacing w:w="15" w:type="dxa"/>
                  <w:del w:id="2740" w:author="Rodrigo LeaL" w:date="2020-06-13T16:25:00Z"/>
                </w:trPr>
                <w:tc>
                  <w:tcPr>
                    <w:tcW w:w="50" w:type="pct"/>
                    <w:hideMark/>
                  </w:tcPr>
                  <w:p w14:paraId="1F10ECD7" w14:textId="77777777" w:rsidR="00E431F2" w:rsidDel="008421CD" w:rsidRDefault="00E431F2">
                    <w:pPr>
                      <w:pStyle w:val="Bibliography"/>
                      <w:rPr>
                        <w:del w:id="2741" w:author="Rodrigo LeaL" w:date="2020-06-13T16:25:00Z"/>
                        <w:lang w:val="en-US"/>
                      </w:rPr>
                    </w:pPr>
                    <w:del w:id="2742" w:author="Rodrigo LeaL" w:date="2020-06-13T16:25:00Z">
                      <w:r w:rsidDel="008421CD">
                        <w:rPr>
                          <w:lang w:val="en-US"/>
                        </w:rPr>
                        <w:delText xml:space="preserve">[9] </w:delText>
                      </w:r>
                    </w:del>
                  </w:p>
                </w:tc>
                <w:tc>
                  <w:tcPr>
                    <w:tcW w:w="0" w:type="auto"/>
                    <w:hideMark/>
                  </w:tcPr>
                  <w:p w14:paraId="675AC8D9" w14:textId="77777777" w:rsidR="00E431F2" w:rsidDel="008421CD" w:rsidRDefault="00E431F2">
                    <w:pPr>
                      <w:pStyle w:val="Bibliography"/>
                      <w:rPr>
                        <w:del w:id="2743" w:author="Rodrigo LeaL" w:date="2020-06-13T16:25:00Z"/>
                        <w:lang w:val="en-US"/>
                      </w:rPr>
                    </w:pPr>
                    <w:del w:id="2744" w:author="Rodrigo LeaL" w:date="2020-06-13T16:25:00Z">
                      <w:r w:rsidDel="008421CD">
                        <w:rPr>
                          <w:lang w:val="en-US"/>
                        </w:rPr>
                        <w:delText xml:space="preserve">A. Banks, Learning React: Functional Web Development with React and Redux, O'Reilly Media, 2017. </w:delText>
                      </w:r>
                    </w:del>
                  </w:p>
                </w:tc>
              </w:tr>
              <w:tr w:rsidR="00E431F2" w:rsidRPr="006D1C91" w:rsidDel="008421CD" w14:paraId="2ED99A2E" w14:textId="77777777">
                <w:trPr>
                  <w:divId w:val="1027366311"/>
                  <w:tblCellSpacing w:w="15" w:type="dxa"/>
                  <w:del w:id="2745" w:author="Rodrigo LeaL" w:date="2020-06-13T16:25:00Z"/>
                </w:trPr>
                <w:tc>
                  <w:tcPr>
                    <w:tcW w:w="50" w:type="pct"/>
                    <w:hideMark/>
                  </w:tcPr>
                  <w:p w14:paraId="1D05C952" w14:textId="77777777" w:rsidR="00E431F2" w:rsidDel="008421CD" w:rsidRDefault="00E431F2">
                    <w:pPr>
                      <w:pStyle w:val="Bibliography"/>
                      <w:rPr>
                        <w:del w:id="2746" w:author="Rodrigo LeaL" w:date="2020-06-13T16:25:00Z"/>
                        <w:lang w:val="en-US"/>
                      </w:rPr>
                    </w:pPr>
                    <w:del w:id="2747" w:author="Rodrigo LeaL" w:date="2020-06-13T16:25:00Z">
                      <w:r w:rsidDel="008421CD">
                        <w:rPr>
                          <w:lang w:val="en-US"/>
                        </w:rPr>
                        <w:delText xml:space="preserve">[10] </w:delText>
                      </w:r>
                    </w:del>
                  </w:p>
                </w:tc>
                <w:tc>
                  <w:tcPr>
                    <w:tcW w:w="0" w:type="auto"/>
                    <w:hideMark/>
                  </w:tcPr>
                  <w:p w14:paraId="0209038B" w14:textId="77777777" w:rsidR="00E431F2" w:rsidDel="008421CD" w:rsidRDefault="00E431F2">
                    <w:pPr>
                      <w:pStyle w:val="Bibliography"/>
                      <w:rPr>
                        <w:del w:id="2748" w:author="Rodrigo LeaL" w:date="2020-06-13T16:25:00Z"/>
                        <w:lang w:val="en-US"/>
                      </w:rPr>
                    </w:pPr>
                    <w:del w:id="2749" w:author="Rodrigo LeaL" w:date="2020-06-13T16:25:00Z">
                      <w:r w:rsidDel="008421CD">
                        <w:rPr>
                          <w:lang w:val="en-US"/>
                        </w:rPr>
                        <w:delText>"Introducing JSX – React," [Online]. Available: https://reactjs.org/docs/introducing-jsx.html. [Accessed 24 04 2020].</w:delText>
                      </w:r>
                    </w:del>
                  </w:p>
                </w:tc>
              </w:tr>
              <w:tr w:rsidR="00E431F2" w:rsidRPr="006D1C91" w:rsidDel="008421CD" w14:paraId="283949C9" w14:textId="77777777">
                <w:trPr>
                  <w:divId w:val="1027366311"/>
                  <w:tblCellSpacing w:w="15" w:type="dxa"/>
                  <w:del w:id="2750" w:author="Rodrigo LeaL" w:date="2020-06-13T16:25:00Z"/>
                </w:trPr>
                <w:tc>
                  <w:tcPr>
                    <w:tcW w:w="50" w:type="pct"/>
                    <w:hideMark/>
                  </w:tcPr>
                  <w:p w14:paraId="6CFC9068" w14:textId="77777777" w:rsidR="00E431F2" w:rsidDel="008421CD" w:rsidRDefault="00E431F2">
                    <w:pPr>
                      <w:pStyle w:val="Bibliography"/>
                      <w:rPr>
                        <w:del w:id="2751" w:author="Rodrigo LeaL" w:date="2020-06-13T16:25:00Z"/>
                        <w:lang w:val="en-US"/>
                      </w:rPr>
                    </w:pPr>
                    <w:del w:id="2752" w:author="Rodrigo LeaL" w:date="2020-06-13T16:25:00Z">
                      <w:r w:rsidDel="008421CD">
                        <w:rPr>
                          <w:lang w:val="en-US"/>
                        </w:rPr>
                        <w:delText xml:space="preserve">[11] </w:delText>
                      </w:r>
                    </w:del>
                  </w:p>
                </w:tc>
                <w:tc>
                  <w:tcPr>
                    <w:tcW w:w="0" w:type="auto"/>
                    <w:hideMark/>
                  </w:tcPr>
                  <w:p w14:paraId="303CD161" w14:textId="77777777" w:rsidR="00E431F2" w:rsidDel="008421CD" w:rsidRDefault="00E431F2">
                    <w:pPr>
                      <w:pStyle w:val="Bibliography"/>
                      <w:rPr>
                        <w:del w:id="2753" w:author="Rodrigo LeaL" w:date="2020-06-13T16:25:00Z"/>
                        <w:lang w:val="en-US"/>
                      </w:rPr>
                    </w:pPr>
                    <w:del w:id="2754" w:author="Rodrigo LeaL" w:date="2020-06-13T16:25:00Z">
                      <w:r w:rsidDel="008421CD">
                        <w:rPr>
                          <w:lang w:val="en-US"/>
                        </w:rPr>
                        <w:delText>"Spring Framework," [Online]. Available: https://spring.io/projects/spring-framework. [Accessed 24 04 2020].</w:delText>
                      </w:r>
                    </w:del>
                  </w:p>
                </w:tc>
              </w:tr>
              <w:tr w:rsidR="00E431F2" w:rsidRPr="006D1C91" w:rsidDel="008421CD" w14:paraId="414D1AF5" w14:textId="77777777">
                <w:trPr>
                  <w:divId w:val="1027366311"/>
                  <w:tblCellSpacing w:w="15" w:type="dxa"/>
                  <w:del w:id="2755" w:author="Rodrigo LeaL" w:date="2020-06-13T16:25:00Z"/>
                </w:trPr>
                <w:tc>
                  <w:tcPr>
                    <w:tcW w:w="50" w:type="pct"/>
                    <w:hideMark/>
                  </w:tcPr>
                  <w:p w14:paraId="38D06BCD" w14:textId="77777777" w:rsidR="00E431F2" w:rsidDel="008421CD" w:rsidRDefault="00E431F2">
                    <w:pPr>
                      <w:pStyle w:val="Bibliography"/>
                      <w:rPr>
                        <w:del w:id="2756" w:author="Rodrigo LeaL" w:date="2020-06-13T16:25:00Z"/>
                        <w:lang w:val="en-US"/>
                      </w:rPr>
                    </w:pPr>
                    <w:del w:id="2757" w:author="Rodrigo LeaL" w:date="2020-06-13T16:25:00Z">
                      <w:r w:rsidDel="008421CD">
                        <w:rPr>
                          <w:lang w:val="en-US"/>
                        </w:rPr>
                        <w:delText xml:space="preserve">[12] </w:delText>
                      </w:r>
                    </w:del>
                  </w:p>
                </w:tc>
                <w:tc>
                  <w:tcPr>
                    <w:tcW w:w="0" w:type="auto"/>
                    <w:hideMark/>
                  </w:tcPr>
                  <w:p w14:paraId="2EC471C3" w14:textId="77777777" w:rsidR="00E431F2" w:rsidDel="008421CD" w:rsidRDefault="00E431F2">
                    <w:pPr>
                      <w:pStyle w:val="Bibliography"/>
                      <w:rPr>
                        <w:del w:id="2758" w:author="Rodrigo LeaL" w:date="2020-06-13T16:25:00Z"/>
                        <w:lang w:val="en-US"/>
                      </w:rPr>
                    </w:pPr>
                    <w:del w:id="2759" w:author="Rodrigo LeaL" w:date="2020-06-13T16:25:00Z">
                      <w:r w:rsidDel="008421CD">
                        <w:rPr>
                          <w:lang w:val="en-US"/>
                        </w:rPr>
                        <w:delText>"2. Introduction to the Spring Framework," [Online]. Available: https://docs.spring.io/spring/docs/4.3.x/spring-framework-reference/html/overview.html. [Accessed 24 04 2020].</w:delText>
                      </w:r>
                    </w:del>
                  </w:p>
                </w:tc>
              </w:tr>
              <w:tr w:rsidR="00E431F2" w:rsidRPr="006D1C91" w:rsidDel="008421CD" w14:paraId="52110D39" w14:textId="77777777">
                <w:trPr>
                  <w:divId w:val="1027366311"/>
                  <w:tblCellSpacing w:w="15" w:type="dxa"/>
                  <w:del w:id="2760" w:author="Rodrigo LeaL" w:date="2020-06-13T16:25:00Z"/>
                </w:trPr>
                <w:tc>
                  <w:tcPr>
                    <w:tcW w:w="50" w:type="pct"/>
                    <w:hideMark/>
                  </w:tcPr>
                  <w:p w14:paraId="46101008" w14:textId="77777777" w:rsidR="00E431F2" w:rsidDel="008421CD" w:rsidRDefault="00E431F2">
                    <w:pPr>
                      <w:pStyle w:val="Bibliography"/>
                      <w:rPr>
                        <w:del w:id="2761" w:author="Rodrigo LeaL" w:date="2020-06-13T16:25:00Z"/>
                        <w:lang w:val="en-US"/>
                      </w:rPr>
                    </w:pPr>
                    <w:del w:id="2762" w:author="Rodrigo LeaL" w:date="2020-06-13T16:25:00Z">
                      <w:r w:rsidDel="008421CD">
                        <w:rPr>
                          <w:lang w:val="en-US"/>
                        </w:rPr>
                        <w:delText xml:space="preserve">[13] </w:delText>
                      </w:r>
                    </w:del>
                  </w:p>
                </w:tc>
                <w:tc>
                  <w:tcPr>
                    <w:tcW w:w="0" w:type="auto"/>
                    <w:hideMark/>
                  </w:tcPr>
                  <w:p w14:paraId="7143D360" w14:textId="77777777" w:rsidR="00E431F2" w:rsidDel="008421CD" w:rsidRDefault="00E431F2">
                    <w:pPr>
                      <w:pStyle w:val="Bibliography"/>
                      <w:rPr>
                        <w:del w:id="2763" w:author="Rodrigo LeaL" w:date="2020-06-13T16:25:00Z"/>
                        <w:lang w:val="en-US"/>
                      </w:rPr>
                    </w:pPr>
                    <w:del w:id="2764" w:author="Rodrigo LeaL" w:date="2020-06-13T16:25:00Z">
                      <w:r w:rsidDel="008421CD">
                        <w:rPr>
                          <w:lang w:val="en-US"/>
                        </w:rPr>
                        <w:delText>"Spring Boot," [Online]. Available: https://spring.io/projects/spring-boot. [Accessed 04 24 2020].</w:delText>
                      </w:r>
                    </w:del>
                  </w:p>
                </w:tc>
              </w:tr>
              <w:tr w:rsidR="00E431F2" w:rsidRPr="006D1C91" w:rsidDel="008421CD" w14:paraId="77A9A065" w14:textId="77777777">
                <w:trPr>
                  <w:divId w:val="1027366311"/>
                  <w:tblCellSpacing w:w="15" w:type="dxa"/>
                  <w:del w:id="2765" w:author="Rodrigo LeaL" w:date="2020-06-13T16:25:00Z"/>
                </w:trPr>
                <w:tc>
                  <w:tcPr>
                    <w:tcW w:w="50" w:type="pct"/>
                    <w:hideMark/>
                  </w:tcPr>
                  <w:p w14:paraId="73352D94" w14:textId="77777777" w:rsidR="00E431F2" w:rsidDel="008421CD" w:rsidRDefault="00E431F2">
                    <w:pPr>
                      <w:pStyle w:val="Bibliography"/>
                      <w:rPr>
                        <w:del w:id="2766" w:author="Rodrigo LeaL" w:date="2020-06-13T16:25:00Z"/>
                        <w:lang w:val="en-US"/>
                      </w:rPr>
                    </w:pPr>
                    <w:del w:id="2767" w:author="Rodrigo LeaL" w:date="2020-06-13T16:25:00Z">
                      <w:r w:rsidDel="008421CD">
                        <w:rPr>
                          <w:lang w:val="en-US"/>
                        </w:rPr>
                        <w:delText xml:space="preserve">[14] </w:delText>
                      </w:r>
                    </w:del>
                  </w:p>
                </w:tc>
                <w:tc>
                  <w:tcPr>
                    <w:tcW w:w="0" w:type="auto"/>
                    <w:hideMark/>
                  </w:tcPr>
                  <w:p w14:paraId="5A2279DB" w14:textId="77777777" w:rsidR="00E431F2" w:rsidDel="008421CD" w:rsidRDefault="00E431F2">
                    <w:pPr>
                      <w:pStyle w:val="Bibliography"/>
                      <w:rPr>
                        <w:del w:id="2768" w:author="Rodrigo LeaL" w:date="2020-06-13T16:25:00Z"/>
                        <w:lang w:val="en-US"/>
                      </w:rPr>
                    </w:pPr>
                    <w:del w:id="2769" w:author="Rodrigo LeaL" w:date="2020-06-13T16:25:00Z">
                      <w:r w:rsidDel="008421CD">
                        <w:rPr>
                          <w:lang w:val="en-US"/>
                        </w:rPr>
                        <w:delText>"Spring Security," [Online]. Available: https://spring.io/projects/spring-security. [Accessed 24 04 2020].</w:delText>
                      </w:r>
                    </w:del>
                  </w:p>
                </w:tc>
              </w:tr>
              <w:tr w:rsidR="00E431F2" w:rsidRPr="006D1C91" w:rsidDel="008421CD" w14:paraId="2DE4CD56" w14:textId="77777777">
                <w:trPr>
                  <w:divId w:val="1027366311"/>
                  <w:tblCellSpacing w:w="15" w:type="dxa"/>
                  <w:del w:id="2770" w:author="Rodrigo LeaL" w:date="2020-06-13T16:25:00Z"/>
                </w:trPr>
                <w:tc>
                  <w:tcPr>
                    <w:tcW w:w="50" w:type="pct"/>
                    <w:hideMark/>
                  </w:tcPr>
                  <w:p w14:paraId="417B3ABA" w14:textId="77777777" w:rsidR="00E431F2" w:rsidDel="008421CD" w:rsidRDefault="00E431F2">
                    <w:pPr>
                      <w:pStyle w:val="Bibliography"/>
                      <w:rPr>
                        <w:del w:id="2771" w:author="Rodrigo LeaL" w:date="2020-06-13T16:25:00Z"/>
                        <w:lang w:val="en-US"/>
                      </w:rPr>
                    </w:pPr>
                    <w:del w:id="2772" w:author="Rodrigo LeaL" w:date="2020-06-13T16:25:00Z">
                      <w:r w:rsidDel="008421CD">
                        <w:rPr>
                          <w:lang w:val="en-US"/>
                        </w:rPr>
                        <w:delText xml:space="preserve">[15] </w:delText>
                      </w:r>
                    </w:del>
                  </w:p>
                </w:tc>
                <w:tc>
                  <w:tcPr>
                    <w:tcW w:w="0" w:type="auto"/>
                    <w:hideMark/>
                  </w:tcPr>
                  <w:p w14:paraId="2F88CB1C" w14:textId="77777777" w:rsidR="00E431F2" w:rsidDel="008421CD" w:rsidRDefault="00E431F2">
                    <w:pPr>
                      <w:pStyle w:val="Bibliography"/>
                      <w:rPr>
                        <w:del w:id="2773" w:author="Rodrigo LeaL" w:date="2020-06-13T16:25:00Z"/>
                        <w:lang w:val="en-US"/>
                      </w:rPr>
                    </w:pPr>
                    <w:del w:id="2774" w:author="Rodrigo LeaL" w:date="2020-06-13T16:25:00Z">
                      <w:r w:rsidDel="008421CD">
                        <w:rPr>
                          <w:lang w:val="en-US"/>
                        </w:rPr>
                        <w:delText>"API Documentation &amp; Design Tools for Teams | Swagger | Swagger," [Online]. Available: https://swagger.io/. [Accessed 24 04 2020].</w:delText>
                      </w:r>
                    </w:del>
                  </w:p>
                </w:tc>
              </w:tr>
              <w:tr w:rsidR="00E431F2" w:rsidRPr="006D1C91" w:rsidDel="008421CD" w14:paraId="57F640F1" w14:textId="77777777">
                <w:trPr>
                  <w:divId w:val="1027366311"/>
                  <w:tblCellSpacing w:w="15" w:type="dxa"/>
                  <w:del w:id="2775" w:author="Rodrigo LeaL" w:date="2020-06-13T16:25:00Z"/>
                </w:trPr>
                <w:tc>
                  <w:tcPr>
                    <w:tcW w:w="50" w:type="pct"/>
                    <w:hideMark/>
                  </w:tcPr>
                  <w:p w14:paraId="3DA61FC1" w14:textId="77777777" w:rsidR="00E431F2" w:rsidDel="008421CD" w:rsidRDefault="00E431F2">
                    <w:pPr>
                      <w:pStyle w:val="Bibliography"/>
                      <w:rPr>
                        <w:del w:id="2776" w:author="Rodrigo LeaL" w:date="2020-06-13T16:25:00Z"/>
                        <w:lang w:val="en-US"/>
                      </w:rPr>
                    </w:pPr>
                    <w:del w:id="2777" w:author="Rodrigo LeaL" w:date="2020-06-13T16:25:00Z">
                      <w:r w:rsidDel="008421CD">
                        <w:rPr>
                          <w:lang w:val="en-US"/>
                        </w:rPr>
                        <w:delText xml:space="preserve">[16] </w:delText>
                      </w:r>
                    </w:del>
                  </w:p>
                </w:tc>
                <w:tc>
                  <w:tcPr>
                    <w:tcW w:w="0" w:type="auto"/>
                    <w:hideMark/>
                  </w:tcPr>
                  <w:p w14:paraId="291CFBD7" w14:textId="77777777" w:rsidR="00E431F2" w:rsidDel="008421CD" w:rsidRDefault="00E431F2">
                    <w:pPr>
                      <w:pStyle w:val="Bibliography"/>
                      <w:rPr>
                        <w:del w:id="2778" w:author="Rodrigo LeaL" w:date="2020-06-13T16:25:00Z"/>
                        <w:lang w:val="en-US"/>
                      </w:rPr>
                    </w:pPr>
                    <w:del w:id="2779" w:author="Rodrigo LeaL" w:date="2020-06-13T16:25:00Z">
                      <w:r w:rsidDel="008421CD">
                        <w:rPr>
                          <w:lang w:val="en-US"/>
                        </w:rPr>
                        <w:delText>"Empowering App Development for Developers | Docker," [Online]. Available: https://www.docker.com/. [Accessed 17 04 2020].</w:delText>
                      </w:r>
                    </w:del>
                  </w:p>
                </w:tc>
              </w:tr>
              <w:tr w:rsidR="00E431F2" w:rsidRPr="006D1C91" w:rsidDel="008421CD" w14:paraId="502F9053" w14:textId="77777777">
                <w:trPr>
                  <w:divId w:val="1027366311"/>
                  <w:tblCellSpacing w:w="15" w:type="dxa"/>
                  <w:del w:id="2780" w:author="Rodrigo LeaL" w:date="2020-06-13T16:25:00Z"/>
                </w:trPr>
                <w:tc>
                  <w:tcPr>
                    <w:tcW w:w="50" w:type="pct"/>
                    <w:hideMark/>
                  </w:tcPr>
                  <w:p w14:paraId="1D265597" w14:textId="77777777" w:rsidR="00E431F2" w:rsidDel="008421CD" w:rsidRDefault="00E431F2">
                    <w:pPr>
                      <w:pStyle w:val="Bibliography"/>
                      <w:rPr>
                        <w:del w:id="2781" w:author="Rodrigo LeaL" w:date="2020-06-13T16:25:00Z"/>
                        <w:lang w:val="en-US"/>
                      </w:rPr>
                    </w:pPr>
                    <w:del w:id="2782" w:author="Rodrigo LeaL" w:date="2020-06-13T16:25:00Z">
                      <w:r w:rsidDel="008421CD">
                        <w:rPr>
                          <w:lang w:val="en-US"/>
                        </w:rPr>
                        <w:delText xml:space="preserve">[17] </w:delText>
                      </w:r>
                    </w:del>
                  </w:p>
                </w:tc>
                <w:tc>
                  <w:tcPr>
                    <w:tcW w:w="0" w:type="auto"/>
                    <w:hideMark/>
                  </w:tcPr>
                  <w:p w14:paraId="62AE34E1" w14:textId="77777777" w:rsidR="00E431F2" w:rsidDel="008421CD" w:rsidRDefault="00E431F2">
                    <w:pPr>
                      <w:pStyle w:val="Bibliography"/>
                      <w:rPr>
                        <w:del w:id="2783" w:author="Rodrigo LeaL" w:date="2020-06-13T16:25:00Z"/>
                        <w:lang w:val="en-US"/>
                      </w:rPr>
                    </w:pPr>
                    <w:del w:id="2784" w:author="Rodrigo LeaL" w:date="2020-06-13T16:25:00Z">
                      <w:r w:rsidDel="008421CD">
                        <w:rPr>
                          <w:lang w:val="en-US"/>
                        </w:rPr>
                        <w:delText>"Docker Documentation | Docker Documentation," [Online]. Available: https://docs.docker.com/. [Accessed 17 04 2020].</w:delText>
                      </w:r>
                    </w:del>
                  </w:p>
                </w:tc>
              </w:tr>
              <w:tr w:rsidR="00E431F2" w:rsidRPr="006D1C91" w:rsidDel="008421CD" w14:paraId="6D5DFFE0" w14:textId="77777777">
                <w:trPr>
                  <w:divId w:val="1027366311"/>
                  <w:tblCellSpacing w:w="15" w:type="dxa"/>
                  <w:del w:id="2785" w:author="Rodrigo LeaL" w:date="2020-06-13T16:25:00Z"/>
                </w:trPr>
                <w:tc>
                  <w:tcPr>
                    <w:tcW w:w="50" w:type="pct"/>
                    <w:hideMark/>
                  </w:tcPr>
                  <w:p w14:paraId="4BC0B245" w14:textId="77777777" w:rsidR="00E431F2" w:rsidDel="008421CD" w:rsidRDefault="00E431F2">
                    <w:pPr>
                      <w:pStyle w:val="Bibliography"/>
                      <w:rPr>
                        <w:del w:id="2786" w:author="Rodrigo LeaL" w:date="2020-06-13T16:25:00Z"/>
                        <w:lang w:val="en-GB"/>
                      </w:rPr>
                    </w:pPr>
                    <w:del w:id="2787" w:author="Rodrigo LeaL" w:date="2020-06-13T16:25:00Z">
                      <w:r w:rsidDel="008421CD">
                        <w:rPr>
                          <w:lang w:val="en-GB"/>
                        </w:rPr>
                        <w:delText xml:space="preserve">[18] </w:delText>
                      </w:r>
                    </w:del>
                  </w:p>
                </w:tc>
                <w:tc>
                  <w:tcPr>
                    <w:tcW w:w="0" w:type="auto"/>
                    <w:hideMark/>
                  </w:tcPr>
                  <w:p w14:paraId="3A83CD0B" w14:textId="77777777" w:rsidR="00E431F2" w:rsidDel="008421CD" w:rsidRDefault="00E431F2">
                    <w:pPr>
                      <w:pStyle w:val="Bibliography"/>
                      <w:rPr>
                        <w:del w:id="2788" w:author="Rodrigo LeaL" w:date="2020-06-13T16:25:00Z"/>
                        <w:lang w:val="en-GB"/>
                      </w:rPr>
                    </w:pPr>
                    <w:del w:id="2789" w:author="Rodrigo LeaL" w:date="2020-06-13T16:25:00Z">
                      <w:r w:rsidDel="008421CD">
                        <w:rPr>
                          <w:lang w:val="en-GB"/>
                        </w:rPr>
                        <w:delText xml:space="preserve">S. M. Jain, Linux Containers and Virtualization - A kernel perspective, Independently published, 2019. </w:delText>
                      </w:r>
                    </w:del>
                  </w:p>
                </w:tc>
              </w:tr>
              <w:tr w:rsidR="00E431F2" w:rsidRPr="006D1C91" w:rsidDel="008421CD" w14:paraId="39D1BAD7" w14:textId="77777777">
                <w:trPr>
                  <w:divId w:val="1027366311"/>
                  <w:tblCellSpacing w:w="15" w:type="dxa"/>
                  <w:del w:id="2790" w:author="Rodrigo LeaL" w:date="2020-06-13T16:25:00Z"/>
                </w:trPr>
                <w:tc>
                  <w:tcPr>
                    <w:tcW w:w="50" w:type="pct"/>
                    <w:hideMark/>
                  </w:tcPr>
                  <w:p w14:paraId="4A2E2F42" w14:textId="77777777" w:rsidR="00E431F2" w:rsidDel="008421CD" w:rsidRDefault="00E431F2">
                    <w:pPr>
                      <w:pStyle w:val="Bibliography"/>
                      <w:rPr>
                        <w:del w:id="2791" w:author="Rodrigo LeaL" w:date="2020-06-13T16:25:00Z"/>
                        <w:lang w:val="en-US"/>
                      </w:rPr>
                    </w:pPr>
                    <w:del w:id="2792" w:author="Rodrigo LeaL" w:date="2020-06-13T16:25:00Z">
                      <w:r w:rsidDel="008421CD">
                        <w:rPr>
                          <w:lang w:val="en-US"/>
                        </w:rPr>
                        <w:delText xml:space="preserve">[19] </w:delText>
                      </w:r>
                    </w:del>
                  </w:p>
                </w:tc>
                <w:tc>
                  <w:tcPr>
                    <w:tcW w:w="0" w:type="auto"/>
                    <w:hideMark/>
                  </w:tcPr>
                  <w:p w14:paraId="68D7CC9E" w14:textId="77777777" w:rsidR="00E431F2" w:rsidDel="008421CD" w:rsidRDefault="00E431F2">
                    <w:pPr>
                      <w:pStyle w:val="Bibliography"/>
                      <w:rPr>
                        <w:del w:id="2793" w:author="Rodrigo LeaL" w:date="2020-06-13T16:25:00Z"/>
                        <w:lang w:val="en-US"/>
                      </w:rPr>
                    </w:pPr>
                    <w:del w:id="2794" w:author="Rodrigo LeaL" w:date="2020-06-13T16:25:00Z">
                      <w:r w:rsidDel="008421CD">
                        <w:rPr>
                          <w:lang w:val="en-US"/>
                        </w:rPr>
                        <w:delText>"Docker Hub," [Online]. Available: https://hub.docker.com/. [Accessed 17 04 2020].</w:delText>
                      </w:r>
                    </w:del>
                  </w:p>
                </w:tc>
              </w:tr>
              <w:tr w:rsidR="00E431F2" w:rsidRPr="006D1C91" w:rsidDel="008421CD" w14:paraId="34FAC3AA" w14:textId="77777777">
                <w:trPr>
                  <w:divId w:val="1027366311"/>
                  <w:tblCellSpacing w:w="15" w:type="dxa"/>
                  <w:del w:id="2795" w:author="Rodrigo LeaL" w:date="2020-06-13T16:25:00Z"/>
                </w:trPr>
                <w:tc>
                  <w:tcPr>
                    <w:tcW w:w="50" w:type="pct"/>
                    <w:hideMark/>
                  </w:tcPr>
                  <w:p w14:paraId="3DF9A418" w14:textId="77777777" w:rsidR="00E431F2" w:rsidDel="008421CD" w:rsidRDefault="00E431F2">
                    <w:pPr>
                      <w:pStyle w:val="Bibliography"/>
                      <w:rPr>
                        <w:del w:id="2796" w:author="Rodrigo LeaL" w:date="2020-06-13T16:25:00Z"/>
                        <w:lang w:val="en-US"/>
                      </w:rPr>
                    </w:pPr>
                    <w:del w:id="2797" w:author="Rodrigo LeaL" w:date="2020-06-13T16:25:00Z">
                      <w:r w:rsidDel="008421CD">
                        <w:rPr>
                          <w:lang w:val="en-US"/>
                        </w:rPr>
                        <w:delText xml:space="preserve">[20] </w:delText>
                      </w:r>
                    </w:del>
                  </w:p>
                </w:tc>
                <w:tc>
                  <w:tcPr>
                    <w:tcW w:w="0" w:type="auto"/>
                    <w:hideMark/>
                  </w:tcPr>
                  <w:p w14:paraId="2D190C54" w14:textId="77777777" w:rsidR="00E431F2" w:rsidDel="008421CD" w:rsidRDefault="00E431F2">
                    <w:pPr>
                      <w:pStyle w:val="Bibliography"/>
                      <w:rPr>
                        <w:del w:id="2798" w:author="Rodrigo LeaL" w:date="2020-06-13T16:25:00Z"/>
                        <w:lang w:val="en-US"/>
                      </w:rPr>
                    </w:pPr>
                    <w:del w:id="2799" w:author="Rodrigo LeaL" w:date="2020-06-13T16:25:00Z">
                      <w:r w:rsidDel="008421CD">
                        <w:rPr>
                          <w:lang w:val="en-US"/>
                        </w:rPr>
                        <w:delText>"What is REST – Learn to create timeless REST APIs," [Online]. Available: https://restfulapi.net/. [Accessed 01 05 2020].</w:delText>
                      </w:r>
                    </w:del>
                  </w:p>
                </w:tc>
              </w:tr>
              <w:tr w:rsidR="00E431F2" w:rsidRPr="006D1C91" w:rsidDel="008421CD" w14:paraId="0326F9DC" w14:textId="77777777">
                <w:trPr>
                  <w:divId w:val="1027366311"/>
                  <w:tblCellSpacing w:w="15" w:type="dxa"/>
                  <w:del w:id="2800" w:author="Rodrigo LeaL" w:date="2020-06-13T16:25:00Z"/>
                </w:trPr>
                <w:tc>
                  <w:tcPr>
                    <w:tcW w:w="50" w:type="pct"/>
                    <w:hideMark/>
                  </w:tcPr>
                  <w:p w14:paraId="13311FBC" w14:textId="77777777" w:rsidR="00E431F2" w:rsidDel="008421CD" w:rsidRDefault="00E431F2">
                    <w:pPr>
                      <w:pStyle w:val="Bibliography"/>
                      <w:rPr>
                        <w:del w:id="2801" w:author="Rodrigo LeaL" w:date="2020-06-13T16:25:00Z"/>
                        <w:lang w:val="en-US"/>
                      </w:rPr>
                    </w:pPr>
                    <w:del w:id="2802" w:author="Rodrigo LeaL" w:date="2020-06-13T16:25:00Z">
                      <w:r w:rsidDel="008421CD">
                        <w:rPr>
                          <w:lang w:val="en-US"/>
                        </w:rPr>
                        <w:delText xml:space="preserve">[21] </w:delText>
                      </w:r>
                    </w:del>
                  </w:p>
                </w:tc>
                <w:tc>
                  <w:tcPr>
                    <w:tcW w:w="0" w:type="auto"/>
                    <w:hideMark/>
                  </w:tcPr>
                  <w:p w14:paraId="5E9B3401" w14:textId="77777777" w:rsidR="00E431F2" w:rsidDel="008421CD" w:rsidRDefault="00E431F2">
                    <w:pPr>
                      <w:pStyle w:val="Bibliography"/>
                      <w:rPr>
                        <w:del w:id="2803" w:author="Rodrigo LeaL" w:date="2020-06-13T16:25:00Z"/>
                        <w:lang w:val="en-US"/>
                      </w:rPr>
                    </w:pPr>
                    <w:del w:id="2804" w:author="Rodrigo LeaL" w:date="2020-06-13T16:25:00Z">
                      <w:r w:rsidDel="008421CD">
                        <w:rPr>
                          <w:lang w:val="en-US"/>
                        </w:rPr>
                        <w:delText>"Material-UI," [Online]. Available: https://material-ui.com/. [Accessed 13 06 2020].</w:delText>
                      </w:r>
                    </w:del>
                  </w:p>
                </w:tc>
              </w:tr>
              <w:tr w:rsidR="00E431F2" w:rsidRPr="006D1C91" w:rsidDel="008421CD" w14:paraId="083AF236" w14:textId="77777777">
                <w:trPr>
                  <w:divId w:val="1027366311"/>
                  <w:tblCellSpacing w:w="15" w:type="dxa"/>
                  <w:del w:id="2805" w:author="Rodrigo LeaL" w:date="2020-06-13T16:25:00Z"/>
                </w:trPr>
                <w:tc>
                  <w:tcPr>
                    <w:tcW w:w="50" w:type="pct"/>
                    <w:hideMark/>
                  </w:tcPr>
                  <w:p w14:paraId="094C2B31" w14:textId="77777777" w:rsidR="00E431F2" w:rsidDel="008421CD" w:rsidRDefault="00E431F2">
                    <w:pPr>
                      <w:pStyle w:val="Bibliography"/>
                      <w:rPr>
                        <w:del w:id="2806" w:author="Rodrigo LeaL" w:date="2020-06-13T16:25:00Z"/>
                        <w:lang w:val="en-US"/>
                      </w:rPr>
                    </w:pPr>
                    <w:del w:id="2807" w:author="Rodrigo LeaL" w:date="2020-06-13T16:25:00Z">
                      <w:r w:rsidDel="008421CD">
                        <w:rPr>
                          <w:lang w:val="en-US"/>
                        </w:rPr>
                        <w:delText xml:space="preserve">[22] </w:delText>
                      </w:r>
                    </w:del>
                  </w:p>
                </w:tc>
                <w:tc>
                  <w:tcPr>
                    <w:tcW w:w="0" w:type="auto"/>
                    <w:hideMark/>
                  </w:tcPr>
                  <w:p w14:paraId="4A21A81B" w14:textId="77777777" w:rsidR="00E431F2" w:rsidDel="008421CD" w:rsidRDefault="00E431F2">
                    <w:pPr>
                      <w:pStyle w:val="Bibliography"/>
                      <w:rPr>
                        <w:del w:id="2808" w:author="Rodrigo LeaL" w:date="2020-06-13T16:25:00Z"/>
                        <w:lang w:val="en-US"/>
                      </w:rPr>
                    </w:pPr>
                    <w:del w:id="2809" w:author="Rodrigo LeaL" w:date="2020-06-13T16:25:00Z">
                      <w:r w:rsidDel="008421CD">
                        <w:rPr>
                          <w:lang w:val="en-US"/>
                        </w:rPr>
                        <w:delText>"Material Design," [Online]. Available: https://material.io/design. [Accessed 13 06 2020].</w:delText>
                      </w:r>
                    </w:del>
                  </w:p>
                </w:tc>
              </w:tr>
              <w:tr w:rsidR="00E431F2" w:rsidRPr="006D1C91" w:rsidDel="008421CD" w14:paraId="003ABA7B" w14:textId="77777777">
                <w:trPr>
                  <w:divId w:val="1027366311"/>
                  <w:tblCellSpacing w:w="15" w:type="dxa"/>
                  <w:del w:id="2810" w:author="Rodrigo LeaL" w:date="2020-06-13T16:25:00Z"/>
                </w:trPr>
                <w:tc>
                  <w:tcPr>
                    <w:tcW w:w="50" w:type="pct"/>
                    <w:hideMark/>
                  </w:tcPr>
                  <w:p w14:paraId="586AC713" w14:textId="77777777" w:rsidR="00E431F2" w:rsidDel="008421CD" w:rsidRDefault="00E431F2">
                    <w:pPr>
                      <w:pStyle w:val="Bibliography"/>
                      <w:rPr>
                        <w:del w:id="2811" w:author="Rodrigo LeaL" w:date="2020-06-13T16:25:00Z"/>
                        <w:lang w:val="en-US"/>
                      </w:rPr>
                    </w:pPr>
                    <w:del w:id="2812" w:author="Rodrigo LeaL" w:date="2020-06-13T16:25:00Z">
                      <w:r w:rsidDel="008421CD">
                        <w:rPr>
                          <w:lang w:val="en-US"/>
                        </w:rPr>
                        <w:delText xml:space="preserve">[23] </w:delText>
                      </w:r>
                    </w:del>
                  </w:p>
                </w:tc>
                <w:tc>
                  <w:tcPr>
                    <w:tcW w:w="0" w:type="auto"/>
                    <w:hideMark/>
                  </w:tcPr>
                  <w:p w14:paraId="13640C5B" w14:textId="77777777" w:rsidR="00E431F2" w:rsidDel="008421CD" w:rsidRDefault="00E431F2">
                    <w:pPr>
                      <w:pStyle w:val="Bibliography"/>
                      <w:rPr>
                        <w:del w:id="2813" w:author="Rodrigo LeaL" w:date="2020-06-13T16:25:00Z"/>
                        <w:lang w:val="en-US"/>
                      </w:rPr>
                    </w:pPr>
                    <w:del w:id="2814" w:author="Rodrigo LeaL" w:date="2020-06-13T16:25:00Z">
                      <w:r w:rsidDel="008421CD">
                        <w:rPr>
                          <w:lang w:val="en-US"/>
                        </w:rPr>
                        <w:delText>"CodeMirror," [Online]. Available: https://codemirror.net/. [Accessed 13 06 2020].</w:delText>
                      </w:r>
                    </w:del>
                  </w:p>
                </w:tc>
              </w:tr>
              <w:tr w:rsidR="00E431F2" w:rsidRPr="006D1C91" w:rsidDel="008421CD" w14:paraId="23520428" w14:textId="77777777">
                <w:trPr>
                  <w:divId w:val="1027366311"/>
                  <w:tblCellSpacing w:w="15" w:type="dxa"/>
                  <w:del w:id="2815" w:author="Rodrigo LeaL" w:date="2020-06-13T16:25:00Z"/>
                </w:trPr>
                <w:tc>
                  <w:tcPr>
                    <w:tcW w:w="50" w:type="pct"/>
                    <w:hideMark/>
                  </w:tcPr>
                  <w:p w14:paraId="6810B5BB" w14:textId="77777777" w:rsidR="00E431F2" w:rsidDel="008421CD" w:rsidRDefault="00E431F2">
                    <w:pPr>
                      <w:pStyle w:val="Bibliography"/>
                      <w:rPr>
                        <w:del w:id="2816" w:author="Rodrigo LeaL" w:date="2020-06-13T16:25:00Z"/>
                        <w:lang w:val="en-US"/>
                      </w:rPr>
                    </w:pPr>
                    <w:del w:id="2817" w:author="Rodrigo LeaL" w:date="2020-06-13T16:25:00Z">
                      <w:r w:rsidDel="008421CD">
                        <w:rPr>
                          <w:lang w:val="en-US"/>
                        </w:rPr>
                        <w:delText xml:space="preserve">[24] </w:delText>
                      </w:r>
                    </w:del>
                  </w:p>
                </w:tc>
                <w:tc>
                  <w:tcPr>
                    <w:tcW w:w="0" w:type="auto"/>
                    <w:hideMark/>
                  </w:tcPr>
                  <w:p w14:paraId="6418B7DA" w14:textId="77777777" w:rsidR="00E431F2" w:rsidDel="008421CD" w:rsidRDefault="00E431F2">
                    <w:pPr>
                      <w:pStyle w:val="Bibliography"/>
                      <w:rPr>
                        <w:del w:id="2818" w:author="Rodrigo LeaL" w:date="2020-06-13T16:25:00Z"/>
                        <w:lang w:val="en-US"/>
                      </w:rPr>
                    </w:pPr>
                    <w:del w:id="2819" w:author="Rodrigo LeaL" w:date="2020-06-13T16:25:00Z">
                      <w:r w:rsidDel="008421CD">
                        <w:rPr>
                          <w:lang w:val="en-US"/>
                        </w:rPr>
                        <w:delText>"OpenAPI-Specification/3.0.2.md at master · OAI/OpenAPI-Specification," [Online]. Available: https://github.com/OAI/OpenAPI-Specification/blob/master/versions/3.0.2.md. [Accessed 27 04 2020].</w:delText>
                      </w:r>
                    </w:del>
                  </w:p>
                </w:tc>
              </w:tr>
              <w:tr w:rsidR="00E431F2" w:rsidRPr="006D1C91" w:rsidDel="008421CD" w14:paraId="3F9E7EEE" w14:textId="77777777">
                <w:trPr>
                  <w:divId w:val="1027366311"/>
                  <w:tblCellSpacing w:w="15" w:type="dxa"/>
                  <w:del w:id="2820" w:author="Rodrigo LeaL" w:date="2020-06-13T16:25:00Z"/>
                </w:trPr>
                <w:tc>
                  <w:tcPr>
                    <w:tcW w:w="50" w:type="pct"/>
                    <w:hideMark/>
                  </w:tcPr>
                  <w:p w14:paraId="1C7643D5" w14:textId="77777777" w:rsidR="00E431F2" w:rsidDel="008421CD" w:rsidRDefault="00E431F2">
                    <w:pPr>
                      <w:pStyle w:val="Bibliography"/>
                      <w:rPr>
                        <w:del w:id="2821" w:author="Rodrigo LeaL" w:date="2020-06-13T16:25:00Z"/>
                        <w:lang w:val="en-US"/>
                      </w:rPr>
                    </w:pPr>
                    <w:del w:id="2822" w:author="Rodrigo LeaL" w:date="2020-06-13T16:25:00Z">
                      <w:r w:rsidDel="008421CD">
                        <w:rPr>
                          <w:lang w:val="en-US"/>
                        </w:rPr>
                        <w:delText xml:space="preserve">[25] </w:delText>
                      </w:r>
                    </w:del>
                  </w:p>
                </w:tc>
                <w:tc>
                  <w:tcPr>
                    <w:tcW w:w="0" w:type="auto"/>
                    <w:hideMark/>
                  </w:tcPr>
                  <w:p w14:paraId="0014F8EE" w14:textId="77777777" w:rsidR="00E431F2" w:rsidDel="008421CD" w:rsidRDefault="00E431F2">
                    <w:pPr>
                      <w:pStyle w:val="Bibliography"/>
                      <w:rPr>
                        <w:del w:id="2823" w:author="Rodrigo LeaL" w:date="2020-06-13T16:25:00Z"/>
                        <w:lang w:val="en-US"/>
                      </w:rPr>
                    </w:pPr>
                    <w:del w:id="2824" w:author="Rodrigo LeaL" w:date="2020-06-13T16:25:00Z">
                      <w:r w:rsidDel="008421CD">
                        <w:rPr>
                          <w:lang w:val="en-US"/>
                        </w:rPr>
                        <w:delText>"IS E-Learning Swagger UI," [Online]. Available: https://joaoesantos.github.io/ise_learning/apiDocumentation. [Accessed 27 04 2020].</w:delText>
                      </w:r>
                    </w:del>
                  </w:p>
                </w:tc>
              </w:tr>
              <w:tr w:rsidR="00E431F2" w:rsidRPr="006D1C91" w:rsidDel="008421CD" w14:paraId="6309CA15" w14:textId="77777777">
                <w:trPr>
                  <w:divId w:val="1027366311"/>
                  <w:tblCellSpacing w:w="15" w:type="dxa"/>
                  <w:del w:id="2825" w:author="Rodrigo LeaL" w:date="2020-06-13T16:25:00Z"/>
                </w:trPr>
                <w:tc>
                  <w:tcPr>
                    <w:tcW w:w="50" w:type="pct"/>
                    <w:hideMark/>
                  </w:tcPr>
                  <w:p w14:paraId="3E783A58" w14:textId="77777777" w:rsidR="00E431F2" w:rsidDel="008421CD" w:rsidRDefault="00E431F2">
                    <w:pPr>
                      <w:pStyle w:val="Bibliography"/>
                      <w:rPr>
                        <w:del w:id="2826" w:author="Rodrigo LeaL" w:date="2020-06-13T16:25:00Z"/>
                        <w:lang w:val="en-US"/>
                      </w:rPr>
                    </w:pPr>
                    <w:del w:id="2827" w:author="Rodrigo LeaL" w:date="2020-06-13T16:25:00Z">
                      <w:r w:rsidDel="008421CD">
                        <w:rPr>
                          <w:lang w:val="en-US"/>
                        </w:rPr>
                        <w:delText xml:space="preserve">[26] </w:delText>
                      </w:r>
                    </w:del>
                  </w:p>
                </w:tc>
                <w:tc>
                  <w:tcPr>
                    <w:tcW w:w="0" w:type="auto"/>
                    <w:hideMark/>
                  </w:tcPr>
                  <w:p w14:paraId="256306D4" w14:textId="77777777" w:rsidR="00E431F2" w:rsidDel="008421CD" w:rsidRDefault="00E431F2">
                    <w:pPr>
                      <w:pStyle w:val="Bibliography"/>
                      <w:rPr>
                        <w:del w:id="2828" w:author="Rodrigo LeaL" w:date="2020-06-13T16:25:00Z"/>
                        <w:lang w:val="en-US"/>
                      </w:rPr>
                    </w:pPr>
                    <w:del w:id="2829" w:author="Rodrigo LeaL" w:date="2020-06-13T16:25:00Z">
                      <w:r w:rsidDel="008421CD">
                        <w:rPr>
                          <w:lang w:val="en-US"/>
                        </w:rPr>
                        <w:delText>"Database - Third Normal Form (3NF) - Tutorialspoint," [Online]. Available: https://www.tutorialspoint.com/sql/third-normal-form.htm. [Accessed 27 04 2020].</w:delText>
                      </w:r>
                    </w:del>
                  </w:p>
                </w:tc>
              </w:tr>
              <w:tr w:rsidR="00E431F2" w:rsidRPr="006D1C91" w:rsidDel="008421CD" w14:paraId="0FE2BC61" w14:textId="77777777">
                <w:trPr>
                  <w:divId w:val="1027366311"/>
                  <w:tblCellSpacing w:w="15" w:type="dxa"/>
                  <w:del w:id="2830" w:author="Rodrigo LeaL" w:date="2020-06-13T16:25:00Z"/>
                </w:trPr>
                <w:tc>
                  <w:tcPr>
                    <w:tcW w:w="50" w:type="pct"/>
                    <w:hideMark/>
                  </w:tcPr>
                  <w:p w14:paraId="099A6405" w14:textId="77777777" w:rsidR="00E431F2" w:rsidDel="008421CD" w:rsidRDefault="00E431F2">
                    <w:pPr>
                      <w:pStyle w:val="Bibliography"/>
                      <w:rPr>
                        <w:del w:id="2831" w:author="Rodrigo LeaL" w:date="2020-06-13T16:25:00Z"/>
                        <w:lang w:val="en-GB"/>
                      </w:rPr>
                    </w:pPr>
                    <w:del w:id="2832" w:author="Rodrigo LeaL" w:date="2020-06-13T16:25:00Z">
                      <w:r w:rsidDel="008421CD">
                        <w:rPr>
                          <w:lang w:val="en-GB"/>
                        </w:rPr>
                        <w:delText xml:space="preserve">[27] </w:delText>
                      </w:r>
                    </w:del>
                  </w:p>
                </w:tc>
                <w:tc>
                  <w:tcPr>
                    <w:tcW w:w="0" w:type="auto"/>
                    <w:hideMark/>
                  </w:tcPr>
                  <w:p w14:paraId="02FBC5DF" w14:textId="77777777" w:rsidR="00E431F2" w:rsidDel="008421CD" w:rsidRDefault="00E431F2">
                    <w:pPr>
                      <w:pStyle w:val="Bibliography"/>
                      <w:rPr>
                        <w:del w:id="2833" w:author="Rodrigo LeaL" w:date="2020-06-13T16:25:00Z"/>
                        <w:lang w:val="en-GB"/>
                      </w:rPr>
                    </w:pPr>
                    <w:del w:id="2834" w:author="Rodrigo LeaL" w:date="2020-06-13T16:25:00Z">
                      <w:r w:rsidDel="008421CD">
                        <w:rPr>
                          <w:lang w:val="en-GB"/>
                        </w:rPr>
                        <w:delText xml:space="preserve">S. B. N. a. R. Elmasri, FUNDAMENTALS OF DATABASE SYSTEMS, Pearson Education, Inc., 2004. </w:delText>
                      </w:r>
                    </w:del>
                  </w:p>
                </w:tc>
              </w:tr>
            </w:tbl>
            <w:p w14:paraId="086189D8" w14:textId="77777777" w:rsidR="00E431F2" w:rsidRPr="00276AAB" w:rsidDel="008421CD" w:rsidRDefault="00E431F2">
              <w:pPr>
                <w:divId w:val="1027366311"/>
                <w:rPr>
                  <w:del w:id="2835" w:author="Rodrigo LeaL" w:date="2020-06-13T16:25:00Z"/>
                  <w:rFonts w:eastAsia="Times New Roman"/>
                  <w:lang w:val="en-US"/>
                  <w:rPrChange w:id="2836" w:author="André Oliveira" w:date="2020-06-13T10:39:00Z">
                    <w:rPr>
                      <w:del w:id="2837" w:author="Rodrigo LeaL" w:date="2020-06-13T16:25:00Z"/>
                      <w:rFonts w:eastAsia="Times New Roman"/>
                    </w:rPr>
                  </w:rPrChange>
                </w:rPr>
              </w:pPr>
            </w:p>
            <w:p w14:paraId="7CCE5467" w14:textId="1E998735" w:rsidR="00FC6040" w:rsidRPr="00E8102C" w:rsidRDefault="00B06583" w:rsidP="00FC6040">
              <w:pPr>
                <w:rPr>
                  <w:noProof w:val="0"/>
                  <w:lang w:val="en-US"/>
                  <w:rPrChange w:id="2838"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839" w:author="André Oliveira" w:date="2020-06-13T09:00:00Z">
                    <w:rPr>
                      <w:b/>
                      <w:bCs/>
                    </w:rPr>
                  </w:rPrChange>
                </w:rPr>
                <w:fldChar w:fldCharType="end"/>
              </w:r>
            </w:p>
          </w:sdtContent>
        </w:sdt>
      </w:sdtContent>
    </w:sdt>
    <w:p w14:paraId="4B459A3B" w14:textId="0CC4A800" w:rsidR="00E66F6D" w:rsidRPr="00E8102C" w:rsidRDefault="00E66F6D">
      <w:pPr>
        <w:pStyle w:val="Heading1"/>
        <w:rPr>
          <w:lang w:val="en-US"/>
          <w:rPrChange w:id="2840" w:author="André Oliveira" w:date="2020-06-13T09:00:00Z">
            <w:rPr/>
          </w:rPrChange>
        </w:rPr>
      </w:pPr>
      <w:bookmarkStart w:id="2841" w:name="_Toc39522482"/>
      <w:r w:rsidRPr="00E8102C">
        <w:rPr>
          <w:lang w:val="en-US"/>
          <w:rPrChange w:id="2842" w:author="André Oliveira" w:date="2020-06-13T09:00:00Z">
            <w:rPr/>
          </w:rPrChange>
        </w:rPr>
        <w:lastRenderedPageBreak/>
        <w:t>Annex</w:t>
      </w:r>
      <w:bookmarkEnd w:id="2841"/>
    </w:p>
    <w:p w14:paraId="2E64B1D1" w14:textId="48A71C49" w:rsidR="00A95392" w:rsidRPr="00E8102C" w:rsidRDefault="00E66F6D" w:rsidP="00E66F6D">
      <w:pPr>
        <w:pStyle w:val="Heading2"/>
        <w:rPr>
          <w:noProof w:val="0"/>
          <w:color w:val="auto"/>
          <w:sz w:val="28"/>
          <w:szCs w:val="28"/>
          <w:lang w:val="en-US"/>
          <w:rPrChange w:id="2843" w:author="André Oliveira" w:date="2020-06-13T09:00:00Z">
            <w:rPr>
              <w:color w:val="auto"/>
              <w:sz w:val="28"/>
              <w:szCs w:val="28"/>
            </w:rPr>
          </w:rPrChange>
        </w:rPr>
      </w:pPr>
      <w:bookmarkStart w:id="2844" w:name="_Toc39522483"/>
      <w:r w:rsidRPr="00E8102C">
        <w:rPr>
          <w:noProof w:val="0"/>
          <w:color w:val="auto"/>
          <w:sz w:val="28"/>
          <w:szCs w:val="28"/>
          <w:lang w:val="en-US"/>
          <w:rPrChange w:id="2845" w:author="André Oliveira" w:date="2020-06-13T09:00:00Z">
            <w:rPr>
              <w:color w:val="auto"/>
              <w:sz w:val="28"/>
              <w:szCs w:val="28"/>
            </w:rPr>
          </w:rPrChange>
        </w:rPr>
        <w:t xml:space="preserve">9.1. </w:t>
      </w:r>
      <w:r w:rsidR="00C25230" w:rsidRPr="00E8102C">
        <w:rPr>
          <w:noProof w:val="0"/>
          <w:color w:val="auto"/>
          <w:sz w:val="28"/>
          <w:szCs w:val="28"/>
          <w:lang w:val="en-US"/>
          <w:rPrChange w:id="2846" w:author="André Oliveira" w:date="2020-06-13T09:00:00Z">
            <w:rPr>
              <w:color w:val="auto"/>
              <w:sz w:val="28"/>
              <w:szCs w:val="28"/>
            </w:rPr>
          </w:rPrChange>
        </w:rPr>
        <w:t>Supported v</w:t>
      </w:r>
      <w:r w:rsidRPr="00E8102C">
        <w:rPr>
          <w:noProof w:val="0"/>
          <w:color w:val="auto"/>
          <w:sz w:val="28"/>
          <w:szCs w:val="28"/>
          <w:lang w:val="en-US"/>
          <w:rPrChange w:id="2847" w:author="André Oliveira" w:date="2020-06-13T09:00:00Z">
            <w:rPr>
              <w:color w:val="auto"/>
              <w:sz w:val="28"/>
              <w:szCs w:val="28"/>
            </w:rPr>
          </w:rPrChange>
        </w:rPr>
        <w:t>ersion</w:t>
      </w:r>
      <w:r w:rsidR="000B1F70" w:rsidRPr="00E8102C">
        <w:rPr>
          <w:noProof w:val="0"/>
          <w:color w:val="auto"/>
          <w:sz w:val="28"/>
          <w:szCs w:val="28"/>
          <w:lang w:val="en-US"/>
          <w:rPrChange w:id="2848" w:author="André Oliveira" w:date="2020-06-13T09:00:00Z">
            <w:rPr>
              <w:color w:val="auto"/>
              <w:sz w:val="28"/>
              <w:szCs w:val="28"/>
            </w:rPr>
          </w:rPrChange>
        </w:rPr>
        <w:t>s</w:t>
      </w:r>
      <w:r w:rsidRPr="00E8102C">
        <w:rPr>
          <w:noProof w:val="0"/>
          <w:color w:val="auto"/>
          <w:sz w:val="28"/>
          <w:szCs w:val="28"/>
          <w:lang w:val="en-US"/>
          <w:rPrChange w:id="2849" w:author="André Oliveira" w:date="2020-06-13T09:00:00Z">
            <w:rPr>
              <w:color w:val="auto"/>
              <w:sz w:val="28"/>
              <w:szCs w:val="28"/>
            </w:rPr>
          </w:rPrChange>
        </w:rPr>
        <w:t xml:space="preserve"> of container dependencies</w:t>
      </w:r>
      <w:bookmarkEnd w:id="2844"/>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85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51"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5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53"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5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55"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856"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857"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58"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5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60"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6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62"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86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64"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65"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66"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67"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68"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86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70"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7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72"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7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74"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875" w:author="André Oliveira" w:date="2020-06-13T10:39:00Z"/>
          <w:rFonts w:ascii="Calibri" w:hAnsi="Calibri"/>
          <w:noProof w:val="0"/>
          <w:lang w:val="en-US"/>
        </w:rPr>
      </w:pPr>
    </w:p>
    <w:p w14:paraId="3E101C84" w14:textId="0B22D6A3" w:rsidR="00276AAB" w:rsidRDefault="00276AAB" w:rsidP="00FC6040">
      <w:pPr>
        <w:spacing w:after="200"/>
        <w:jc w:val="left"/>
        <w:rPr>
          <w:ins w:id="2876" w:author="André Oliveira" w:date="2020-06-13T10:39:00Z"/>
          <w:rFonts w:ascii="Calibri" w:hAnsi="Calibri"/>
          <w:noProof w:val="0"/>
          <w:lang w:val="en-US"/>
        </w:rPr>
      </w:pPr>
    </w:p>
    <w:p w14:paraId="5290E728" w14:textId="1C00CF5C" w:rsidR="00276AAB" w:rsidRDefault="00276AAB" w:rsidP="00FC6040">
      <w:pPr>
        <w:spacing w:after="200"/>
        <w:jc w:val="left"/>
        <w:rPr>
          <w:ins w:id="2877" w:author="André Oliveira" w:date="2020-06-13T10:39:00Z"/>
          <w:rFonts w:ascii="Calibri" w:hAnsi="Calibri"/>
          <w:noProof w:val="0"/>
          <w:lang w:val="en-US"/>
        </w:rPr>
      </w:pPr>
    </w:p>
    <w:p w14:paraId="661FD07D" w14:textId="6D8E43F8" w:rsidR="00276AAB" w:rsidRDefault="00276AAB" w:rsidP="00FC6040">
      <w:pPr>
        <w:spacing w:after="200"/>
        <w:jc w:val="left"/>
        <w:rPr>
          <w:ins w:id="2878" w:author="André Oliveira" w:date="2020-06-13T10:39:00Z"/>
          <w:rFonts w:ascii="Calibri" w:hAnsi="Calibri"/>
          <w:noProof w:val="0"/>
          <w:lang w:val="en-US"/>
        </w:rPr>
      </w:pPr>
    </w:p>
    <w:p w14:paraId="05D264E7" w14:textId="7375A34B" w:rsidR="00276AAB" w:rsidRDefault="00276AAB" w:rsidP="00FC6040">
      <w:pPr>
        <w:spacing w:after="200"/>
        <w:jc w:val="left"/>
        <w:rPr>
          <w:ins w:id="2879" w:author="André Oliveira" w:date="2020-06-13T10:39:00Z"/>
          <w:rFonts w:ascii="Calibri" w:hAnsi="Calibri"/>
          <w:noProof w:val="0"/>
          <w:lang w:val="en-US"/>
        </w:rPr>
      </w:pPr>
    </w:p>
    <w:p w14:paraId="030668FD" w14:textId="27F66563" w:rsidR="00276AAB" w:rsidRDefault="00276AAB" w:rsidP="00FC6040">
      <w:pPr>
        <w:spacing w:after="200"/>
        <w:jc w:val="left"/>
        <w:rPr>
          <w:ins w:id="2880" w:author="André Oliveira" w:date="2020-06-13T10:39:00Z"/>
          <w:rFonts w:ascii="Calibri" w:hAnsi="Calibri"/>
          <w:noProof w:val="0"/>
          <w:lang w:val="en-US"/>
        </w:rPr>
      </w:pPr>
    </w:p>
    <w:p w14:paraId="329C58A4" w14:textId="3301559C" w:rsidR="00276AAB" w:rsidRDefault="00276AAB" w:rsidP="00FC6040">
      <w:pPr>
        <w:spacing w:after="200"/>
        <w:jc w:val="left"/>
        <w:rPr>
          <w:ins w:id="2881" w:author="André Oliveira" w:date="2020-06-13T10:39:00Z"/>
          <w:rFonts w:ascii="Calibri" w:hAnsi="Calibri"/>
          <w:noProof w:val="0"/>
          <w:lang w:val="en-US"/>
        </w:rPr>
      </w:pPr>
    </w:p>
    <w:p w14:paraId="553E06D4" w14:textId="4798E5F5" w:rsidR="00276AAB" w:rsidRDefault="00276AAB" w:rsidP="00FC6040">
      <w:pPr>
        <w:spacing w:after="200"/>
        <w:jc w:val="left"/>
        <w:rPr>
          <w:ins w:id="2882" w:author="André Oliveira" w:date="2020-06-13T10:39:00Z"/>
          <w:rFonts w:ascii="Calibri" w:hAnsi="Calibri"/>
          <w:noProof w:val="0"/>
          <w:lang w:val="en-US"/>
        </w:rPr>
      </w:pPr>
    </w:p>
    <w:p w14:paraId="4FBAB3E8" w14:textId="4894A532" w:rsidR="00276AAB" w:rsidRDefault="00276AAB" w:rsidP="00FC6040">
      <w:pPr>
        <w:spacing w:after="200"/>
        <w:jc w:val="left"/>
        <w:rPr>
          <w:ins w:id="2883" w:author="André Oliveira" w:date="2020-06-13T10:39:00Z"/>
          <w:rFonts w:ascii="Calibri" w:hAnsi="Calibri"/>
          <w:noProof w:val="0"/>
          <w:lang w:val="en-US"/>
        </w:rPr>
      </w:pPr>
    </w:p>
    <w:p w14:paraId="099247CF" w14:textId="4BD97F1B" w:rsidR="00276AAB" w:rsidRDefault="00276AAB" w:rsidP="00FC6040">
      <w:pPr>
        <w:spacing w:after="200"/>
        <w:jc w:val="left"/>
        <w:rPr>
          <w:ins w:id="2884" w:author="André Oliveira" w:date="2020-06-13T10:39:00Z"/>
          <w:rFonts w:ascii="Calibri" w:hAnsi="Calibri"/>
          <w:noProof w:val="0"/>
          <w:lang w:val="en-US"/>
        </w:rPr>
      </w:pPr>
    </w:p>
    <w:p w14:paraId="71EDFD68" w14:textId="521F6D60" w:rsidR="00276AAB" w:rsidRDefault="00276AAB" w:rsidP="00FC6040">
      <w:pPr>
        <w:spacing w:after="200"/>
        <w:jc w:val="left"/>
        <w:rPr>
          <w:ins w:id="2885" w:author="André Oliveira" w:date="2020-06-13T10:39:00Z"/>
          <w:rFonts w:ascii="Calibri" w:hAnsi="Calibri"/>
          <w:noProof w:val="0"/>
          <w:lang w:val="en-US"/>
        </w:rPr>
      </w:pPr>
    </w:p>
    <w:p w14:paraId="1AB3D99D" w14:textId="00B0186E" w:rsidR="00276AAB" w:rsidRDefault="00276AAB" w:rsidP="00FC6040">
      <w:pPr>
        <w:spacing w:after="200"/>
        <w:jc w:val="left"/>
        <w:rPr>
          <w:ins w:id="2886" w:author="André Oliveira" w:date="2020-06-13T10:39:00Z"/>
          <w:rFonts w:ascii="Calibri" w:hAnsi="Calibri"/>
          <w:noProof w:val="0"/>
          <w:lang w:val="en-US"/>
        </w:rPr>
      </w:pPr>
    </w:p>
    <w:p w14:paraId="7EA5F6DE" w14:textId="3FFCAAB8" w:rsidR="00276AAB" w:rsidRDefault="00276AAB" w:rsidP="00FC6040">
      <w:pPr>
        <w:spacing w:after="200"/>
        <w:jc w:val="left"/>
        <w:rPr>
          <w:ins w:id="2887" w:author="André Oliveira" w:date="2020-06-13T10:39:00Z"/>
          <w:rFonts w:ascii="Calibri" w:hAnsi="Calibri"/>
          <w:noProof w:val="0"/>
          <w:lang w:val="en-US"/>
        </w:rPr>
      </w:pPr>
    </w:p>
    <w:p w14:paraId="5B2E34D3" w14:textId="16AD76A5" w:rsidR="00276AAB" w:rsidRDefault="00276AAB" w:rsidP="00FC6040">
      <w:pPr>
        <w:spacing w:after="200"/>
        <w:jc w:val="left"/>
        <w:rPr>
          <w:ins w:id="2888" w:author="André Oliveira" w:date="2020-06-13T10:39:00Z"/>
          <w:rFonts w:ascii="Calibri" w:hAnsi="Calibri"/>
          <w:noProof w:val="0"/>
          <w:lang w:val="en-US"/>
        </w:rPr>
      </w:pPr>
    </w:p>
    <w:p w14:paraId="17AD5250" w14:textId="6F3B8DA4" w:rsidR="00276AAB" w:rsidRDefault="00276AAB" w:rsidP="00FC6040">
      <w:pPr>
        <w:spacing w:after="200"/>
        <w:jc w:val="left"/>
        <w:rPr>
          <w:ins w:id="2889" w:author="André Oliveira" w:date="2020-06-13T10:39:00Z"/>
          <w:rFonts w:ascii="Calibri" w:hAnsi="Calibri"/>
          <w:noProof w:val="0"/>
          <w:lang w:val="en-US"/>
        </w:rPr>
      </w:pPr>
    </w:p>
    <w:p w14:paraId="5AB5D0D3" w14:textId="0C191F6C" w:rsidR="00276AAB" w:rsidRDefault="00276AAB" w:rsidP="00FC6040">
      <w:pPr>
        <w:spacing w:after="200"/>
        <w:jc w:val="left"/>
        <w:rPr>
          <w:ins w:id="2890" w:author="André Oliveira" w:date="2020-06-13T10:39:00Z"/>
          <w:rFonts w:ascii="Calibri" w:hAnsi="Calibri"/>
          <w:noProof w:val="0"/>
          <w:lang w:val="en-US"/>
        </w:rPr>
      </w:pPr>
    </w:p>
    <w:p w14:paraId="3AD733DF" w14:textId="6CEDD058" w:rsidR="00276AAB" w:rsidRDefault="00276AAB" w:rsidP="00FC6040">
      <w:pPr>
        <w:spacing w:after="200"/>
        <w:jc w:val="left"/>
        <w:rPr>
          <w:ins w:id="2891" w:author="André Oliveira" w:date="2020-06-13T10:39:00Z"/>
          <w:rFonts w:ascii="Calibri" w:hAnsi="Calibri"/>
          <w:noProof w:val="0"/>
          <w:lang w:val="en-US"/>
        </w:rPr>
      </w:pPr>
    </w:p>
    <w:p w14:paraId="27DFBDD0" w14:textId="77777777" w:rsidR="00BE2BBD" w:rsidRDefault="00BE2BBD" w:rsidP="00276AAB">
      <w:pPr>
        <w:pStyle w:val="Heading2"/>
        <w:rPr>
          <w:ins w:id="2892"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Heading2"/>
        <w:rPr>
          <w:ins w:id="2893" w:author="André Oliveira" w:date="2020-06-13T11:10:00Z"/>
          <w:noProof w:val="0"/>
          <w:color w:val="auto"/>
          <w:sz w:val="28"/>
          <w:szCs w:val="28"/>
          <w:lang w:val="en-US"/>
        </w:rPr>
      </w:pPr>
    </w:p>
    <w:p w14:paraId="3AFDF181" w14:textId="5B5741EB" w:rsidR="00276AAB" w:rsidRPr="009961C1" w:rsidRDefault="00276AAB" w:rsidP="00276AAB">
      <w:pPr>
        <w:pStyle w:val="Heading2"/>
        <w:rPr>
          <w:ins w:id="2894" w:author="André Oliveira" w:date="2020-06-13T10:39:00Z"/>
          <w:noProof w:val="0"/>
          <w:color w:val="auto"/>
          <w:sz w:val="28"/>
          <w:szCs w:val="28"/>
          <w:lang w:val="en-US"/>
        </w:rPr>
      </w:pPr>
      <w:ins w:id="2895"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896" w:author="André Oliveira" w:date="2020-06-13T11:38:00Z"/>
        </w:rPr>
      </w:pPr>
      <w:ins w:id="2897"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3"/>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Caption"/>
        <w:rPr>
          <w:ins w:id="2898" w:author="André Oliveira" w:date="2020-06-13T11:19:00Z"/>
        </w:rPr>
        <w:pPrChange w:id="2899" w:author="André Oliveira" w:date="2020-06-13T11:38:00Z">
          <w:pPr>
            <w:spacing w:after="200"/>
            <w:jc w:val="center"/>
          </w:pPr>
        </w:pPrChange>
      </w:pPr>
      <w:bookmarkStart w:id="2900" w:name="_Ref42942854"/>
      <w:ins w:id="2901" w:author="André Oliveira" w:date="2020-06-13T11:38:00Z">
        <w:r>
          <w:t xml:space="preserve">Figure </w:t>
        </w:r>
        <w:r>
          <w:fldChar w:fldCharType="begin"/>
        </w:r>
        <w:r>
          <w:instrText xml:space="preserve"> SEQ Figure \* ARABIC </w:instrText>
        </w:r>
      </w:ins>
      <w:r>
        <w:fldChar w:fldCharType="separate"/>
      </w:r>
      <w:ins w:id="2902" w:author="André Oliveira" w:date="2020-06-13T11:38:00Z">
        <w:r>
          <w:t>13</w:t>
        </w:r>
        <w:r>
          <w:fldChar w:fldCharType="end"/>
        </w:r>
        <w:r>
          <w:t xml:space="preserve"> – Data model</w:t>
        </w:r>
      </w:ins>
      <w:bookmarkEnd w:id="2900"/>
    </w:p>
    <w:p w14:paraId="18D5FFDC" w14:textId="21493F1E" w:rsidR="00BE2BBD" w:rsidRPr="00E8102C" w:rsidRDefault="00BE2BBD">
      <w:pPr>
        <w:pStyle w:val="Caption"/>
        <w:jc w:val="both"/>
        <w:rPr>
          <w:rFonts w:ascii="Calibri" w:hAnsi="Calibri"/>
          <w:noProof w:val="0"/>
          <w:lang w:val="en-US"/>
          <w:rPrChange w:id="2903" w:author="André Oliveira" w:date="2020-06-13T09:00:00Z">
            <w:rPr>
              <w:rFonts w:ascii="Calibri" w:hAnsi="Calibri"/>
              <w:noProof w:val="0"/>
            </w:rPr>
          </w:rPrChange>
        </w:rPr>
        <w:pPrChange w:id="2904"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905"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22" w:author="joao eduardo santos" w:date="2020-06-13T21:08:00Z" w:initials="jes">
    <w:p w14:paraId="2ADDF6BB" w14:textId="4177CE2D" w:rsidR="00DB1CE6" w:rsidRDefault="00DB1CE6">
      <w:pPr>
        <w:pStyle w:val="CommentText"/>
      </w:pPr>
      <w:r>
        <w:rPr>
          <w:rStyle w:val="CommentReference"/>
        </w:rPr>
        <w:annotationRef/>
      </w:r>
      <w:r>
        <w:t>Não deviamos remover esta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DDF6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DDF6BB" w16cid:durableId="228FB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C72C4" w14:textId="77777777" w:rsidR="002558AD" w:rsidRDefault="002558AD" w:rsidP="00DE7218">
      <w:pPr>
        <w:spacing w:after="0" w:line="240" w:lineRule="auto"/>
      </w:pPr>
      <w:r>
        <w:separator/>
      </w:r>
    </w:p>
  </w:endnote>
  <w:endnote w:type="continuationSeparator" w:id="0">
    <w:p w14:paraId="4A8907DF" w14:textId="77777777" w:rsidR="002558AD" w:rsidRDefault="002558AD"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DB1CE6" w:rsidRDefault="00DB1CE6"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DB1CE6" w:rsidRDefault="00DB1CE6"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DB1CE6" w:rsidRDefault="00DB1CE6"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DB1CE6" w:rsidRPr="00B2443B" w:rsidRDefault="00DB1CE6">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DB1CE6" w:rsidRDefault="00DB1CE6"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DB1CE6" w:rsidRDefault="00DB1CE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DB1CE6" w:rsidRPr="00513BF3" w:rsidRDefault="00DB1CE6"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DB1CE6" w:rsidRPr="00513BF3" w:rsidRDefault="00DB1CE6"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0ECAA" w14:textId="77777777" w:rsidR="002558AD" w:rsidRDefault="002558AD" w:rsidP="00DE7218">
      <w:pPr>
        <w:spacing w:after="0" w:line="240" w:lineRule="auto"/>
      </w:pPr>
      <w:r>
        <w:separator/>
      </w:r>
    </w:p>
  </w:footnote>
  <w:footnote w:type="continuationSeparator" w:id="0">
    <w:p w14:paraId="4DD245E9" w14:textId="77777777" w:rsidR="002558AD" w:rsidRDefault="002558AD"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DB1CE6" w:rsidRDefault="00DB1C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1"/>
      <w:gridCol w:w="5989"/>
    </w:tblGrid>
    <w:tr w:rsidR="00DB1CE6" w:rsidRPr="005B6B81" w14:paraId="6F471FB2" w14:textId="77777777" w:rsidTr="0076634F">
      <w:tc>
        <w:tcPr>
          <w:tcW w:w="895" w:type="pct"/>
        </w:tcPr>
        <w:p w14:paraId="19C17F0E" w14:textId="77777777" w:rsidR="00DB1CE6" w:rsidRPr="005B6B81" w:rsidRDefault="00DB1CE6"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6.5pt">
                <v:imagedata r:id="rId1" o:title=""/>
              </v:shape>
              <o:OLEObject Type="Embed" ProgID="Visio.Drawing.11" ShapeID="_x0000_i1025" DrawAspect="Content" ObjectID="_1653592484" r:id="rId2"/>
            </w:object>
          </w:r>
        </w:p>
      </w:tc>
      <w:tc>
        <w:tcPr>
          <w:tcW w:w="4105" w:type="pct"/>
        </w:tcPr>
        <w:p w14:paraId="2F33F1E3" w14:textId="38689ABA" w:rsidR="00DB1CE6" w:rsidRPr="005B6B81" w:rsidRDefault="00DB1CE6" w:rsidP="005B6B81">
          <w:pPr>
            <w:spacing w:line="220" w:lineRule="exact"/>
            <w:jc w:val="right"/>
          </w:pPr>
          <w:r w:rsidRPr="005B6B81">
            <w:t>2019/20</w:t>
          </w:r>
          <w:r w:rsidRPr="005B6B81">
            <w:rPr>
              <w:b/>
            </w:rPr>
            <w:br/>
          </w:r>
          <w:r>
            <w:t>Summer</w:t>
          </w:r>
        </w:p>
        <w:p w14:paraId="588C74AC" w14:textId="77777777" w:rsidR="00DB1CE6" w:rsidRDefault="00DB1CE6"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DB1CE6" w:rsidRPr="005B6B81" w:rsidRDefault="00DB1CE6"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DB1CE6" w:rsidRDefault="00DB1C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1FC1880"/>
    <w:multiLevelType w:val="hybridMultilevel"/>
    <w:tmpl w:val="85F69DFA"/>
    <w:lvl w:ilvl="0" w:tplc="20D87A12">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0"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0"/>
  </w:num>
  <w:num w:numId="5">
    <w:abstractNumId w:val="6"/>
  </w:num>
  <w:num w:numId="6">
    <w:abstractNumId w:val="14"/>
  </w:num>
  <w:num w:numId="7">
    <w:abstractNumId w:val="9"/>
  </w:num>
  <w:num w:numId="8">
    <w:abstractNumId w:val="0"/>
  </w:num>
  <w:num w:numId="9">
    <w:abstractNumId w:val="8"/>
  </w:num>
  <w:num w:numId="10">
    <w:abstractNumId w:val="4"/>
  </w:num>
  <w:num w:numId="11">
    <w:abstractNumId w:val="13"/>
  </w:num>
  <w:num w:numId="12">
    <w:abstractNumId w:val="1"/>
  </w:num>
  <w:num w:numId="13">
    <w:abstractNumId w:val="2"/>
  </w:num>
  <w:num w:numId="14">
    <w:abstractNumId w:val="12"/>
  </w:num>
  <w:num w:numId="15">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joao eduardo santos">
    <w15:presenceInfo w15:providerId="Windows Live" w15:userId="329686ab1dce4f9b"/>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558AD"/>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C91"/>
    <w:rsid w:val="006D2427"/>
    <w:rsid w:val="006F4DEE"/>
    <w:rsid w:val="006F72BA"/>
    <w:rsid w:val="00703EED"/>
    <w:rsid w:val="00716AB6"/>
    <w:rsid w:val="0072020A"/>
    <w:rsid w:val="00721261"/>
    <w:rsid w:val="00730B9D"/>
    <w:rsid w:val="00730C4A"/>
    <w:rsid w:val="00732A68"/>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EE144A"/>
    <w:pPr>
      <w:keepNext/>
      <w:keepLines/>
      <w:numPr>
        <w:numId w:val="15"/>
      </w:numPr>
      <w:spacing w:before="360" w:after="600"/>
      <w:jc w:val="left"/>
      <w:outlineLvl w:val="0"/>
      <w:pPrChange w:id="0" w:author="André Oliveira" w:date="2020-06-13T21:11:00Z">
        <w:pPr>
          <w:keepNext/>
          <w:keepLines/>
          <w:numPr>
            <w:numId w:val="10"/>
          </w:numPr>
          <w:spacing w:before="360" w:after="600" w:line="276" w:lineRule="auto"/>
          <w:ind w:left="426" w:hanging="426"/>
          <w:outlineLvl w:val="0"/>
        </w:pPr>
      </w:pPrChange>
    </w:pPr>
    <w:rPr>
      <w:rFonts w:asciiTheme="majorHAnsi" w:eastAsiaTheme="majorEastAsia" w:hAnsiTheme="majorHAnsi" w:cstheme="majorBidi"/>
      <w:b/>
      <w:bCs/>
      <w:color w:val="000000" w:themeColor="text1"/>
      <w:sz w:val="32"/>
      <w:szCs w:val="32"/>
      <w:rPrChange w:id="0" w:author="André Oliveira" w:date="2020-06-13T21:11:00Z">
        <w:rPr>
          <w:rFonts w:asciiTheme="majorHAnsi" w:eastAsiaTheme="majorEastAsia" w:hAnsiTheme="majorHAnsi" w:cstheme="majorBidi"/>
          <w:b/>
          <w:bCs/>
          <w:noProof/>
          <w:color w:val="000000" w:themeColor="text1"/>
          <w:sz w:val="32"/>
          <w:szCs w:val="32"/>
          <w:lang w:val="pt-PT" w:eastAsia="zh-CN" w:bidi="ar-SA"/>
        </w:rPr>
      </w:rPrChange>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EE144A"/>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30</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32</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24</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25</b:RefOrder>
  </b:Source>
  <b:Source>
    <b:Tag>yup20</b:Tag>
    <b:SourceType>InternetSite</b:SourceType>
    <b:Guid>{747965C9-9FE1-4B79-AB63-60A4C217B778}</b:Guid>
    <b:Title>yup  -  npm</b:Title>
    <b:YearAccessed>2020</b:YearAccessed>
    <b:MonthAccessed>06</b:MonthAccessed>
    <b:URL>https://www.npmjs.com/package/yup</b:URL>
    <b:RefOrder>26</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27</b:RefOrder>
  </b:Source>
  <b:Source>
    <b:Tag>Hom20</b:Tag>
    <b:SourceType>InternetSite</b:SourceType>
    <b:Guid>{644FC619-FE98-47BE-98F9-D47827E13959}</b:Guid>
    <b:Title>Home · joaoesantos/ise_learning Wiki</b:Title>
    <b:YearAccessed>2020</b:YearAccessed>
    <b:URL>https://github.com/joaoesantos/ise_learning/wiki</b:URL>
    <b:RefOrder>29</b:RefOrder>
  </b:Source>
</b:Sources>
</file>

<file path=customXml/itemProps1.xml><?xml version="1.0" encoding="utf-8"?>
<ds:datastoreItem xmlns:ds="http://schemas.openxmlformats.org/officeDocument/2006/customXml" ds:itemID="{2D586310-2B27-4A21-B72A-40CC82B1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6011</TotalTime>
  <Pages>48</Pages>
  <Words>10036</Words>
  <Characters>54195</Characters>
  <Application>Microsoft Office Word</Application>
  <DocSecurity>0</DocSecurity>
  <Lines>451</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64103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79</cp:revision>
  <cp:lastPrinted>2020-05-04T21:12:00Z</cp:lastPrinted>
  <dcterms:created xsi:type="dcterms:W3CDTF">2018-10-17T10:07:00Z</dcterms:created>
  <dcterms:modified xsi:type="dcterms:W3CDTF">2020-06-13T21:28:00Z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